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D3CA77" w14:textId="77777777" w:rsidR="00857AE6" w:rsidRPr="00857AE6" w:rsidRDefault="00857AE6" w:rsidP="00857AE6">
      <w:pPr>
        <w:shd w:val="clear" w:color="auto" w:fill="FFFFFF"/>
        <w:spacing w:before="150" w:after="150" w:line="240" w:lineRule="auto"/>
        <w:outlineLvl w:val="1"/>
        <w:rPr>
          <w:rFonts w:ascii="Segoe UI" w:eastAsia="Times New Roman" w:hAnsi="Segoe UI" w:cs="Segoe UI"/>
          <w:color w:val="000000"/>
          <w:sz w:val="48"/>
          <w:szCs w:val="48"/>
          <w:lang w:val="en-US" w:eastAsia="ru-RU"/>
        </w:rPr>
      </w:pPr>
      <w:r w:rsidRPr="00857AE6">
        <w:rPr>
          <w:rFonts w:ascii="Segoe UI" w:eastAsia="Times New Roman" w:hAnsi="Segoe UI" w:cs="Segoe UI"/>
          <w:color w:val="000000"/>
          <w:sz w:val="48"/>
          <w:szCs w:val="48"/>
          <w:lang w:val="en-US" w:eastAsia="ru-RU"/>
        </w:rPr>
        <w:t>What is Java?</w:t>
      </w:r>
    </w:p>
    <w:p w14:paraId="5F0B0EAC" w14:textId="77777777" w:rsidR="00857AE6" w:rsidRPr="00857AE6" w:rsidRDefault="00857AE6" w:rsidP="00857AE6">
      <w:pPr>
        <w:shd w:val="clear" w:color="auto" w:fill="FFFFFF"/>
        <w:spacing w:before="288" w:after="288" w:line="240" w:lineRule="auto"/>
        <w:rPr>
          <w:rFonts w:ascii="Verdana" w:eastAsia="Times New Roman" w:hAnsi="Verdana" w:cs="Times New Roman"/>
          <w:color w:val="000000"/>
          <w:sz w:val="23"/>
          <w:szCs w:val="23"/>
          <w:lang w:val="en-US" w:eastAsia="ru-RU"/>
        </w:rPr>
      </w:pPr>
      <w:r w:rsidRPr="00857AE6">
        <w:rPr>
          <w:rFonts w:ascii="Verdana" w:eastAsia="Times New Roman" w:hAnsi="Verdana" w:cs="Times New Roman"/>
          <w:color w:val="000000"/>
          <w:sz w:val="23"/>
          <w:szCs w:val="23"/>
          <w:lang w:val="en-US" w:eastAsia="ru-RU"/>
        </w:rPr>
        <w:t>Java is a popular programming language, created in 1995.</w:t>
      </w:r>
    </w:p>
    <w:p w14:paraId="463EB559" w14:textId="77777777" w:rsidR="00857AE6" w:rsidRPr="00857AE6" w:rsidRDefault="00857AE6" w:rsidP="00857AE6">
      <w:pPr>
        <w:shd w:val="clear" w:color="auto" w:fill="FFFFFF"/>
        <w:spacing w:before="288" w:after="288" w:line="240" w:lineRule="auto"/>
        <w:rPr>
          <w:rFonts w:ascii="Verdana" w:eastAsia="Times New Roman" w:hAnsi="Verdana" w:cs="Times New Roman"/>
          <w:color w:val="000000"/>
          <w:sz w:val="23"/>
          <w:szCs w:val="23"/>
          <w:lang w:val="en-US" w:eastAsia="ru-RU"/>
        </w:rPr>
      </w:pPr>
      <w:r w:rsidRPr="00857AE6">
        <w:rPr>
          <w:rFonts w:ascii="Verdana" w:eastAsia="Times New Roman" w:hAnsi="Verdana" w:cs="Times New Roman"/>
          <w:color w:val="000000"/>
          <w:sz w:val="23"/>
          <w:szCs w:val="23"/>
          <w:lang w:val="en-US" w:eastAsia="ru-RU"/>
        </w:rPr>
        <w:t>It is owned by Oracle, and more than </w:t>
      </w:r>
      <w:r w:rsidRPr="00857AE6">
        <w:rPr>
          <w:rFonts w:ascii="Verdana" w:eastAsia="Times New Roman" w:hAnsi="Verdana" w:cs="Times New Roman"/>
          <w:b/>
          <w:bCs/>
          <w:color w:val="000000"/>
          <w:sz w:val="23"/>
          <w:szCs w:val="23"/>
          <w:lang w:val="en-US" w:eastAsia="ru-RU"/>
        </w:rPr>
        <w:t>3 billion</w:t>
      </w:r>
      <w:r w:rsidRPr="00857AE6">
        <w:rPr>
          <w:rFonts w:ascii="Verdana" w:eastAsia="Times New Roman" w:hAnsi="Verdana" w:cs="Times New Roman"/>
          <w:color w:val="000000"/>
          <w:sz w:val="23"/>
          <w:szCs w:val="23"/>
          <w:lang w:val="en-US" w:eastAsia="ru-RU"/>
        </w:rPr>
        <w:t> devices run Java.</w:t>
      </w:r>
    </w:p>
    <w:p w14:paraId="6EC00181" w14:textId="77777777" w:rsidR="00857AE6" w:rsidRPr="00857AE6" w:rsidRDefault="00857AE6" w:rsidP="00857AE6">
      <w:pPr>
        <w:shd w:val="clear" w:color="auto" w:fill="FFFFFF"/>
        <w:spacing w:before="288" w:after="288" w:line="240" w:lineRule="auto"/>
        <w:rPr>
          <w:rFonts w:ascii="Verdana" w:eastAsia="Times New Roman" w:hAnsi="Verdana" w:cs="Times New Roman"/>
          <w:color w:val="000000"/>
          <w:sz w:val="23"/>
          <w:szCs w:val="23"/>
          <w:lang w:eastAsia="ru-RU"/>
        </w:rPr>
      </w:pPr>
      <w:r w:rsidRPr="00857AE6">
        <w:rPr>
          <w:rFonts w:ascii="Verdana" w:eastAsia="Times New Roman" w:hAnsi="Verdana" w:cs="Times New Roman"/>
          <w:color w:val="000000"/>
          <w:sz w:val="23"/>
          <w:szCs w:val="23"/>
          <w:lang w:eastAsia="ru-RU"/>
        </w:rPr>
        <w:t xml:space="preserve">It </w:t>
      </w:r>
      <w:proofErr w:type="spellStart"/>
      <w:r w:rsidRPr="00857AE6">
        <w:rPr>
          <w:rFonts w:ascii="Verdana" w:eastAsia="Times New Roman" w:hAnsi="Verdana" w:cs="Times New Roman"/>
          <w:color w:val="000000"/>
          <w:sz w:val="23"/>
          <w:szCs w:val="23"/>
          <w:lang w:eastAsia="ru-RU"/>
        </w:rPr>
        <w:t>is</w:t>
      </w:r>
      <w:proofErr w:type="spellEnd"/>
      <w:r w:rsidRPr="00857AE6">
        <w:rPr>
          <w:rFonts w:ascii="Verdana" w:eastAsia="Times New Roman" w:hAnsi="Verdana" w:cs="Times New Roman"/>
          <w:color w:val="000000"/>
          <w:sz w:val="23"/>
          <w:szCs w:val="23"/>
          <w:lang w:eastAsia="ru-RU"/>
        </w:rPr>
        <w:t xml:space="preserve"> </w:t>
      </w:r>
      <w:proofErr w:type="spellStart"/>
      <w:r w:rsidRPr="00857AE6">
        <w:rPr>
          <w:rFonts w:ascii="Verdana" w:eastAsia="Times New Roman" w:hAnsi="Verdana" w:cs="Times New Roman"/>
          <w:color w:val="000000"/>
          <w:sz w:val="23"/>
          <w:szCs w:val="23"/>
          <w:lang w:eastAsia="ru-RU"/>
        </w:rPr>
        <w:t>used</w:t>
      </w:r>
      <w:proofErr w:type="spellEnd"/>
      <w:r w:rsidRPr="00857AE6">
        <w:rPr>
          <w:rFonts w:ascii="Verdana" w:eastAsia="Times New Roman" w:hAnsi="Verdana" w:cs="Times New Roman"/>
          <w:color w:val="000000"/>
          <w:sz w:val="23"/>
          <w:szCs w:val="23"/>
          <w:lang w:eastAsia="ru-RU"/>
        </w:rPr>
        <w:t xml:space="preserve"> </w:t>
      </w:r>
      <w:proofErr w:type="spellStart"/>
      <w:r w:rsidRPr="00857AE6">
        <w:rPr>
          <w:rFonts w:ascii="Verdana" w:eastAsia="Times New Roman" w:hAnsi="Verdana" w:cs="Times New Roman"/>
          <w:color w:val="000000"/>
          <w:sz w:val="23"/>
          <w:szCs w:val="23"/>
          <w:lang w:eastAsia="ru-RU"/>
        </w:rPr>
        <w:t>for</w:t>
      </w:r>
      <w:proofErr w:type="spellEnd"/>
      <w:r w:rsidRPr="00857AE6">
        <w:rPr>
          <w:rFonts w:ascii="Verdana" w:eastAsia="Times New Roman" w:hAnsi="Verdana" w:cs="Times New Roman"/>
          <w:color w:val="000000"/>
          <w:sz w:val="23"/>
          <w:szCs w:val="23"/>
          <w:lang w:eastAsia="ru-RU"/>
        </w:rPr>
        <w:t>:</w:t>
      </w:r>
    </w:p>
    <w:p w14:paraId="57069A76" w14:textId="77777777" w:rsidR="00857AE6" w:rsidRPr="00857AE6" w:rsidRDefault="00857AE6" w:rsidP="00857AE6">
      <w:pPr>
        <w:numPr>
          <w:ilvl w:val="0"/>
          <w:numId w:val="1"/>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857AE6">
        <w:rPr>
          <w:rFonts w:ascii="Verdana" w:eastAsia="Times New Roman" w:hAnsi="Verdana" w:cs="Times New Roman"/>
          <w:color w:val="000000"/>
          <w:sz w:val="23"/>
          <w:szCs w:val="23"/>
          <w:lang w:val="en-US" w:eastAsia="ru-RU"/>
        </w:rPr>
        <w:t>Mobile applications (</w:t>
      </w:r>
      <w:proofErr w:type="gramStart"/>
      <w:r w:rsidRPr="00857AE6">
        <w:rPr>
          <w:rFonts w:ascii="Verdana" w:eastAsia="Times New Roman" w:hAnsi="Verdana" w:cs="Times New Roman"/>
          <w:color w:val="000000"/>
          <w:sz w:val="23"/>
          <w:szCs w:val="23"/>
          <w:lang w:val="en-US" w:eastAsia="ru-RU"/>
        </w:rPr>
        <w:t>specially</w:t>
      </w:r>
      <w:proofErr w:type="gramEnd"/>
      <w:r w:rsidRPr="00857AE6">
        <w:rPr>
          <w:rFonts w:ascii="Verdana" w:eastAsia="Times New Roman" w:hAnsi="Verdana" w:cs="Times New Roman"/>
          <w:color w:val="000000"/>
          <w:sz w:val="23"/>
          <w:szCs w:val="23"/>
          <w:lang w:val="en-US" w:eastAsia="ru-RU"/>
        </w:rPr>
        <w:t xml:space="preserve"> Android apps)</w:t>
      </w:r>
    </w:p>
    <w:p w14:paraId="33609096" w14:textId="77777777" w:rsidR="00857AE6" w:rsidRPr="00857AE6" w:rsidRDefault="00857AE6" w:rsidP="00857AE6">
      <w:pPr>
        <w:numPr>
          <w:ilvl w:val="0"/>
          <w:numId w:val="1"/>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ru-RU"/>
        </w:rPr>
      </w:pPr>
      <w:r w:rsidRPr="00857AE6">
        <w:rPr>
          <w:rFonts w:ascii="Verdana" w:eastAsia="Times New Roman" w:hAnsi="Verdana" w:cs="Times New Roman"/>
          <w:color w:val="000000"/>
          <w:sz w:val="23"/>
          <w:szCs w:val="23"/>
          <w:lang w:eastAsia="ru-RU"/>
        </w:rPr>
        <w:t xml:space="preserve">Desktop </w:t>
      </w:r>
      <w:proofErr w:type="spellStart"/>
      <w:r w:rsidRPr="00857AE6">
        <w:rPr>
          <w:rFonts w:ascii="Verdana" w:eastAsia="Times New Roman" w:hAnsi="Verdana" w:cs="Times New Roman"/>
          <w:color w:val="000000"/>
          <w:sz w:val="23"/>
          <w:szCs w:val="23"/>
          <w:lang w:eastAsia="ru-RU"/>
        </w:rPr>
        <w:t>applications</w:t>
      </w:r>
      <w:proofErr w:type="spellEnd"/>
    </w:p>
    <w:p w14:paraId="1A979DAA" w14:textId="77777777" w:rsidR="00857AE6" w:rsidRPr="00857AE6" w:rsidRDefault="00857AE6" w:rsidP="00857AE6">
      <w:pPr>
        <w:numPr>
          <w:ilvl w:val="0"/>
          <w:numId w:val="1"/>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ru-RU"/>
        </w:rPr>
      </w:pPr>
      <w:r w:rsidRPr="00857AE6">
        <w:rPr>
          <w:rFonts w:ascii="Verdana" w:eastAsia="Times New Roman" w:hAnsi="Verdana" w:cs="Times New Roman"/>
          <w:color w:val="000000"/>
          <w:sz w:val="23"/>
          <w:szCs w:val="23"/>
          <w:lang w:eastAsia="ru-RU"/>
        </w:rPr>
        <w:t xml:space="preserve">Web </w:t>
      </w:r>
      <w:proofErr w:type="spellStart"/>
      <w:r w:rsidRPr="00857AE6">
        <w:rPr>
          <w:rFonts w:ascii="Verdana" w:eastAsia="Times New Roman" w:hAnsi="Verdana" w:cs="Times New Roman"/>
          <w:color w:val="000000"/>
          <w:sz w:val="23"/>
          <w:szCs w:val="23"/>
          <w:lang w:eastAsia="ru-RU"/>
        </w:rPr>
        <w:t>applications</w:t>
      </w:r>
      <w:proofErr w:type="spellEnd"/>
    </w:p>
    <w:p w14:paraId="45884E10" w14:textId="77777777" w:rsidR="00857AE6" w:rsidRPr="00857AE6" w:rsidRDefault="00857AE6" w:rsidP="00857AE6">
      <w:pPr>
        <w:numPr>
          <w:ilvl w:val="0"/>
          <w:numId w:val="1"/>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ru-RU"/>
        </w:rPr>
      </w:pPr>
      <w:r w:rsidRPr="00857AE6">
        <w:rPr>
          <w:rFonts w:ascii="Verdana" w:eastAsia="Times New Roman" w:hAnsi="Verdana" w:cs="Times New Roman"/>
          <w:color w:val="000000"/>
          <w:sz w:val="23"/>
          <w:szCs w:val="23"/>
          <w:lang w:eastAsia="ru-RU"/>
        </w:rPr>
        <w:t xml:space="preserve">Web </w:t>
      </w:r>
      <w:proofErr w:type="spellStart"/>
      <w:r w:rsidRPr="00857AE6">
        <w:rPr>
          <w:rFonts w:ascii="Verdana" w:eastAsia="Times New Roman" w:hAnsi="Verdana" w:cs="Times New Roman"/>
          <w:color w:val="000000"/>
          <w:sz w:val="23"/>
          <w:szCs w:val="23"/>
          <w:lang w:eastAsia="ru-RU"/>
        </w:rPr>
        <w:t>servers</w:t>
      </w:r>
      <w:proofErr w:type="spellEnd"/>
      <w:r w:rsidRPr="00857AE6">
        <w:rPr>
          <w:rFonts w:ascii="Verdana" w:eastAsia="Times New Roman" w:hAnsi="Verdana" w:cs="Times New Roman"/>
          <w:color w:val="000000"/>
          <w:sz w:val="23"/>
          <w:szCs w:val="23"/>
          <w:lang w:eastAsia="ru-RU"/>
        </w:rPr>
        <w:t xml:space="preserve"> </w:t>
      </w:r>
      <w:proofErr w:type="spellStart"/>
      <w:r w:rsidRPr="00857AE6">
        <w:rPr>
          <w:rFonts w:ascii="Verdana" w:eastAsia="Times New Roman" w:hAnsi="Verdana" w:cs="Times New Roman"/>
          <w:color w:val="000000"/>
          <w:sz w:val="23"/>
          <w:szCs w:val="23"/>
          <w:lang w:eastAsia="ru-RU"/>
        </w:rPr>
        <w:t>and</w:t>
      </w:r>
      <w:proofErr w:type="spellEnd"/>
      <w:r w:rsidRPr="00857AE6">
        <w:rPr>
          <w:rFonts w:ascii="Verdana" w:eastAsia="Times New Roman" w:hAnsi="Verdana" w:cs="Times New Roman"/>
          <w:color w:val="000000"/>
          <w:sz w:val="23"/>
          <w:szCs w:val="23"/>
          <w:lang w:eastAsia="ru-RU"/>
        </w:rPr>
        <w:t xml:space="preserve"> </w:t>
      </w:r>
      <w:proofErr w:type="spellStart"/>
      <w:r w:rsidRPr="00857AE6">
        <w:rPr>
          <w:rFonts w:ascii="Verdana" w:eastAsia="Times New Roman" w:hAnsi="Verdana" w:cs="Times New Roman"/>
          <w:color w:val="000000"/>
          <w:sz w:val="23"/>
          <w:szCs w:val="23"/>
          <w:lang w:eastAsia="ru-RU"/>
        </w:rPr>
        <w:t>application</w:t>
      </w:r>
      <w:proofErr w:type="spellEnd"/>
      <w:r w:rsidRPr="00857AE6">
        <w:rPr>
          <w:rFonts w:ascii="Verdana" w:eastAsia="Times New Roman" w:hAnsi="Verdana" w:cs="Times New Roman"/>
          <w:color w:val="000000"/>
          <w:sz w:val="23"/>
          <w:szCs w:val="23"/>
          <w:lang w:eastAsia="ru-RU"/>
        </w:rPr>
        <w:t xml:space="preserve"> </w:t>
      </w:r>
      <w:proofErr w:type="spellStart"/>
      <w:r w:rsidRPr="00857AE6">
        <w:rPr>
          <w:rFonts w:ascii="Verdana" w:eastAsia="Times New Roman" w:hAnsi="Verdana" w:cs="Times New Roman"/>
          <w:color w:val="000000"/>
          <w:sz w:val="23"/>
          <w:szCs w:val="23"/>
          <w:lang w:eastAsia="ru-RU"/>
        </w:rPr>
        <w:t>servers</w:t>
      </w:r>
      <w:proofErr w:type="spellEnd"/>
    </w:p>
    <w:p w14:paraId="19278459" w14:textId="77777777" w:rsidR="00857AE6" w:rsidRPr="00857AE6" w:rsidRDefault="00857AE6" w:rsidP="00857AE6">
      <w:pPr>
        <w:numPr>
          <w:ilvl w:val="0"/>
          <w:numId w:val="1"/>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ru-RU"/>
        </w:rPr>
      </w:pPr>
      <w:r w:rsidRPr="00857AE6">
        <w:rPr>
          <w:rFonts w:ascii="Verdana" w:eastAsia="Times New Roman" w:hAnsi="Verdana" w:cs="Times New Roman"/>
          <w:color w:val="000000"/>
          <w:sz w:val="23"/>
          <w:szCs w:val="23"/>
          <w:lang w:eastAsia="ru-RU"/>
        </w:rPr>
        <w:t>Games</w:t>
      </w:r>
    </w:p>
    <w:p w14:paraId="1C0CF737" w14:textId="77777777" w:rsidR="00857AE6" w:rsidRPr="00857AE6" w:rsidRDefault="00857AE6" w:rsidP="00857AE6">
      <w:pPr>
        <w:numPr>
          <w:ilvl w:val="0"/>
          <w:numId w:val="1"/>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ru-RU"/>
        </w:rPr>
      </w:pPr>
      <w:r w:rsidRPr="00857AE6">
        <w:rPr>
          <w:rFonts w:ascii="Verdana" w:eastAsia="Times New Roman" w:hAnsi="Verdana" w:cs="Times New Roman"/>
          <w:color w:val="000000"/>
          <w:sz w:val="23"/>
          <w:szCs w:val="23"/>
          <w:lang w:eastAsia="ru-RU"/>
        </w:rPr>
        <w:t xml:space="preserve">Database </w:t>
      </w:r>
      <w:proofErr w:type="spellStart"/>
      <w:r w:rsidRPr="00857AE6">
        <w:rPr>
          <w:rFonts w:ascii="Verdana" w:eastAsia="Times New Roman" w:hAnsi="Verdana" w:cs="Times New Roman"/>
          <w:color w:val="000000"/>
          <w:sz w:val="23"/>
          <w:szCs w:val="23"/>
          <w:lang w:eastAsia="ru-RU"/>
        </w:rPr>
        <w:t>connection</w:t>
      </w:r>
      <w:proofErr w:type="spellEnd"/>
    </w:p>
    <w:p w14:paraId="3874CB41" w14:textId="1FA3039D" w:rsidR="00857AE6" w:rsidRDefault="00857AE6" w:rsidP="00857AE6">
      <w:pPr>
        <w:numPr>
          <w:ilvl w:val="0"/>
          <w:numId w:val="1"/>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ru-RU"/>
        </w:rPr>
      </w:pPr>
      <w:r w:rsidRPr="00857AE6">
        <w:rPr>
          <w:rFonts w:ascii="Verdana" w:eastAsia="Times New Roman" w:hAnsi="Verdana" w:cs="Times New Roman"/>
          <w:color w:val="000000"/>
          <w:sz w:val="23"/>
          <w:szCs w:val="23"/>
          <w:lang w:eastAsia="ru-RU"/>
        </w:rPr>
        <w:t xml:space="preserve">And </w:t>
      </w:r>
      <w:proofErr w:type="spellStart"/>
      <w:r w:rsidRPr="00857AE6">
        <w:rPr>
          <w:rFonts w:ascii="Verdana" w:eastAsia="Times New Roman" w:hAnsi="Verdana" w:cs="Times New Roman"/>
          <w:color w:val="000000"/>
          <w:sz w:val="23"/>
          <w:szCs w:val="23"/>
          <w:lang w:eastAsia="ru-RU"/>
        </w:rPr>
        <w:t>much</w:t>
      </w:r>
      <w:proofErr w:type="spellEnd"/>
      <w:r w:rsidRPr="00857AE6">
        <w:rPr>
          <w:rFonts w:ascii="Verdana" w:eastAsia="Times New Roman" w:hAnsi="Verdana" w:cs="Times New Roman"/>
          <w:color w:val="000000"/>
          <w:sz w:val="23"/>
          <w:szCs w:val="23"/>
          <w:lang w:eastAsia="ru-RU"/>
        </w:rPr>
        <w:t xml:space="preserve">, </w:t>
      </w:r>
      <w:proofErr w:type="spellStart"/>
      <w:r w:rsidRPr="00857AE6">
        <w:rPr>
          <w:rFonts w:ascii="Verdana" w:eastAsia="Times New Roman" w:hAnsi="Verdana" w:cs="Times New Roman"/>
          <w:color w:val="000000"/>
          <w:sz w:val="23"/>
          <w:szCs w:val="23"/>
          <w:lang w:eastAsia="ru-RU"/>
        </w:rPr>
        <w:t>much</w:t>
      </w:r>
      <w:proofErr w:type="spellEnd"/>
      <w:r w:rsidRPr="00857AE6">
        <w:rPr>
          <w:rFonts w:ascii="Verdana" w:eastAsia="Times New Roman" w:hAnsi="Verdana" w:cs="Times New Roman"/>
          <w:color w:val="000000"/>
          <w:sz w:val="23"/>
          <w:szCs w:val="23"/>
          <w:lang w:eastAsia="ru-RU"/>
        </w:rPr>
        <w:t xml:space="preserve"> </w:t>
      </w:r>
      <w:proofErr w:type="spellStart"/>
      <w:r w:rsidRPr="00857AE6">
        <w:rPr>
          <w:rFonts w:ascii="Verdana" w:eastAsia="Times New Roman" w:hAnsi="Verdana" w:cs="Times New Roman"/>
          <w:color w:val="000000"/>
          <w:sz w:val="23"/>
          <w:szCs w:val="23"/>
          <w:lang w:eastAsia="ru-RU"/>
        </w:rPr>
        <w:t>more</w:t>
      </w:r>
      <w:proofErr w:type="spellEnd"/>
      <w:r w:rsidRPr="00857AE6">
        <w:rPr>
          <w:rFonts w:ascii="Verdana" w:eastAsia="Times New Roman" w:hAnsi="Verdana" w:cs="Times New Roman"/>
          <w:color w:val="000000"/>
          <w:sz w:val="23"/>
          <w:szCs w:val="23"/>
          <w:lang w:eastAsia="ru-RU"/>
        </w:rPr>
        <w:t>!</w:t>
      </w:r>
    </w:p>
    <w:p w14:paraId="4BCE522F" w14:textId="77777777" w:rsidR="00EF326B" w:rsidRPr="00857AE6" w:rsidRDefault="00EF326B" w:rsidP="00857AE6">
      <w:pPr>
        <w:numPr>
          <w:ilvl w:val="0"/>
          <w:numId w:val="1"/>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ru-RU"/>
        </w:rPr>
      </w:pPr>
    </w:p>
    <w:p w14:paraId="73A64105" w14:textId="77777777" w:rsidR="00857AE6" w:rsidRPr="00857AE6" w:rsidRDefault="00000000" w:rsidP="00857AE6">
      <w:pPr>
        <w:spacing w:before="300" w:after="300"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pict w14:anchorId="604AE22D">
          <v:rect id="_x0000_i1025" style="width:0;height:0" o:hralign="center" o:hrstd="t" o:hrnoshade="t" o:hr="t" fillcolor="black" stroked="f"/>
        </w:pict>
      </w:r>
    </w:p>
    <w:p w14:paraId="4C1956CD" w14:textId="77777777" w:rsidR="00857AE6" w:rsidRPr="00857AE6" w:rsidRDefault="00857AE6" w:rsidP="00857AE6">
      <w:pPr>
        <w:shd w:val="clear" w:color="auto" w:fill="FFFFFF"/>
        <w:spacing w:before="150" w:after="150" w:line="240" w:lineRule="auto"/>
        <w:outlineLvl w:val="1"/>
        <w:rPr>
          <w:rFonts w:ascii="Segoe UI" w:eastAsia="Times New Roman" w:hAnsi="Segoe UI" w:cs="Segoe UI"/>
          <w:color w:val="000000"/>
          <w:sz w:val="48"/>
          <w:szCs w:val="48"/>
          <w:lang w:eastAsia="ru-RU"/>
        </w:rPr>
      </w:pPr>
      <w:proofErr w:type="spellStart"/>
      <w:r w:rsidRPr="00857AE6">
        <w:rPr>
          <w:rFonts w:ascii="Segoe UI" w:eastAsia="Times New Roman" w:hAnsi="Segoe UI" w:cs="Segoe UI"/>
          <w:color w:val="000000"/>
          <w:sz w:val="48"/>
          <w:szCs w:val="48"/>
          <w:lang w:eastAsia="ru-RU"/>
        </w:rPr>
        <w:t>Why</w:t>
      </w:r>
      <w:proofErr w:type="spellEnd"/>
      <w:r w:rsidRPr="00857AE6">
        <w:rPr>
          <w:rFonts w:ascii="Segoe UI" w:eastAsia="Times New Roman" w:hAnsi="Segoe UI" w:cs="Segoe UI"/>
          <w:color w:val="000000"/>
          <w:sz w:val="48"/>
          <w:szCs w:val="48"/>
          <w:lang w:eastAsia="ru-RU"/>
        </w:rPr>
        <w:t xml:space="preserve"> </w:t>
      </w:r>
      <w:proofErr w:type="spellStart"/>
      <w:r w:rsidRPr="00857AE6">
        <w:rPr>
          <w:rFonts w:ascii="Segoe UI" w:eastAsia="Times New Roman" w:hAnsi="Segoe UI" w:cs="Segoe UI"/>
          <w:color w:val="000000"/>
          <w:sz w:val="48"/>
          <w:szCs w:val="48"/>
          <w:lang w:eastAsia="ru-RU"/>
        </w:rPr>
        <w:t>Use</w:t>
      </w:r>
      <w:proofErr w:type="spellEnd"/>
      <w:r w:rsidRPr="00857AE6">
        <w:rPr>
          <w:rFonts w:ascii="Segoe UI" w:eastAsia="Times New Roman" w:hAnsi="Segoe UI" w:cs="Segoe UI"/>
          <w:color w:val="000000"/>
          <w:sz w:val="48"/>
          <w:szCs w:val="48"/>
          <w:lang w:eastAsia="ru-RU"/>
        </w:rPr>
        <w:t xml:space="preserve"> Java?</w:t>
      </w:r>
    </w:p>
    <w:p w14:paraId="0323C53A" w14:textId="77777777" w:rsidR="00857AE6" w:rsidRPr="00857AE6" w:rsidRDefault="00857AE6" w:rsidP="00857AE6">
      <w:pPr>
        <w:numPr>
          <w:ilvl w:val="0"/>
          <w:numId w:val="2"/>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857AE6">
        <w:rPr>
          <w:rFonts w:ascii="Verdana" w:eastAsia="Times New Roman" w:hAnsi="Verdana" w:cs="Times New Roman"/>
          <w:color w:val="000000"/>
          <w:sz w:val="23"/>
          <w:szCs w:val="23"/>
          <w:lang w:val="en-US" w:eastAsia="ru-RU"/>
        </w:rPr>
        <w:t>Java works on different platforms (Windows, Mac, Linux, Raspberry Pi, etc.)</w:t>
      </w:r>
    </w:p>
    <w:p w14:paraId="0E51F1E1" w14:textId="77777777" w:rsidR="00857AE6" w:rsidRPr="00857AE6" w:rsidRDefault="00857AE6" w:rsidP="00857AE6">
      <w:pPr>
        <w:numPr>
          <w:ilvl w:val="0"/>
          <w:numId w:val="2"/>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857AE6">
        <w:rPr>
          <w:rFonts w:ascii="Verdana" w:eastAsia="Times New Roman" w:hAnsi="Verdana" w:cs="Times New Roman"/>
          <w:color w:val="000000"/>
          <w:sz w:val="23"/>
          <w:szCs w:val="23"/>
          <w:lang w:val="en-US" w:eastAsia="ru-RU"/>
        </w:rPr>
        <w:t xml:space="preserve">It is one of the most popular programming </w:t>
      </w:r>
      <w:proofErr w:type="gramStart"/>
      <w:r w:rsidRPr="00857AE6">
        <w:rPr>
          <w:rFonts w:ascii="Verdana" w:eastAsia="Times New Roman" w:hAnsi="Verdana" w:cs="Times New Roman"/>
          <w:color w:val="000000"/>
          <w:sz w:val="23"/>
          <w:szCs w:val="23"/>
          <w:lang w:val="en-US" w:eastAsia="ru-RU"/>
        </w:rPr>
        <w:t>language</w:t>
      </w:r>
      <w:proofErr w:type="gramEnd"/>
      <w:r w:rsidRPr="00857AE6">
        <w:rPr>
          <w:rFonts w:ascii="Verdana" w:eastAsia="Times New Roman" w:hAnsi="Verdana" w:cs="Times New Roman"/>
          <w:color w:val="000000"/>
          <w:sz w:val="23"/>
          <w:szCs w:val="23"/>
          <w:lang w:val="en-US" w:eastAsia="ru-RU"/>
        </w:rPr>
        <w:t xml:space="preserve"> in the world</w:t>
      </w:r>
    </w:p>
    <w:p w14:paraId="78B8F3DE" w14:textId="77777777" w:rsidR="00857AE6" w:rsidRPr="00857AE6" w:rsidRDefault="00857AE6" w:rsidP="00857AE6">
      <w:pPr>
        <w:numPr>
          <w:ilvl w:val="0"/>
          <w:numId w:val="2"/>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857AE6">
        <w:rPr>
          <w:rFonts w:ascii="Verdana" w:eastAsia="Times New Roman" w:hAnsi="Verdana" w:cs="Times New Roman"/>
          <w:color w:val="000000"/>
          <w:sz w:val="23"/>
          <w:szCs w:val="23"/>
          <w:lang w:val="en-US" w:eastAsia="ru-RU"/>
        </w:rPr>
        <w:t>It is easy to learn and simple to use</w:t>
      </w:r>
    </w:p>
    <w:p w14:paraId="6A708627" w14:textId="77777777" w:rsidR="00857AE6" w:rsidRPr="00857AE6" w:rsidRDefault="00857AE6" w:rsidP="00857AE6">
      <w:pPr>
        <w:numPr>
          <w:ilvl w:val="0"/>
          <w:numId w:val="2"/>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857AE6">
        <w:rPr>
          <w:rFonts w:ascii="Verdana" w:eastAsia="Times New Roman" w:hAnsi="Verdana" w:cs="Times New Roman"/>
          <w:color w:val="000000"/>
          <w:sz w:val="23"/>
          <w:szCs w:val="23"/>
          <w:lang w:val="en-US" w:eastAsia="ru-RU"/>
        </w:rPr>
        <w:t>It is open-source and free</w:t>
      </w:r>
    </w:p>
    <w:p w14:paraId="79D785C5" w14:textId="77777777" w:rsidR="00857AE6" w:rsidRPr="00857AE6" w:rsidRDefault="00857AE6" w:rsidP="00857AE6">
      <w:pPr>
        <w:numPr>
          <w:ilvl w:val="0"/>
          <w:numId w:val="2"/>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857AE6">
        <w:rPr>
          <w:rFonts w:ascii="Verdana" w:eastAsia="Times New Roman" w:hAnsi="Verdana" w:cs="Times New Roman"/>
          <w:color w:val="000000"/>
          <w:sz w:val="23"/>
          <w:szCs w:val="23"/>
          <w:lang w:val="en-US" w:eastAsia="ru-RU"/>
        </w:rPr>
        <w:t>It is secure, fast and powerful</w:t>
      </w:r>
    </w:p>
    <w:p w14:paraId="5C33BD37" w14:textId="77777777" w:rsidR="00857AE6" w:rsidRPr="00857AE6" w:rsidRDefault="00857AE6" w:rsidP="00857AE6">
      <w:pPr>
        <w:numPr>
          <w:ilvl w:val="0"/>
          <w:numId w:val="2"/>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857AE6">
        <w:rPr>
          <w:rFonts w:ascii="Verdana" w:eastAsia="Times New Roman" w:hAnsi="Verdana" w:cs="Times New Roman"/>
          <w:color w:val="000000"/>
          <w:sz w:val="23"/>
          <w:szCs w:val="23"/>
          <w:lang w:val="en-US" w:eastAsia="ru-RU"/>
        </w:rPr>
        <w:t>It has a huge community support (tens of millions of developers)</w:t>
      </w:r>
    </w:p>
    <w:p w14:paraId="47EEE17D" w14:textId="77777777" w:rsidR="00857AE6" w:rsidRPr="00857AE6" w:rsidRDefault="00857AE6" w:rsidP="00857AE6">
      <w:pPr>
        <w:numPr>
          <w:ilvl w:val="0"/>
          <w:numId w:val="2"/>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857AE6">
        <w:rPr>
          <w:rFonts w:ascii="Verdana" w:eastAsia="Times New Roman" w:hAnsi="Verdana" w:cs="Times New Roman"/>
          <w:color w:val="000000"/>
          <w:sz w:val="23"/>
          <w:szCs w:val="23"/>
          <w:lang w:val="en-US" w:eastAsia="ru-RU"/>
        </w:rPr>
        <w:t xml:space="preserve">Java is an </w:t>
      </w:r>
      <w:proofErr w:type="gramStart"/>
      <w:r w:rsidRPr="00857AE6">
        <w:rPr>
          <w:rFonts w:ascii="Verdana" w:eastAsia="Times New Roman" w:hAnsi="Verdana" w:cs="Times New Roman"/>
          <w:color w:val="000000"/>
          <w:sz w:val="23"/>
          <w:szCs w:val="23"/>
          <w:lang w:val="en-US" w:eastAsia="ru-RU"/>
        </w:rPr>
        <w:t>object oriented</w:t>
      </w:r>
      <w:proofErr w:type="gramEnd"/>
      <w:r w:rsidRPr="00857AE6">
        <w:rPr>
          <w:rFonts w:ascii="Verdana" w:eastAsia="Times New Roman" w:hAnsi="Verdana" w:cs="Times New Roman"/>
          <w:color w:val="000000"/>
          <w:sz w:val="23"/>
          <w:szCs w:val="23"/>
          <w:lang w:val="en-US" w:eastAsia="ru-RU"/>
        </w:rPr>
        <w:t xml:space="preserve"> language which gives a clear structure to programs and allows code to be reused, lowering development costs</w:t>
      </w:r>
    </w:p>
    <w:p w14:paraId="324D5193" w14:textId="08959D01" w:rsidR="00857AE6" w:rsidRDefault="00857AE6" w:rsidP="00857AE6">
      <w:pPr>
        <w:numPr>
          <w:ilvl w:val="0"/>
          <w:numId w:val="2"/>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857AE6">
        <w:rPr>
          <w:rFonts w:ascii="Verdana" w:eastAsia="Times New Roman" w:hAnsi="Verdana" w:cs="Times New Roman"/>
          <w:color w:val="000000"/>
          <w:sz w:val="23"/>
          <w:szCs w:val="23"/>
          <w:lang w:val="en-US" w:eastAsia="ru-RU"/>
        </w:rPr>
        <w:t>As Java is close to </w:t>
      </w:r>
      <w:hyperlink r:id="rId5" w:history="1">
        <w:r w:rsidRPr="00857AE6">
          <w:rPr>
            <w:rFonts w:ascii="Verdana" w:eastAsia="Times New Roman" w:hAnsi="Verdana" w:cs="Times New Roman"/>
            <w:color w:val="0000FF"/>
            <w:sz w:val="23"/>
            <w:szCs w:val="23"/>
            <w:u w:val="single"/>
            <w:lang w:val="en-US" w:eastAsia="ru-RU"/>
          </w:rPr>
          <w:t>C++</w:t>
        </w:r>
      </w:hyperlink>
      <w:r w:rsidRPr="00857AE6">
        <w:rPr>
          <w:rFonts w:ascii="Verdana" w:eastAsia="Times New Roman" w:hAnsi="Verdana" w:cs="Times New Roman"/>
          <w:color w:val="000000"/>
          <w:sz w:val="23"/>
          <w:szCs w:val="23"/>
          <w:lang w:val="en-US" w:eastAsia="ru-RU"/>
        </w:rPr>
        <w:t> and </w:t>
      </w:r>
      <w:hyperlink r:id="rId6" w:history="1">
        <w:r w:rsidRPr="00857AE6">
          <w:rPr>
            <w:rFonts w:ascii="Verdana" w:eastAsia="Times New Roman" w:hAnsi="Verdana" w:cs="Times New Roman"/>
            <w:color w:val="0000FF"/>
            <w:sz w:val="23"/>
            <w:szCs w:val="23"/>
            <w:u w:val="single"/>
            <w:lang w:val="en-US" w:eastAsia="ru-RU"/>
          </w:rPr>
          <w:t>C#</w:t>
        </w:r>
      </w:hyperlink>
      <w:r w:rsidRPr="00857AE6">
        <w:rPr>
          <w:rFonts w:ascii="Verdana" w:eastAsia="Times New Roman" w:hAnsi="Verdana" w:cs="Times New Roman"/>
          <w:color w:val="000000"/>
          <w:sz w:val="23"/>
          <w:szCs w:val="23"/>
          <w:lang w:val="en-US" w:eastAsia="ru-RU"/>
        </w:rPr>
        <w:t>, it makes it easy for programmers to switch to Java or vice versa</w:t>
      </w:r>
    </w:p>
    <w:p w14:paraId="6EB4E289" w14:textId="77777777" w:rsidR="00857AE6" w:rsidRPr="00857AE6" w:rsidRDefault="00857AE6" w:rsidP="00857AE6">
      <w:p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p>
    <w:p w14:paraId="42243931" w14:textId="26EE4FA9" w:rsidR="00857AE6" w:rsidRDefault="00857AE6" w:rsidP="00857AE6">
      <w:p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Pr>
          <w:rFonts w:ascii="Verdana" w:eastAsia="Times New Roman" w:hAnsi="Verdana" w:cs="Times New Roman"/>
          <w:color w:val="000000"/>
          <w:sz w:val="23"/>
          <w:szCs w:val="23"/>
          <w:lang w:val="en-US" w:eastAsia="ru-RU"/>
        </w:rPr>
        <w:t>--------------------------------------------------------------------------------------</w:t>
      </w:r>
    </w:p>
    <w:p w14:paraId="1F72C171" w14:textId="7F700C52" w:rsidR="00857AE6" w:rsidRPr="00857AE6" w:rsidRDefault="00857AE6" w:rsidP="00857AE6">
      <w:p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p>
    <w:p w14:paraId="11B52863" w14:textId="77777777" w:rsidR="003E4D51" w:rsidRDefault="003E4D51" w:rsidP="00857AE6">
      <w:pPr>
        <w:pStyle w:val="2"/>
        <w:shd w:val="clear" w:color="auto" w:fill="FFFFFF"/>
        <w:spacing w:before="150" w:beforeAutospacing="0" w:after="150" w:afterAutospacing="0"/>
        <w:rPr>
          <w:rFonts w:ascii="Segoe UI" w:hAnsi="Segoe UI" w:cs="Segoe UI"/>
          <w:b w:val="0"/>
          <w:bCs w:val="0"/>
          <w:color w:val="000000"/>
          <w:sz w:val="48"/>
          <w:szCs w:val="48"/>
          <w:lang w:val="en-US"/>
        </w:rPr>
      </w:pPr>
    </w:p>
    <w:p w14:paraId="2AAB9761" w14:textId="77777777" w:rsidR="003E4D51" w:rsidRDefault="003E4D51" w:rsidP="00857AE6">
      <w:pPr>
        <w:pStyle w:val="2"/>
        <w:shd w:val="clear" w:color="auto" w:fill="FFFFFF"/>
        <w:spacing w:before="150" w:beforeAutospacing="0" w:after="150" w:afterAutospacing="0"/>
        <w:rPr>
          <w:rFonts w:ascii="Segoe UI" w:hAnsi="Segoe UI" w:cs="Segoe UI"/>
          <w:b w:val="0"/>
          <w:bCs w:val="0"/>
          <w:color w:val="000000"/>
          <w:sz w:val="48"/>
          <w:szCs w:val="48"/>
          <w:lang w:val="en-US"/>
        </w:rPr>
      </w:pPr>
    </w:p>
    <w:p w14:paraId="68D7BE7D" w14:textId="4588C2F2" w:rsidR="00857AE6" w:rsidRPr="00857AE6" w:rsidRDefault="00857AE6" w:rsidP="00857AE6">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857AE6">
        <w:rPr>
          <w:rFonts w:ascii="Segoe UI" w:hAnsi="Segoe UI" w:cs="Segoe UI"/>
          <w:b w:val="0"/>
          <w:bCs w:val="0"/>
          <w:color w:val="000000"/>
          <w:sz w:val="48"/>
          <w:szCs w:val="48"/>
          <w:lang w:val="en-US"/>
        </w:rPr>
        <w:lastRenderedPageBreak/>
        <w:t>Java Comments</w:t>
      </w:r>
    </w:p>
    <w:p w14:paraId="37B3A045" w14:textId="77777777" w:rsidR="00857AE6" w:rsidRPr="00857AE6" w:rsidRDefault="00857AE6" w:rsidP="00857AE6">
      <w:pPr>
        <w:pStyle w:val="a3"/>
        <w:shd w:val="clear" w:color="auto" w:fill="FFFFFF"/>
        <w:spacing w:before="288" w:beforeAutospacing="0" w:after="288" w:afterAutospacing="0"/>
        <w:rPr>
          <w:rFonts w:ascii="Verdana" w:hAnsi="Verdana"/>
          <w:color w:val="000000"/>
          <w:sz w:val="23"/>
          <w:szCs w:val="23"/>
          <w:lang w:val="en-US"/>
        </w:rPr>
      </w:pPr>
      <w:r w:rsidRPr="00857AE6">
        <w:rPr>
          <w:rFonts w:ascii="Verdana" w:hAnsi="Verdana"/>
          <w:color w:val="000000"/>
          <w:sz w:val="23"/>
          <w:szCs w:val="23"/>
          <w:lang w:val="en-US"/>
        </w:rPr>
        <w:t>Comments can be used to explain Java code, and to make it more readable. It can also be used to prevent execution when testing alternative code.</w:t>
      </w:r>
    </w:p>
    <w:p w14:paraId="01184F43" w14:textId="77777777" w:rsidR="00857AE6" w:rsidRDefault="00000000" w:rsidP="00857AE6">
      <w:pPr>
        <w:spacing w:before="300" w:after="300"/>
        <w:rPr>
          <w:rFonts w:ascii="Times New Roman" w:hAnsi="Times New Roman"/>
          <w:sz w:val="24"/>
          <w:szCs w:val="24"/>
        </w:rPr>
      </w:pPr>
      <w:r>
        <w:pict w14:anchorId="3E965D4B">
          <v:rect id="_x0000_i1026" style="width:0;height:0" o:hralign="center" o:hrstd="t" o:hrnoshade="t" o:hr="t" fillcolor="black" stroked="f"/>
        </w:pict>
      </w:r>
    </w:p>
    <w:p w14:paraId="1CA568CD" w14:textId="77777777" w:rsidR="00857AE6" w:rsidRPr="00857AE6" w:rsidRDefault="00857AE6" w:rsidP="00857AE6">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857AE6">
        <w:rPr>
          <w:rFonts w:ascii="Segoe UI" w:hAnsi="Segoe UI" w:cs="Segoe UI"/>
          <w:b w:val="0"/>
          <w:bCs w:val="0"/>
          <w:color w:val="000000"/>
          <w:sz w:val="48"/>
          <w:szCs w:val="48"/>
          <w:lang w:val="en-US"/>
        </w:rPr>
        <w:t>Single-line Comments</w:t>
      </w:r>
    </w:p>
    <w:p w14:paraId="10B24171" w14:textId="77777777" w:rsidR="00857AE6" w:rsidRPr="00857AE6" w:rsidRDefault="00857AE6" w:rsidP="00857AE6">
      <w:pPr>
        <w:pStyle w:val="a3"/>
        <w:shd w:val="clear" w:color="auto" w:fill="FFFFFF"/>
        <w:spacing w:before="288" w:beforeAutospacing="0" w:after="288" w:afterAutospacing="0"/>
        <w:rPr>
          <w:rFonts w:ascii="Verdana" w:hAnsi="Verdana"/>
          <w:color w:val="000000"/>
          <w:sz w:val="23"/>
          <w:szCs w:val="23"/>
          <w:lang w:val="en-US"/>
        </w:rPr>
      </w:pPr>
      <w:r w:rsidRPr="00857AE6">
        <w:rPr>
          <w:rFonts w:ascii="Verdana" w:hAnsi="Verdana"/>
          <w:color w:val="000000"/>
          <w:sz w:val="23"/>
          <w:szCs w:val="23"/>
          <w:lang w:val="en-US"/>
        </w:rPr>
        <w:t>Single-line comments start with two forward slashes (</w:t>
      </w:r>
      <w:r w:rsidRPr="00857AE6">
        <w:rPr>
          <w:rStyle w:val="HTML"/>
          <w:rFonts w:ascii="Consolas" w:hAnsi="Consolas"/>
          <w:color w:val="DC143C"/>
          <w:lang w:val="en-US"/>
        </w:rPr>
        <w:t>//</w:t>
      </w:r>
      <w:r w:rsidRPr="00857AE6">
        <w:rPr>
          <w:rFonts w:ascii="Verdana" w:hAnsi="Verdana"/>
          <w:color w:val="000000"/>
          <w:sz w:val="23"/>
          <w:szCs w:val="23"/>
          <w:lang w:val="en-US"/>
        </w:rPr>
        <w:t>).</w:t>
      </w:r>
    </w:p>
    <w:p w14:paraId="209B3FDD" w14:textId="7EEDD43A" w:rsidR="00857AE6" w:rsidRPr="00857AE6" w:rsidRDefault="00857AE6" w:rsidP="00857AE6">
      <w:pPr>
        <w:pStyle w:val="a3"/>
        <w:shd w:val="clear" w:color="auto" w:fill="FFFFFF"/>
        <w:spacing w:before="288" w:beforeAutospacing="0" w:after="288" w:afterAutospacing="0"/>
        <w:rPr>
          <w:rFonts w:ascii="Verdana" w:hAnsi="Verdana"/>
          <w:color w:val="000000"/>
          <w:sz w:val="23"/>
          <w:szCs w:val="23"/>
          <w:lang w:val="en-US"/>
        </w:rPr>
      </w:pPr>
      <w:r w:rsidRPr="00857AE6">
        <w:rPr>
          <w:rFonts w:ascii="Verdana" w:hAnsi="Verdana"/>
          <w:color w:val="000000"/>
          <w:sz w:val="23"/>
          <w:szCs w:val="23"/>
          <w:lang w:val="en-US"/>
        </w:rPr>
        <w:t>Any text between </w:t>
      </w:r>
      <w:r w:rsidRPr="00857AE6">
        <w:rPr>
          <w:rStyle w:val="HTML"/>
          <w:rFonts w:ascii="Consolas" w:hAnsi="Consolas"/>
          <w:color w:val="DC143C"/>
          <w:lang w:val="en-US"/>
        </w:rPr>
        <w:t>//</w:t>
      </w:r>
      <w:r w:rsidRPr="00857AE6">
        <w:rPr>
          <w:rFonts w:ascii="Verdana" w:hAnsi="Verdana"/>
          <w:color w:val="000000"/>
          <w:sz w:val="23"/>
          <w:szCs w:val="23"/>
          <w:lang w:val="en-US"/>
        </w:rPr>
        <w:t> and the end of the line is ignored by Java (will not be executed).</w:t>
      </w:r>
    </w:p>
    <w:p w14:paraId="6C5BFFB3" w14:textId="77777777" w:rsidR="00857AE6" w:rsidRPr="00857AE6" w:rsidRDefault="00857AE6" w:rsidP="00857AE6">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857AE6">
        <w:rPr>
          <w:rFonts w:ascii="Segoe UI" w:hAnsi="Segoe UI" w:cs="Segoe UI"/>
          <w:b w:val="0"/>
          <w:bCs w:val="0"/>
          <w:color w:val="000000"/>
          <w:sz w:val="48"/>
          <w:szCs w:val="48"/>
          <w:lang w:val="en-US"/>
        </w:rPr>
        <w:t>Java Multi-line Comments</w:t>
      </w:r>
    </w:p>
    <w:p w14:paraId="206D7110" w14:textId="77777777" w:rsidR="00857AE6" w:rsidRPr="00857AE6" w:rsidRDefault="00857AE6" w:rsidP="00857AE6">
      <w:pPr>
        <w:pStyle w:val="a3"/>
        <w:shd w:val="clear" w:color="auto" w:fill="FFFFFF"/>
        <w:spacing w:before="288" w:beforeAutospacing="0" w:after="288" w:afterAutospacing="0"/>
        <w:rPr>
          <w:rFonts w:ascii="Verdana" w:hAnsi="Verdana"/>
          <w:color w:val="000000"/>
          <w:sz w:val="23"/>
          <w:szCs w:val="23"/>
          <w:lang w:val="en-US"/>
        </w:rPr>
      </w:pPr>
      <w:r w:rsidRPr="00857AE6">
        <w:rPr>
          <w:rFonts w:ascii="Verdana" w:hAnsi="Verdana"/>
          <w:color w:val="000000"/>
          <w:sz w:val="23"/>
          <w:szCs w:val="23"/>
          <w:lang w:val="en-US"/>
        </w:rPr>
        <w:t>Multi-line comments start with </w:t>
      </w:r>
      <w:r w:rsidRPr="00857AE6">
        <w:rPr>
          <w:rStyle w:val="HTML"/>
          <w:rFonts w:ascii="Consolas" w:hAnsi="Consolas"/>
          <w:color w:val="DC143C"/>
          <w:lang w:val="en-US"/>
        </w:rPr>
        <w:t>/*</w:t>
      </w:r>
      <w:r w:rsidRPr="00857AE6">
        <w:rPr>
          <w:rFonts w:ascii="Verdana" w:hAnsi="Verdana"/>
          <w:color w:val="000000"/>
          <w:sz w:val="23"/>
          <w:szCs w:val="23"/>
          <w:lang w:val="en-US"/>
        </w:rPr>
        <w:t> and ends with </w:t>
      </w:r>
      <w:r w:rsidRPr="00857AE6">
        <w:rPr>
          <w:rStyle w:val="HTML"/>
          <w:rFonts w:ascii="Consolas" w:hAnsi="Consolas"/>
          <w:color w:val="DC143C"/>
          <w:lang w:val="en-US"/>
        </w:rPr>
        <w:t>*/</w:t>
      </w:r>
      <w:r w:rsidRPr="00857AE6">
        <w:rPr>
          <w:rFonts w:ascii="Verdana" w:hAnsi="Verdana"/>
          <w:color w:val="000000"/>
          <w:sz w:val="23"/>
          <w:szCs w:val="23"/>
          <w:lang w:val="en-US"/>
        </w:rPr>
        <w:t>.</w:t>
      </w:r>
    </w:p>
    <w:p w14:paraId="2197302E" w14:textId="77777777" w:rsidR="00857AE6" w:rsidRPr="00857AE6" w:rsidRDefault="00857AE6" w:rsidP="00857AE6">
      <w:pPr>
        <w:pStyle w:val="a3"/>
        <w:shd w:val="clear" w:color="auto" w:fill="FFFFFF"/>
        <w:spacing w:before="288" w:beforeAutospacing="0" w:after="288" w:afterAutospacing="0"/>
        <w:rPr>
          <w:rFonts w:ascii="Verdana" w:hAnsi="Verdana"/>
          <w:color w:val="000000"/>
          <w:sz w:val="23"/>
          <w:szCs w:val="23"/>
          <w:lang w:val="en-US"/>
        </w:rPr>
      </w:pPr>
      <w:r w:rsidRPr="00857AE6">
        <w:rPr>
          <w:rFonts w:ascii="Verdana" w:hAnsi="Verdana"/>
          <w:color w:val="000000"/>
          <w:sz w:val="23"/>
          <w:szCs w:val="23"/>
          <w:lang w:val="en-US"/>
        </w:rPr>
        <w:t>Any text between </w:t>
      </w:r>
      <w:r w:rsidRPr="00857AE6">
        <w:rPr>
          <w:rStyle w:val="HTML"/>
          <w:rFonts w:ascii="Consolas" w:hAnsi="Consolas"/>
          <w:color w:val="DC143C"/>
          <w:lang w:val="en-US"/>
        </w:rPr>
        <w:t>/*</w:t>
      </w:r>
      <w:r w:rsidRPr="00857AE6">
        <w:rPr>
          <w:rFonts w:ascii="Verdana" w:hAnsi="Verdana"/>
          <w:color w:val="000000"/>
          <w:sz w:val="23"/>
          <w:szCs w:val="23"/>
          <w:lang w:val="en-US"/>
        </w:rPr>
        <w:t> and </w:t>
      </w:r>
      <w:r w:rsidRPr="00857AE6">
        <w:rPr>
          <w:rStyle w:val="HTML"/>
          <w:rFonts w:ascii="Consolas" w:hAnsi="Consolas"/>
          <w:color w:val="DC143C"/>
          <w:lang w:val="en-US"/>
        </w:rPr>
        <w:t>*/</w:t>
      </w:r>
      <w:r w:rsidRPr="00857AE6">
        <w:rPr>
          <w:rFonts w:ascii="Verdana" w:hAnsi="Verdana"/>
          <w:color w:val="000000"/>
          <w:sz w:val="23"/>
          <w:szCs w:val="23"/>
          <w:lang w:val="en-US"/>
        </w:rPr>
        <w:t> will be ignored by Java.</w:t>
      </w:r>
    </w:p>
    <w:p w14:paraId="713C67EA" w14:textId="77777777" w:rsidR="00857AE6" w:rsidRPr="00857AE6" w:rsidRDefault="00857AE6" w:rsidP="00857AE6">
      <w:p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p>
    <w:p w14:paraId="356B7E9C" w14:textId="77777777" w:rsidR="00857AE6" w:rsidRDefault="00857AE6" w:rsidP="00857AE6">
      <w:p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Pr>
          <w:rFonts w:ascii="Verdana" w:eastAsia="Times New Roman" w:hAnsi="Verdana" w:cs="Times New Roman"/>
          <w:color w:val="000000"/>
          <w:sz w:val="23"/>
          <w:szCs w:val="23"/>
          <w:lang w:val="en-US" w:eastAsia="ru-RU"/>
        </w:rPr>
        <w:t>--------------------------------------------------------------------------------------</w:t>
      </w:r>
    </w:p>
    <w:p w14:paraId="5C8D1BEC" w14:textId="1B9AF9AB" w:rsidR="00A81475" w:rsidRDefault="00A81475">
      <w:pPr>
        <w:rPr>
          <w:lang w:val="en-US"/>
        </w:rPr>
      </w:pPr>
    </w:p>
    <w:p w14:paraId="5C371EF4" w14:textId="77777777" w:rsidR="003E4D51" w:rsidRDefault="003E4D51" w:rsidP="00857AE6">
      <w:pPr>
        <w:pStyle w:val="2"/>
        <w:shd w:val="clear" w:color="auto" w:fill="FFFFFF"/>
        <w:spacing w:before="150" w:beforeAutospacing="0" w:after="150" w:afterAutospacing="0"/>
        <w:rPr>
          <w:rFonts w:ascii="Segoe UI" w:hAnsi="Segoe UI" w:cs="Segoe UI"/>
          <w:b w:val="0"/>
          <w:bCs w:val="0"/>
          <w:color w:val="000000"/>
          <w:sz w:val="48"/>
          <w:szCs w:val="48"/>
          <w:lang w:val="en-US"/>
        </w:rPr>
      </w:pPr>
    </w:p>
    <w:p w14:paraId="4FF5A56B" w14:textId="77777777" w:rsidR="003E4D51" w:rsidRDefault="003E4D51" w:rsidP="00857AE6">
      <w:pPr>
        <w:pStyle w:val="2"/>
        <w:shd w:val="clear" w:color="auto" w:fill="FFFFFF"/>
        <w:spacing w:before="150" w:beforeAutospacing="0" w:after="150" w:afterAutospacing="0"/>
        <w:rPr>
          <w:rFonts w:ascii="Segoe UI" w:hAnsi="Segoe UI" w:cs="Segoe UI"/>
          <w:b w:val="0"/>
          <w:bCs w:val="0"/>
          <w:color w:val="000000"/>
          <w:sz w:val="48"/>
          <w:szCs w:val="48"/>
          <w:lang w:val="en-US"/>
        </w:rPr>
      </w:pPr>
    </w:p>
    <w:p w14:paraId="7DBEE951" w14:textId="77777777" w:rsidR="003E4D51" w:rsidRDefault="003E4D51" w:rsidP="00857AE6">
      <w:pPr>
        <w:pStyle w:val="2"/>
        <w:shd w:val="clear" w:color="auto" w:fill="FFFFFF"/>
        <w:spacing w:before="150" w:beforeAutospacing="0" w:after="150" w:afterAutospacing="0"/>
        <w:rPr>
          <w:rFonts w:ascii="Segoe UI" w:hAnsi="Segoe UI" w:cs="Segoe UI"/>
          <w:b w:val="0"/>
          <w:bCs w:val="0"/>
          <w:color w:val="000000"/>
          <w:sz w:val="48"/>
          <w:szCs w:val="48"/>
          <w:lang w:val="en-US"/>
        </w:rPr>
      </w:pPr>
    </w:p>
    <w:p w14:paraId="33488FE4" w14:textId="77777777" w:rsidR="003E4D51" w:rsidRDefault="003E4D51" w:rsidP="00857AE6">
      <w:pPr>
        <w:pStyle w:val="2"/>
        <w:shd w:val="clear" w:color="auto" w:fill="FFFFFF"/>
        <w:spacing w:before="150" w:beforeAutospacing="0" w:after="150" w:afterAutospacing="0"/>
        <w:rPr>
          <w:rFonts w:ascii="Segoe UI" w:hAnsi="Segoe UI" w:cs="Segoe UI"/>
          <w:b w:val="0"/>
          <w:bCs w:val="0"/>
          <w:color w:val="000000"/>
          <w:sz w:val="48"/>
          <w:szCs w:val="48"/>
          <w:lang w:val="en-US"/>
        </w:rPr>
      </w:pPr>
    </w:p>
    <w:p w14:paraId="79EE68DA" w14:textId="77777777" w:rsidR="003E4D51" w:rsidRDefault="003E4D51" w:rsidP="00857AE6">
      <w:pPr>
        <w:pStyle w:val="2"/>
        <w:shd w:val="clear" w:color="auto" w:fill="FFFFFF"/>
        <w:spacing w:before="150" w:beforeAutospacing="0" w:after="150" w:afterAutospacing="0"/>
        <w:rPr>
          <w:rFonts w:ascii="Segoe UI" w:hAnsi="Segoe UI" w:cs="Segoe UI"/>
          <w:b w:val="0"/>
          <w:bCs w:val="0"/>
          <w:color w:val="000000"/>
          <w:sz w:val="48"/>
          <w:szCs w:val="48"/>
          <w:lang w:val="en-US"/>
        </w:rPr>
      </w:pPr>
    </w:p>
    <w:p w14:paraId="1AC4C505" w14:textId="77777777" w:rsidR="003E4D51" w:rsidRDefault="003E4D51" w:rsidP="00857AE6">
      <w:pPr>
        <w:pStyle w:val="2"/>
        <w:shd w:val="clear" w:color="auto" w:fill="FFFFFF"/>
        <w:spacing w:before="150" w:beforeAutospacing="0" w:after="150" w:afterAutospacing="0"/>
        <w:rPr>
          <w:rFonts w:ascii="Segoe UI" w:hAnsi="Segoe UI" w:cs="Segoe UI"/>
          <w:b w:val="0"/>
          <w:bCs w:val="0"/>
          <w:color w:val="000000"/>
          <w:sz w:val="48"/>
          <w:szCs w:val="48"/>
          <w:lang w:val="en-US"/>
        </w:rPr>
      </w:pPr>
    </w:p>
    <w:p w14:paraId="35D981F1" w14:textId="77777777" w:rsidR="003E4D51" w:rsidRDefault="003E4D51" w:rsidP="00857AE6">
      <w:pPr>
        <w:pStyle w:val="2"/>
        <w:shd w:val="clear" w:color="auto" w:fill="FFFFFF"/>
        <w:spacing w:before="150" w:beforeAutospacing="0" w:after="150" w:afterAutospacing="0"/>
        <w:rPr>
          <w:rFonts w:ascii="Segoe UI" w:hAnsi="Segoe UI" w:cs="Segoe UI"/>
          <w:b w:val="0"/>
          <w:bCs w:val="0"/>
          <w:color w:val="000000"/>
          <w:sz w:val="48"/>
          <w:szCs w:val="48"/>
          <w:lang w:val="en-US"/>
        </w:rPr>
      </w:pPr>
    </w:p>
    <w:p w14:paraId="1EA0909C" w14:textId="09C71767" w:rsidR="00857AE6" w:rsidRPr="00857AE6" w:rsidRDefault="00857AE6" w:rsidP="00857AE6">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857AE6">
        <w:rPr>
          <w:rFonts w:ascii="Segoe UI" w:hAnsi="Segoe UI" w:cs="Segoe UI"/>
          <w:b w:val="0"/>
          <w:bCs w:val="0"/>
          <w:color w:val="000000"/>
          <w:sz w:val="48"/>
          <w:szCs w:val="48"/>
          <w:lang w:val="en-US"/>
        </w:rPr>
        <w:lastRenderedPageBreak/>
        <w:t>Java Data Types</w:t>
      </w:r>
    </w:p>
    <w:p w14:paraId="10D87D40" w14:textId="77777777" w:rsidR="00857AE6" w:rsidRPr="00857AE6" w:rsidRDefault="00857AE6" w:rsidP="00857AE6">
      <w:pPr>
        <w:pStyle w:val="a3"/>
        <w:shd w:val="clear" w:color="auto" w:fill="FFFFFF"/>
        <w:spacing w:before="288" w:beforeAutospacing="0" w:after="288" w:afterAutospacing="0"/>
        <w:rPr>
          <w:rFonts w:ascii="Verdana" w:hAnsi="Verdana"/>
          <w:color w:val="000000"/>
          <w:sz w:val="23"/>
          <w:szCs w:val="23"/>
          <w:lang w:val="en-US"/>
        </w:rPr>
      </w:pPr>
      <w:r w:rsidRPr="00857AE6">
        <w:rPr>
          <w:rFonts w:ascii="Verdana" w:hAnsi="Verdana"/>
          <w:color w:val="000000"/>
          <w:sz w:val="23"/>
          <w:szCs w:val="23"/>
          <w:lang w:val="en-US"/>
        </w:rPr>
        <w:t>As explained in the previous chapter, a </w:t>
      </w:r>
      <w:hyperlink r:id="rId7" w:history="1">
        <w:r w:rsidRPr="00857AE6">
          <w:rPr>
            <w:rStyle w:val="a5"/>
            <w:rFonts w:ascii="Verdana" w:hAnsi="Verdana"/>
            <w:sz w:val="23"/>
            <w:szCs w:val="23"/>
            <w:lang w:val="en-US"/>
          </w:rPr>
          <w:t>variable</w:t>
        </w:r>
      </w:hyperlink>
      <w:r w:rsidRPr="00857AE6">
        <w:rPr>
          <w:rFonts w:ascii="Verdana" w:hAnsi="Verdana"/>
          <w:color w:val="000000"/>
          <w:sz w:val="23"/>
          <w:szCs w:val="23"/>
          <w:lang w:val="en-US"/>
        </w:rPr>
        <w:t> in Java must be a specified data type:</w:t>
      </w:r>
    </w:p>
    <w:p w14:paraId="67688698" w14:textId="77777777" w:rsidR="00857AE6" w:rsidRPr="00857AE6" w:rsidRDefault="00857AE6" w:rsidP="00857AE6">
      <w:pPr>
        <w:pStyle w:val="a3"/>
        <w:shd w:val="clear" w:color="auto" w:fill="FFFFFF"/>
        <w:spacing w:before="288" w:beforeAutospacing="0" w:after="288" w:afterAutospacing="0"/>
        <w:rPr>
          <w:rFonts w:ascii="Verdana" w:hAnsi="Verdana"/>
          <w:color w:val="000000"/>
          <w:sz w:val="23"/>
          <w:szCs w:val="23"/>
          <w:lang w:val="en-US"/>
        </w:rPr>
      </w:pPr>
      <w:r w:rsidRPr="00857AE6">
        <w:rPr>
          <w:rFonts w:ascii="Verdana" w:hAnsi="Verdana"/>
          <w:color w:val="000000"/>
          <w:sz w:val="23"/>
          <w:szCs w:val="23"/>
          <w:lang w:val="en-US"/>
        </w:rPr>
        <w:t>Data types are divided into two groups:</w:t>
      </w:r>
    </w:p>
    <w:p w14:paraId="3000757F" w14:textId="77777777" w:rsidR="00857AE6" w:rsidRPr="00857AE6" w:rsidRDefault="00857AE6" w:rsidP="00857AE6">
      <w:pPr>
        <w:numPr>
          <w:ilvl w:val="0"/>
          <w:numId w:val="3"/>
        </w:numPr>
        <w:shd w:val="clear" w:color="auto" w:fill="FFFFFF"/>
        <w:spacing w:before="100" w:beforeAutospacing="1" w:after="100" w:afterAutospacing="1" w:line="240" w:lineRule="auto"/>
        <w:rPr>
          <w:rFonts w:ascii="Verdana" w:hAnsi="Verdana"/>
          <w:color w:val="000000"/>
          <w:sz w:val="23"/>
          <w:szCs w:val="23"/>
          <w:lang w:val="en-US"/>
        </w:rPr>
      </w:pPr>
      <w:r w:rsidRPr="00857AE6">
        <w:rPr>
          <w:rFonts w:ascii="Verdana" w:hAnsi="Verdana"/>
          <w:color w:val="000000"/>
          <w:sz w:val="23"/>
          <w:szCs w:val="23"/>
          <w:lang w:val="en-US"/>
        </w:rPr>
        <w:t>Primitive data types - includes </w:t>
      </w:r>
      <w:r w:rsidRPr="00857AE6">
        <w:rPr>
          <w:rStyle w:val="HTML"/>
          <w:rFonts w:ascii="Consolas" w:eastAsiaTheme="minorHAnsi" w:hAnsi="Consolas"/>
          <w:color w:val="DC143C"/>
          <w:sz w:val="24"/>
          <w:szCs w:val="24"/>
          <w:lang w:val="en-US"/>
        </w:rPr>
        <w:t>byte</w:t>
      </w:r>
      <w:r w:rsidRPr="00857AE6">
        <w:rPr>
          <w:rFonts w:ascii="Verdana" w:hAnsi="Verdana"/>
          <w:color w:val="000000"/>
          <w:sz w:val="23"/>
          <w:szCs w:val="23"/>
          <w:lang w:val="en-US"/>
        </w:rPr>
        <w:t>, </w:t>
      </w:r>
      <w:r w:rsidRPr="00857AE6">
        <w:rPr>
          <w:rStyle w:val="HTML"/>
          <w:rFonts w:ascii="Consolas" w:eastAsiaTheme="minorHAnsi" w:hAnsi="Consolas"/>
          <w:color w:val="DC143C"/>
          <w:sz w:val="24"/>
          <w:szCs w:val="24"/>
          <w:lang w:val="en-US"/>
        </w:rPr>
        <w:t>short</w:t>
      </w:r>
      <w:r w:rsidRPr="00857AE6">
        <w:rPr>
          <w:rFonts w:ascii="Verdana" w:hAnsi="Verdana"/>
          <w:color w:val="000000"/>
          <w:sz w:val="23"/>
          <w:szCs w:val="23"/>
          <w:lang w:val="en-US"/>
        </w:rPr>
        <w:t>, </w:t>
      </w:r>
      <w:r w:rsidRPr="00857AE6">
        <w:rPr>
          <w:rStyle w:val="HTML"/>
          <w:rFonts w:ascii="Consolas" w:eastAsiaTheme="minorHAnsi" w:hAnsi="Consolas"/>
          <w:color w:val="DC143C"/>
          <w:sz w:val="24"/>
          <w:szCs w:val="24"/>
          <w:lang w:val="en-US"/>
        </w:rPr>
        <w:t>int</w:t>
      </w:r>
      <w:r w:rsidRPr="00857AE6">
        <w:rPr>
          <w:rFonts w:ascii="Verdana" w:hAnsi="Verdana"/>
          <w:color w:val="000000"/>
          <w:sz w:val="23"/>
          <w:szCs w:val="23"/>
          <w:lang w:val="en-US"/>
        </w:rPr>
        <w:t>, </w:t>
      </w:r>
      <w:r w:rsidRPr="00857AE6">
        <w:rPr>
          <w:rStyle w:val="HTML"/>
          <w:rFonts w:ascii="Consolas" w:eastAsiaTheme="minorHAnsi" w:hAnsi="Consolas"/>
          <w:color w:val="DC143C"/>
          <w:sz w:val="24"/>
          <w:szCs w:val="24"/>
          <w:lang w:val="en-US"/>
        </w:rPr>
        <w:t>long</w:t>
      </w:r>
      <w:r w:rsidRPr="00857AE6">
        <w:rPr>
          <w:rFonts w:ascii="Verdana" w:hAnsi="Verdana"/>
          <w:color w:val="000000"/>
          <w:sz w:val="23"/>
          <w:szCs w:val="23"/>
          <w:lang w:val="en-US"/>
        </w:rPr>
        <w:t>, </w:t>
      </w:r>
      <w:r w:rsidRPr="00857AE6">
        <w:rPr>
          <w:rStyle w:val="HTML"/>
          <w:rFonts w:ascii="Consolas" w:eastAsiaTheme="minorHAnsi" w:hAnsi="Consolas"/>
          <w:color w:val="DC143C"/>
          <w:sz w:val="24"/>
          <w:szCs w:val="24"/>
          <w:lang w:val="en-US"/>
        </w:rPr>
        <w:t>float</w:t>
      </w:r>
      <w:r w:rsidRPr="00857AE6">
        <w:rPr>
          <w:rFonts w:ascii="Verdana" w:hAnsi="Verdana"/>
          <w:color w:val="000000"/>
          <w:sz w:val="23"/>
          <w:szCs w:val="23"/>
          <w:lang w:val="en-US"/>
        </w:rPr>
        <w:t>, </w:t>
      </w:r>
      <w:r w:rsidRPr="00857AE6">
        <w:rPr>
          <w:rStyle w:val="HTML"/>
          <w:rFonts w:ascii="Consolas" w:eastAsiaTheme="minorHAnsi" w:hAnsi="Consolas"/>
          <w:color w:val="DC143C"/>
          <w:sz w:val="24"/>
          <w:szCs w:val="24"/>
          <w:lang w:val="en-US"/>
        </w:rPr>
        <w:t>double</w:t>
      </w:r>
      <w:r w:rsidRPr="00857AE6">
        <w:rPr>
          <w:rFonts w:ascii="Verdana" w:hAnsi="Verdana"/>
          <w:color w:val="000000"/>
          <w:sz w:val="23"/>
          <w:szCs w:val="23"/>
          <w:lang w:val="en-US"/>
        </w:rPr>
        <w:t>, </w:t>
      </w:r>
      <w:proofErr w:type="spellStart"/>
      <w:r w:rsidRPr="00857AE6">
        <w:rPr>
          <w:rStyle w:val="HTML"/>
          <w:rFonts w:ascii="Consolas" w:eastAsiaTheme="minorHAnsi" w:hAnsi="Consolas"/>
          <w:color w:val="DC143C"/>
          <w:sz w:val="24"/>
          <w:szCs w:val="24"/>
          <w:lang w:val="en-US"/>
        </w:rPr>
        <w:t>boolean</w:t>
      </w:r>
      <w:proofErr w:type="spellEnd"/>
      <w:r w:rsidRPr="00857AE6">
        <w:rPr>
          <w:rFonts w:ascii="Verdana" w:hAnsi="Verdana"/>
          <w:color w:val="000000"/>
          <w:sz w:val="23"/>
          <w:szCs w:val="23"/>
          <w:lang w:val="en-US"/>
        </w:rPr>
        <w:t> and </w:t>
      </w:r>
      <w:r w:rsidRPr="00857AE6">
        <w:rPr>
          <w:rStyle w:val="HTML"/>
          <w:rFonts w:ascii="Consolas" w:eastAsiaTheme="minorHAnsi" w:hAnsi="Consolas"/>
          <w:color w:val="DC143C"/>
          <w:sz w:val="24"/>
          <w:szCs w:val="24"/>
          <w:lang w:val="en-US"/>
        </w:rPr>
        <w:t>char</w:t>
      </w:r>
    </w:p>
    <w:p w14:paraId="02BBE491" w14:textId="634BF41D" w:rsidR="00857AE6" w:rsidRPr="003E4D51" w:rsidRDefault="00857AE6" w:rsidP="003E4D51">
      <w:pPr>
        <w:numPr>
          <w:ilvl w:val="0"/>
          <w:numId w:val="3"/>
        </w:numPr>
        <w:shd w:val="clear" w:color="auto" w:fill="FFFFFF"/>
        <w:spacing w:before="100" w:beforeAutospacing="1" w:after="100" w:afterAutospacing="1" w:line="240" w:lineRule="auto"/>
        <w:rPr>
          <w:rFonts w:ascii="Verdana" w:hAnsi="Verdana"/>
          <w:color w:val="000000" w:themeColor="text1"/>
          <w:sz w:val="23"/>
          <w:szCs w:val="23"/>
          <w:lang w:val="en-US"/>
        </w:rPr>
      </w:pPr>
      <w:r w:rsidRPr="00857AE6">
        <w:rPr>
          <w:rFonts w:ascii="Verdana" w:hAnsi="Verdana"/>
          <w:color w:val="000000" w:themeColor="text1"/>
          <w:sz w:val="23"/>
          <w:szCs w:val="23"/>
          <w:lang w:val="en-US"/>
        </w:rPr>
        <w:t>Non-primitive data types - such as </w:t>
      </w:r>
      <w:hyperlink r:id="rId8" w:history="1">
        <w:r w:rsidRPr="00857AE6">
          <w:rPr>
            <w:rStyle w:val="a5"/>
            <w:rFonts w:ascii="Consolas" w:hAnsi="Consolas" w:cs="Courier New"/>
            <w:color w:val="000000" w:themeColor="text1"/>
            <w:u w:val="none"/>
            <w:lang w:val="en-US"/>
          </w:rPr>
          <w:t>String</w:t>
        </w:r>
      </w:hyperlink>
      <w:r w:rsidRPr="00857AE6">
        <w:rPr>
          <w:rFonts w:ascii="Verdana" w:hAnsi="Verdana"/>
          <w:color w:val="000000" w:themeColor="text1"/>
          <w:sz w:val="23"/>
          <w:szCs w:val="23"/>
          <w:lang w:val="en-US"/>
        </w:rPr>
        <w:t>, </w:t>
      </w:r>
      <w:hyperlink r:id="rId9" w:history="1">
        <w:r w:rsidRPr="00857AE6">
          <w:rPr>
            <w:rStyle w:val="a5"/>
            <w:rFonts w:ascii="Verdana" w:hAnsi="Verdana"/>
            <w:color w:val="000000" w:themeColor="text1"/>
            <w:sz w:val="23"/>
            <w:szCs w:val="23"/>
            <w:u w:val="none"/>
            <w:lang w:val="en-US"/>
          </w:rPr>
          <w:t>Arrays</w:t>
        </w:r>
      </w:hyperlink>
      <w:r w:rsidRPr="00857AE6">
        <w:rPr>
          <w:rFonts w:ascii="Verdana" w:hAnsi="Verdana"/>
          <w:color w:val="000000" w:themeColor="text1"/>
          <w:sz w:val="23"/>
          <w:szCs w:val="23"/>
          <w:lang w:val="en-US"/>
        </w:rPr>
        <w:t> and </w:t>
      </w:r>
      <w:hyperlink r:id="rId10" w:history="1">
        <w:r w:rsidRPr="00857AE6">
          <w:rPr>
            <w:rStyle w:val="a5"/>
            <w:rFonts w:ascii="Verdana" w:hAnsi="Verdana"/>
            <w:color w:val="000000" w:themeColor="text1"/>
            <w:sz w:val="23"/>
            <w:szCs w:val="23"/>
            <w:u w:val="none"/>
            <w:lang w:val="en-US"/>
          </w:rPr>
          <w:t>Classes</w:t>
        </w:r>
      </w:hyperlink>
      <w:r w:rsidRPr="00857AE6">
        <w:rPr>
          <w:rFonts w:ascii="Verdana" w:hAnsi="Verdana"/>
          <w:color w:val="000000" w:themeColor="text1"/>
          <w:sz w:val="23"/>
          <w:szCs w:val="23"/>
          <w:lang w:val="en-US"/>
        </w:rPr>
        <w:t> (you will learn more about these in a later chapter)</w:t>
      </w:r>
    </w:p>
    <w:p w14:paraId="7D3C36E9" w14:textId="77777777" w:rsidR="00857AE6" w:rsidRPr="00857AE6" w:rsidRDefault="00857AE6" w:rsidP="00857AE6">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857AE6">
        <w:rPr>
          <w:rFonts w:ascii="Segoe UI" w:hAnsi="Segoe UI" w:cs="Segoe UI"/>
          <w:b w:val="0"/>
          <w:bCs w:val="0"/>
          <w:color w:val="000000"/>
          <w:sz w:val="48"/>
          <w:szCs w:val="48"/>
          <w:lang w:val="en-US"/>
        </w:rPr>
        <w:t>Primitive Data Types</w:t>
      </w:r>
    </w:p>
    <w:p w14:paraId="0A13773F" w14:textId="77777777" w:rsidR="00857AE6" w:rsidRPr="00857AE6" w:rsidRDefault="00857AE6" w:rsidP="00857AE6">
      <w:pPr>
        <w:pStyle w:val="a3"/>
        <w:shd w:val="clear" w:color="auto" w:fill="FFFFFF"/>
        <w:spacing w:before="288" w:beforeAutospacing="0" w:after="288" w:afterAutospacing="0"/>
        <w:rPr>
          <w:rFonts w:ascii="Verdana" w:hAnsi="Verdana"/>
          <w:color w:val="000000"/>
          <w:sz w:val="23"/>
          <w:szCs w:val="23"/>
          <w:lang w:val="en-US"/>
        </w:rPr>
      </w:pPr>
      <w:r w:rsidRPr="00857AE6">
        <w:rPr>
          <w:rFonts w:ascii="Verdana" w:hAnsi="Verdana"/>
          <w:color w:val="000000"/>
          <w:sz w:val="23"/>
          <w:szCs w:val="23"/>
          <w:lang w:val="en-US"/>
        </w:rPr>
        <w:t>A primitive data type specifies the size and type of variable values, and it has no additional methods.</w:t>
      </w:r>
    </w:p>
    <w:p w14:paraId="27D253FA" w14:textId="1EA3E3A2" w:rsidR="00857AE6" w:rsidRDefault="00857AE6" w:rsidP="00857AE6">
      <w:pPr>
        <w:pStyle w:val="a3"/>
        <w:shd w:val="clear" w:color="auto" w:fill="FFFFFF"/>
        <w:spacing w:before="288" w:beforeAutospacing="0" w:after="288" w:afterAutospacing="0"/>
        <w:rPr>
          <w:rFonts w:ascii="Verdana" w:hAnsi="Verdana"/>
          <w:color w:val="000000"/>
          <w:sz w:val="23"/>
          <w:szCs w:val="23"/>
          <w:lang w:val="en-US"/>
        </w:rPr>
      </w:pPr>
      <w:r w:rsidRPr="00857AE6">
        <w:rPr>
          <w:rFonts w:ascii="Verdana" w:hAnsi="Verdana"/>
          <w:color w:val="000000"/>
          <w:sz w:val="23"/>
          <w:szCs w:val="23"/>
          <w:lang w:val="en-US"/>
        </w:rPr>
        <w:t>There are eight primitive data types in Java:</w:t>
      </w:r>
    </w:p>
    <w:p w14:paraId="106090F3" w14:textId="77777777" w:rsidR="00E1305A" w:rsidRDefault="00E1305A" w:rsidP="00857AE6">
      <w:pPr>
        <w:pStyle w:val="a3"/>
        <w:shd w:val="clear" w:color="auto" w:fill="FFFFFF"/>
        <w:spacing w:before="288" w:beforeAutospacing="0" w:after="288" w:afterAutospacing="0"/>
        <w:rPr>
          <w:rFonts w:ascii="Verdana" w:hAnsi="Verdana"/>
          <w:color w:val="000000"/>
          <w:sz w:val="23"/>
          <w:szCs w:val="23"/>
          <w:lang w:val="en-US"/>
        </w:rPr>
      </w:pPr>
    </w:p>
    <w:p w14:paraId="13D47D5D" w14:textId="75F2EF5C" w:rsidR="00857AE6" w:rsidRPr="00857AE6" w:rsidRDefault="003E4D51" w:rsidP="00857AE6">
      <w:pPr>
        <w:pStyle w:val="a3"/>
        <w:shd w:val="clear" w:color="auto" w:fill="FFFFFF"/>
        <w:spacing w:before="288" w:beforeAutospacing="0" w:after="288" w:afterAutospacing="0"/>
        <w:rPr>
          <w:rFonts w:ascii="Verdana" w:hAnsi="Verdana"/>
          <w:color w:val="000000"/>
          <w:sz w:val="23"/>
          <w:szCs w:val="23"/>
          <w:lang w:val="en-US"/>
        </w:rPr>
      </w:pPr>
      <w:r w:rsidRPr="003E4D51">
        <w:rPr>
          <w:rFonts w:ascii="Verdana" w:hAnsi="Verdana"/>
          <w:noProof/>
          <w:color w:val="000000"/>
          <w:sz w:val="23"/>
          <w:szCs w:val="23"/>
          <w:lang w:val="en-US"/>
        </w:rPr>
        <w:drawing>
          <wp:inline distT="0" distB="0" distL="0" distR="0" wp14:anchorId="03D5A52C" wp14:editId="5B888003">
            <wp:extent cx="5731510" cy="2735580"/>
            <wp:effectExtent l="0" t="0" r="2540" b="762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735580"/>
                    </a:xfrm>
                    <a:prstGeom prst="rect">
                      <a:avLst/>
                    </a:prstGeom>
                  </pic:spPr>
                </pic:pic>
              </a:graphicData>
            </a:graphic>
          </wp:inline>
        </w:drawing>
      </w:r>
    </w:p>
    <w:p w14:paraId="3D66E538" w14:textId="619163FD" w:rsidR="003E4D51" w:rsidRDefault="003E4D51">
      <w:pPr>
        <w:rPr>
          <w:lang w:val="en-US"/>
        </w:rPr>
      </w:pPr>
      <w:r w:rsidRPr="003E4D51">
        <w:rPr>
          <w:noProof/>
          <w:lang w:val="en-US"/>
        </w:rPr>
        <w:lastRenderedPageBreak/>
        <w:drawing>
          <wp:inline distT="0" distB="0" distL="0" distR="0" wp14:anchorId="5E7ADC9B" wp14:editId="1E545FC9">
            <wp:extent cx="5387975" cy="3116580"/>
            <wp:effectExtent l="0" t="0" r="3175" b="762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93698" cy="3119890"/>
                    </a:xfrm>
                    <a:prstGeom prst="rect">
                      <a:avLst/>
                    </a:prstGeom>
                  </pic:spPr>
                </pic:pic>
              </a:graphicData>
            </a:graphic>
          </wp:inline>
        </w:drawing>
      </w:r>
    </w:p>
    <w:p w14:paraId="3C98F41F" w14:textId="77777777" w:rsidR="003E4D51" w:rsidRPr="003E4D51" w:rsidRDefault="003E4D51" w:rsidP="003E4D51">
      <w:pPr>
        <w:shd w:val="clear" w:color="auto" w:fill="FFFFFF"/>
        <w:spacing w:before="150" w:after="150" w:line="240" w:lineRule="auto"/>
        <w:outlineLvl w:val="1"/>
        <w:rPr>
          <w:rFonts w:ascii="Segoe UI" w:eastAsia="Times New Roman" w:hAnsi="Segoe UI" w:cs="Segoe UI"/>
          <w:color w:val="000000"/>
          <w:sz w:val="48"/>
          <w:szCs w:val="48"/>
          <w:lang w:val="en-US" w:eastAsia="ru-RU"/>
        </w:rPr>
      </w:pPr>
      <w:r w:rsidRPr="003E4D51">
        <w:rPr>
          <w:rFonts w:ascii="Segoe UI" w:eastAsia="Times New Roman" w:hAnsi="Segoe UI" w:cs="Segoe UI"/>
          <w:color w:val="000000"/>
          <w:sz w:val="48"/>
          <w:szCs w:val="48"/>
          <w:lang w:val="en-US" w:eastAsia="ru-RU"/>
        </w:rPr>
        <w:t>Non-Primitive Data Types</w:t>
      </w:r>
    </w:p>
    <w:p w14:paraId="52DA2366" w14:textId="77777777" w:rsidR="003E4D51" w:rsidRPr="003E4D51" w:rsidRDefault="003E4D51" w:rsidP="003E4D51">
      <w:pPr>
        <w:shd w:val="clear" w:color="auto" w:fill="FFFFFF"/>
        <w:spacing w:before="288" w:after="288" w:line="240" w:lineRule="auto"/>
        <w:rPr>
          <w:rFonts w:ascii="Verdana" w:eastAsia="Times New Roman" w:hAnsi="Verdana" w:cs="Times New Roman"/>
          <w:color w:val="000000"/>
          <w:sz w:val="23"/>
          <w:szCs w:val="23"/>
          <w:lang w:val="en-US" w:eastAsia="ru-RU"/>
        </w:rPr>
      </w:pPr>
      <w:r w:rsidRPr="003E4D51">
        <w:rPr>
          <w:rFonts w:ascii="Verdana" w:eastAsia="Times New Roman" w:hAnsi="Verdana" w:cs="Times New Roman"/>
          <w:color w:val="000000"/>
          <w:sz w:val="23"/>
          <w:szCs w:val="23"/>
          <w:lang w:val="en-US" w:eastAsia="ru-RU"/>
        </w:rPr>
        <w:t>Non-primitive data types are called </w:t>
      </w:r>
      <w:r w:rsidRPr="003E4D51">
        <w:rPr>
          <w:rFonts w:ascii="Verdana" w:eastAsia="Times New Roman" w:hAnsi="Verdana" w:cs="Times New Roman"/>
          <w:b/>
          <w:bCs/>
          <w:color w:val="000000"/>
          <w:sz w:val="23"/>
          <w:szCs w:val="23"/>
          <w:lang w:val="en-US" w:eastAsia="ru-RU"/>
        </w:rPr>
        <w:t>reference types</w:t>
      </w:r>
      <w:r w:rsidRPr="003E4D51">
        <w:rPr>
          <w:rFonts w:ascii="Verdana" w:eastAsia="Times New Roman" w:hAnsi="Verdana" w:cs="Times New Roman"/>
          <w:color w:val="000000"/>
          <w:sz w:val="23"/>
          <w:szCs w:val="23"/>
          <w:lang w:val="en-US" w:eastAsia="ru-RU"/>
        </w:rPr>
        <w:t> because they refer to objects.</w:t>
      </w:r>
    </w:p>
    <w:p w14:paraId="158CED9A" w14:textId="77777777" w:rsidR="003E4D51" w:rsidRPr="003E4D51" w:rsidRDefault="003E4D51" w:rsidP="003E4D51">
      <w:pPr>
        <w:shd w:val="clear" w:color="auto" w:fill="FFFFFF"/>
        <w:spacing w:before="288" w:after="288" w:line="240" w:lineRule="auto"/>
        <w:rPr>
          <w:rFonts w:ascii="Verdana" w:eastAsia="Times New Roman" w:hAnsi="Verdana" w:cs="Times New Roman"/>
          <w:color w:val="000000"/>
          <w:sz w:val="23"/>
          <w:szCs w:val="23"/>
          <w:lang w:val="en-US" w:eastAsia="ru-RU"/>
        </w:rPr>
      </w:pPr>
      <w:r w:rsidRPr="003E4D51">
        <w:rPr>
          <w:rFonts w:ascii="Verdana" w:eastAsia="Times New Roman" w:hAnsi="Verdana" w:cs="Times New Roman"/>
          <w:color w:val="000000"/>
          <w:sz w:val="23"/>
          <w:szCs w:val="23"/>
          <w:lang w:val="en-US" w:eastAsia="ru-RU"/>
        </w:rPr>
        <w:t>The main difference between </w:t>
      </w:r>
      <w:r w:rsidRPr="003E4D51">
        <w:rPr>
          <w:rFonts w:ascii="Verdana" w:eastAsia="Times New Roman" w:hAnsi="Verdana" w:cs="Times New Roman"/>
          <w:b/>
          <w:bCs/>
          <w:color w:val="000000"/>
          <w:sz w:val="23"/>
          <w:szCs w:val="23"/>
          <w:lang w:val="en-US" w:eastAsia="ru-RU"/>
        </w:rPr>
        <w:t>primitive</w:t>
      </w:r>
      <w:r w:rsidRPr="003E4D51">
        <w:rPr>
          <w:rFonts w:ascii="Verdana" w:eastAsia="Times New Roman" w:hAnsi="Verdana" w:cs="Times New Roman"/>
          <w:color w:val="000000"/>
          <w:sz w:val="23"/>
          <w:szCs w:val="23"/>
          <w:lang w:val="en-US" w:eastAsia="ru-RU"/>
        </w:rPr>
        <w:t> and </w:t>
      </w:r>
      <w:r w:rsidRPr="003E4D51">
        <w:rPr>
          <w:rFonts w:ascii="Verdana" w:eastAsia="Times New Roman" w:hAnsi="Verdana" w:cs="Times New Roman"/>
          <w:b/>
          <w:bCs/>
          <w:color w:val="000000"/>
          <w:sz w:val="23"/>
          <w:szCs w:val="23"/>
          <w:lang w:val="en-US" w:eastAsia="ru-RU"/>
        </w:rPr>
        <w:t>non-primitive</w:t>
      </w:r>
      <w:r w:rsidRPr="003E4D51">
        <w:rPr>
          <w:rFonts w:ascii="Verdana" w:eastAsia="Times New Roman" w:hAnsi="Verdana" w:cs="Times New Roman"/>
          <w:color w:val="000000"/>
          <w:sz w:val="23"/>
          <w:szCs w:val="23"/>
          <w:lang w:val="en-US" w:eastAsia="ru-RU"/>
        </w:rPr>
        <w:t> data types are:</w:t>
      </w:r>
    </w:p>
    <w:p w14:paraId="5A83F5D9" w14:textId="77777777" w:rsidR="003E4D51" w:rsidRPr="003E4D51" w:rsidRDefault="003E4D51" w:rsidP="003E4D51">
      <w:pPr>
        <w:numPr>
          <w:ilvl w:val="0"/>
          <w:numId w:val="4"/>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3E4D51">
        <w:rPr>
          <w:rFonts w:ascii="Verdana" w:eastAsia="Times New Roman" w:hAnsi="Verdana" w:cs="Times New Roman"/>
          <w:color w:val="000000"/>
          <w:sz w:val="23"/>
          <w:szCs w:val="23"/>
          <w:lang w:val="en-US" w:eastAsia="ru-RU"/>
        </w:rPr>
        <w:t>Primitive types are predefined (already defined) in Java. Non-primitive types are created by the programmer and is not defined by Java (except for </w:t>
      </w:r>
      <w:r w:rsidRPr="003E4D51">
        <w:rPr>
          <w:rFonts w:ascii="Consolas" w:eastAsia="Times New Roman" w:hAnsi="Consolas" w:cs="Courier New"/>
          <w:color w:val="DC143C"/>
          <w:sz w:val="20"/>
          <w:szCs w:val="20"/>
          <w:lang w:val="en-US" w:eastAsia="ru-RU"/>
        </w:rPr>
        <w:t>String</w:t>
      </w:r>
      <w:r w:rsidRPr="003E4D51">
        <w:rPr>
          <w:rFonts w:ascii="Verdana" w:eastAsia="Times New Roman" w:hAnsi="Verdana" w:cs="Times New Roman"/>
          <w:color w:val="000000"/>
          <w:sz w:val="23"/>
          <w:szCs w:val="23"/>
          <w:lang w:val="en-US" w:eastAsia="ru-RU"/>
        </w:rPr>
        <w:t>).</w:t>
      </w:r>
    </w:p>
    <w:p w14:paraId="137B7BEC" w14:textId="77777777" w:rsidR="003E4D51" w:rsidRPr="003E4D51" w:rsidRDefault="003E4D51" w:rsidP="003E4D51">
      <w:pPr>
        <w:numPr>
          <w:ilvl w:val="0"/>
          <w:numId w:val="4"/>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3E4D51">
        <w:rPr>
          <w:rFonts w:ascii="Verdana" w:eastAsia="Times New Roman" w:hAnsi="Verdana" w:cs="Times New Roman"/>
          <w:color w:val="000000"/>
          <w:sz w:val="23"/>
          <w:szCs w:val="23"/>
          <w:lang w:val="en-US" w:eastAsia="ru-RU"/>
        </w:rPr>
        <w:t>Non-primitive types can be used to call methods to perform certain operations, while primitive types cannot.</w:t>
      </w:r>
    </w:p>
    <w:p w14:paraId="034DCA68" w14:textId="77777777" w:rsidR="003E4D51" w:rsidRPr="003E4D51" w:rsidRDefault="003E4D51" w:rsidP="003E4D51">
      <w:pPr>
        <w:numPr>
          <w:ilvl w:val="0"/>
          <w:numId w:val="4"/>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3E4D51">
        <w:rPr>
          <w:rFonts w:ascii="Verdana" w:eastAsia="Times New Roman" w:hAnsi="Verdana" w:cs="Times New Roman"/>
          <w:color w:val="000000"/>
          <w:sz w:val="23"/>
          <w:szCs w:val="23"/>
          <w:lang w:val="en-US" w:eastAsia="ru-RU"/>
        </w:rPr>
        <w:t>A primitive type has always a value, while non-primitive types can be </w:t>
      </w:r>
      <w:r w:rsidRPr="003E4D51">
        <w:rPr>
          <w:rFonts w:ascii="Consolas" w:eastAsia="Times New Roman" w:hAnsi="Consolas" w:cs="Courier New"/>
          <w:color w:val="DC143C"/>
          <w:sz w:val="20"/>
          <w:szCs w:val="20"/>
          <w:lang w:val="en-US" w:eastAsia="ru-RU"/>
        </w:rPr>
        <w:t>null</w:t>
      </w:r>
      <w:r w:rsidRPr="003E4D51">
        <w:rPr>
          <w:rFonts w:ascii="Verdana" w:eastAsia="Times New Roman" w:hAnsi="Verdana" w:cs="Times New Roman"/>
          <w:color w:val="000000"/>
          <w:sz w:val="23"/>
          <w:szCs w:val="23"/>
          <w:lang w:val="en-US" w:eastAsia="ru-RU"/>
        </w:rPr>
        <w:t>.</w:t>
      </w:r>
    </w:p>
    <w:p w14:paraId="5A5A97B3" w14:textId="77777777" w:rsidR="003E4D51" w:rsidRPr="003E4D51" w:rsidRDefault="003E4D51" w:rsidP="003E4D51">
      <w:pPr>
        <w:numPr>
          <w:ilvl w:val="0"/>
          <w:numId w:val="4"/>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3E4D51">
        <w:rPr>
          <w:rFonts w:ascii="Verdana" w:eastAsia="Times New Roman" w:hAnsi="Verdana" w:cs="Times New Roman"/>
          <w:color w:val="000000"/>
          <w:sz w:val="23"/>
          <w:szCs w:val="23"/>
          <w:lang w:val="en-US" w:eastAsia="ru-RU"/>
        </w:rPr>
        <w:t xml:space="preserve">A primitive type starts with a lowercase letter, while non-primitive types </w:t>
      </w:r>
      <w:proofErr w:type="gramStart"/>
      <w:r w:rsidRPr="003E4D51">
        <w:rPr>
          <w:rFonts w:ascii="Verdana" w:eastAsia="Times New Roman" w:hAnsi="Verdana" w:cs="Times New Roman"/>
          <w:color w:val="000000"/>
          <w:sz w:val="23"/>
          <w:szCs w:val="23"/>
          <w:lang w:val="en-US" w:eastAsia="ru-RU"/>
        </w:rPr>
        <w:t>starts</w:t>
      </w:r>
      <w:proofErr w:type="gramEnd"/>
      <w:r w:rsidRPr="003E4D51">
        <w:rPr>
          <w:rFonts w:ascii="Verdana" w:eastAsia="Times New Roman" w:hAnsi="Verdana" w:cs="Times New Roman"/>
          <w:color w:val="000000"/>
          <w:sz w:val="23"/>
          <w:szCs w:val="23"/>
          <w:lang w:val="en-US" w:eastAsia="ru-RU"/>
        </w:rPr>
        <w:t xml:space="preserve"> with an uppercase letter.</w:t>
      </w:r>
    </w:p>
    <w:p w14:paraId="607A9667" w14:textId="77777777" w:rsidR="003E4D51" w:rsidRPr="003E4D51" w:rsidRDefault="003E4D51" w:rsidP="003E4D51">
      <w:pPr>
        <w:numPr>
          <w:ilvl w:val="0"/>
          <w:numId w:val="4"/>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3E4D51">
        <w:rPr>
          <w:rFonts w:ascii="Verdana" w:eastAsia="Times New Roman" w:hAnsi="Verdana" w:cs="Times New Roman"/>
          <w:color w:val="000000"/>
          <w:sz w:val="23"/>
          <w:szCs w:val="23"/>
          <w:lang w:val="en-US" w:eastAsia="ru-RU"/>
        </w:rPr>
        <w:t>The size of a primitive type depends on the data type, while non-primitive types have all the same size.</w:t>
      </w:r>
    </w:p>
    <w:p w14:paraId="59E8DF3C" w14:textId="77777777" w:rsidR="003E4D51" w:rsidRPr="003E4D51" w:rsidRDefault="003E4D51" w:rsidP="003E4D51">
      <w:pPr>
        <w:shd w:val="clear" w:color="auto" w:fill="FFFFFF"/>
        <w:spacing w:before="288" w:after="288" w:line="240" w:lineRule="auto"/>
        <w:rPr>
          <w:rFonts w:ascii="Verdana" w:eastAsia="Times New Roman" w:hAnsi="Verdana" w:cs="Times New Roman"/>
          <w:color w:val="000000"/>
          <w:sz w:val="23"/>
          <w:szCs w:val="23"/>
          <w:lang w:val="en-US" w:eastAsia="ru-RU"/>
        </w:rPr>
      </w:pPr>
      <w:r w:rsidRPr="003E4D51">
        <w:rPr>
          <w:rFonts w:ascii="Verdana" w:eastAsia="Times New Roman" w:hAnsi="Verdana" w:cs="Times New Roman"/>
          <w:color w:val="000000"/>
          <w:sz w:val="23"/>
          <w:szCs w:val="23"/>
          <w:lang w:val="en-US" w:eastAsia="ru-RU"/>
        </w:rPr>
        <w:t>Examples of non-primitive types are </w:t>
      </w:r>
      <w:hyperlink r:id="rId13" w:history="1">
        <w:r w:rsidRPr="003E4D51">
          <w:rPr>
            <w:rFonts w:ascii="Verdana" w:eastAsia="Times New Roman" w:hAnsi="Verdana" w:cs="Times New Roman"/>
            <w:color w:val="0000FF"/>
            <w:sz w:val="23"/>
            <w:szCs w:val="23"/>
            <w:u w:val="single"/>
            <w:lang w:val="en-US" w:eastAsia="ru-RU"/>
          </w:rPr>
          <w:t>Strings</w:t>
        </w:r>
      </w:hyperlink>
      <w:r w:rsidRPr="003E4D51">
        <w:rPr>
          <w:rFonts w:ascii="Verdana" w:eastAsia="Times New Roman" w:hAnsi="Verdana" w:cs="Times New Roman"/>
          <w:color w:val="000000"/>
          <w:sz w:val="23"/>
          <w:szCs w:val="23"/>
          <w:lang w:val="en-US" w:eastAsia="ru-RU"/>
        </w:rPr>
        <w:t>, </w:t>
      </w:r>
      <w:hyperlink r:id="rId14" w:history="1">
        <w:r w:rsidRPr="003E4D51">
          <w:rPr>
            <w:rFonts w:ascii="Verdana" w:eastAsia="Times New Roman" w:hAnsi="Verdana" w:cs="Times New Roman"/>
            <w:color w:val="0000FF"/>
            <w:sz w:val="23"/>
            <w:szCs w:val="23"/>
            <w:u w:val="single"/>
            <w:lang w:val="en-US" w:eastAsia="ru-RU"/>
          </w:rPr>
          <w:t>Arrays</w:t>
        </w:r>
      </w:hyperlink>
      <w:r w:rsidRPr="003E4D51">
        <w:rPr>
          <w:rFonts w:ascii="Verdana" w:eastAsia="Times New Roman" w:hAnsi="Verdana" w:cs="Times New Roman"/>
          <w:color w:val="000000"/>
          <w:sz w:val="23"/>
          <w:szCs w:val="23"/>
          <w:lang w:val="en-US" w:eastAsia="ru-RU"/>
        </w:rPr>
        <w:t>, </w:t>
      </w:r>
      <w:hyperlink r:id="rId15" w:history="1">
        <w:r w:rsidRPr="003E4D51">
          <w:rPr>
            <w:rFonts w:ascii="Verdana" w:eastAsia="Times New Roman" w:hAnsi="Verdana" w:cs="Times New Roman"/>
            <w:color w:val="0000FF"/>
            <w:sz w:val="23"/>
            <w:szCs w:val="23"/>
            <w:u w:val="single"/>
            <w:lang w:val="en-US" w:eastAsia="ru-RU"/>
          </w:rPr>
          <w:t>Classes, </w:t>
        </w:r>
      </w:hyperlink>
      <w:hyperlink r:id="rId16" w:history="1">
        <w:r w:rsidRPr="003E4D51">
          <w:rPr>
            <w:rFonts w:ascii="Verdana" w:eastAsia="Times New Roman" w:hAnsi="Verdana" w:cs="Times New Roman"/>
            <w:color w:val="0000FF"/>
            <w:sz w:val="23"/>
            <w:szCs w:val="23"/>
            <w:u w:val="single"/>
            <w:lang w:val="en-US" w:eastAsia="ru-RU"/>
          </w:rPr>
          <w:t>Interface</w:t>
        </w:r>
      </w:hyperlink>
      <w:r w:rsidRPr="003E4D51">
        <w:rPr>
          <w:rFonts w:ascii="Verdana" w:eastAsia="Times New Roman" w:hAnsi="Verdana" w:cs="Times New Roman"/>
          <w:color w:val="000000"/>
          <w:sz w:val="23"/>
          <w:szCs w:val="23"/>
          <w:lang w:val="en-US" w:eastAsia="ru-RU"/>
        </w:rPr>
        <w:t>, etc. You will learn more about these in a later chapter.</w:t>
      </w:r>
    </w:p>
    <w:p w14:paraId="21B5D008" w14:textId="25EB5C3E" w:rsidR="003E4D51" w:rsidRDefault="003E4D51">
      <w:pPr>
        <w:rPr>
          <w:lang w:val="en-US"/>
        </w:rPr>
      </w:pPr>
    </w:p>
    <w:p w14:paraId="513E6F2B" w14:textId="633BAABF" w:rsidR="00E1305A" w:rsidRDefault="00E1305A">
      <w:pPr>
        <w:rPr>
          <w:lang w:val="en-US"/>
        </w:rPr>
      </w:pPr>
    </w:p>
    <w:p w14:paraId="03125155" w14:textId="70C6EB97" w:rsidR="00E1305A" w:rsidRDefault="00E1305A">
      <w:pPr>
        <w:rPr>
          <w:lang w:val="en-US"/>
        </w:rPr>
      </w:pPr>
    </w:p>
    <w:p w14:paraId="1A48E52A" w14:textId="798C36A0" w:rsidR="00E1305A" w:rsidRDefault="00E1305A">
      <w:pPr>
        <w:rPr>
          <w:lang w:val="en-US"/>
        </w:rPr>
      </w:pPr>
    </w:p>
    <w:p w14:paraId="13188513" w14:textId="2EB5E193" w:rsidR="00E1305A" w:rsidRDefault="00E1305A">
      <w:pPr>
        <w:rPr>
          <w:lang w:val="en-US"/>
        </w:rPr>
      </w:pPr>
    </w:p>
    <w:p w14:paraId="4BF28FEB" w14:textId="77777777" w:rsidR="00E1305A" w:rsidRPr="00E1305A" w:rsidRDefault="00E1305A" w:rsidP="00E1305A">
      <w:pPr>
        <w:shd w:val="clear" w:color="auto" w:fill="FFFFFF"/>
        <w:spacing w:before="150" w:after="150" w:line="240" w:lineRule="auto"/>
        <w:outlineLvl w:val="1"/>
        <w:rPr>
          <w:rFonts w:ascii="Segoe UI" w:eastAsia="Times New Roman" w:hAnsi="Segoe UI" w:cs="Segoe UI"/>
          <w:color w:val="000000"/>
          <w:sz w:val="48"/>
          <w:szCs w:val="48"/>
          <w:lang w:val="en-US" w:eastAsia="ru-RU"/>
        </w:rPr>
      </w:pPr>
      <w:r w:rsidRPr="00E1305A">
        <w:rPr>
          <w:rFonts w:ascii="Segoe UI" w:eastAsia="Times New Roman" w:hAnsi="Segoe UI" w:cs="Segoe UI"/>
          <w:color w:val="000000"/>
          <w:sz w:val="48"/>
          <w:szCs w:val="48"/>
          <w:lang w:val="en-US" w:eastAsia="ru-RU"/>
        </w:rPr>
        <w:lastRenderedPageBreak/>
        <w:t>Java Type Casting</w:t>
      </w:r>
    </w:p>
    <w:p w14:paraId="3388051C" w14:textId="77777777" w:rsidR="00E1305A" w:rsidRPr="00E1305A" w:rsidRDefault="00E1305A" w:rsidP="00E1305A">
      <w:pPr>
        <w:shd w:val="clear" w:color="auto" w:fill="FFFFFF"/>
        <w:spacing w:before="288" w:after="288" w:line="240" w:lineRule="auto"/>
        <w:rPr>
          <w:rFonts w:ascii="Verdana" w:eastAsia="Times New Roman" w:hAnsi="Verdana" w:cs="Times New Roman"/>
          <w:color w:val="000000"/>
          <w:sz w:val="23"/>
          <w:szCs w:val="23"/>
          <w:lang w:val="en-US" w:eastAsia="ru-RU"/>
        </w:rPr>
      </w:pPr>
      <w:r w:rsidRPr="00E1305A">
        <w:rPr>
          <w:rFonts w:ascii="Verdana" w:eastAsia="Times New Roman" w:hAnsi="Verdana" w:cs="Times New Roman"/>
          <w:color w:val="000000"/>
          <w:sz w:val="23"/>
          <w:szCs w:val="23"/>
          <w:lang w:val="en-US" w:eastAsia="ru-RU"/>
        </w:rPr>
        <w:t>Type casting is when you assign a value of one primitive data type to another type.</w:t>
      </w:r>
    </w:p>
    <w:p w14:paraId="0438DBBE" w14:textId="77777777" w:rsidR="00E1305A" w:rsidRPr="00E1305A" w:rsidRDefault="00E1305A" w:rsidP="00E1305A">
      <w:pPr>
        <w:shd w:val="clear" w:color="auto" w:fill="FFFFFF"/>
        <w:spacing w:before="288" w:after="288" w:line="240" w:lineRule="auto"/>
        <w:rPr>
          <w:rFonts w:ascii="Verdana" w:eastAsia="Times New Roman" w:hAnsi="Verdana" w:cs="Times New Roman"/>
          <w:color w:val="000000"/>
          <w:sz w:val="23"/>
          <w:szCs w:val="23"/>
          <w:lang w:val="en-US" w:eastAsia="ru-RU"/>
        </w:rPr>
      </w:pPr>
      <w:r w:rsidRPr="00E1305A">
        <w:rPr>
          <w:rFonts w:ascii="Verdana" w:eastAsia="Times New Roman" w:hAnsi="Verdana" w:cs="Times New Roman"/>
          <w:color w:val="000000"/>
          <w:sz w:val="23"/>
          <w:szCs w:val="23"/>
          <w:lang w:val="en-US" w:eastAsia="ru-RU"/>
        </w:rPr>
        <w:t>In Java, there are two types of casting:</w:t>
      </w:r>
    </w:p>
    <w:p w14:paraId="1452AFF7" w14:textId="77777777" w:rsidR="00E1305A" w:rsidRPr="00E1305A" w:rsidRDefault="00E1305A" w:rsidP="00E1305A">
      <w:pPr>
        <w:numPr>
          <w:ilvl w:val="0"/>
          <w:numId w:val="5"/>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E1305A">
        <w:rPr>
          <w:rFonts w:ascii="Verdana" w:eastAsia="Times New Roman" w:hAnsi="Verdana" w:cs="Times New Roman"/>
          <w:b/>
          <w:bCs/>
          <w:color w:val="000000"/>
          <w:sz w:val="23"/>
          <w:szCs w:val="23"/>
          <w:lang w:val="en-US" w:eastAsia="ru-RU"/>
        </w:rPr>
        <w:t>Widening Casting</w:t>
      </w:r>
      <w:r w:rsidRPr="00E1305A">
        <w:rPr>
          <w:rFonts w:ascii="Verdana" w:eastAsia="Times New Roman" w:hAnsi="Verdana" w:cs="Times New Roman"/>
          <w:color w:val="000000"/>
          <w:sz w:val="23"/>
          <w:szCs w:val="23"/>
          <w:lang w:val="en-US" w:eastAsia="ru-RU"/>
        </w:rPr>
        <w:t> (automatically) - converting a smaller type to a larger type size</w:t>
      </w:r>
      <w:r w:rsidRPr="00E1305A">
        <w:rPr>
          <w:rFonts w:ascii="Verdana" w:eastAsia="Times New Roman" w:hAnsi="Verdana" w:cs="Times New Roman"/>
          <w:color w:val="000000"/>
          <w:sz w:val="23"/>
          <w:szCs w:val="23"/>
          <w:lang w:val="en-US" w:eastAsia="ru-RU"/>
        </w:rPr>
        <w:br/>
      </w:r>
      <w:r w:rsidRPr="00E1305A">
        <w:rPr>
          <w:rFonts w:ascii="Consolas" w:eastAsia="Times New Roman" w:hAnsi="Consolas" w:cs="Courier New"/>
          <w:color w:val="DC143C"/>
          <w:sz w:val="20"/>
          <w:szCs w:val="20"/>
          <w:lang w:val="en-US" w:eastAsia="ru-RU"/>
        </w:rPr>
        <w:t>byte</w:t>
      </w:r>
      <w:r w:rsidRPr="00E1305A">
        <w:rPr>
          <w:rFonts w:ascii="Verdana" w:eastAsia="Times New Roman" w:hAnsi="Verdana" w:cs="Times New Roman"/>
          <w:color w:val="000000"/>
          <w:sz w:val="23"/>
          <w:szCs w:val="23"/>
          <w:lang w:val="en-US" w:eastAsia="ru-RU"/>
        </w:rPr>
        <w:t> -&gt; </w:t>
      </w:r>
      <w:r w:rsidRPr="00E1305A">
        <w:rPr>
          <w:rFonts w:ascii="Consolas" w:eastAsia="Times New Roman" w:hAnsi="Consolas" w:cs="Courier New"/>
          <w:color w:val="DC143C"/>
          <w:sz w:val="20"/>
          <w:szCs w:val="20"/>
          <w:lang w:val="en-US" w:eastAsia="ru-RU"/>
        </w:rPr>
        <w:t>short</w:t>
      </w:r>
      <w:r w:rsidRPr="00E1305A">
        <w:rPr>
          <w:rFonts w:ascii="Verdana" w:eastAsia="Times New Roman" w:hAnsi="Verdana" w:cs="Times New Roman"/>
          <w:color w:val="000000"/>
          <w:sz w:val="23"/>
          <w:szCs w:val="23"/>
          <w:lang w:val="en-US" w:eastAsia="ru-RU"/>
        </w:rPr>
        <w:t> -&gt; </w:t>
      </w:r>
      <w:r w:rsidRPr="00E1305A">
        <w:rPr>
          <w:rFonts w:ascii="Consolas" w:eastAsia="Times New Roman" w:hAnsi="Consolas" w:cs="Courier New"/>
          <w:color w:val="DC143C"/>
          <w:sz w:val="20"/>
          <w:szCs w:val="20"/>
          <w:lang w:val="en-US" w:eastAsia="ru-RU"/>
        </w:rPr>
        <w:t>char</w:t>
      </w:r>
      <w:r w:rsidRPr="00E1305A">
        <w:rPr>
          <w:rFonts w:ascii="Verdana" w:eastAsia="Times New Roman" w:hAnsi="Verdana" w:cs="Times New Roman"/>
          <w:color w:val="000000"/>
          <w:sz w:val="23"/>
          <w:szCs w:val="23"/>
          <w:lang w:val="en-US" w:eastAsia="ru-RU"/>
        </w:rPr>
        <w:t> -&gt; </w:t>
      </w:r>
      <w:r w:rsidRPr="00E1305A">
        <w:rPr>
          <w:rFonts w:ascii="Consolas" w:eastAsia="Times New Roman" w:hAnsi="Consolas" w:cs="Courier New"/>
          <w:color w:val="DC143C"/>
          <w:sz w:val="20"/>
          <w:szCs w:val="20"/>
          <w:lang w:val="en-US" w:eastAsia="ru-RU"/>
        </w:rPr>
        <w:t>int</w:t>
      </w:r>
      <w:r w:rsidRPr="00E1305A">
        <w:rPr>
          <w:rFonts w:ascii="Verdana" w:eastAsia="Times New Roman" w:hAnsi="Verdana" w:cs="Times New Roman"/>
          <w:color w:val="000000"/>
          <w:sz w:val="23"/>
          <w:szCs w:val="23"/>
          <w:lang w:val="en-US" w:eastAsia="ru-RU"/>
        </w:rPr>
        <w:t> -&gt; </w:t>
      </w:r>
      <w:r w:rsidRPr="00E1305A">
        <w:rPr>
          <w:rFonts w:ascii="Consolas" w:eastAsia="Times New Roman" w:hAnsi="Consolas" w:cs="Courier New"/>
          <w:color w:val="DC143C"/>
          <w:sz w:val="20"/>
          <w:szCs w:val="20"/>
          <w:lang w:val="en-US" w:eastAsia="ru-RU"/>
        </w:rPr>
        <w:t>long</w:t>
      </w:r>
      <w:r w:rsidRPr="00E1305A">
        <w:rPr>
          <w:rFonts w:ascii="Verdana" w:eastAsia="Times New Roman" w:hAnsi="Verdana" w:cs="Times New Roman"/>
          <w:color w:val="000000"/>
          <w:sz w:val="23"/>
          <w:szCs w:val="23"/>
          <w:lang w:val="en-US" w:eastAsia="ru-RU"/>
        </w:rPr>
        <w:t> -&gt; </w:t>
      </w:r>
      <w:r w:rsidRPr="00E1305A">
        <w:rPr>
          <w:rFonts w:ascii="Consolas" w:eastAsia="Times New Roman" w:hAnsi="Consolas" w:cs="Courier New"/>
          <w:color w:val="DC143C"/>
          <w:sz w:val="20"/>
          <w:szCs w:val="20"/>
          <w:lang w:val="en-US" w:eastAsia="ru-RU"/>
        </w:rPr>
        <w:t>float</w:t>
      </w:r>
      <w:r w:rsidRPr="00E1305A">
        <w:rPr>
          <w:rFonts w:ascii="Verdana" w:eastAsia="Times New Roman" w:hAnsi="Verdana" w:cs="Times New Roman"/>
          <w:color w:val="000000"/>
          <w:sz w:val="23"/>
          <w:szCs w:val="23"/>
          <w:lang w:val="en-US" w:eastAsia="ru-RU"/>
        </w:rPr>
        <w:t> -&gt; </w:t>
      </w:r>
      <w:r w:rsidRPr="00E1305A">
        <w:rPr>
          <w:rFonts w:ascii="Consolas" w:eastAsia="Times New Roman" w:hAnsi="Consolas" w:cs="Courier New"/>
          <w:color w:val="DC143C"/>
          <w:sz w:val="20"/>
          <w:szCs w:val="20"/>
          <w:lang w:val="en-US" w:eastAsia="ru-RU"/>
        </w:rPr>
        <w:t>double</w:t>
      </w:r>
      <w:r w:rsidRPr="00E1305A">
        <w:rPr>
          <w:rFonts w:ascii="Verdana" w:eastAsia="Times New Roman" w:hAnsi="Verdana" w:cs="Times New Roman"/>
          <w:color w:val="000000"/>
          <w:sz w:val="23"/>
          <w:szCs w:val="23"/>
          <w:lang w:val="en-US" w:eastAsia="ru-RU"/>
        </w:rPr>
        <w:br/>
      </w:r>
    </w:p>
    <w:p w14:paraId="43354317" w14:textId="77777777" w:rsidR="00E1305A" w:rsidRPr="00E1305A" w:rsidRDefault="00E1305A" w:rsidP="00E1305A">
      <w:pPr>
        <w:numPr>
          <w:ilvl w:val="0"/>
          <w:numId w:val="5"/>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E1305A">
        <w:rPr>
          <w:rFonts w:ascii="Verdana" w:eastAsia="Times New Roman" w:hAnsi="Verdana" w:cs="Times New Roman"/>
          <w:b/>
          <w:bCs/>
          <w:color w:val="000000"/>
          <w:sz w:val="23"/>
          <w:szCs w:val="23"/>
          <w:lang w:val="en-US" w:eastAsia="ru-RU"/>
        </w:rPr>
        <w:t>Narrowing Casting</w:t>
      </w:r>
      <w:r w:rsidRPr="00E1305A">
        <w:rPr>
          <w:rFonts w:ascii="Verdana" w:eastAsia="Times New Roman" w:hAnsi="Verdana" w:cs="Times New Roman"/>
          <w:color w:val="000000"/>
          <w:sz w:val="23"/>
          <w:szCs w:val="23"/>
          <w:lang w:val="en-US" w:eastAsia="ru-RU"/>
        </w:rPr>
        <w:t> (manually) - converting a larger type to a smaller size type</w:t>
      </w:r>
    </w:p>
    <w:p w14:paraId="129B9CAC" w14:textId="1CCD4BEB" w:rsidR="00E1305A" w:rsidRDefault="00E1305A">
      <w:pPr>
        <w:rPr>
          <w:lang w:val="en-US"/>
        </w:rPr>
      </w:pPr>
    </w:p>
    <w:p w14:paraId="0AE64965" w14:textId="3F9A650F" w:rsidR="00E1305A" w:rsidRDefault="00E1305A">
      <w:pPr>
        <w:rPr>
          <w:lang w:val="en-US"/>
        </w:rPr>
      </w:pPr>
    </w:p>
    <w:p w14:paraId="2123C139" w14:textId="73B87A33" w:rsidR="00E1305A" w:rsidRDefault="00E1305A">
      <w:pPr>
        <w:rPr>
          <w:lang w:val="en-US"/>
        </w:rPr>
      </w:pPr>
    </w:p>
    <w:p w14:paraId="0734F635" w14:textId="15D61683" w:rsidR="00E1305A" w:rsidRDefault="00E1305A">
      <w:pPr>
        <w:rPr>
          <w:lang w:val="en-US"/>
        </w:rPr>
      </w:pPr>
    </w:p>
    <w:p w14:paraId="512A6F76" w14:textId="6402F3D5" w:rsidR="00E1305A" w:rsidRDefault="00E1305A">
      <w:pPr>
        <w:rPr>
          <w:lang w:val="en-US"/>
        </w:rPr>
      </w:pPr>
    </w:p>
    <w:p w14:paraId="605116C8" w14:textId="21E3DFC8" w:rsidR="00E1305A" w:rsidRDefault="00E1305A">
      <w:pPr>
        <w:rPr>
          <w:lang w:val="en-US"/>
        </w:rPr>
      </w:pPr>
    </w:p>
    <w:p w14:paraId="3E0CCF6D" w14:textId="0C7E654A" w:rsidR="00E1305A" w:rsidRDefault="00E1305A">
      <w:pPr>
        <w:rPr>
          <w:lang w:val="en-US"/>
        </w:rPr>
      </w:pPr>
    </w:p>
    <w:p w14:paraId="68006F71" w14:textId="73C03EA7" w:rsidR="00E1305A" w:rsidRDefault="00E1305A">
      <w:pPr>
        <w:rPr>
          <w:lang w:val="en-US"/>
        </w:rPr>
      </w:pPr>
    </w:p>
    <w:p w14:paraId="31308F7E" w14:textId="2EFDB44F" w:rsidR="00E1305A" w:rsidRDefault="00E1305A">
      <w:pPr>
        <w:rPr>
          <w:lang w:val="en-US"/>
        </w:rPr>
      </w:pPr>
    </w:p>
    <w:p w14:paraId="55FB04E1" w14:textId="19F6FED6" w:rsidR="00E1305A" w:rsidRDefault="00E1305A">
      <w:pPr>
        <w:rPr>
          <w:lang w:val="en-US"/>
        </w:rPr>
      </w:pPr>
    </w:p>
    <w:p w14:paraId="339B1C14" w14:textId="6090F7EA" w:rsidR="00E1305A" w:rsidRDefault="00E1305A">
      <w:pPr>
        <w:rPr>
          <w:lang w:val="en-US"/>
        </w:rPr>
      </w:pPr>
    </w:p>
    <w:p w14:paraId="3483C53E" w14:textId="3E32B151" w:rsidR="00E1305A" w:rsidRDefault="00E1305A">
      <w:pPr>
        <w:rPr>
          <w:lang w:val="en-US"/>
        </w:rPr>
      </w:pPr>
    </w:p>
    <w:p w14:paraId="39C94971" w14:textId="7A1345CB" w:rsidR="00E1305A" w:rsidRDefault="00E1305A">
      <w:pPr>
        <w:rPr>
          <w:lang w:val="en-US"/>
        </w:rPr>
      </w:pPr>
    </w:p>
    <w:p w14:paraId="50698377" w14:textId="7AE55CD8" w:rsidR="00E1305A" w:rsidRDefault="00E1305A">
      <w:pPr>
        <w:rPr>
          <w:lang w:val="en-US"/>
        </w:rPr>
      </w:pPr>
    </w:p>
    <w:p w14:paraId="4C27CAE5" w14:textId="2D9F99EB" w:rsidR="00E1305A" w:rsidRDefault="00E1305A">
      <w:pPr>
        <w:rPr>
          <w:lang w:val="en-US"/>
        </w:rPr>
      </w:pPr>
    </w:p>
    <w:p w14:paraId="5EE0A755" w14:textId="6B805559" w:rsidR="00E1305A" w:rsidRDefault="00E1305A">
      <w:pPr>
        <w:rPr>
          <w:lang w:val="en-US"/>
        </w:rPr>
      </w:pPr>
    </w:p>
    <w:p w14:paraId="35571FA2" w14:textId="6A655DB2" w:rsidR="00E1305A" w:rsidRDefault="00E1305A">
      <w:pPr>
        <w:rPr>
          <w:lang w:val="en-US"/>
        </w:rPr>
      </w:pPr>
    </w:p>
    <w:p w14:paraId="4DC85951" w14:textId="1A176899" w:rsidR="00E1305A" w:rsidRDefault="00E1305A">
      <w:pPr>
        <w:rPr>
          <w:lang w:val="en-US"/>
        </w:rPr>
      </w:pPr>
    </w:p>
    <w:p w14:paraId="766DF97F" w14:textId="77777777" w:rsidR="00E1305A" w:rsidRDefault="00E1305A" w:rsidP="00E1305A">
      <w:pPr>
        <w:pStyle w:val="2"/>
        <w:shd w:val="clear" w:color="auto" w:fill="FFFFFF"/>
        <w:spacing w:before="150" w:beforeAutospacing="0" w:after="150" w:afterAutospacing="0"/>
        <w:rPr>
          <w:rFonts w:ascii="Segoe UI" w:hAnsi="Segoe UI" w:cs="Segoe UI"/>
          <w:b w:val="0"/>
          <w:bCs w:val="0"/>
          <w:color w:val="000000"/>
          <w:sz w:val="48"/>
          <w:szCs w:val="48"/>
          <w:lang w:val="en-US"/>
        </w:rPr>
      </w:pPr>
    </w:p>
    <w:p w14:paraId="2B6DA087" w14:textId="77777777" w:rsidR="00E1305A" w:rsidRDefault="00E1305A" w:rsidP="00E1305A">
      <w:pPr>
        <w:pStyle w:val="2"/>
        <w:shd w:val="clear" w:color="auto" w:fill="FFFFFF"/>
        <w:spacing w:before="150" w:beforeAutospacing="0" w:after="150" w:afterAutospacing="0"/>
        <w:rPr>
          <w:rFonts w:ascii="Segoe UI" w:hAnsi="Segoe UI" w:cs="Segoe UI"/>
          <w:b w:val="0"/>
          <w:bCs w:val="0"/>
          <w:color w:val="000000"/>
          <w:sz w:val="48"/>
          <w:szCs w:val="48"/>
          <w:lang w:val="en-US"/>
        </w:rPr>
      </w:pPr>
    </w:p>
    <w:p w14:paraId="410DA711" w14:textId="74097F82" w:rsidR="00E1305A" w:rsidRPr="00E1305A" w:rsidRDefault="00E1305A" w:rsidP="00E1305A">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E1305A">
        <w:rPr>
          <w:rFonts w:ascii="Segoe UI" w:hAnsi="Segoe UI" w:cs="Segoe UI"/>
          <w:b w:val="0"/>
          <w:bCs w:val="0"/>
          <w:color w:val="000000"/>
          <w:sz w:val="48"/>
          <w:szCs w:val="48"/>
          <w:lang w:val="en-US"/>
        </w:rPr>
        <w:lastRenderedPageBreak/>
        <w:t>Java Operators</w:t>
      </w:r>
    </w:p>
    <w:p w14:paraId="43CF1D9A" w14:textId="77777777" w:rsidR="00E1305A" w:rsidRPr="00E1305A" w:rsidRDefault="00E1305A" w:rsidP="00E1305A">
      <w:pPr>
        <w:pStyle w:val="a3"/>
        <w:shd w:val="clear" w:color="auto" w:fill="FFFFFF"/>
        <w:spacing w:before="288" w:beforeAutospacing="0" w:after="288" w:afterAutospacing="0"/>
        <w:rPr>
          <w:rFonts w:ascii="Verdana" w:hAnsi="Verdana"/>
          <w:color w:val="000000"/>
          <w:sz w:val="23"/>
          <w:szCs w:val="23"/>
          <w:lang w:val="en-US"/>
        </w:rPr>
      </w:pPr>
      <w:r w:rsidRPr="00E1305A">
        <w:rPr>
          <w:rFonts w:ascii="Verdana" w:hAnsi="Verdana"/>
          <w:color w:val="000000"/>
          <w:sz w:val="23"/>
          <w:szCs w:val="23"/>
          <w:lang w:val="en-US"/>
        </w:rPr>
        <w:t>Operators are used to perform operations on variables and values.</w:t>
      </w:r>
    </w:p>
    <w:p w14:paraId="302A77E6" w14:textId="77777777" w:rsidR="00E1305A" w:rsidRPr="00E1305A" w:rsidRDefault="00E1305A" w:rsidP="00E1305A">
      <w:pPr>
        <w:pStyle w:val="a3"/>
        <w:shd w:val="clear" w:color="auto" w:fill="FFFFFF"/>
        <w:spacing w:before="288" w:beforeAutospacing="0" w:after="288" w:afterAutospacing="0"/>
        <w:rPr>
          <w:rFonts w:ascii="Verdana" w:hAnsi="Verdana"/>
          <w:color w:val="000000"/>
          <w:sz w:val="23"/>
          <w:szCs w:val="23"/>
          <w:lang w:val="en-US"/>
        </w:rPr>
      </w:pPr>
      <w:r w:rsidRPr="00E1305A">
        <w:rPr>
          <w:rFonts w:ascii="Verdana" w:hAnsi="Verdana"/>
          <w:color w:val="000000"/>
          <w:sz w:val="23"/>
          <w:szCs w:val="23"/>
          <w:lang w:val="en-US"/>
        </w:rPr>
        <w:t>Java divides the operators into the following groups:</w:t>
      </w:r>
    </w:p>
    <w:p w14:paraId="68468BF1" w14:textId="77777777" w:rsidR="00E1305A" w:rsidRDefault="00E1305A" w:rsidP="00E1305A">
      <w:pPr>
        <w:numPr>
          <w:ilvl w:val="0"/>
          <w:numId w:val="6"/>
        </w:numPr>
        <w:shd w:val="clear" w:color="auto" w:fill="FFFFFF"/>
        <w:spacing w:before="100" w:beforeAutospacing="1" w:after="100" w:afterAutospacing="1" w:line="240" w:lineRule="auto"/>
        <w:rPr>
          <w:rFonts w:ascii="Verdana" w:hAnsi="Verdana"/>
          <w:color w:val="000000"/>
          <w:sz w:val="23"/>
          <w:szCs w:val="23"/>
        </w:rPr>
      </w:pPr>
      <w:proofErr w:type="spellStart"/>
      <w:r>
        <w:rPr>
          <w:rFonts w:ascii="Verdana" w:hAnsi="Verdana"/>
          <w:color w:val="000000"/>
          <w:sz w:val="23"/>
          <w:szCs w:val="23"/>
        </w:rPr>
        <w:t>Arithmetic</w:t>
      </w:r>
      <w:proofErr w:type="spellEnd"/>
      <w:r>
        <w:rPr>
          <w:rFonts w:ascii="Verdana" w:hAnsi="Verdana"/>
          <w:color w:val="000000"/>
          <w:sz w:val="23"/>
          <w:szCs w:val="23"/>
        </w:rPr>
        <w:t xml:space="preserve"> </w:t>
      </w:r>
      <w:proofErr w:type="spellStart"/>
      <w:r>
        <w:rPr>
          <w:rFonts w:ascii="Verdana" w:hAnsi="Verdana"/>
          <w:color w:val="000000"/>
          <w:sz w:val="23"/>
          <w:szCs w:val="23"/>
        </w:rPr>
        <w:t>operators</w:t>
      </w:r>
      <w:proofErr w:type="spellEnd"/>
    </w:p>
    <w:p w14:paraId="75739123" w14:textId="77777777" w:rsidR="00E1305A" w:rsidRDefault="00E1305A" w:rsidP="00E1305A">
      <w:pPr>
        <w:numPr>
          <w:ilvl w:val="0"/>
          <w:numId w:val="6"/>
        </w:numPr>
        <w:shd w:val="clear" w:color="auto" w:fill="FFFFFF"/>
        <w:spacing w:before="100" w:beforeAutospacing="1" w:after="100" w:afterAutospacing="1" w:line="240" w:lineRule="auto"/>
        <w:rPr>
          <w:rFonts w:ascii="Verdana" w:hAnsi="Verdana"/>
          <w:color w:val="000000"/>
          <w:sz w:val="23"/>
          <w:szCs w:val="23"/>
        </w:rPr>
      </w:pPr>
      <w:proofErr w:type="spellStart"/>
      <w:r>
        <w:rPr>
          <w:rFonts w:ascii="Verdana" w:hAnsi="Verdana"/>
          <w:color w:val="000000"/>
          <w:sz w:val="23"/>
          <w:szCs w:val="23"/>
        </w:rPr>
        <w:t>Assignment</w:t>
      </w:r>
      <w:proofErr w:type="spellEnd"/>
      <w:r>
        <w:rPr>
          <w:rFonts w:ascii="Verdana" w:hAnsi="Verdana"/>
          <w:color w:val="000000"/>
          <w:sz w:val="23"/>
          <w:szCs w:val="23"/>
        </w:rPr>
        <w:t xml:space="preserve"> </w:t>
      </w:r>
      <w:proofErr w:type="spellStart"/>
      <w:r>
        <w:rPr>
          <w:rFonts w:ascii="Verdana" w:hAnsi="Verdana"/>
          <w:color w:val="000000"/>
          <w:sz w:val="23"/>
          <w:szCs w:val="23"/>
        </w:rPr>
        <w:t>operators</w:t>
      </w:r>
      <w:proofErr w:type="spellEnd"/>
    </w:p>
    <w:p w14:paraId="6D93DDD4" w14:textId="77777777" w:rsidR="00E1305A" w:rsidRDefault="00E1305A" w:rsidP="00E1305A">
      <w:pPr>
        <w:numPr>
          <w:ilvl w:val="0"/>
          <w:numId w:val="6"/>
        </w:numPr>
        <w:shd w:val="clear" w:color="auto" w:fill="FFFFFF"/>
        <w:spacing w:before="100" w:beforeAutospacing="1" w:after="100" w:afterAutospacing="1" w:line="240" w:lineRule="auto"/>
        <w:rPr>
          <w:rFonts w:ascii="Verdana" w:hAnsi="Verdana"/>
          <w:color w:val="000000"/>
          <w:sz w:val="23"/>
          <w:szCs w:val="23"/>
        </w:rPr>
      </w:pPr>
      <w:proofErr w:type="spellStart"/>
      <w:r>
        <w:rPr>
          <w:rFonts w:ascii="Verdana" w:hAnsi="Verdana"/>
          <w:color w:val="000000"/>
          <w:sz w:val="23"/>
          <w:szCs w:val="23"/>
        </w:rPr>
        <w:t>Comparison</w:t>
      </w:r>
      <w:proofErr w:type="spellEnd"/>
      <w:r>
        <w:rPr>
          <w:rFonts w:ascii="Verdana" w:hAnsi="Verdana"/>
          <w:color w:val="000000"/>
          <w:sz w:val="23"/>
          <w:szCs w:val="23"/>
        </w:rPr>
        <w:t xml:space="preserve"> </w:t>
      </w:r>
      <w:proofErr w:type="spellStart"/>
      <w:r>
        <w:rPr>
          <w:rFonts w:ascii="Verdana" w:hAnsi="Verdana"/>
          <w:color w:val="000000"/>
          <w:sz w:val="23"/>
          <w:szCs w:val="23"/>
        </w:rPr>
        <w:t>operators</w:t>
      </w:r>
      <w:proofErr w:type="spellEnd"/>
    </w:p>
    <w:p w14:paraId="5CB2006E" w14:textId="77777777" w:rsidR="00E1305A" w:rsidRDefault="00E1305A" w:rsidP="00E1305A">
      <w:pPr>
        <w:numPr>
          <w:ilvl w:val="0"/>
          <w:numId w:val="6"/>
        </w:numPr>
        <w:shd w:val="clear" w:color="auto" w:fill="FFFFFF"/>
        <w:spacing w:before="100" w:beforeAutospacing="1" w:after="100" w:afterAutospacing="1" w:line="240" w:lineRule="auto"/>
        <w:rPr>
          <w:rFonts w:ascii="Verdana" w:hAnsi="Verdana"/>
          <w:color w:val="000000"/>
          <w:sz w:val="23"/>
          <w:szCs w:val="23"/>
        </w:rPr>
      </w:pPr>
      <w:proofErr w:type="spellStart"/>
      <w:r>
        <w:rPr>
          <w:rFonts w:ascii="Verdana" w:hAnsi="Verdana"/>
          <w:color w:val="000000"/>
          <w:sz w:val="23"/>
          <w:szCs w:val="23"/>
        </w:rPr>
        <w:t>Logical</w:t>
      </w:r>
      <w:proofErr w:type="spellEnd"/>
      <w:r>
        <w:rPr>
          <w:rFonts w:ascii="Verdana" w:hAnsi="Verdana"/>
          <w:color w:val="000000"/>
          <w:sz w:val="23"/>
          <w:szCs w:val="23"/>
        </w:rPr>
        <w:t xml:space="preserve"> </w:t>
      </w:r>
      <w:proofErr w:type="spellStart"/>
      <w:r>
        <w:rPr>
          <w:rFonts w:ascii="Verdana" w:hAnsi="Verdana"/>
          <w:color w:val="000000"/>
          <w:sz w:val="23"/>
          <w:szCs w:val="23"/>
        </w:rPr>
        <w:t>operators</w:t>
      </w:r>
      <w:proofErr w:type="spellEnd"/>
    </w:p>
    <w:p w14:paraId="72C0E480" w14:textId="06128ACF" w:rsidR="0024369F" w:rsidRPr="00E1305A" w:rsidRDefault="00E1305A" w:rsidP="00E1305A">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E1305A">
        <w:rPr>
          <w:rFonts w:ascii="Segoe UI" w:hAnsi="Segoe UI" w:cs="Segoe UI"/>
          <w:b w:val="0"/>
          <w:bCs w:val="0"/>
          <w:color w:val="000000"/>
          <w:sz w:val="48"/>
          <w:szCs w:val="48"/>
          <w:lang w:val="en-US"/>
        </w:rPr>
        <w:t>Arithmetic Operators</w:t>
      </w:r>
    </w:p>
    <w:p w14:paraId="315A7556" w14:textId="77777777" w:rsidR="00E1305A" w:rsidRPr="00E1305A" w:rsidRDefault="00E1305A" w:rsidP="00E1305A">
      <w:pPr>
        <w:pStyle w:val="a3"/>
        <w:shd w:val="clear" w:color="auto" w:fill="FFFFFF"/>
        <w:spacing w:before="288" w:beforeAutospacing="0" w:after="288" w:afterAutospacing="0"/>
        <w:rPr>
          <w:noProof/>
          <w:lang w:val="en-US"/>
        </w:rPr>
      </w:pPr>
      <w:r w:rsidRPr="00E1305A">
        <w:rPr>
          <w:rFonts w:ascii="Verdana" w:hAnsi="Verdana"/>
          <w:color w:val="000000"/>
          <w:sz w:val="23"/>
          <w:szCs w:val="23"/>
          <w:lang w:val="en-US"/>
        </w:rPr>
        <w:t>Arithmetic operators are used to perform common mathematical operations.</w:t>
      </w:r>
      <w:r w:rsidRPr="00E1305A">
        <w:rPr>
          <w:noProof/>
          <w:lang w:val="en-US"/>
        </w:rPr>
        <w:t xml:space="preserve"> </w:t>
      </w:r>
    </w:p>
    <w:p w14:paraId="0D87029E" w14:textId="6B4DDB64" w:rsidR="0024369F" w:rsidRDefault="0024369F" w:rsidP="00E1305A">
      <w:pPr>
        <w:pStyle w:val="a3"/>
        <w:shd w:val="clear" w:color="auto" w:fill="FFFFFF"/>
        <w:spacing w:before="288" w:beforeAutospacing="0" w:after="288" w:afterAutospacing="0"/>
      </w:pPr>
      <w:r w:rsidRPr="0024369F">
        <w:rPr>
          <w:noProof/>
        </w:rPr>
        <w:drawing>
          <wp:inline distT="0" distB="0" distL="0" distR="0" wp14:anchorId="38E10F43" wp14:editId="5A4F67CC">
            <wp:extent cx="5731510" cy="1912620"/>
            <wp:effectExtent l="0" t="0" r="254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1912620"/>
                    </a:xfrm>
                    <a:prstGeom prst="rect">
                      <a:avLst/>
                    </a:prstGeom>
                  </pic:spPr>
                </pic:pic>
              </a:graphicData>
            </a:graphic>
          </wp:inline>
        </w:drawing>
      </w:r>
    </w:p>
    <w:p w14:paraId="4B9E9237" w14:textId="77777777" w:rsidR="0024369F" w:rsidRPr="00E1305A" w:rsidRDefault="0024369F" w:rsidP="00E1305A">
      <w:pPr>
        <w:pStyle w:val="a3"/>
        <w:shd w:val="clear" w:color="auto" w:fill="FFFFFF"/>
        <w:spacing w:before="288" w:beforeAutospacing="0" w:after="288" w:afterAutospacing="0"/>
        <w:rPr>
          <w:rFonts w:ascii="Verdana" w:hAnsi="Verdana"/>
          <w:color w:val="000000"/>
          <w:sz w:val="23"/>
          <w:szCs w:val="23"/>
          <w:lang w:val="en-US"/>
        </w:rPr>
      </w:pPr>
    </w:p>
    <w:p w14:paraId="24562DB6" w14:textId="77777777" w:rsidR="00E1305A" w:rsidRPr="00E1305A" w:rsidRDefault="00E1305A" w:rsidP="00E1305A">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E1305A">
        <w:rPr>
          <w:rFonts w:ascii="Segoe UI" w:hAnsi="Segoe UI" w:cs="Segoe UI"/>
          <w:b w:val="0"/>
          <w:bCs w:val="0"/>
          <w:color w:val="000000"/>
          <w:sz w:val="48"/>
          <w:szCs w:val="48"/>
          <w:lang w:val="en-US"/>
        </w:rPr>
        <w:t>Java Assignment Operators</w:t>
      </w:r>
    </w:p>
    <w:p w14:paraId="1924573E" w14:textId="77777777" w:rsidR="00E1305A" w:rsidRPr="00E1305A" w:rsidRDefault="00E1305A" w:rsidP="00E1305A">
      <w:pPr>
        <w:pStyle w:val="a3"/>
        <w:shd w:val="clear" w:color="auto" w:fill="FFFFFF"/>
        <w:spacing w:before="288" w:beforeAutospacing="0" w:after="288" w:afterAutospacing="0"/>
        <w:rPr>
          <w:rFonts w:ascii="Verdana" w:hAnsi="Verdana"/>
          <w:color w:val="000000"/>
          <w:sz w:val="23"/>
          <w:szCs w:val="23"/>
          <w:lang w:val="en-US"/>
        </w:rPr>
      </w:pPr>
      <w:r w:rsidRPr="00E1305A">
        <w:rPr>
          <w:rFonts w:ascii="Verdana" w:hAnsi="Verdana"/>
          <w:color w:val="000000"/>
          <w:sz w:val="23"/>
          <w:szCs w:val="23"/>
          <w:lang w:val="en-US"/>
        </w:rPr>
        <w:t>Assignment operators are used to assign values to variables.</w:t>
      </w:r>
    </w:p>
    <w:p w14:paraId="342EB537" w14:textId="77777777" w:rsidR="00E1305A" w:rsidRPr="00E1305A" w:rsidRDefault="00E1305A" w:rsidP="00E1305A">
      <w:pPr>
        <w:pStyle w:val="a3"/>
        <w:shd w:val="clear" w:color="auto" w:fill="FFFFFF"/>
        <w:spacing w:before="288" w:beforeAutospacing="0" w:after="288" w:afterAutospacing="0"/>
        <w:rPr>
          <w:rFonts w:ascii="Verdana" w:hAnsi="Verdana"/>
          <w:color w:val="000000"/>
          <w:sz w:val="23"/>
          <w:szCs w:val="23"/>
          <w:lang w:val="en-US"/>
        </w:rPr>
      </w:pPr>
      <w:r w:rsidRPr="00E1305A">
        <w:rPr>
          <w:rFonts w:ascii="Verdana" w:hAnsi="Verdana"/>
          <w:color w:val="000000"/>
          <w:sz w:val="23"/>
          <w:szCs w:val="23"/>
          <w:lang w:val="en-US"/>
        </w:rPr>
        <w:t>A list of all assignment operators:</w:t>
      </w:r>
    </w:p>
    <w:p w14:paraId="6AD5834A" w14:textId="5B4E546F" w:rsidR="00E1305A" w:rsidRDefault="0024369F" w:rsidP="00E1305A">
      <w:pPr>
        <w:spacing w:before="300" w:after="300"/>
        <w:rPr>
          <w:rFonts w:ascii="Times New Roman" w:hAnsi="Times New Roman"/>
          <w:sz w:val="24"/>
          <w:szCs w:val="24"/>
        </w:rPr>
      </w:pPr>
      <w:r w:rsidRPr="0024369F">
        <w:rPr>
          <w:rFonts w:ascii="Times New Roman" w:hAnsi="Times New Roman"/>
          <w:noProof/>
          <w:sz w:val="24"/>
          <w:szCs w:val="24"/>
        </w:rPr>
        <w:drawing>
          <wp:inline distT="0" distB="0" distL="0" distR="0" wp14:anchorId="6709FD9D" wp14:editId="63CA7EC8">
            <wp:extent cx="5731510" cy="1912620"/>
            <wp:effectExtent l="0" t="0" r="254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1912620"/>
                    </a:xfrm>
                    <a:prstGeom prst="rect">
                      <a:avLst/>
                    </a:prstGeom>
                  </pic:spPr>
                </pic:pic>
              </a:graphicData>
            </a:graphic>
          </wp:inline>
        </w:drawing>
      </w:r>
    </w:p>
    <w:p w14:paraId="1C1A9523" w14:textId="77777777" w:rsidR="00E1305A" w:rsidRPr="00E1305A" w:rsidRDefault="00E1305A" w:rsidP="00E1305A">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E1305A">
        <w:rPr>
          <w:rFonts w:ascii="Segoe UI" w:hAnsi="Segoe UI" w:cs="Segoe UI"/>
          <w:b w:val="0"/>
          <w:bCs w:val="0"/>
          <w:color w:val="000000"/>
          <w:sz w:val="48"/>
          <w:szCs w:val="48"/>
          <w:lang w:val="en-US"/>
        </w:rPr>
        <w:lastRenderedPageBreak/>
        <w:t>Java Comparison Operators</w:t>
      </w:r>
    </w:p>
    <w:p w14:paraId="42D81EE1" w14:textId="77777777" w:rsidR="00E1305A" w:rsidRPr="00E1305A" w:rsidRDefault="00E1305A" w:rsidP="00E1305A">
      <w:pPr>
        <w:pStyle w:val="a3"/>
        <w:shd w:val="clear" w:color="auto" w:fill="FFFFFF"/>
        <w:spacing w:before="288" w:beforeAutospacing="0" w:after="288" w:afterAutospacing="0"/>
        <w:rPr>
          <w:rFonts w:ascii="Verdana" w:hAnsi="Verdana"/>
          <w:color w:val="000000"/>
          <w:sz w:val="23"/>
          <w:szCs w:val="23"/>
          <w:lang w:val="en-US"/>
        </w:rPr>
      </w:pPr>
      <w:r w:rsidRPr="00E1305A">
        <w:rPr>
          <w:rFonts w:ascii="Verdana" w:hAnsi="Verdana"/>
          <w:color w:val="000000"/>
          <w:sz w:val="23"/>
          <w:szCs w:val="23"/>
          <w:lang w:val="en-US"/>
        </w:rPr>
        <w:t>Comparison operators are used to compare two values:</w:t>
      </w:r>
    </w:p>
    <w:p w14:paraId="627183A3" w14:textId="37DBE12E" w:rsidR="00E1305A" w:rsidRDefault="006D195F" w:rsidP="00E1305A">
      <w:pPr>
        <w:spacing w:before="300" w:after="300"/>
      </w:pPr>
      <w:r w:rsidRPr="006D195F">
        <w:rPr>
          <w:noProof/>
        </w:rPr>
        <w:drawing>
          <wp:inline distT="0" distB="0" distL="0" distR="0" wp14:anchorId="7780E1CB" wp14:editId="18290B3F">
            <wp:extent cx="5731510" cy="2567940"/>
            <wp:effectExtent l="0" t="0" r="2540" b="381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567940"/>
                    </a:xfrm>
                    <a:prstGeom prst="rect">
                      <a:avLst/>
                    </a:prstGeom>
                  </pic:spPr>
                </pic:pic>
              </a:graphicData>
            </a:graphic>
          </wp:inline>
        </w:drawing>
      </w:r>
    </w:p>
    <w:p w14:paraId="095A6E5E" w14:textId="6D48B8A7" w:rsidR="006D195F" w:rsidRDefault="006D195F" w:rsidP="00E1305A">
      <w:pPr>
        <w:spacing w:before="300" w:after="300"/>
      </w:pPr>
    </w:p>
    <w:p w14:paraId="19E0DAD4" w14:textId="6237A9BE" w:rsidR="006D195F" w:rsidRDefault="006D195F" w:rsidP="00E1305A">
      <w:pPr>
        <w:spacing w:before="300" w:after="300"/>
      </w:pPr>
    </w:p>
    <w:p w14:paraId="0C77B6BE" w14:textId="77777777" w:rsidR="006D195F" w:rsidRDefault="006D195F" w:rsidP="00E1305A">
      <w:pPr>
        <w:spacing w:before="300" w:after="300"/>
        <w:rPr>
          <w:rFonts w:ascii="Times New Roman" w:hAnsi="Times New Roman"/>
          <w:sz w:val="24"/>
          <w:szCs w:val="24"/>
        </w:rPr>
      </w:pPr>
    </w:p>
    <w:p w14:paraId="37D3E1BA" w14:textId="77777777" w:rsidR="00E1305A" w:rsidRPr="00E1305A" w:rsidRDefault="00E1305A" w:rsidP="00E1305A">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E1305A">
        <w:rPr>
          <w:rFonts w:ascii="Segoe UI" w:hAnsi="Segoe UI" w:cs="Segoe UI"/>
          <w:b w:val="0"/>
          <w:bCs w:val="0"/>
          <w:color w:val="000000"/>
          <w:sz w:val="48"/>
          <w:szCs w:val="48"/>
          <w:lang w:val="en-US"/>
        </w:rPr>
        <w:t>Java Logical Operators</w:t>
      </w:r>
    </w:p>
    <w:p w14:paraId="56876A6B" w14:textId="77777777" w:rsidR="00E1305A" w:rsidRPr="00E1305A" w:rsidRDefault="00E1305A" w:rsidP="00E1305A">
      <w:pPr>
        <w:pStyle w:val="a3"/>
        <w:shd w:val="clear" w:color="auto" w:fill="FFFFFF"/>
        <w:spacing w:before="288" w:beforeAutospacing="0" w:after="288" w:afterAutospacing="0"/>
        <w:rPr>
          <w:rFonts w:ascii="Verdana" w:hAnsi="Verdana"/>
          <w:color w:val="000000"/>
          <w:sz w:val="23"/>
          <w:szCs w:val="23"/>
          <w:lang w:val="en-US"/>
        </w:rPr>
      </w:pPr>
      <w:r w:rsidRPr="00E1305A">
        <w:rPr>
          <w:rFonts w:ascii="Verdana" w:hAnsi="Verdana"/>
          <w:color w:val="000000"/>
          <w:sz w:val="23"/>
          <w:szCs w:val="23"/>
          <w:lang w:val="en-US"/>
        </w:rPr>
        <w:t>Logical operators are used to determine the logic between variables or values:</w:t>
      </w:r>
    </w:p>
    <w:p w14:paraId="0F1465D7" w14:textId="6A6EB9C3" w:rsidR="00E1305A" w:rsidRDefault="006D195F">
      <w:pPr>
        <w:rPr>
          <w:lang w:val="en-US"/>
        </w:rPr>
      </w:pPr>
      <w:r w:rsidRPr="006D195F">
        <w:rPr>
          <w:noProof/>
          <w:lang w:val="en-US"/>
        </w:rPr>
        <w:drawing>
          <wp:inline distT="0" distB="0" distL="0" distR="0" wp14:anchorId="777A4463" wp14:editId="334928CC">
            <wp:extent cx="5731510" cy="1668780"/>
            <wp:effectExtent l="0" t="0" r="2540" b="762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1668780"/>
                    </a:xfrm>
                    <a:prstGeom prst="rect">
                      <a:avLst/>
                    </a:prstGeom>
                  </pic:spPr>
                </pic:pic>
              </a:graphicData>
            </a:graphic>
          </wp:inline>
        </w:drawing>
      </w:r>
    </w:p>
    <w:p w14:paraId="34D95864" w14:textId="1120B30C" w:rsidR="006D195F" w:rsidRDefault="006D195F">
      <w:pPr>
        <w:rPr>
          <w:lang w:val="en-US"/>
        </w:rPr>
      </w:pPr>
    </w:p>
    <w:p w14:paraId="2E81881C" w14:textId="3A4F6F37" w:rsidR="006D195F" w:rsidRDefault="006D195F">
      <w:pPr>
        <w:rPr>
          <w:lang w:val="en-US"/>
        </w:rPr>
      </w:pPr>
    </w:p>
    <w:p w14:paraId="146A710B" w14:textId="527F613A" w:rsidR="006D195F" w:rsidRDefault="006D195F">
      <w:pPr>
        <w:rPr>
          <w:lang w:val="en-US"/>
        </w:rPr>
      </w:pPr>
    </w:p>
    <w:p w14:paraId="7BC1CAAE" w14:textId="54896288" w:rsidR="006D195F" w:rsidRDefault="006D195F">
      <w:pPr>
        <w:rPr>
          <w:lang w:val="en-US"/>
        </w:rPr>
      </w:pPr>
    </w:p>
    <w:p w14:paraId="0DB8403F" w14:textId="77777777" w:rsidR="006D195F" w:rsidRPr="006D195F" w:rsidRDefault="006D195F" w:rsidP="006D195F">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6D195F">
        <w:rPr>
          <w:rFonts w:ascii="Segoe UI" w:hAnsi="Segoe UI" w:cs="Segoe UI"/>
          <w:b w:val="0"/>
          <w:bCs w:val="0"/>
          <w:color w:val="000000"/>
          <w:sz w:val="48"/>
          <w:szCs w:val="48"/>
          <w:lang w:val="en-US"/>
        </w:rPr>
        <w:lastRenderedPageBreak/>
        <w:t>Java Strings</w:t>
      </w:r>
    </w:p>
    <w:p w14:paraId="708556B9" w14:textId="77777777" w:rsidR="006D195F" w:rsidRPr="006D195F" w:rsidRDefault="006D195F" w:rsidP="006D195F">
      <w:pPr>
        <w:pStyle w:val="a3"/>
        <w:shd w:val="clear" w:color="auto" w:fill="FFFFFF"/>
        <w:spacing w:before="288" w:beforeAutospacing="0" w:after="288" w:afterAutospacing="0"/>
        <w:rPr>
          <w:rFonts w:ascii="Verdana" w:hAnsi="Verdana"/>
          <w:color w:val="000000"/>
          <w:sz w:val="23"/>
          <w:szCs w:val="23"/>
          <w:lang w:val="en-US"/>
        </w:rPr>
      </w:pPr>
      <w:r w:rsidRPr="006D195F">
        <w:rPr>
          <w:rFonts w:ascii="Verdana" w:hAnsi="Verdana"/>
          <w:color w:val="000000"/>
          <w:sz w:val="23"/>
          <w:szCs w:val="23"/>
          <w:lang w:val="en-US"/>
        </w:rPr>
        <w:t>Strings are used for storing text.</w:t>
      </w:r>
    </w:p>
    <w:p w14:paraId="465CECFF" w14:textId="77777777" w:rsidR="006D195F" w:rsidRPr="006D195F" w:rsidRDefault="006D195F" w:rsidP="006D195F">
      <w:pPr>
        <w:pStyle w:val="a3"/>
        <w:shd w:val="clear" w:color="auto" w:fill="FFFFFF"/>
        <w:spacing w:before="288" w:beforeAutospacing="0" w:after="288" w:afterAutospacing="0"/>
        <w:rPr>
          <w:rFonts w:ascii="Verdana" w:hAnsi="Verdana"/>
          <w:color w:val="000000"/>
          <w:sz w:val="23"/>
          <w:szCs w:val="23"/>
          <w:lang w:val="en-US"/>
        </w:rPr>
      </w:pPr>
      <w:r w:rsidRPr="006D195F">
        <w:rPr>
          <w:rFonts w:ascii="Verdana" w:hAnsi="Verdana"/>
          <w:color w:val="000000"/>
          <w:sz w:val="23"/>
          <w:szCs w:val="23"/>
          <w:lang w:val="en-US"/>
        </w:rPr>
        <w:t>A </w:t>
      </w:r>
      <w:r w:rsidRPr="006D195F">
        <w:rPr>
          <w:rStyle w:val="HTML"/>
          <w:rFonts w:ascii="Consolas" w:hAnsi="Consolas"/>
          <w:color w:val="DC143C"/>
          <w:lang w:val="en-US"/>
        </w:rPr>
        <w:t>String</w:t>
      </w:r>
      <w:r w:rsidRPr="006D195F">
        <w:rPr>
          <w:rFonts w:ascii="Verdana" w:hAnsi="Verdana"/>
          <w:color w:val="000000"/>
          <w:sz w:val="23"/>
          <w:szCs w:val="23"/>
          <w:lang w:val="en-US"/>
        </w:rPr>
        <w:t> variable contains a collection of characters surrounded by double quotes</w:t>
      </w:r>
    </w:p>
    <w:p w14:paraId="3595D5D8" w14:textId="2B0358FE" w:rsidR="006D195F" w:rsidRDefault="006D195F">
      <w:pPr>
        <w:rPr>
          <w:rFonts w:ascii="Verdana" w:hAnsi="Verdana"/>
          <w:color w:val="000000"/>
          <w:sz w:val="23"/>
          <w:szCs w:val="23"/>
          <w:shd w:val="clear" w:color="auto" w:fill="FFFFFF"/>
          <w:lang w:val="en-US"/>
        </w:rPr>
      </w:pPr>
      <w:r w:rsidRPr="006D195F">
        <w:rPr>
          <w:rFonts w:ascii="Verdana" w:hAnsi="Verdana"/>
          <w:color w:val="000000"/>
          <w:sz w:val="23"/>
          <w:szCs w:val="23"/>
          <w:shd w:val="clear" w:color="auto" w:fill="FFFFFF"/>
          <w:lang w:val="en-US"/>
        </w:rPr>
        <w:t>A String in Java is actually an object, which contain methods that can perform certain operations on strings. For example, the length of a string can be found with the </w:t>
      </w:r>
      <w:proofErr w:type="gramStart"/>
      <w:r w:rsidRPr="006D195F">
        <w:rPr>
          <w:rStyle w:val="HTML"/>
          <w:rFonts w:ascii="Consolas" w:eastAsiaTheme="minorHAnsi" w:hAnsi="Consolas"/>
          <w:color w:val="DC143C"/>
          <w:sz w:val="24"/>
          <w:szCs w:val="24"/>
          <w:lang w:val="en-US"/>
        </w:rPr>
        <w:t>length(</w:t>
      </w:r>
      <w:proofErr w:type="gramEnd"/>
      <w:r w:rsidRPr="006D195F">
        <w:rPr>
          <w:rStyle w:val="HTML"/>
          <w:rFonts w:ascii="Consolas" w:eastAsiaTheme="minorHAnsi" w:hAnsi="Consolas"/>
          <w:color w:val="DC143C"/>
          <w:sz w:val="24"/>
          <w:szCs w:val="24"/>
          <w:lang w:val="en-US"/>
        </w:rPr>
        <w:t>)</w:t>
      </w:r>
      <w:r w:rsidRPr="006D195F">
        <w:rPr>
          <w:rFonts w:ascii="Verdana" w:hAnsi="Verdana"/>
          <w:color w:val="000000"/>
          <w:sz w:val="23"/>
          <w:szCs w:val="23"/>
          <w:shd w:val="clear" w:color="auto" w:fill="FFFFFF"/>
          <w:lang w:val="en-US"/>
        </w:rPr>
        <w:t> method</w:t>
      </w:r>
    </w:p>
    <w:p w14:paraId="3A79C484" w14:textId="0F822AD9" w:rsidR="006D195F" w:rsidRDefault="006D195F">
      <w:pPr>
        <w:rPr>
          <w:rFonts w:ascii="Verdana" w:hAnsi="Verdana"/>
          <w:color w:val="C00000"/>
          <w:sz w:val="23"/>
          <w:szCs w:val="23"/>
          <w:lang w:val="en-US"/>
        </w:rPr>
      </w:pPr>
      <w:r w:rsidRPr="006D195F">
        <w:rPr>
          <w:rFonts w:ascii="Verdana" w:hAnsi="Verdana"/>
          <w:sz w:val="23"/>
          <w:szCs w:val="23"/>
          <w:lang w:val="en-US"/>
        </w:rPr>
        <w:t xml:space="preserve">There are many string methods available, for example </w:t>
      </w:r>
      <w:proofErr w:type="spellStart"/>
      <w:proofErr w:type="gramStart"/>
      <w:r w:rsidRPr="006D195F">
        <w:rPr>
          <w:rFonts w:ascii="Verdana" w:hAnsi="Verdana"/>
          <w:color w:val="C00000"/>
          <w:sz w:val="23"/>
          <w:szCs w:val="23"/>
          <w:lang w:val="en-US"/>
        </w:rPr>
        <w:t>toUpperCase</w:t>
      </w:r>
      <w:proofErr w:type="spellEnd"/>
      <w:r w:rsidRPr="006D195F">
        <w:rPr>
          <w:rFonts w:ascii="Verdana" w:hAnsi="Verdana"/>
          <w:color w:val="C00000"/>
          <w:sz w:val="23"/>
          <w:szCs w:val="23"/>
          <w:lang w:val="en-US"/>
        </w:rPr>
        <w:t>(</w:t>
      </w:r>
      <w:proofErr w:type="gramEnd"/>
      <w:r w:rsidRPr="006D195F">
        <w:rPr>
          <w:rFonts w:ascii="Verdana" w:hAnsi="Verdana"/>
          <w:color w:val="C00000"/>
          <w:sz w:val="23"/>
          <w:szCs w:val="23"/>
          <w:lang w:val="en-US"/>
        </w:rPr>
        <w:t xml:space="preserve">) </w:t>
      </w:r>
      <w:r w:rsidRPr="006D195F">
        <w:rPr>
          <w:rFonts w:ascii="Verdana" w:hAnsi="Verdana"/>
          <w:sz w:val="23"/>
          <w:szCs w:val="23"/>
          <w:lang w:val="en-US"/>
        </w:rPr>
        <w:t xml:space="preserve">and </w:t>
      </w:r>
      <w:proofErr w:type="spellStart"/>
      <w:r w:rsidRPr="006D195F">
        <w:rPr>
          <w:rFonts w:ascii="Verdana" w:hAnsi="Verdana"/>
          <w:color w:val="C00000"/>
          <w:sz w:val="23"/>
          <w:szCs w:val="23"/>
          <w:lang w:val="en-US"/>
        </w:rPr>
        <w:t>toLowerCase</w:t>
      </w:r>
      <w:proofErr w:type="spellEnd"/>
      <w:r w:rsidRPr="006D195F">
        <w:rPr>
          <w:rFonts w:ascii="Verdana" w:hAnsi="Verdana"/>
          <w:color w:val="C00000"/>
          <w:sz w:val="23"/>
          <w:szCs w:val="23"/>
          <w:lang w:val="en-US"/>
        </w:rPr>
        <w:t>()</w:t>
      </w:r>
    </w:p>
    <w:p w14:paraId="0FB2815B" w14:textId="1DEE2E4F" w:rsidR="006D195F" w:rsidRDefault="00C8095F">
      <w:pPr>
        <w:rPr>
          <w:rFonts w:ascii="Verdana" w:hAnsi="Verdana"/>
          <w:color w:val="000000"/>
          <w:sz w:val="23"/>
          <w:szCs w:val="23"/>
          <w:shd w:val="clear" w:color="auto" w:fill="FFFFFF"/>
          <w:lang w:val="en-US"/>
        </w:rPr>
      </w:pPr>
      <w:r w:rsidRPr="00C8095F">
        <w:rPr>
          <w:rFonts w:ascii="Verdana" w:hAnsi="Verdana"/>
          <w:color w:val="000000"/>
          <w:sz w:val="23"/>
          <w:szCs w:val="23"/>
          <w:shd w:val="clear" w:color="auto" w:fill="FFFFFF"/>
          <w:lang w:val="en-US"/>
        </w:rPr>
        <w:t>The </w:t>
      </w:r>
      <w:proofErr w:type="spellStart"/>
      <w:proofErr w:type="gramStart"/>
      <w:r w:rsidRPr="00C8095F">
        <w:rPr>
          <w:rStyle w:val="HTML"/>
          <w:rFonts w:ascii="Consolas" w:eastAsiaTheme="minorHAnsi" w:hAnsi="Consolas"/>
          <w:color w:val="DC143C"/>
          <w:sz w:val="24"/>
          <w:szCs w:val="24"/>
          <w:lang w:val="en-US"/>
        </w:rPr>
        <w:t>indexOf</w:t>
      </w:r>
      <w:proofErr w:type="spellEnd"/>
      <w:r w:rsidRPr="00C8095F">
        <w:rPr>
          <w:rStyle w:val="HTML"/>
          <w:rFonts w:ascii="Consolas" w:eastAsiaTheme="minorHAnsi" w:hAnsi="Consolas"/>
          <w:color w:val="DC143C"/>
          <w:sz w:val="24"/>
          <w:szCs w:val="24"/>
          <w:lang w:val="en-US"/>
        </w:rPr>
        <w:t>(</w:t>
      </w:r>
      <w:proofErr w:type="gramEnd"/>
      <w:r w:rsidRPr="00C8095F">
        <w:rPr>
          <w:rStyle w:val="HTML"/>
          <w:rFonts w:ascii="Consolas" w:eastAsiaTheme="minorHAnsi" w:hAnsi="Consolas"/>
          <w:color w:val="DC143C"/>
          <w:sz w:val="24"/>
          <w:szCs w:val="24"/>
          <w:lang w:val="en-US"/>
        </w:rPr>
        <w:t>)</w:t>
      </w:r>
      <w:r w:rsidRPr="00C8095F">
        <w:rPr>
          <w:rFonts w:ascii="Verdana" w:hAnsi="Verdana"/>
          <w:color w:val="000000"/>
          <w:sz w:val="23"/>
          <w:szCs w:val="23"/>
          <w:shd w:val="clear" w:color="auto" w:fill="FFFFFF"/>
          <w:lang w:val="en-US"/>
        </w:rPr>
        <w:t> method returns the </w:t>
      </w:r>
      <w:r w:rsidRPr="00C8095F">
        <w:rPr>
          <w:rStyle w:val="a4"/>
          <w:rFonts w:ascii="Verdana" w:hAnsi="Verdana"/>
          <w:color w:val="000000"/>
          <w:sz w:val="23"/>
          <w:szCs w:val="23"/>
          <w:shd w:val="clear" w:color="auto" w:fill="FFFFFF"/>
          <w:lang w:val="en-US"/>
        </w:rPr>
        <w:t>index</w:t>
      </w:r>
      <w:r w:rsidRPr="00C8095F">
        <w:rPr>
          <w:rFonts w:ascii="Verdana" w:hAnsi="Verdana"/>
          <w:color w:val="000000"/>
          <w:sz w:val="23"/>
          <w:szCs w:val="23"/>
          <w:shd w:val="clear" w:color="auto" w:fill="FFFFFF"/>
          <w:lang w:val="en-US"/>
        </w:rPr>
        <w:t> (the position) of the first occurrence of a specified text in a string (including whitespace)</w:t>
      </w:r>
    </w:p>
    <w:p w14:paraId="55735B39" w14:textId="1085792E" w:rsidR="00C8095F" w:rsidRPr="00596CCC" w:rsidRDefault="00C8095F">
      <w:pPr>
        <w:rPr>
          <w:rStyle w:val="a4"/>
          <w:rFonts w:ascii="Verdana" w:hAnsi="Verdana"/>
          <w:color w:val="000000"/>
          <w:sz w:val="23"/>
          <w:szCs w:val="23"/>
          <w:shd w:val="clear" w:color="auto" w:fill="FFFFFF"/>
          <w:lang w:val="en-US"/>
        </w:rPr>
      </w:pPr>
      <w:r w:rsidRPr="00C8095F">
        <w:rPr>
          <w:rFonts w:ascii="Verdana" w:hAnsi="Verdana"/>
          <w:color w:val="000000"/>
          <w:sz w:val="23"/>
          <w:szCs w:val="23"/>
          <w:shd w:val="clear" w:color="auto" w:fill="FFFFFF"/>
          <w:lang w:val="en-US"/>
        </w:rPr>
        <w:t>The </w:t>
      </w:r>
      <w:r w:rsidRPr="00C8095F">
        <w:rPr>
          <w:rStyle w:val="HTML"/>
          <w:rFonts w:ascii="Consolas" w:eastAsiaTheme="minorHAnsi" w:hAnsi="Consolas"/>
          <w:color w:val="DC143C"/>
          <w:sz w:val="24"/>
          <w:szCs w:val="24"/>
          <w:lang w:val="en-US"/>
        </w:rPr>
        <w:t>+</w:t>
      </w:r>
      <w:r w:rsidRPr="00C8095F">
        <w:rPr>
          <w:rFonts w:ascii="Verdana" w:hAnsi="Verdana"/>
          <w:color w:val="000000"/>
          <w:sz w:val="23"/>
          <w:szCs w:val="23"/>
          <w:shd w:val="clear" w:color="auto" w:fill="FFFFFF"/>
          <w:lang w:val="en-US"/>
        </w:rPr>
        <w:t xml:space="preserve"> operator can be used between strings to combine them. </w:t>
      </w:r>
      <w:r w:rsidRPr="00596CCC">
        <w:rPr>
          <w:rFonts w:ascii="Verdana" w:hAnsi="Verdana"/>
          <w:color w:val="000000"/>
          <w:sz w:val="23"/>
          <w:szCs w:val="23"/>
          <w:shd w:val="clear" w:color="auto" w:fill="FFFFFF"/>
          <w:lang w:val="en-US"/>
        </w:rPr>
        <w:t>This is called </w:t>
      </w:r>
      <w:r w:rsidRPr="00596CCC">
        <w:rPr>
          <w:rStyle w:val="a4"/>
          <w:rFonts w:ascii="Verdana" w:hAnsi="Verdana"/>
          <w:color w:val="000000"/>
          <w:sz w:val="23"/>
          <w:szCs w:val="23"/>
          <w:shd w:val="clear" w:color="auto" w:fill="FFFFFF"/>
          <w:lang w:val="en-US"/>
        </w:rPr>
        <w:t>concatenation</w:t>
      </w:r>
    </w:p>
    <w:p w14:paraId="6B869A12" w14:textId="69991EB7" w:rsidR="00C8095F" w:rsidRDefault="00C8095F">
      <w:pPr>
        <w:rPr>
          <w:rFonts w:ascii="Verdana" w:hAnsi="Verdana"/>
          <w:color w:val="000000"/>
          <w:sz w:val="23"/>
          <w:szCs w:val="23"/>
          <w:shd w:val="clear" w:color="auto" w:fill="FFFFFF"/>
          <w:lang w:val="en-US"/>
        </w:rPr>
      </w:pPr>
      <w:r w:rsidRPr="00C8095F">
        <w:rPr>
          <w:rFonts w:ascii="Verdana" w:hAnsi="Verdana"/>
          <w:color w:val="000000"/>
          <w:sz w:val="23"/>
          <w:szCs w:val="23"/>
          <w:shd w:val="clear" w:color="auto" w:fill="FFFFFF"/>
          <w:lang w:val="en-US"/>
        </w:rPr>
        <w:t>You can also use the </w:t>
      </w:r>
      <w:proofErr w:type="spellStart"/>
      <w:proofErr w:type="gramStart"/>
      <w:r w:rsidRPr="00C8095F">
        <w:rPr>
          <w:rStyle w:val="HTML"/>
          <w:rFonts w:ascii="Consolas" w:eastAsiaTheme="minorHAnsi" w:hAnsi="Consolas"/>
          <w:color w:val="DC143C"/>
          <w:sz w:val="24"/>
          <w:szCs w:val="24"/>
          <w:lang w:val="en-US"/>
        </w:rPr>
        <w:t>concat</w:t>
      </w:r>
      <w:proofErr w:type="spellEnd"/>
      <w:r w:rsidRPr="00C8095F">
        <w:rPr>
          <w:rStyle w:val="HTML"/>
          <w:rFonts w:ascii="Consolas" w:eastAsiaTheme="minorHAnsi" w:hAnsi="Consolas"/>
          <w:color w:val="DC143C"/>
          <w:sz w:val="24"/>
          <w:szCs w:val="24"/>
          <w:lang w:val="en-US"/>
        </w:rPr>
        <w:t>(</w:t>
      </w:r>
      <w:proofErr w:type="gramEnd"/>
      <w:r w:rsidRPr="00C8095F">
        <w:rPr>
          <w:rStyle w:val="HTML"/>
          <w:rFonts w:ascii="Consolas" w:eastAsiaTheme="minorHAnsi" w:hAnsi="Consolas"/>
          <w:color w:val="DC143C"/>
          <w:sz w:val="24"/>
          <w:szCs w:val="24"/>
          <w:lang w:val="en-US"/>
        </w:rPr>
        <w:t>)</w:t>
      </w:r>
      <w:r w:rsidRPr="00C8095F">
        <w:rPr>
          <w:rFonts w:ascii="Verdana" w:hAnsi="Verdana"/>
          <w:color w:val="000000"/>
          <w:sz w:val="23"/>
          <w:szCs w:val="23"/>
          <w:shd w:val="clear" w:color="auto" w:fill="FFFFFF"/>
          <w:lang w:val="en-US"/>
        </w:rPr>
        <w:t> method to concatenate two strings</w:t>
      </w:r>
    </w:p>
    <w:p w14:paraId="2B778C29" w14:textId="77777777" w:rsidR="00C8095F" w:rsidRPr="00C8095F" w:rsidRDefault="00C8095F" w:rsidP="00C8095F">
      <w:pPr>
        <w:shd w:val="clear" w:color="auto" w:fill="FFFFFF"/>
        <w:spacing w:before="288" w:after="288" w:line="240" w:lineRule="auto"/>
        <w:rPr>
          <w:rFonts w:ascii="Verdana" w:eastAsia="Times New Roman" w:hAnsi="Verdana" w:cs="Times New Roman"/>
          <w:color w:val="000000"/>
          <w:sz w:val="23"/>
          <w:szCs w:val="23"/>
          <w:lang w:val="en-US" w:eastAsia="ru-RU"/>
        </w:rPr>
      </w:pPr>
      <w:r w:rsidRPr="00C8095F">
        <w:rPr>
          <w:rFonts w:ascii="Verdana" w:eastAsia="Times New Roman" w:hAnsi="Verdana" w:cs="Times New Roman"/>
          <w:color w:val="000000"/>
          <w:sz w:val="23"/>
          <w:szCs w:val="23"/>
          <w:lang w:val="en-US" w:eastAsia="ru-RU"/>
        </w:rPr>
        <w:t>Because strings must be written within quotes, Java will misunderstand this string, and generate an error:</w:t>
      </w:r>
    </w:p>
    <w:p w14:paraId="2448BE7D" w14:textId="77777777" w:rsidR="00C8095F" w:rsidRPr="00C8095F" w:rsidRDefault="00C8095F" w:rsidP="00C8095F">
      <w:pPr>
        <w:pBdr>
          <w:left w:val="single" w:sz="24" w:space="12" w:color="04AA6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000000"/>
          <w:sz w:val="23"/>
          <w:szCs w:val="23"/>
          <w:lang w:val="en-US" w:eastAsia="ru-RU"/>
        </w:rPr>
      </w:pPr>
      <w:r w:rsidRPr="00C8095F">
        <w:rPr>
          <w:rFonts w:ascii="Consolas" w:eastAsia="Times New Roman" w:hAnsi="Consolas" w:cs="Courier New"/>
          <w:color w:val="DD4A68"/>
          <w:sz w:val="23"/>
          <w:szCs w:val="23"/>
          <w:lang w:val="en-US" w:eastAsia="ru-RU"/>
        </w:rPr>
        <w:t>String</w:t>
      </w:r>
      <w:r w:rsidRPr="00C8095F">
        <w:rPr>
          <w:rFonts w:ascii="Consolas" w:eastAsia="Times New Roman" w:hAnsi="Consolas" w:cs="Courier New"/>
          <w:color w:val="000000"/>
          <w:sz w:val="23"/>
          <w:szCs w:val="23"/>
          <w:lang w:val="en-US" w:eastAsia="ru-RU"/>
        </w:rPr>
        <w:t xml:space="preserve"> txt </w:t>
      </w:r>
      <w:r w:rsidRPr="00C8095F">
        <w:rPr>
          <w:rFonts w:ascii="Consolas" w:eastAsia="Times New Roman" w:hAnsi="Consolas" w:cs="Courier New"/>
          <w:color w:val="9A6E3A"/>
          <w:sz w:val="23"/>
          <w:szCs w:val="23"/>
          <w:lang w:val="en-US" w:eastAsia="ru-RU"/>
        </w:rPr>
        <w:t>=</w:t>
      </w:r>
      <w:r w:rsidRPr="00C8095F">
        <w:rPr>
          <w:rFonts w:ascii="Consolas" w:eastAsia="Times New Roman" w:hAnsi="Consolas" w:cs="Courier New"/>
          <w:color w:val="000000"/>
          <w:sz w:val="23"/>
          <w:szCs w:val="23"/>
          <w:lang w:val="en-US" w:eastAsia="ru-RU"/>
        </w:rPr>
        <w:t xml:space="preserve"> </w:t>
      </w:r>
      <w:r w:rsidRPr="00C8095F">
        <w:rPr>
          <w:rFonts w:ascii="Consolas" w:eastAsia="Times New Roman" w:hAnsi="Consolas" w:cs="Courier New"/>
          <w:color w:val="669900"/>
          <w:sz w:val="23"/>
          <w:szCs w:val="23"/>
          <w:lang w:val="en-US" w:eastAsia="ru-RU"/>
        </w:rPr>
        <w:t>"We are the so-called "</w:t>
      </w:r>
      <w:r w:rsidRPr="00C8095F">
        <w:rPr>
          <w:rFonts w:ascii="Consolas" w:eastAsia="Times New Roman" w:hAnsi="Consolas" w:cs="Courier New"/>
          <w:color w:val="DD4A68"/>
          <w:sz w:val="23"/>
          <w:szCs w:val="23"/>
          <w:lang w:val="en-US" w:eastAsia="ru-RU"/>
        </w:rPr>
        <w:t>Vikings</w:t>
      </w:r>
      <w:r w:rsidRPr="00C8095F">
        <w:rPr>
          <w:rFonts w:ascii="Consolas" w:eastAsia="Times New Roman" w:hAnsi="Consolas" w:cs="Courier New"/>
          <w:color w:val="669900"/>
          <w:sz w:val="23"/>
          <w:szCs w:val="23"/>
          <w:lang w:val="en-US" w:eastAsia="ru-RU"/>
        </w:rPr>
        <w:t>" from the north."</w:t>
      </w:r>
      <w:r w:rsidRPr="00C8095F">
        <w:rPr>
          <w:rFonts w:ascii="Consolas" w:eastAsia="Times New Roman" w:hAnsi="Consolas" w:cs="Courier New"/>
          <w:color w:val="999999"/>
          <w:sz w:val="23"/>
          <w:szCs w:val="23"/>
          <w:lang w:val="en-US" w:eastAsia="ru-RU"/>
        </w:rPr>
        <w:t>;</w:t>
      </w:r>
    </w:p>
    <w:p w14:paraId="15C080BA" w14:textId="77777777" w:rsidR="00C8095F" w:rsidRPr="00C8095F" w:rsidRDefault="00C8095F" w:rsidP="00C8095F">
      <w:pPr>
        <w:shd w:val="clear" w:color="auto" w:fill="FFFFFF"/>
        <w:spacing w:before="288" w:after="288" w:line="240" w:lineRule="auto"/>
        <w:rPr>
          <w:rFonts w:ascii="Verdana" w:eastAsia="Times New Roman" w:hAnsi="Verdana" w:cs="Times New Roman"/>
          <w:color w:val="000000"/>
          <w:sz w:val="23"/>
          <w:szCs w:val="23"/>
          <w:lang w:val="en-US" w:eastAsia="ru-RU"/>
        </w:rPr>
      </w:pPr>
      <w:r w:rsidRPr="00C8095F">
        <w:rPr>
          <w:rFonts w:ascii="Verdana" w:eastAsia="Times New Roman" w:hAnsi="Verdana" w:cs="Times New Roman"/>
          <w:color w:val="000000"/>
          <w:sz w:val="23"/>
          <w:szCs w:val="23"/>
          <w:lang w:val="en-US" w:eastAsia="ru-RU"/>
        </w:rPr>
        <w:t>The solution to avoid this problem, is to use the </w:t>
      </w:r>
      <w:r w:rsidRPr="00C8095F">
        <w:rPr>
          <w:rFonts w:ascii="Verdana" w:eastAsia="Times New Roman" w:hAnsi="Verdana" w:cs="Times New Roman"/>
          <w:b/>
          <w:bCs/>
          <w:color w:val="000000"/>
          <w:sz w:val="23"/>
          <w:szCs w:val="23"/>
          <w:lang w:val="en-US" w:eastAsia="ru-RU"/>
        </w:rPr>
        <w:t>backslash escape character</w:t>
      </w:r>
      <w:r w:rsidRPr="00C8095F">
        <w:rPr>
          <w:rFonts w:ascii="Verdana" w:eastAsia="Times New Roman" w:hAnsi="Verdana" w:cs="Times New Roman"/>
          <w:color w:val="000000"/>
          <w:sz w:val="23"/>
          <w:szCs w:val="23"/>
          <w:lang w:val="en-US" w:eastAsia="ru-RU"/>
        </w:rPr>
        <w:t>.</w:t>
      </w:r>
    </w:p>
    <w:p w14:paraId="151725B5" w14:textId="77777777" w:rsidR="00C8095F" w:rsidRPr="00C8095F" w:rsidRDefault="00C8095F" w:rsidP="00C8095F">
      <w:pPr>
        <w:shd w:val="clear" w:color="auto" w:fill="FFFFFF"/>
        <w:spacing w:before="288" w:after="288" w:line="240" w:lineRule="auto"/>
        <w:rPr>
          <w:rFonts w:ascii="Verdana" w:eastAsia="Times New Roman" w:hAnsi="Verdana" w:cs="Times New Roman"/>
          <w:color w:val="000000"/>
          <w:sz w:val="23"/>
          <w:szCs w:val="23"/>
          <w:lang w:val="en-US" w:eastAsia="ru-RU"/>
        </w:rPr>
      </w:pPr>
      <w:r w:rsidRPr="00C8095F">
        <w:rPr>
          <w:rFonts w:ascii="Verdana" w:eastAsia="Times New Roman" w:hAnsi="Verdana" w:cs="Times New Roman"/>
          <w:color w:val="000000"/>
          <w:sz w:val="23"/>
          <w:szCs w:val="23"/>
          <w:lang w:val="en-US" w:eastAsia="ru-RU"/>
        </w:rPr>
        <w:t>The backslash (</w:t>
      </w:r>
      <w:r w:rsidRPr="00C8095F">
        <w:rPr>
          <w:rFonts w:ascii="Consolas" w:eastAsia="Times New Roman" w:hAnsi="Consolas" w:cs="Courier New"/>
          <w:color w:val="DC143C"/>
          <w:sz w:val="20"/>
          <w:szCs w:val="20"/>
          <w:lang w:val="en-US" w:eastAsia="ru-RU"/>
        </w:rPr>
        <w:t>\</w:t>
      </w:r>
      <w:r w:rsidRPr="00C8095F">
        <w:rPr>
          <w:rFonts w:ascii="Verdana" w:eastAsia="Times New Roman" w:hAnsi="Verdana" w:cs="Times New Roman"/>
          <w:color w:val="000000"/>
          <w:sz w:val="23"/>
          <w:szCs w:val="23"/>
          <w:lang w:val="en-US" w:eastAsia="ru-RU"/>
        </w:rPr>
        <w:t>) escape character turns special characters into string characters:</w:t>
      </w:r>
    </w:p>
    <w:p w14:paraId="7311766A" w14:textId="3360D265" w:rsidR="00C8095F" w:rsidRDefault="00C8095F" w:rsidP="00C8095F">
      <w:pPr>
        <w:shd w:val="clear" w:color="auto" w:fill="FFFFFF"/>
        <w:spacing w:before="288" w:after="288" w:line="240" w:lineRule="auto"/>
        <w:rPr>
          <w:rFonts w:ascii="Verdana" w:eastAsia="Times New Roman" w:hAnsi="Verdana" w:cs="Times New Roman"/>
          <w:color w:val="000000"/>
          <w:sz w:val="23"/>
          <w:szCs w:val="23"/>
          <w:lang w:val="en-US" w:eastAsia="ru-RU"/>
        </w:rPr>
      </w:pPr>
      <w:r w:rsidRPr="00C8095F">
        <w:rPr>
          <w:rFonts w:ascii="Verdana" w:eastAsia="Times New Roman" w:hAnsi="Verdana" w:cs="Times New Roman"/>
          <w:color w:val="000000"/>
          <w:sz w:val="23"/>
          <w:szCs w:val="23"/>
          <w:lang w:val="en-US" w:eastAsia="ru-RU"/>
        </w:rPr>
        <w:t>The sequence </w:t>
      </w:r>
      <w:r w:rsidRPr="00C8095F">
        <w:rPr>
          <w:rFonts w:ascii="Consolas" w:eastAsia="Times New Roman" w:hAnsi="Consolas" w:cs="Courier New"/>
          <w:color w:val="DC143C"/>
          <w:sz w:val="20"/>
          <w:szCs w:val="20"/>
          <w:lang w:val="en-US" w:eastAsia="ru-RU"/>
        </w:rPr>
        <w:t>\</w:t>
      </w:r>
      <w:proofErr w:type="gramStart"/>
      <w:r w:rsidRPr="00C8095F">
        <w:rPr>
          <w:rFonts w:ascii="Consolas" w:eastAsia="Times New Roman" w:hAnsi="Consolas" w:cs="Courier New"/>
          <w:color w:val="DC143C"/>
          <w:sz w:val="20"/>
          <w:szCs w:val="20"/>
          <w:lang w:val="en-US" w:eastAsia="ru-RU"/>
        </w:rPr>
        <w:t>"</w:t>
      </w:r>
      <w:r w:rsidRPr="00C8095F">
        <w:rPr>
          <w:rFonts w:ascii="Verdana" w:eastAsia="Times New Roman" w:hAnsi="Verdana" w:cs="Times New Roman"/>
          <w:color w:val="000000"/>
          <w:sz w:val="23"/>
          <w:szCs w:val="23"/>
          <w:lang w:val="en-US" w:eastAsia="ru-RU"/>
        </w:rPr>
        <w:t>  inserts</w:t>
      </w:r>
      <w:proofErr w:type="gramEnd"/>
      <w:r w:rsidRPr="00C8095F">
        <w:rPr>
          <w:rFonts w:ascii="Verdana" w:eastAsia="Times New Roman" w:hAnsi="Verdana" w:cs="Times New Roman"/>
          <w:color w:val="000000"/>
          <w:sz w:val="23"/>
          <w:szCs w:val="23"/>
          <w:lang w:val="en-US" w:eastAsia="ru-RU"/>
        </w:rPr>
        <w:t xml:space="preserve"> a double quote in a string</w:t>
      </w:r>
    </w:p>
    <w:p w14:paraId="247449FB" w14:textId="57F37ADB" w:rsidR="00C8095F" w:rsidRPr="00C8095F" w:rsidRDefault="00C8095F" w:rsidP="00C8095F">
      <w:pPr>
        <w:shd w:val="clear" w:color="auto" w:fill="FFFFFF"/>
        <w:spacing w:before="288" w:after="288" w:line="240" w:lineRule="auto"/>
        <w:rPr>
          <w:rFonts w:ascii="Verdana" w:eastAsia="Times New Roman" w:hAnsi="Verdana" w:cs="Times New Roman"/>
          <w:color w:val="000000"/>
          <w:sz w:val="23"/>
          <w:szCs w:val="23"/>
          <w:lang w:val="en-US" w:eastAsia="ru-RU"/>
        </w:rPr>
      </w:pPr>
      <w:r w:rsidRPr="00C8095F">
        <w:rPr>
          <w:rFonts w:ascii="Verdana" w:eastAsia="Times New Roman" w:hAnsi="Verdana" w:cs="Times New Roman"/>
          <w:noProof/>
          <w:color w:val="000000"/>
          <w:sz w:val="23"/>
          <w:szCs w:val="23"/>
          <w:lang w:val="en-US" w:eastAsia="ru-RU"/>
        </w:rPr>
        <w:drawing>
          <wp:inline distT="0" distB="0" distL="0" distR="0" wp14:anchorId="32BD1A52" wp14:editId="04D7F568">
            <wp:extent cx="5731510" cy="1160145"/>
            <wp:effectExtent l="0" t="0" r="2540" b="190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1160145"/>
                    </a:xfrm>
                    <a:prstGeom prst="rect">
                      <a:avLst/>
                    </a:prstGeom>
                  </pic:spPr>
                </pic:pic>
              </a:graphicData>
            </a:graphic>
          </wp:inline>
        </w:drawing>
      </w:r>
    </w:p>
    <w:p w14:paraId="323C54A2" w14:textId="4031EE67" w:rsidR="00C8095F" w:rsidRDefault="00C8095F">
      <w:pPr>
        <w:rPr>
          <w:rFonts w:ascii="Verdana" w:hAnsi="Verdana"/>
          <w:sz w:val="23"/>
          <w:szCs w:val="23"/>
          <w:lang w:val="en-US"/>
        </w:rPr>
      </w:pPr>
    </w:p>
    <w:p w14:paraId="5693BDD5" w14:textId="7CE67B1A" w:rsidR="00A42E8B" w:rsidRDefault="00A42E8B">
      <w:pPr>
        <w:rPr>
          <w:rFonts w:ascii="Verdana" w:hAnsi="Verdana"/>
          <w:sz w:val="23"/>
          <w:szCs w:val="23"/>
          <w:lang w:val="en-US"/>
        </w:rPr>
      </w:pPr>
    </w:p>
    <w:p w14:paraId="310D95C6" w14:textId="7137942F" w:rsidR="00A42E8B" w:rsidRDefault="00A42E8B">
      <w:pPr>
        <w:rPr>
          <w:rFonts w:ascii="Verdana" w:hAnsi="Verdana"/>
          <w:sz w:val="23"/>
          <w:szCs w:val="23"/>
          <w:lang w:val="en-US"/>
        </w:rPr>
      </w:pPr>
    </w:p>
    <w:p w14:paraId="7C3CC54F" w14:textId="426A59D1" w:rsidR="00A42E8B" w:rsidRDefault="00A42E8B">
      <w:pPr>
        <w:rPr>
          <w:rFonts w:ascii="Verdana" w:hAnsi="Verdana"/>
          <w:sz w:val="23"/>
          <w:szCs w:val="23"/>
          <w:lang w:val="en-US"/>
        </w:rPr>
      </w:pPr>
    </w:p>
    <w:p w14:paraId="7E640591" w14:textId="77777777" w:rsidR="00A42E8B" w:rsidRPr="00A42E8B" w:rsidRDefault="00A42E8B" w:rsidP="00A42E8B">
      <w:pPr>
        <w:shd w:val="clear" w:color="auto" w:fill="FFFFFF"/>
        <w:spacing w:before="150" w:after="150" w:line="240" w:lineRule="auto"/>
        <w:outlineLvl w:val="1"/>
        <w:rPr>
          <w:rFonts w:ascii="Segoe UI" w:eastAsia="Times New Roman" w:hAnsi="Segoe UI" w:cs="Segoe UI"/>
          <w:color w:val="000000"/>
          <w:sz w:val="48"/>
          <w:szCs w:val="48"/>
          <w:lang w:val="en-US" w:eastAsia="ru-RU"/>
        </w:rPr>
      </w:pPr>
      <w:r w:rsidRPr="00A42E8B">
        <w:rPr>
          <w:rFonts w:ascii="Segoe UI" w:eastAsia="Times New Roman" w:hAnsi="Segoe UI" w:cs="Segoe UI"/>
          <w:color w:val="000000"/>
          <w:sz w:val="48"/>
          <w:szCs w:val="48"/>
          <w:lang w:val="en-US" w:eastAsia="ru-RU"/>
        </w:rPr>
        <w:lastRenderedPageBreak/>
        <w:t>Java Conditions and If Statements</w:t>
      </w:r>
    </w:p>
    <w:p w14:paraId="5E36777F" w14:textId="77777777" w:rsidR="00A42E8B" w:rsidRPr="00A42E8B" w:rsidRDefault="00A42E8B" w:rsidP="00A42E8B">
      <w:pPr>
        <w:shd w:val="clear" w:color="auto" w:fill="FFFFFF"/>
        <w:spacing w:before="288" w:after="288" w:line="240" w:lineRule="auto"/>
        <w:rPr>
          <w:rFonts w:ascii="Verdana" w:eastAsia="Times New Roman" w:hAnsi="Verdana" w:cs="Times New Roman"/>
          <w:color w:val="000000"/>
          <w:sz w:val="23"/>
          <w:szCs w:val="23"/>
          <w:lang w:val="en-US" w:eastAsia="ru-RU"/>
        </w:rPr>
      </w:pPr>
      <w:r w:rsidRPr="00A42E8B">
        <w:rPr>
          <w:rFonts w:ascii="Verdana" w:eastAsia="Times New Roman" w:hAnsi="Verdana" w:cs="Times New Roman"/>
          <w:color w:val="000000"/>
          <w:sz w:val="23"/>
          <w:szCs w:val="23"/>
          <w:lang w:val="en-US" w:eastAsia="ru-RU"/>
        </w:rPr>
        <w:t>Java supports the usual logical conditions from mathematics:</w:t>
      </w:r>
    </w:p>
    <w:p w14:paraId="6A932BA9" w14:textId="77777777" w:rsidR="00A42E8B" w:rsidRPr="00A42E8B" w:rsidRDefault="00A42E8B" w:rsidP="00A42E8B">
      <w:pPr>
        <w:numPr>
          <w:ilvl w:val="0"/>
          <w:numId w:val="7"/>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ru-RU"/>
        </w:rPr>
      </w:pPr>
      <w:proofErr w:type="spellStart"/>
      <w:r w:rsidRPr="00A42E8B">
        <w:rPr>
          <w:rFonts w:ascii="Verdana" w:eastAsia="Times New Roman" w:hAnsi="Verdana" w:cs="Times New Roman"/>
          <w:color w:val="000000"/>
          <w:sz w:val="23"/>
          <w:szCs w:val="23"/>
          <w:lang w:eastAsia="ru-RU"/>
        </w:rPr>
        <w:t>Less</w:t>
      </w:r>
      <w:proofErr w:type="spellEnd"/>
      <w:r w:rsidRPr="00A42E8B">
        <w:rPr>
          <w:rFonts w:ascii="Verdana" w:eastAsia="Times New Roman" w:hAnsi="Verdana" w:cs="Times New Roman"/>
          <w:color w:val="000000"/>
          <w:sz w:val="23"/>
          <w:szCs w:val="23"/>
          <w:lang w:eastAsia="ru-RU"/>
        </w:rPr>
        <w:t xml:space="preserve"> </w:t>
      </w:r>
      <w:proofErr w:type="spellStart"/>
      <w:r w:rsidRPr="00A42E8B">
        <w:rPr>
          <w:rFonts w:ascii="Verdana" w:eastAsia="Times New Roman" w:hAnsi="Verdana" w:cs="Times New Roman"/>
          <w:color w:val="000000"/>
          <w:sz w:val="23"/>
          <w:szCs w:val="23"/>
          <w:lang w:eastAsia="ru-RU"/>
        </w:rPr>
        <w:t>than</w:t>
      </w:r>
      <w:proofErr w:type="spellEnd"/>
      <w:r w:rsidRPr="00A42E8B">
        <w:rPr>
          <w:rFonts w:ascii="Verdana" w:eastAsia="Times New Roman" w:hAnsi="Verdana" w:cs="Times New Roman"/>
          <w:color w:val="000000"/>
          <w:sz w:val="23"/>
          <w:szCs w:val="23"/>
          <w:lang w:eastAsia="ru-RU"/>
        </w:rPr>
        <w:t>: </w:t>
      </w:r>
      <w:r w:rsidRPr="00A42E8B">
        <w:rPr>
          <w:rFonts w:ascii="Consolas" w:eastAsia="Times New Roman" w:hAnsi="Consolas" w:cs="Times New Roman"/>
          <w:color w:val="DC143C"/>
          <w:sz w:val="24"/>
          <w:szCs w:val="24"/>
          <w:lang w:eastAsia="ru-RU"/>
        </w:rPr>
        <w:t xml:space="preserve">a </w:t>
      </w:r>
      <w:proofErr w:type="gramStart"/>
      <w:r w:rsidRPr="00A42E8B">
        <w:rPr>
          <w:rFonts w:ascii="Consolas" w:eastAsia="Times New Roman" w:hAnsi="Consolas" w:cs="Times New Roman"/>
          <w:color w:val="DC143C"/>
          <w:sz w:val="24"/>
          <w:szCs w:val="24"/>
          <w:lang w:eastAsia="ru-RU"/>
        </w:rPr>
        <w:t>&lt; b</w:t>
      </w:r>
      <w:proofErr w:type="gramEnd"/>
    </w:p>
    <w:p w14:paraId="2AFEDB25" w14:textId="77777777" w:rsidR="00A42E8B" w:rsidRPr="00A42E8B" w:rsidRDefault="00A42E8B" w:rsidP="00A42E8B">
      <w:pPr>
        <w:numPr>
          <w:ilvl w:val="0"/>
          <w:numId w:val="7"/>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A42E8B">
        <w:rPr>
          <w:rFonts w:ascii="Verdana" w:eastAsia="Times New Roman" w:hAnsi="Verdana" w:cs="Times New Roman"/>
          <w:color w:val="000000"/>
          <w:sz w:val="23"/>
          <w:szCs w:val="23"/>
          <w:lang w:val="en-US" w:eastAsia="ru-RU"/>
        </w:rPr>
        <w:t>Less than or equal to: </w:t>
      </w:r>
      <w:r w:rsidRPr="00A42E8B">
        <w:rPr>
          <w:rFonts w:ascii="Consolas" w:eastAsia="Times New Roman" w:hAnsi="Consolas" w:cs="Times New Roman"/>
          <w:color w:val="DC143C"/>
          <w:sz w:val="24"/>
          <w:szCs w:val="24"/>
          <w:lang w:val="en-US" w:eastAsia="ru-RU"/>
        </w:rPr>
        <w:t>a &lt;= b</w:t>
      </w:r>
    </w:p>
    <w:p w14:paraId="0E29F1BC" w14:textId="77777777" w:rsidR="00A42E8B" w:rsidRPr="00A42E8B" w:rsidRDefault="00A42E8B" w:rsidP="00A42E8B">
      <w:pPr>
        <w:numPr>
          <w:ilvl w:val="0"/>
          <w:numId w:val="7"/>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ru-RU"/>
        </w:rPr>
      </w:pPr>
      <w:proofErr w:type="spellStart"/>
      <w:r w:rsidRPr="00A42E8B">
        <w:rPr>
          <w:rFonts w:ascii="Verdana" w:eastAsia="Times New Roman" w:hAnsi="Verdana" w:cs="Times New Roman"/>
          <w:color w:val="000000"/>
          <w:sz w:val="23"/>
          <w:szCs w:val="23"/>
          <w:lang w:eastAsia="ru-RU"/>
        </w:rPr>
        <w:t>Greater</w:t>
      </w:r>
      <w:proofErr w:type="spellEnd"/>
      <w:r w:rsidRPr="00A42E8B">
        <w:rPr>
          <w:rFonts w:ascii="Verdana" w:eastAsia="Times New Roman" w:hAnsi="Verdana" w:cs="Times New Roman"/>
          <w:color w:val="000000"/>
          <w:sz w:val="23"/>
          <w:szCs w:val="23"/>
          <w:lang w:eastAsia="ru-RU"/>
        </w:rPr>
        <w:t xml:space="preserve"> </w:t>
      </w:r>
      <w:proofErr w:type="spellStart"/>
      <w:r w:rsidRPr="00A42E8B">
        <w:rPr>
          <w:rFonts w:ascii="Verdana" w:eastAsia="Times New Roman" w:hAnsi="Verdana" w:cs="Times New Roman"/>
          <w:color w:val="000000"/>
          <w:sz w:val="23"/>
          <w:szCs w:val="23"/>
          <w:lang w:eastAsia="ru-RU"/>
        </w:rPr>
        <w:t>than</w:t>
      </w:r>
      <w:proofErr w:type="spellEnd"/>
      <w:r w:rsidRPr="00A42E8B">
        <w:rPr>
          <w:rFonts w:ascii="Verdana" w:eastAsia="Times New Roman" w:hAnsi="Verdana" w:cs="Times New Roman"/>
          <w:color w:val="000000"/>
          <w:sz w:val="23"/>
          <w:szCs w:val="23"/>
          <w:lang w:eastAsia="ru-RU"/>
        </w:rPr>
        <w:t>: </w:t>
      </w:r>
      <w:proofErr w:type="gramStart"/>
      <w:r w:rsidRPr="00A42E8B">
        <w:rPr>
          <w:rFonts w:ascii="Consolas" w:eastAsia="Times New Roman" w:hAnsi="Consolas" w:cs="Times New Roman"/>
          <w:color w:val="DC143C"/>
          <w:sz w:val="24"/>
          <w:szCs w:val="24"/>
          <w:lang w:eastAsia="ru-RU"/>
        </w:rPr>
        <w:t>a &gt;</w:t>
      </w:r>
      <w:proofErr w:type="gramEnd"/>
      <w:r w:rsidRPr="00A42E8B">
        <w:rPr>
          <w:rFonts w:ascii="Consolas" w:eastAsia="Times New Roman" w:hAnsi="Consolas" w:cs="Times New Roman"/>
          <w:color w:val="DC143C"/>
          <w:sz w:val="24"/>
          <w:szCs w:val="24"/>
          <w:lang w:eastAsia="ru-RU"/>
        </w:rPr>
        <w:t xml:space="preserve"> b</w:t>
      </w:r>
    </w:p>
    <w:p w14:paraId="7A2B8439" w14:textId="77777777" w:rsidR="00A42E8B" w:rsidRPr="00A42E8B" w:rsidRDefault="00A42E8B" w:rsidP="00A42E8B">
      <w:pPr>
        <w:numPr>
          <w:ilvl w:val="0"/>
          <w:numId w:val="7"/>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A42E8B">
        <w:rPr>
          <w:rFonts w:ascii="Verdana" w:eastAsia="Times New Roman" w:hAnsi="Verdana" w:cs="Times New Roman"/>
          <w:color w:val="000000"/>
          <w:sz w:val="23"/>
          <w:szCs w:val="23"/>
          <w:lang w:val="en-US" w:eastAsia="ru-RU"/>
        </w:rPr>
        <w:t>Greater than or equal to: </w:t>
      </w:r>
      <w:r w:rsidRPr="00A42E8B">
        <w:rPr>
          <w:rFonts w:ascii="Consolas" w:eastAsia="Times New Roman" w:hAnsi="Consolas" w:cs="Times New Roman"/>
          <w:color w:val="DC143C"/>
          <w:sz w:val="24"/>
          <w:szCs w:val="24"/>
          <w:lang w:val="en-US" w:eastAsia="ru-RU"/>
        </w:rPr>
        <w:t>a &gt;= b</w:t>
      </w:r>
    </w:p>
    <w:p w14:paraId="727C711F" w14:textId="77777777" w:rsidR="00A42E8B" w:rsidRPr="00A42E8B" w:rsidRDefault="00A42E8B" w:rsidP="00A42E8B">
      <w:pPr>
        <w:numPr>
          <w:ilvl w:val="0"/>
          <w:numId w:val="7"/>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ru-RU"/>
        </w:rPr>
      </w:pPr>
      <w:proofErr w:type="spellStart"/>
      <w:r w:rsidRPr="00A42E8B">
        <w:rPr>
          <w:rFonts w:ascii="Verdana" w:eastAsia="Times New Roman" w:hAnsi="Verdana" w:cs="Times New Roman"/>
          <w:color w:val="000000"/>
          <w:sz w:val="23"/>
          <w:szCs w:val="23"/>
          <w:lang w:eastAsia="ru-RU"/>
        </w:rPr>
        <w:t>Equal</w:t>
      </w:r>
      <w:proofErr w:type="spellEnd"/>
      <w:r w:rsidRPr="00A42E8B">
        <w:rPr>
          <w:rFonts w:ascii="Verdana" w:eastAsia="Times New Roman" w:hAnsi="Verdana" w:cs="Times New Roman"/>
          <w:color w:val="000000"/>
          <w:sz w:val="23"/>
          <w:szCs w:val="23"/>
          <w:lang w:eastAsia="ru-RU"/>
        </w:rPr>
        <w:t xml:space="preserve"> </w:t>
      </w:r>
      <w:proofErr w:type="spellStart"/>
      <w:r w:rsidRPr="00A42E8B">
        <w:rPr>
          <w:rFonts w:ascii="Verdana" w:eastAsia="Times New Roman" w:hAnsi="Verdana" w:cs="Times New Roman"/>
          <w:color w:val="000000"/>
          <w:sz w:val="23"/>
          <w:szCs w:val="23"/>
          <w:lang w:eastAsia="ru-RU"/>
        </w:rPr>
        <w:t>to</w:t>
      </w:r>
      <w:proofErr w:type="spellEnd"/>
      <w:r w:rsidRPr="00A42E8B">
        <w:rPr>
          <w:rFonts w:ascii="Verdana" w:eastAsia="Times New Roman" w:hAnsi="Verdana" w:cs="Times New Roman"/>
          <w:color w:val="000000"/>
          <w:sz w:val="23"/>
          <w:szCs w:val="23"/>
          <w:lang w:eastAsia="ru-RU"/>
        </w:rPr>
        <w:t> </w:t>
      </w:r>
      <w:r w:rsidRPr="00A42E8B">
        <w:rPr>
          <w:rFonts w:ascii="Consolas" w:eastAsia="Times New Roman" w:hAnsi="Consolas" w:cs="Times New Roman"/>
          <w:color w:val="DC143C"/>
          <w:sz w:val="24"/>
          <w:szCs w:val="24"/>
          <w:lang w:eastAsia="ru-RU"/>
        </w:rPr>
        <w:t>a == b</w:t>
      </w:r>
    </w:p>
    <w:p w14:paraId="2B0C9A30" w14:textId="77777777" w:rsidR="00A42E8B" w:rsidRPr="00A42E8B" w:rsidRDefault="00A42E8B" w:rsidP="00A42E8B">
      <w:pPr>
        <w:numPr>
          <w:ilvl w:val="0"/>
          <w:numId w:val="7"/>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ru-RU"/>
        </w:rPr>
      </w:pPr>
      <w:proofErr w:type="spellStart"/>
      <w:r w:rsidRPr="00A42E8B">
        <w:rPr>
          <w:rFonts w:ascii="Verdana" w:eastAsia="Times New Roman" w:hAnsi="Verdana" w:cs="Times New Roman"/>
          <w:color w:val="000000"/>
          <w:sz w:val="23"/>
          <w:szCs w:val="23"/>
          <w:lang w:eastAsia="ru-RU"/>
        </w:rPr>
        <w:t>Not</w:t>
      </w:r>
      <w:proofErr w:type="spellEnd"/>
      <w:r w:rsidRPr="00A42E8B">
        <w:rPr>
          <w:rFonts w:ascii="Verdana" w:eastAsia="Times New Roman" w:hAnsi="Verdana" w:cs="Times New Roman"/>
          <w:color w:val="000000"/>
          <w:sz w:val="23"/>
          <w:szCs w:val="23"/>
          <w:lang w:eastAsia="ru-RU"/>
        </w:rPr>
        <w:t xml:space="preserve"> </w:t>
      </w:r>
      <w:proofErr w:type="spellStart"/>
      <w:r w:rsidRPr="00A42E8B">
        <w:rPr>
          <w:rFonts w:ascii="Verdana" w:eastAsia="Times New Roman" w:hAnsi="Verdana" w:cs="Times New Roman"/>
          <w:color w:val="000000"/>
          <w:sz w:val="23"/>
          <w:szCs w:val="23"/>
          <w:lang w:eastAsia="ru-RU"/>
        </w:rPr>
        <w:t>Equal</w:t>
      </w:r>
      <w:proofErr w:type="spellEnd"/>
      <w:r w:rsidRPr="00A42E8B">
        <w:rPr>
          <w:rFonts w:ascii="Verdana" w:eastAsia="Times New Roman" w:hAnsi="Verdana" w:cs="Times New Roman"/>
          <w:color w:val="000000"/>
          <w:sz w:val="23"/>
          <w:szCs w:val="23"/>
          <w:lang w:eastAsia="ru-RU"/>
        </w:rPr>
        <w:t xml:space="preserve"> </w:t>
      </w:r>
      <w:proofErr w:type="spellStart"/>
      <w:r w:rsidRPr="00A42E8B">
        <w:rPr>
          <w:rFonts w:ascii="Verdana" w:eastAsia="Times New Roman" w:hAnsi="Verdana" w:cs="Times New Roman"/>
          <w:color w:val="000000"/>
          <w:sz w:val="23"/>
          <w:szCs w:val="23"/>
          <w:lang w:eastAsia="ru-RU"/>
        </w:rPr>
        <w:t>to</w:t>
      </w:r>
      <w:proofErr w:type="spellEnd"/>
      <w:r w:rsidRPr="00A42E8B">
        <w:rPr>
          <w:rFonts w:ascii="Verdana" w:eastAsia="Times New Roman" w:hAnsi="Verdana" w:cs="Times New Roman"/>
          <w:color w:val="000000"/>
          <w:sz w:val="23"/>
          <w:szCs w:val="23"/>
          <w:lang w:eastAsia="ru-RU"/>
        </w:rPr>
        <w:t>: </w:t>
      </w:r>
      <w:proofErr w:type="gramStart"/>
      <w:r w:rsidRPr="00A42E8B">
        <w:rPr>
          <w:rFonts w:ascii="Consolas" w:eastAsia="Times New Roman" w:hAnsi="Consolas" w:cs="Times New Roman"/>
          <w:color w:val="DC143C"/>
          <w:sz w:val="24"/>
          <w:szCs w:val="24"/>
          <w:lang w:eastAsia="ru-RU"/>
        </w:rPr>
        <w:t>a !</w:t>
      </w:r>
      <w:proofErr w:type="gramEnd"/>
      <w:r w:rsidRPr="00A42E8B">
        <w:rPr>
          <w:rFonts w:ascii="Consolas" w:eastAsia="Times New Roman" w:hAnsi="Consolas" w:cs="Times New Roman"/>
          <w:color w:val="DC143C"/>
          <w:sz w:val="24"/>
          <w:szCs w:val="24"/>
          <w:lang w:eastAsia="ru-RU"/>
        </w:rPr>
        <w:t>= b</w:t>
      </w:r>
    </w:p>
    <w:p w14:paraId="1D83FAE2" w14:textId="77777777" w:rsidR="00A42E8B" w:rsidRPr="00A42E8B" w:rsidRDefault="00A42E8B" w:rsidP="00A42E8B">
      <w:pPr>
        <w:shd w:val="clear" w:color="auto" w:fill="FFFFFF"/>
        <w:spacing w:before="288" w:after="288" w:line="240" w:lineRule="auto"/>
        <w:rPr>
          <w:rFonts w:ascii="Verdana" w:eastAsia="Times New Roman" w:hAnsi="Verdana" w:cs="Times New Roman"/>
          <w:color w:val="000000"/>
          <w:sz w:val="23"/>
          <w:szCs w:val="23"/>
          <w:lang w:val="en-US" w:eastAsia="ru-RU"/>
        </w:rPr>
      </w:pPr>
      <w:r w:rsidRPr="00A42E8B">
        <w:rPr>
          <w:rFonts w:ascii="Verdana" w:eastAsia="Times New Roman" w:hAnsi="Verdana" w:cs="Times New Roman"/>
          <w:color w:val="000000"/>
          <w:sz w:val="23"/>
          <w:szCs w:val="23"/>
          <w:lang w:val="en-US" w:eastAsia="ru-RU"/>
        </w:rPr>
        <w:t>You can use these conditions to perform different actions for different decisions.</w:t>
      </w:r>
    </w:p>
    <w:p w14:paraId="6B3C629A" w14:textId="77777777" w:rsidR="00A42E8B" w:rsidRPr="00A42E8B" w:rsidRDefault="00A42E8B" w:rsidP="00A42E8B">
      <w:pPr>
        <w:shd w:val="clear" w:color="auto" w:fill="FFFFFF"/>
        <w:spacing w:before="288" w:after="288" w:line="240" w:lineRule="auto"/>
        <w:rPr>
          <w:rFonts w:ascii="Verdana" w:eastAsia="Times New Roman" w:hAnsi="Verdana" w:cs="Times New Roman"/>
          <w:color w:val="000000"/>
          <w:sz w:val="23"/>
          <w:szCs w:val="23"/>
          <w:lang w:val="en-US" w:eastAsia="ru-RU"/>
        </w:rPr>
      </w:pPr>
      <w:r w:rsidRPr="00A42E8B">
        <w:rPr>
          <w:rFonts w:ascii="Verdana" w:eastAsia="Times New Roman" w:hAnsi="Verdana" w:cs="Times New Roman"/>
          <w:color w:val="000000"/>
          <w:sz w:val="23"/>
          <w:szCs w:val="23"/>
          <w:lang w:val="en-US" w:eastAsia="ru-RU"/>
        </w:rPr>
        <w:t>Java has the following conditional statements:</w:t>
      </w:r>
    </w:p>
    <w:p w14:paraId="069F981F" w14:textId="77777777" w:rsidR="00A42E8B" w:rsidRPr="00A42E8B" w:rsidRDefault="00A42E8B" w:rsidP="00A42E8B">
      <w:pPr>
        <w:numPr>
          <w:ilvl w:val="0"/>
          <w:numId w:val="8"/>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A42E8B">
        <w:rPr>
          <w:rFonts w:ascii="Verdana" w:eastAsia="Times New Roman" w:hAnsi="Verdana" w:cs="Times New Roman"/>
          <w:color w:val="000000"/>
          <w:sz w:val="23"/>
          <w:szCs w:val="23"/>
          <w:lang w:val="en-US" w:eastAsia="ru-RU"/>
        </w:rPr>
        <w:t>Use </w:t>
      </w:r>
      <w:r w:rsidRPr="00A42E8B">
        <w:rPr>
          <w:rFonts w:ascii="Consolas" w:eastAsia="Times New Roman" w:hAnsi="Consolas" w:cs="Courier New"/>
          <w:color w:val="DC143C"/>
          <w:sz w:val="20"/>
          <w:szCs w:val="20"/>
          <w:lang w:val="en-US" w:eastAsia="ru-RU"/>
        </w:rPr>
        <w:t>if</w:t>
      </w:r>
      <w:r w:rsidRPr="00A42E8B">
        <w:rPr>
          <w:rFonts w:ascii="Verdana" w:eastAsia="Times New Roman" w:hAnsi="Verdana" w:cs="Times New Roman"/>
          <w:color w:val="000000"/>
          <w:sz w:val="23"/>
          <w:szCs w:val="23"/>
          <w:lang w:val="en-US" w:eastAsia="ru-RU"/>
        </w:rPr>
        <w:t> to specify a block of code to be executed, if a specified condition is true</w:t>
      </w:r>
    </w:p>
    <w:p w14:paraId="339B9F93" w14:textId="77777777" w:rsidR="00A42E8B" w:rsidRPr="00A42E8B" w:rsidRDefault="00A42E8B" w:rsidP="00A42E8B">
      <w:pPr>
        <w:numPr>
          <w:ilvl w:val="0"/>
          <w:numId w:val="8"/>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A42E8B">
        <w:rPr>
          <w:rFonts w:ascii="Verdana" w:eastAsia="Times New Roman" w:hAnsi="Verdana" w:cs="Times New Roman"/>
          <w:color w:val="000000"/>
          <w:sz w:val="23"/>
          <w:szCs w:val="23"/>
          <w:lang w:val="en-US" w:eastAsia="ru-RU"/>
        </w:rPr>
        <w:t>Use </w:t>
      </w:r>
      <w:r w:rsidRPr="00A42E8B">
        <w:rPr>
          <w:rFonts w:ascii="Consolas" w:eastAsia="Times New Roman" w:hAnsi="Consolas" w:cs="Courier New"/>
          <w:color w:val="DC143C"/>
          <w:sz w:val="20"/>
          <w:szCs w:val="20"/>
          <w:lang w:val="en-US" w:eastAsia="ru-RU"/>
        </w:rPr>
        <w:t>else</w:t>
      </w:r>
      <w:r w:rsidRPr="00A42E8B">
        <w:rPr>
          <w:rFonts w:ascii="Verdana" w:eastAsia="Times New Roman" w:hAnsi="Verdana" w:cs="Times New Roman"/>
          <w:color w:val="000000"/>
          <w:sz w:val="23"/>
          <w:szCs w:val="23"/>
          <w:lang w:val="en-US" w:eastAsia="ru-RU"/>
        </w:rPr>
        <w:t> to specify a block of code to be executed, if the same condition is false</w:t>
      </w:r>
    </w:p>
    <w:p w14:paraId="74459AB9" w14:textId="77777777" w:rsidR="00A42E8B" w:rsidRPr="00A42E8B" w:rsidRDefault="00A42E8B" w:rsidP="00A42E8B">
      <w:pPr>
        <w:numPr>
          <w:ilvl w:val="0"/>
          <w:numId w:val="8"/>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A42E8B">
        <w:rPr>
          <w:rFonts w:ascii="Verdana" w:eastAsia="Times New Roman" w:hAnsi="Verdana" w:cs="Times New Roman"/>
          <w:color w:val="000000"/>
          <w:sz w:val="23"/>
          <w:szCs w:val="23"/>
          <w:lang w:val="en-US" w:eastAsia="ru-RU"/>
        </w:rPr>
        <w:t>Use </w:t>
      </w:r>
      <w:r w:rsidRPr="00A42E8B">
        <w:rPr>
          <w:rFonts w:ascii="Consolas" w:eastAsia="Times New Roman" w:hAnsi="Consolas" w:cs="Courier New"/>
          <w:color w:val="DC143C"/>
          <w:sz w:val="20"/>
          <w:szCs w:val="20"/>
          <w:lang w:val="en-US" w:eastAsia="ru-RU"/>
        </w:rPr>
        <w:t>else if</w:t>
      </w:r>
      <w:r w:rsidRPr="00A42E8B">
        <w:rPr>
          <w:rFonts w:ascii="Verdana" w:eastAsia="Times New Roman" w:hAnsi="Verdana" w:cs="Times New Roman"/>
          <w:color w:val="000000"/>
          <w:sz w:val="23"/>
          <w:szCs w:val="23"/>
          <w:lang w:val="en-US" w:eastAsia="ru-RU"/>
        </w:rPr>
        <w:t> to specify a new condition to test, if the first condition is false</w:t>
      </w:r>
    </w:p>
    <w:p w14:paraId="2D4DA09F" w14:textId="77777777" w:rsidR="00A42E8B" w:rsidRPr="00A42E8B" w:rsidRDefault="00A42E8B" w:rsidP="00A42E8B">
      <w:pPr>
        <w:numPr>
          <w:ilvl w:val="0"/>
          <w:numId w:val="8"/>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A42E8B">
        <w:rPr>
          <w:rFonts w:ascii="Verdana" w:eastAsia="Times New Roman" w:hAnsi="Verdana" w:cs="Times New Roman"/>
          <w:color w:val="000000"/>
          <w:sz w:val="23"/>
          <w:szCs w:val="23"/>
          <w:lang w:val="en-US" w:eastAsia="ru-RU"/>
        </w:rPr>
        <w:t>Use </w:t>
      </w:r>
      <w:r w:rsidRPr="00A42E8B">
        <w:rPr>
          <w:rFonts w:ascii="Consolas" w:eastAsia="Times New Roman" w:hAnsi="Consolas" w:cs="Courier New"/>
          <w:color w:val="DC143C"/>
          <w:sz w:val="20"/>
          <w:szCs w:val="20"/>
          <w:lang w:val="en-US" w:eastAsia="ru-RU"/>
        </w:rPr>
        <w:t>switch</w:t>
      </w:r>
      <w:r w:rsidRPr="00A42E8B">
        <w:rPr>
          <w:rFonts w:ascii="Verdana" w:eastAsia="Times New Roman" w:hAnsi="Verdana" w:cs="Times New Roman"/>
          <w:color w:val="000000"/>
          <w:sz w:val="23"/>
          <w:szCs w:val="23"/>
          <w:lang w:val="en-US" w:eastAsia="ru-RU"/>
        </w:rPr>
        <w:t> to specify many alternative blocks of code to be executed</w:t>
      </w:r>
    </w:p>
    <w:p w14:paraId="35D9C02B" w14:textId="77777777" w:rsidR="00A42E8B" w:rsidRPr="00A42E8B" w:rsidRDefault="00A42E8B" w:rsidP="00A42E8B">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A42E8B">
        <w:rPr>
          <w:rFonts w:ascii="Segoe UI" w:hAnsi="Segoe UI" w:cs="Segoe UI"/>
          <w:b w:val="0"/>
          <w:bCs w:val="0"/>
          <w:color w:val="000000"/>
          <w:sz w:val="48"/>
          <w:szCs w:val="48"/>
          <w:lang w:val="en-US"/>
        </w:rPr>
        <w:t>Short Hand If...Else</w:t>
      </w:r>
    </w:p>
    <w:p w14:paraId="7DAE011E" w14:textId="77777777" w:rsidR="00A42E8B" w:rsidRPr="00A42E8B" w:rsidRDefault="00A42E8B" w:rsidP="00A42E8B">
      <w:pPr>
        <w:pStyle w:val="a3"/>
        <w:shd w:val="clear" w:color="auto" w:fill="FFFFFF"/>
        <w:spacing w:before="288" w:beforeAutospacing="0" w:after="288" w:afterAutospacing="0"/>
        <w:rPr>
          <w:rFonts w:ascii="Verdana" w:hAnsi="Verdana"/>
          <w:color w:val="000000"/>
          <w:sz w:val="23"/>
          <w:szCs w:val="23"/>
          <w:lang w:val="en-US"/>
        </w:rPr>
      </w:pPr>
      <w:r w:rsidRPr="00A42E8B">
        <w:rPr>
          <w:rFonts w:ascii="Verdana" w:hAnsi="Verdana"/>
          <w:color w:val="000000"/>
          <w:sz w:val="23"/>
          <w:szCs w:val="23"/>
          <w:lang w:val="en-US"/>
        </w:rPr>
        <w:t>There is also a short-hand </w:t>
      </w:r>
      <w:hyperlink r:id="rId22" w:history="1">
        <w:r w:rsidRPr="00A42E8B">
          <w:rPr>
            <w:rStyle w:val="a5"/>
            <w:rFonts w:ascii="Verdana" w:hAnsi="Verdana"/>
            <w:sz w:val="23"/>
            <w:szCs w:val="23"/>
            <w:lang w:val="en-US"/>
          </w:rPr>
          <w:t>if else</w:t>
        </w:r>
      </w:hyperlink>
      <w:r w:rsidRPr="00A42E8B">
        <w:rPr>
          <w:rFonts w:ascii="Verdana" w:hAnsi="Verdana"/>
          <w:color w:val="000000"/>
          <w:sz w:val="23"/>
          <w:szCs w:val="23"/>
          <w:lang w:val="en-US"/>
        </w:rPr>
        <w:t>, which is known as the </w:t>
      </w:r>
      <w:r w:rsidRPr="00A42E8B">
        <w:rPr>
          <w:rStyle w:val="a4"/>
          <w:rFonts w:ascii="Verdana" w:hAnsi="Verdana"/>
          <w:color w:val="000000"/>
          <w:sz w:val="23"/>
          <w:szCs w:val="23"/>
          <w:lang w:val="en-US"/>
        </w:rPr>
        <w:t>ternary operator</w:t>
      </w:r>
      <w:r w:rsidRPr="00A42E8B">
        <w:rPr>
          <w:rFonts w:ascii="Verdana" w:hAnsi="Verdana"/>
          <w:color w:val="000000"/>
          <w:sz w:val="23"/>
          <w:szCs w:val="23"/>
          <w:lang w:val="en-US"/>
        </w:rPr>
        <w:t> because it consists of three operands.</w:t>
      </w:r>
    </w:p>
    <w:p w14:paraId="176DD164" w14:textId="77777777" w:rsidR="00A42E8B" w:rsidRPr="00A42E8B" w:rsidRDefault="00A42E8B" w:rsidP="00A42E8B">
      <w:pPr>
        <w:pStyle w:val="a3"/>
        <w:shd w:val="clear" w:color="auto" w:fill="FFFFFF"/>
        <w:spacing w:before="288" w:beforeAutospacing="0" w:after="288" w:afterAutospacing="0"/>
        <w:rPr>
          <w:rFonts w:ascii="Verdana" w:hAnsi="Verdana"/>
          <w:color w:val="000000"/>
          <w:sz w:val="23"/>
          <w:szCs w:val="23"/>
          <w:lang w:val="en-US"/>
        </w:rPr>
      </w:pPr>
      <w:r w:rsidRPr="00A42E8B">
        <w:rPr>
          <w:rFonts w:ascii="Verdana" w:hAnsi="Verdana"/>
          <w:color w:val="000000"/>
          <w:sz w:val="23"/>
          <w:szCs w:val="23"/>
          <w:lang w:val="en-US"/>
        </w:rPr>
        <w:t>It can be used to replace multiple lines of code with a single line, and is most often used to replace simple if else statements:</w:t>
      </w:r>
    </w:p>
    <w:p w14:paraId="6B06959C" w14:textId="77777777" w:rsidR="00A42E8B" w:rsidRPr="00A42E8B" w:rsidRDefault="00A42E8B" w:rsidP="00A42E8B">
      <w:pPr>
        <w:pStyle w:val="3"/>
        <w:shd w:val="clear" w:color="auto" w:fill="E7E9EB"/>
        <w:spacing w:before="150" w:after="150"/>
        <w:rPr>
          <w:rFonts w:ascii="Segoe UI" w:hAnsi="Segoe UI" w:cs="Segoe UI"/>
          <w:color w:val="000000"/>
          <w:sz w:val="36"/>
          <w:szCs w:val="36"/>
          <w:lang w:val="en-US"/>
        </w:rPr>
      </w:pPr>
      <w:r w:rsidRPr="00A42E8B">
        <w:rPr>
          <w:rFonts w:ascii="Segoe UI" w:hAnsi="Segoe UI" w:cs="Segoe UI"/>
          <w:b/>
          <w:bCs/>
          <w:color w:val="000000"/>
          <w:sz w:val="36"/>
          <w:szCs w:val="36"/>
          <w:lang w:val="en-US"/>
        </w:rPr>
        <w:t>Syntax</w:t>
      </w:r>
    </w:p>
    <w:p w14:paraId="76A668EC" w14:textId="77777777" w:rsidR="00A42E8B" w:rsidRPr="00A42E8B" w:rsidRDefault="00A42E8B" w:rsidP="00A42E8B">
      <w:pPr>
        <w:pStyle w:val="HTML0"/>
        <w:pBdr>
          <w:left w:val="single" w:sz="24" w:space="12" w:color="04AA6D"/>
        </w:pBdr>
        <w:shd w:val="clear" w:color="auto" w:fill="FFFFFF"/>
        <w:spacing w:before="240" w:after="240"/>
        <w:rPr>
          <w:rFonts w:ascii="Consolas" w:hAnsi="Consolas"/>
          <w:i/>
          <w:iCs/>
          <w:color w:val="000000"/>
          <w:sz w:val="23"/>
          <w:szCs w:val="23"/>
          <w:lang w:val="en-US"/>
        </w:rPr>
      </w:pPr>
      <w:r w:rsidRPr="00A42E8B">
        <w:rPr>
          <w:rStyle w:val="a6"/>
          <w:rFonts w:ascii="Consolas" w:hAnsi="Consolas"/>
          <w:color w:val="000000"/>
          <w:sz w:val="23"/>
          <w:szCs w:val="23"/>
          <w:lang w:val="en-US"/>
        </w:rPr>
        <w:t>variable</w:t>
      </w:r>
      <w:r w:rsidRPr="00A42E8B">
        <w:rPr>
          <w:rStyle w:val="HTML"/>
          <w:rFonts w:ascii="Consolas" w:hAnsi="Consolas"/>
          <w:i/>
          <w:iCs/>
          <w:color w:val="000000"/>
          <w:sz w:val="23"/>
          <w:szCs w:val="23"/>
          <w:lang w:val="en-US"/>
        </w:rPr>
        <w:t xml:space="preserve"> </w:t>
      </w:r>
      <w:r w:rsidRPr="00A42E8B">
        <w:rPr>
          <w:rStyle w:val="token"/>
          <w:rFonts w:ascii="Consolas" w:hAnsi="Consolas"/>
          <w:i/>
          <w:iCs/>
          <w:color w:val="9A6E3A"/>
          <w:sz w:val="23"/>
          <w:szCs w:val="23"/>
          <w:lang w:val="en-US"/>
        </w:rPr>
        <w:t>=</w:t>
      </w:r>
      <w:r w:rsidRPr="00A42E8B">
        <w:rPr>
          <w:rStyle w:val="HTML"/>
          <w:rFonts w:ascii="Consolas" w:hAnsi="Consolas"/>
          <w:i/>
          <w:iCs/>
          <w:color w:val="000000"/>
          <w:sz w:val="23"/>
          <w:szCs w:val="23"/>
          <w:lang w:val="en-US"/>
        </w:rPr>
        <w:t xml:space="preserve"> </w:t>
      </w:r>
      <w:r w:rsidRPr="00A42E8B">
        <w:rPr>
          <w:rStyle w:val="token"/>
          <w:rFonts w:ascii="Consolas" w:hAnsi="Consolas"/>
          <w:i/>
          <w:iCs/>
          <w:color w:val="999999"/>
          <w:sz w:val="23"/>
          <w:szCs w:val="23"/>
          <w:lang w:val="en-US"/>
        </w:rPr>
        <w:t>(</w:t>
      </w:r>
      <w:r w:rsidRPr="00A42E8B">
        <w:rPr>
          <w:rStyle w:val="a6"/>
          <w:rFonts w:ascii="Consolas" w:hAnsi="Consolas"/>
          <w:color w:val="000000"/>
          <w:sz w:val="23"/>
          <w:szCs w:val="23"/>
          <w:lang w:val="en-US"/>
        </w:rPr>
        <w:t>condition</w:t>
      </w:r>
      <w:proofErr w:type="gramStart"/>
      <w:r w:rsidRPr="00A42E8B">
        <w:rPr>
          <w:rStyle w:val="token"/>
          <w:rFonts w:ascii="Consolas" w:hAnsi="Consolas"/>
          <w:i/>
          <w:iCs/>
          <w:color w:val="999999"/>
          <w:sz w:val="23"/>
          <w:szCs w:val="23"/>
          <w:lang w:val="en-US"/>
        </w:rPr>
        <w:t>)</w:t>
      </w:r>
      <w:r w:rsidRPr="00A42E8B">
        <w:rPr>
          <w:rStyle w:val="HTML"/>
          <w:rFonts w:ascii="Consolas" w:hAnsi="Consolas"/>
          <w:i/>
          <w:iCs/>
          <w:color w:val="000000"/>
          <w:sz w:val="23"/>
          <w:szCs w:val="23"/>
          <w:lang w:val="en-US"/>
        </w:rPr>
        <w:t xml:space="preserve"> </w:t>
      </w:r>
      <w:r w:rsidRPr="00A42E8B">
        <w:rPr>
          <w:rStyle w:val="token"/>
          <w:rFonts w:ascii="Consolas" w:hAnsi="Consolas"/>
          <w:i/>
          <w:iCs/>
          <w:color w:val="9A6E3A"/>
          <w:sz w:val="23"/>
          <w:szCs w:val="23"/>
          <w:lang w:val="en-US"/>
        </w:rPr>
        <w:t>?</w:t>
      </w:r>
      <w:proofErr w:type="gramEnd"/>
      <w:r w:rsidRPr="00A42E8B">
        <w:rPr>
          <w:rStyle w:val="HTML"/>
          <w:rFonts w:ascii="Consolas" w:hAnsi="Consolas"/>
          <w:i/>
          <w:iCs/>
          <w:color w:val="000000"/>
          <w:sz w:val="23"/>
          <w:szCs w:val="23"/>
          <w:lang w:val="en-US"/>
        </w:rPr>
        <w:t xml:space="preserve"> </w:t>
      </w:r>
      <w:proofErr w:type="spellStart"/>
      <w:r w:rsidRPr="00A42E8B">
        <w:rPr>
          <w:rStyle w:val="a6"/>
          <w:rFonts w:ascii="Consolas" w:hAnsi="Consolas"/>
          <w:color w:val="000000"/>
          <w:sz w:val="23"/>
          <w:szCs w:val="23"/>
          <w:lang w:val="en-US"/>
        </w:rPr>
        <w:t>expressionTrue</w:t>
      </w:r>
      <w:proofErr w:type="spellEnd"/>
      <w:r w:rsidRPr="00A42E8B">
        <w:rPr>
          <w:rStyle w:val="HTML"/>
          <w:rFonts w:ascii="Consolas" w:hAnsi="Consolas"/>
          <w:i/>
          <w:iCs/>
          <w:color w:val="000000"/>
          <w:sz w:val="23"/>
          <w:szCs w:val="23"/>
          <w:lang w:val="en-US"/>
        </w:rPr>
        <w:t xml:space="preserve"> </w:t>
      </w:r>
      <w:r w:rsidRPr="00A42E8B">
        <w:rPr>
          <w:rStyle w:val="token"/>
          <w:rFonts w:ascii="Consolas" w:hAnsi="Consolas"/>
          <w:i/>
          <w:iCs/>
          <w:color w:val="9A6E3A"/>
          <w:sz w:val="23"/>
          <w:szCs w:val="23"/>
          <w:lang w:val="en-US"/>
        </w:rPr>
        <w:t>:</w:t>
      </w:r>
      <w:r w:rsidRPr="00A42E8B">
        <w:rPr>
          <w:rStyle w:val="HTML"/>
          <w:rFonts w:ascii="Consolas" w:hAnsi="Consolas"/>
          <w:i/>
          <w:iCs/>
          <w:color w:val="000000"/>
          <w:sz w:val="23"/>
          <w:szCs w:val="23"/>
          <w:lang w:val="en-US"/>
        </w:rPr>
        <w:t xml:space="preserve"> </w:t>
      </w:r>
      <w:r w:rsidRPr="00A42E8B">
        <w:rPr>
          <w:rStyle w:val="a6"/>
          <w:rFonts w:ascii="Consolas" w:hAnsi="Consolas"/>
          <w:color w:val="000000"/>
          <w:sz w:val="23"/>
          <w:szCs w:val="23"/>
          <w:lang w:val="en-US"/>
        </w:rPr>
        <w:t xml:space="preserve"> </w:t>
      </w:r>
      <w:proofErr w:type="spellStart"/>
      <w:r w:rsidRPr="00A42E8B">
        <w:rPr>
          <w:rStyle w:val="a6"/>
          <w:rFonts w:ascii="Consolas" w:hAnsi="Consolas"/>
          <w:color w:val="000000"/>
          <w:sz w:val="23"/>
          <w:szCs w:val="23"/>
          <w:lang w:val="en-US"/>
        </w:rPr>
        <w:t>expressionFalse</w:t>
      </w:r>
      <w:proofErr w:type="spellEnd"/>
      <w:r w:rsidRPr="00A42E8B">
        <w:rPr>
          <w:rStyle w:val="token"/>
          <w:rFonts w:ascii="Consolas" w:hAnsi="Consolas"/>
          <w:i/>
          <w:iCs/>
          <w:color w:val="999999"/>
          <w:sz w:val="23"/>
          <w:szCs w:val="23"/>
          <w:lang w:val="en-US"/>
        </w:rPr>
        <w:t>;</w:t>
      </w:r>
    </w:p>
    <w:p w14:paraId="050472FB" w14:textId="45993334" w:rsidR="00A42E8B" w:rsidRDefault="00A42E8B">
      <w:pPr>
        <w:rPr>
          <w:rFonts w:ascii="Verdana" w:hAnsi="Verdana"/>
          <w:sz w:val="23"/>
          <w:szCs w:val="23"/>
          <w:lang w:val="en-US"/>
        </w:rPr>
      </w:pPr>
    </w:p>
    <w:p w14:paraId="214E273C" w14:textId="4E43FE5D" w:rsidR="00A42E8B" w:rsidRDefault="00A42E8B">
      <w:pPr>
        <w:rPr>
          <w:rFonts w:ascii="Verdana" w:hAnsi="Verdana"/>
          <w:sz w:val="23"/>
          <w:szCs w:val="23"/>
          <w:lang w:val="en-US"/>
        </w:rPr>
      </w:pPr>
    </w:p>
    <w:p w14:paraId="21822043" w14:textId="181C6217" w:rsidR="00A42E8B" w:rsidRDefault="00A42E8B">
      <w:pPr>
        <w:rPr>
          <w:rFonts w:ascii="Verdana" w:hAnsi="Verdana"/>
          <w:sz w:val="23"/>
          <w:szCs w:val="23"/>
          <w:lang w:val="en-US"/>
        </w:rPr>
      </w:pPr>
    </w:p>
    <w:p w14:paraId="13EBC53B" w14:textId="56FA16BD" w:rsidR="00A42E8B" w:rsidRDefault="00A42E8B">
      <w:pPr>
        <w:rPr>
          <w:rFonts w:ascii="Verdana" w:hAnsi="Verdana"/>
          <w:sz w:val="23"/>
          <w:szCs w:val="23"/>
          <w:lang w:val="en-US"/>
        </w:rPr>
      </w:pPr>
    </w:p>
    <w:p w14:paraId="5347343D" w14:textId="6DABF15B" w:rsidR="00A42E8B" w:rsidRDefault="00A42E8B">
      <w:pPr>
        <w:rPr>
          <w:rFonts w:ascii="Verdana" w:hAnsi="Verdana"/>
          <w:sz w:val="23"/>
          <w:szCs w:val="23"/>
          <w:lang w:val="en-US"/>
        </w:rPr>
      </w:pPr>
    </w:p>
    <w:p w14:paraId="78573128" w14:textId="4405CA89" w:rsidR="00A42E8B" w:rsidRDefault="00A42E8B">
      <w:pPr>
        <w:rPr>
          <w:rFonts w:ascii="Verdana" w:hAnsi="Verdana"/>
          <w:sz w:val="23"/>
          <w:szCs w:val="23"/>
          <w:lang w:val="en-US"/>
        </w:rPr>
      </w:pPr>
    </w:p>
    <w:p w14:paraId="2AC39917" w14:textId="77777777" w:rsidR="00A42E8B" w:rsidRPr="00A42E8B" w:rsidRDefault="00A42E8B" w:rsidP="00A42E8B">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A42E8B">
        <w:rPr>
          <w:rFonts w:ascii="Segoe UI" w:hAnsi="Segoe UI" w:cs="Segoe UI"/>
          <w:b w:val="0"/>
          <w:bCs w:val="0"/>
          <w:color w:val="000000"/>
          <w:sz w:val="48"/>
          <w:szCs w:val="48"/>
          <w:lang w:val="en-US"/>
        </w:rPr>
        <w:lastRenderedPageBreak/>
        <w:t>Java Arrays</w:t>
      </w:r>
    </w:p>
    <w:p w14:paraId="2CD4DBCD" w14:textId="77777777" w:rsidR="00A42E8B" w:rsidRPr="00A42E8B" w:rsidRDefault="00A42E8B" w:rsidP="00A42E8B">
      <w:pPr>
        <w:pStyle w:val="a3"/>
        <w:shd w:val="clear" w:color="auto" w:fill="FFFFFF"/>
        <w:spacing w:before="288" w:beforeAutospacing="0" w:after="288" w:afterAutospacing="0"/>
        <w:rPr>
          <w:rFonts w:ascii="Verdana" w:hAnsi="Verdana"/>
          <w:color w:val="000000"/>
          <w:sz w:val="23"/>
          <w:szCs w:val="23"/>
          <w:lang w:val="en-US"/>
        </w:rPr>
      </w:pPr>
      <w:r w:rsidRPr="00A42E8B">
        <w:rPr>
          <w:rFonts w:ascii="Verdana" w:hAnsi="Verdana"/>
          <w:color w:val="000000"/>
          <w:sz w:val="23"/>
          <w:szCs w:val="23"/>
          <w:lang w:val="en-US"/>
        </w:rPr>
        <w:t>Arrays are used to store multiple values in a single variable, instead of declaring separate variables for each value.</w:t>
      </w:r>
    </w:p>
    <w:p w14:paraId="7D011625" w14:textId="77777777" w:rsidR="00A42E8B" w:rsidRPr="00A42E8B" w:rsidRDefault="00A42E8B" w:rsidP="00A42E8B">
      <w:pPr>
        <w:pStyle w:val="a3"/>
        <w:shd w:val="clear" w:color="auto" w:fill="FFFFFF"/>
        <w:spacing w:before="288" w:beforeAutospacing="0" w:after="288" w:afterAutospacing="0"/>
        <w:rPr>
          <w:rFonts w:ascii="Verdana" w:hAnsi="Verdana"/>
          <w:color w:val="000000"/>
          <w:sz w:val="23"/>
          <w:szCs w:val="23"/>
          <w:lang w:val="en-US"/>
        </w:rPr>
      </w:pPr>
      <w:r w:rsidRPr="00A42E8B">
        <w:rPr>
          <w:rFonts w:ascii="Verdana" w:hAnsi="Verdana"/>
          <w:color w:val="000000"/>
          <w:sz w:val="23"/>
          <w:szCs w:val="23"/>
          <w:lang w:val="en-US"/>
        </w:rPr>
        <w:t>To declare an array, define the variable type with </w:t>
      </w:r>
      <w:r w:rsidRPr="00A42E8B">
        <w:rPr>
          <w:rStyle w:val="a4"/>
          <w:rFonts w:ascii="Verdana" w:hAnsi="Verdana"/>
          <w:color w:val="000000"/>
          <w:sz w:val="23"/>
          <w:szCs w:val="23"/>
          <w:lang w:val="en-US"/>
        </w:rPr>
        <w:t>square brackets</w:t>
      </w:r>
      <w:r w:rsidRPr="00A42E8B">
        <w:rPr>
          <w:rFonts w:ascii="Verdana" w:hAnsi="Verdana"/>
          <w:color w:val="000000"/>
          <w:sz w:val="23"/>
          <w:szCs w:val="23"/>
          <w:lang w:val="en-US"/>
        </w:rPr>
        <w:t>:</w:t>
      </w:r>
    </w:p>
    <w:p w14:paraId="2DBB7F01" w14:textId="77777777" w:rsidR="00A42E8B" w:rsidRPr="00A42E8B" w:rsidRDefault="00A42E8B" w:rsidP="00A42E8B">
      <w:pPr>
        <w:pStyle w:val="HTML0"/>
        <w:pBdr>
          <w:left w:val="single" w:sz="24" w:space="12" w:color="04AA6D"/>
        </w:pBdr>
        <w:shd w:val="clear" w:color="auto" w:fill="FFFFFF"/>
        <w:spacing w:before="240" w:after="240"/>
        <w:rPr>
          <w:rStyle w:val="HTML"/>
          <w:rFonts w:ascii="Consolas" w:hAnsi="Consolas"/>
          <w:color w:val="000000"/>
          <w:sz w:val="23"/>
          <w:szCs w:val="23"/>
          <w:lang w:val="en-US"/>
        </w:rPr>
      </w:pPr>
      <w:proofErr w:type="gramStart"/>
      <w:r w:rsidRPr="00A42E8B">
        <w:rPr>
          <w:rStyle w:val="token"/>
          <w:rFonts w:ascii="Consolas" w:hAnsi="Consolas"/>
          <w:color w:val="DD4A68"/>
          <w:sz w:val="23"/>
          <w:szCs w:val="23"/>
          <w:lang w:val="en-US"/>
        </w:rPr>
        <w:t>String</w:t>
      </w:r>
      <w:r w:rsidRPr="00A42E8B">
        <w:rPr>
          <w:rStyle w:val="token"/>
          <w:rFonts w:ascii="Consolas" w:hAnsi="Consolas"/>
          <w:color w:val="999999"/>
          <w:sz w:val="23"/>
          <w:szCs w:val="23"/>
          <w:lang w:val="en-US"/>
        </w:rPr>
        <w:t>[</w:t>
      </w:r>
      <w:proofErr w:type="gramEnd"/>
      <w:r w:rsidRPr="00A42E8B">
        <w:rPr>
          <w:rStyle w:val="token"/>
          <w:rFonts w:ascii="Consolas" w:hAnsi="Consolas"/>
          <w:color w:val="999999"/>
          <w:sz w:val="23"/>
          <w:szCs w:val="23"/>
          <w:lang w:val="en-US"/>
        </w:rPr>
        <w:t>]</w:t>
      </w:r>
      <w:r w:rsidRPr="00A42E8B">
        <w:rPr>
          <w:rStyle w:val="HTML"/>
          <w:rFonts w:ascii="Consolas" w:hAnsi="Consolas"/>
          <w:color w:val="000000"/>
          <w:sz w:val="23"/>
          <w:szCs w:val="23"/>
          <w:lang w:val="en-US"/>
        </w:rPr>
        <w:t xml:space="preserve"> cars</w:t>
      </w:r>
      <w:r w:rsidRPr="00A42E8B">
        <w:rPr>
          <w:rStyle w:val="token"/>
          <w:rFonts w:ascii="Consolas" w:hAnsi="Consolas"/>
          <w:color w:val="999999"/>
          <w:sz w:val="23"/>
          <w:szCs w:val="23"/>
          <w:lang w:val="en-US"/>
        </w:rPr>
        <w:t>;</w:t>
      </w:r>
    </w:p>
    <w:p w14:paraId="0D04230E" w14:textId="77777777" w:rsidR="00A42E8B" w:rsidRPr="00A42E8B" w:rsidRDefault="00A42E8B" w:rsidP="00A42E8B">
      <w:pPr>
        <w:pStyle w:val="a3"/>
        <w:shd w:val="clear" w:color="auto" w:fill="FFFFFF"/>
        <w:spacing w:before="288" w:beforeAutospacing="0" w:after="288" w:afterAutospacing="0"/>
        <w:rPr>
          <w:rFonts w:ascii="Verdana" w:hAnsi="Verdana"/>
          <w:color w:val="000000"/>
          <w:sz w:val="23"/>
          <w:szCs w:val="23"/>
          <w:lang w:val="en-US"/>
        </w:rPr>
      </w:pPr>
      <w:r w:rsidRPr="00A42E8B">
        <w:rPr>
          <w:rFonts w:ascii="Verdana" w:hAnsi="Verdana"/>
          <w:color w:val="000000"/>
          <w:sz w:val="23"/>
          <w:szCs w:val="23"/>
          <w:lang w:val="en-US"/>
        </w:rPr>
        <w:t>We have now declared a variable that holds an array of strings. To insert values to it, we can use an array literal - place the values in a comma-separated list, inside curly braces:</w:t>
      </w:r>
    </w:p>
    <w:p w14:paraId="72C193D1" w14:textId="77777777" w:rsidR="00A42E8B" w:rsidRPr="00A42E8B" w:rsidRDefault="00A42E8B" w:rsidP="00A42E8B">
      <w:pPr>
        <w:pStyle w:val="HTML0"/>
        <w:pBdr>
          <w:left w:val="single" w:sz="24" w:space="12" w:color="04AA6D"/>
        </w:pBdr>
        <w:shd w:val="clear" w:color="auto" w:fill="FFFFFF"/>
        <w:spacing w:before="240" w:after="240"/>
        <w:rPr>
          <w:rStyle w:val="HTML"/>
          <w:rFonts w:ascii="Consolas" w:hAnsi="Consolas"/>
          <w:color w:val="000000"/>
          <w:sz w:val="23"/>
          <w:szCs w:val="23"/>
          <w:lang w:val="en-US"/>
        </w:rPr>
      </w:pPr>
      <w:proofErr w:type="gramStart"/>
      <w:r w:rsidRPr="00A42E8B">
        <w:rPr>
          <w:rStyle w:val="token"/>
          <w:rFonts w:ascii="Consolas" w:hAnsi="Consolas"/>
          <w:color w:val="DD4A68"/>
          <w:sz w:val="23"/>
          <w:szCs w:val="23"/>
          <w:lang w:val="en-US"/>
        </w:rPr>
        <w:t>String</w:t>
      </w:r>
      <w:r w:rsidRPr="00A42E8B">
        <w:rPr>
          <w:rStyle w:val="token"/>
          <w:rFonts w:ascii="Consolas" w:hAnsi="Consolas"/>
          <w:color w:val="999999"/>
          <w:sz w:val="23"/>
          <w:szCs w:val="23"/>
          <w:lang w:val="en-US"/>
        </w:rPr>
        <w:t>[</w:t>
      </w:r>
      <w:proofErr w:type="gramEnd"/>
      <w:r w:rsidRPr="00A42E8B">
        <w:rPr>
          <w:rStyle w:val="token"/>
          <w:rFonts w:ascii="Consolas" w:hAnsi="Consolas"/>
          <w:color w:val="999999"/>
          <w:sz w:val="23"/>
          <w:szCs w:val="23"/>
          <w:lang w:val="en-US"/>
        </w:rPr>
        <w:t>]</w:t>
      </w:r>
      <w:r w:rsidRPr="00A42E8B">
        <w:rPr>
          <w:rStyle w:val="HTML"/>
          <w:rFonts w:ascii="Consolas" w:hAnsi="Consolas"/>
          <w:color w:val="000000"/>
          <w:sz w:val="23"/>
          <w:szCs w:val="23"/>
          <w:lang w:val="en-US"/>
        </w:rPr>
        <w:t xml:space="preserve"> cars </w:t>
      </w:r>
      <w:r w:rsidRPr="00A42E8B">
        <w:rPr>
          <w:rStyle w:val="token"/>
          <w:rFonts w:ascii="Consolas" w:hAnsi="Consolas"/>
          <w:color w:val="9A6E3A"/>
          <w:sz w:val="23"/>
          <w:szCs w:val="23"/>
          <w:lang w:val="en-US"/>
        </w:rPr>
        <w:t>=</w:t>
      </w:r>
      <w:r w:rsidRPr="00A42E8B">
        <w:rPr>
          <w:rStyle w:val="HTML"/>
          <w:rFonts w:ascii="Consolas" w:hAnsi="Consolas"/>
          <w:color w:val="000000"/>
          <w:sz w:val="23"/>
          <w:szCs w:val="23"/>
          <w:lang w:val="en-US"/>
        </w:rPr>
        <w:t xml:space="preserve"> </w:t>
      </w:r>
      <w:r w:rsidRPr="00A42E8B">
        <w:rPr>
          <w:rStyle w:val="token"/>
          <w:rFonts w:ascii="Consolas" w:hAnsi="Consolas"/>
          <w:color w:val="999999"/>
          <w:sz w:val="23"/>
          <w:szCs w:val="23"/>
          <w:lang w:val="en-US"/>
        </w:rPr>
        <w:t>{</w:t>
      </w:r>
      <w:r w:rsidRPr="00A42E8B">
        <w:rPr>
          <w:rStyle w:val="token"/>
          <w:rFonts w:ascii="Consolas" w:hAnsi="Consolas"/>
          <w:color w:val="669900"/>
          <w:sz w:val="23"/>
          <w:szCs w:val="23"/>
          <w:lang w:val="en-US"/>
        </w:rPr>
        <w:t>"Volvo"</w:t>
      </w:r>
      <w:r w:rsidRPr="00A42E8B">
        <w:rPr>
          <w:rStyle w:val="token"/>
          <w:rFonts w:ascii="Consolas" w:hAnsi="Consolas"/>
          <w:color w:val="999999"/>
          <w:sz w:val="23"/>
          <w:szCs w:val="23"/>
          <w:lang w:val="en-US"/>
        </w:rPr>
        <w:t>,</w:t>
      </w:r>
      <w:r w:rsidRPr="00A42E8B">
        <w:rPr>
          <w:rStyle w:val="HTML"/>
          <w:rFonts w:ascii="Consolas" w:hAnsi="Consolas"/>
          <w:color w:val="000000"/>
          <w:sz w:val="23"/>
          <w:szCs w:val="23"/>
          <w:lang w:val="en-US"/>
        </w:rPr>
        <w:t xml:space="preserve"> </w:t>
      </w:r>
      <w:r w:rsidRPr="00A42E8B">
        <w:rPr>
          <w:rStyle w:val="token"/>
          <w:rFonts w:ascii="Consolas" w:hAnsi="Consolas"/>
          <w:color w:val="669900"/>
          <w:sz w:val="23"/>
          <w:szCs w:val="23"/>
          <w:lang w:val="en-US"/>
        </w:rPr>
        <w:t>"BMW"</w:t>
      </w:r>
      <w:r w:rsidRPr="00A42E8B">
        <w:rPr>
          <w:rStyle w:val="token"/>
          <w:rFonts w:ascii="Consolas" w:hAnsi="Consolas"/>
          <w:color w:val="999999"/>
          <w:sz w:val="23"/>
          <w:szCs w:val="23"/>
          <w:lang w:val="en-US"/>
        </w:rPr>
        <w:t>,</w:t>
      </w:r>
      <w:r w:rsidRPr="00A42E8B">
        <w:rPr>
          <w:rStyle w:val="HTML"/>
          <w:rFonts w:ascii="Consolas" w:hAnsi="Consolas"/>
          <w:color w:val="000000"/>
          <w:sz w:val="23"/>
          <w:szCs w:val="23"/>
          <w:lang w:val="en-US"/>
        </w:rPr>
        <w:t xml:space="preserve"> </w:t>
      </w:r>
      <w:r w:rsidRPr="00A42E8B">
        <w:rPr>
          <w:rStyle w:val="token"/>
          <w:rFonts w:ascii="Consolas" w:hAnsi="Consolas"/>
          <w:color w:val="669900"/>
          <w:sz w:val="23"/>
          <w:szCs w:val="23"/>
          <w:lang w:val="en-US"/>
        </w:rPr>
        <w:t>"Ford"</w:t>
      </w:r>
      <w:r w:rsidRPr="00A42E8B">
        <w:rPr>
          <w:rStyle w:val="token"/>
          <w:rFonts w:ascii="Consolas" w:hAnsi="Consolas"/>
          <w:color w:val="999999"/>
          <w:sz w:val="23"/>
          <w:szCs w:val="23"/>
          <w:lang w:val="en-US"/>
        </w:rPr>
        <w:t>,</w:t>
      </w:r>
      <w:r w:rsidRPr="00A42E8B">
        <w:rPr>
          <w:rStyle w:val="HTML"/>
          <w:rFonts w:ascii="Consolas" w:hAnsi="Consolas"/>
          <w:color w:val="000000"/>
          <w:sz w:val="23"/>
          <w:szCs w:val="23"/>
          <w:lang w:val="en-US"/>
        </w:rPr>
        <w:t xml:space="preserve"> </w:t>
      </w:r>
      <w:r w:rsidRPr="00A42E8B">
        <w:rPr>
          <w:rStyle w:val="token"/>
          <w:rFonts w:ascii="Consolas" w:hAnsi="Consolas"/>
          <w:color w:val="669900"/>
          <w:sz w:val="23"/>
          <w:szCs w:val="23"/>
          <w:lang w:val="en-US"/>
        </w:rPr>
        <w:t>"Mazda"</w:t>
      </w:r>
      <w:r w:rsidRPr="00A42E8B">
        <w:rPr>
          <w:rStyle w:val="token"/>
          <w:rFonts w:ascii="Consolas" w:hAnsi="Consolas"/>
          <w:color w:val="999999"/>
          <w:sz w:val="23"/>
          <w:szCs w:val="23"/>
          <w:lang w:val="en-US"/>
        </w:rPr>
        <w:t>};</w:t>
      </w:r>
    </w:p>
    <w:p w14:paraId="3E202949" w14:textId="77777777" w:rsidR="00A42E8B" w:rsidRDefault="00000000" w:rsidP="00A42E8B">
      <w:pPr>
        <w:spacing w:before="300" w:after="300"/>
        <w:rPr>
          <w:rFonts w:ascii="Times New Roman" w:hAnsi="Times New Roman"/>
          <w:sz w:val="24"/>
          <w:szCs w:val="24"/>
        </w:rPr>
      </w:pPr>
      <w:r>
        <w:pict w14:anchorId="18C435EB">
          <v:rect id="_x0000_i1027" style="width:0;height:0" o:hralign="center" o:hrstd="t" o:hrnoshade="t" o:hr="t" fillcolor="black" stroked="f"/>
        </w:pict>
      </w:r>
    </w:p>
    <w:p w14:paraId="72DCA038" w14:textId="77777777" w:rsidR="00A42E8B" w:rsidRPr="00A42E8B" w:rsidRDefault="00A42E8B" w:rsidP="00A42E8B">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A42E8B">
        <w:rPr>
          <w:rFonts w:ascii="Segoe UI" w:hAnsi="Segoe UI" w:cs="Segoe UI"/>
          <w:b w:val="0"/>
          <w:bCs w:val="0"/>
          <w:color w:val="000000"/>
          <w:sz w:val="48"/>
          <w:szCs w:val="48"/>
          <w:lang w:val="en-US"/>
        </w:rPr>
        <w:t>Access the Elements of an Array</w:t>
      </w:r>
    </w:p>
    <w:p w14:paraId="14FB8838" w14:textId="77777777" w:rsidR="00A42E8B" w:rsidRPr="00A42E8B" w:rsidRDefault="00A42E8B" w:rsidP="00A42E8B">
      <w:pPr>
        <w:pStyle w:val="a3"/>
        <w:shd w:val="clear" w:color="auto" w:fill="FFFFFF"/>
        <w:spacing w:before="288" w:beforeAutospacing="0" w:after="288" w:afterAutospacing="0"/>
        <w:rPr>
          <w:rFonts w:ascii="Verdana" w:hAnsi="Verdana"/>
          <w:color w:val="000000"/>
          <w:sz w:val="23"/>
          <w:szCs w:val="23"/>
          <w:lang w:val="en-US"/>
        </w:rPr>
      </w:pPr>
      <w:r w:rsidRPr="00A42E8B">
        <w:rPr>
          <w:rFonts w:ascii="Verdana" w:hAnsi="Verdana"/>
          <w:color w:val="000000"/>
          <w:sz w:val="23"/>
          <w:szCs w:val="23"/>
          <w:lang w:val="en-US"/>
        </w:rPr>
        <w:t>You access an array element by referring to the index number.</w:t>
      </w:r>
    </w:p>
    <w:p w14:paraId="10A59A33" w14:textId="77777777" w:rsidR="00A42E8B" w:rsidRPr="00A42E8B" w:rsidRDefault="00A42E8B" w:rsidP="00A42E8B">
      <w:pPr>
        <w:pStyle w:val="a3"/>
        <w:shd w:val="clear" w:color="auto" w:fill="FFFFFF"/>
        <w:spacing w:before="288" w:beforeAutospacing="0" w:after="288" w:afterAutospacing="0"/>
        <w:rPr>
          <w:rFonts w:ascii="Verdana" w:hAnsi="Verdana"/>
          <w:color w:val="000000"/>
          <w:sz w:val="23"/>
          <w:szCs w:val="23"/>
          <w:lang w:val="en-US"/>
        </w:rPr>
      </w:pPr>
      <w:r w:rsidRPr="00A42E8B">
        <w:rPr>
          <w:rFonts w:ascii="Verdana" w:hAnsi="Verdana"/>
          <w:color w:val="000000"/>
          <w:sz w:val="23"/>
          <w:szCs w:val="23"/>
          <w:lang w:val="en-US"/>
        </w:rPr>
        <w:t>This statement accesses the value of the first element in cars:</w:t>
      </w:r>
    </w:p>
    <w:p w14:paraId="6A161C76" w14:textId="71DA0B15" w:rsidR="00AF6BEE" w:rsidRPr="00AF6BEE" w:rsidRDefault="00AF6BEE" w:rsidP="00A42E8B">
      <w:pPr>
        <w:pStyle w:val="HTML0"/>
        <w:pBdr>
          <w:left w:val="single" w:sz="24" w:space="12" w:color="04AA6D"/>
        </w:pBdr>
        <w:shd w:val="clear" w:color="auto" w:fill="FFFFFF"/>
        <w:spacing w:before="240" w:after="240"/>
        <w:rPr>
          <w:rStyle w:val="token"/>
          <w:rFonts w:ascii="Consolas" w:hAnsi="Consolas"/>
          <w:color w:val="000000"/>
          <w:sz w:val="23"/>
          <w:szCs w:val="23"/>
          <w:lang w:val="en-US"/>
        </w:rPr>
      </w:pPr>
      <w:proofErr w:type="gramStart"/>
      <w:r w:rsidRPr="00A42E8B">
        <w:rPr>
          <w:rStyle w:val="token"/>
          <w:rFonts w:ascii="Consolas" w:hAnsi="Consolas"/>
          <w:color w:val="DD4A68"/>
          <w:sz w:val="23"/>
          <w:szCs w:val="23"/>
          <w:lang w:val="en-US"/>
        </w:rPr>
        <w:t>String</w:t>
      </w:r>
      <w:r w:rsidRPr="00A42E8B">
        <w:rPr>
          <w:rStyle w:val="token"/>
          <w:rFonts w:ascii="Consolas" w:hAnsi="Consolas"/>
          <w:color w:val="999999"/>
          <w:sz w:val="23"/>
          <w:szCs w:val="23"/>
          <w:lang w:val="en-US"/>
        </w:rPr>
        <w:t>[</w:t>
      </w:r>
      <w:proofErr w:type="gramEnd"/>
      <w:r w:rsidRPr="00A42E8B">
        <w:rPr>
          <w:rStyle w:val="token"/>
          <w:rFonts w:ascii="Consolas" w:hAnsi="Consolas"/>
          <w:color w:val="999999"/>
          <w:sz w:val="23"/>
          <w:szCs w:val="23"/>
          <w:lang w:val="en-US"/>
        </w:rPr>
        <w:t>]</w:t>
      </w:r>
      <w:r w:rsidRPr="00A42E8B">
        <w:rPr>
          <w:rStyle w:val="HTML"/>
          <w:rFonts w:ascii="Consolas" w:hAnsi="Consolas"/>
          <w:color w:val="000000"/>
          <w:sz w:val="23"/>
          <w:szCs w:val="23"/>
          <w:lang w:val="en-US"/>
        </w:rPr>
        <w:t xml:space="preserve"> cars </w:t>
      </w:r>
      <w:r w:rsidRPr="00A42E8B">
        <w:rPr>
          <w:rStyle w:val="token"/>
          <w:rFonts w:ascii="Consolas" w:hAnsi="Consolas"/>
          <w:color w:val="9A6E3A"/>
          <w:sz w:val="23"/>
          <w:szCs w:val="23"/>
          <w:lang w:val="en-US"/>
        </w:rPr>
        <w:t>=</w:t>
      </w:r>
      <w:r w:rsidRPr="00A42E8B">
        <w:rPr>
          <w:rStyle w:val="HTML"/>
          <w:rFonts w:ascii="Consolas" w:hAnsi="Consolas"/>
          <w:color w:val="000000"/>
          <w:sz w:val="23"/>
          <w:szCs w:val="23"/>
          <w:lang w:val="en-US"/>
        </w:rPr>
        <w:t xml:space="preserve"> </w:t>
      </w:r>
      <w:r w:rsidRPr="00A42E8B">
        <w:rPr>
          <w:rStyle w:val="token"/>
          <w:rFonts w:ascii="Consolas" w:hAnsi="Consolas"/>
          <w:color w:val="999999"/>
          <w:sz w:val="23"/>
          <w:szCs w:val="23"/>
          <w:lang w:val="en-US"/>
        </w:rPr>
        <w:t>{</w:t>
      </w:r>
      <w:r w:rsidRPr="00A42E8B">
        <w:rPr>
          <w:rStyle w:val="token"/>
          <w:rFonts w:ascii="Consolas" w:hAnsi="Consolas"/>
          <w:color w:val="669900"/>
          <w:sz w:val="23"/>
          <w:szCs w:val="23"/>
          <w:lang w:val="en-US"/>
        </w:rPr>
        <w:t>"Volvo"</w:t>
      </w:r>
      <w:r w:rsidRPr="00A42E8B">
        <w:rPr>
          <w:rStyle w:val="token"/>
          <w:rFonts w:ascii="Consolas" w:hAnsi="Consolas"/>
          <w:color w:val="999999"/>
          <w:sz w:val="23"/>
          <w:szCs w:val="23"/>
          <w:lang w:val="en-US"/>
        </w:rPr>
        <w:t>,</w:t>
      </w:r>
      <w:r w:rsidRPr="00A42E8B">
        <w:rPr>
          <w:rStyle w:val="HTML"/>
          <w:rFonts w:ascii="Consolas" w:hAnsi="Consolas"/>
          <w:color w:val="000000"/>
          <w:sz w:val="23"/>
          <w:szCs w:val="23"/>
          <w:lang w:val="en-US"/>
        </w:rPr>
        <w:t xml:space="preserve"> </w:t>
      </w:r>
      <w:r w:rsidRPr="00A42E8B">
        <w:rPr>
          <w:rStyle w:val="token"/>
          <w:rFonts w:ascii="Consolas" w:hAnsi="Consolas"/>
          <w:color w:val="669900"/>
          <w:sz w:val="23"/>
          <w:szCs w:val="23"/>
          <w:lang w:val="en-US"/>
        </w:rPr>
        <w:t>"BMW"</w:t>
      </w:r>
      <w:r w:rsidRPr="00A42E8B">
        <w:rPr>
          <w:rStyle w:val="token"/>
          <w:rFonts w:ascii="Consolas" w:hAnsi="Consolas"/>
          <w:color w:val="999999"/>
          <w:sz w:val="23"/>
          <w:szCs w:val="23"/>
          <w:lang w:val="en-US"/>
        </w:rPr>
        <w:t>,</w:t>
      </w:r>
      <w:r w:rsidRPr="00A42E8B">
        <w:rPr>
          <w:rStyle w:val="HTML"/>
          <w:rFonts w:ascii="Consolas" w:hAnsi="Consolas"/>
          <w:color w:val="000000"/>
          <w:sz w:val="23"/>
          <w:szCs w:val="23"/>
          <w:lang w:val="en-US"/>
        </w:rPr>
        <w:t xml:space="preserve"> </w:t>
      </w:r>
      <w:r w:rsidRPr="00A42E8B">
        <w:rPr>
          <w:rStyle w:val="token"/>
          <w:rFonts w:ascii="Consolas" w:hAnsi="Consolas"/>
          <w:color w:val="669900"/>
          <w:sz w:val="23"/>
          <w:szCs w:val="23"/>
          <w:lang w:val="en-US"/>
        </w:rPr>
        <w:t>"Ford"</w:t>
      </w:r>
      <w:r w:rsidRPr="00A42E8B">
        <w:rPr>
          <w:rStyle w:val="token"/>
          <w:rFonts w:ascii="Consolas" w:hAnsi="Consolas"/>
          <w:color w:val="999999"/>
          <w:sz w:val="23"/>
          <w:szCs w:val="23"/>
          <w:lang w:val="en-US"/>
        </w:rPr>
        <w:t>,</w:t>
      </w:r>
      <w:r w:rsidRPr="00A42E8B">
        <w:rPr>
          <w:rStyle w:val="HTML"/>
          <w:rFonts w:ascii="Consolas" w:hAnsi="Consolas"/>
          <w:color w:val="000000"/>
          <w:sz w:val="23"/>
          <w:szCs w:val="23"/>
          <w:lang w:val="en-US"/>
        </w:rPr>
        <w:t xml:space="preserve"> </w:t>
      </w:r>
      <w:r w:rsidRPr="00A42E8B">
        <w:rPr>
          <w:rStyle w:val="token"/>
          <w:rFonts w:ascii="Consolas" w:hAnsi="Consolas"/>
          <w:color w:val="669900"/>
          <w:sz w:val="23"/>
          <w:szCs w:val="23"/>
          <w:lang w:val="en-US"/>
        </w:rPr>
        <w:t>"Mazda"</w:t>
      </w:r>
      <w:r w:rsidRPr="00A42E8B">
        <w:rPr>
          <w:rStyle w:val="token"/>
          <w:rFonts w:ascii="Consolas" w:hAnsi="Consolas"/>
          <w:color w:val="999999"/>
          <w:sz w:val="23"/>
          <w:szCs w:val="23"/>
          <w:lang w:val="en-US"/>
        </w:rPr>
        <w:t>};</w:t>
      </w:r>
    </w:p>
    <w:p w14:paraId="30491214" w14:textId="0F772D6B" w:rsidR="00A42E8B" w:rsidRPr="00A42E8B" w:rsidRDefault="00A42E8B" w:rsidP="00A42E8B">
      <w:pPr>
        <w:pStyle w:val="HTML0"/>
        <w:pBdr>
          <w:left w:val="single" w:sz="24" w:space="12" w:color="04AA6D"/>
        </w:pBdr>
        <w:shd w:val="clear" w:color="auto" w:fill="FFFFFF"/>
        <w:spacing w:before="240" w:after="240"/>
        <w:rPr>
          <w:rStyle w:val="HTML"/>
          <w:rFonts w:ascii="Consolas" w:hAnsi="Consolas"/>
          <w:color w:val="000000"/>
          <w:sz w:val="23"/>
          <w:szCs w:val="23"/>
          <w:lang w:val="en-US"/>
        </w:rPr>
      </w:pPr>
      <w:proofErr w:type="spellStart"/>
      <w:r w:rsidRPr="00A42E8B">
        <w:rPr>
          <w:rStyle w:val="token"/>
          <w:rFonts w:ascii="Consolas" w:hAnsi="Consolas"/>
          <w:color w:val="DD4A68"/>
          <w:sz w:val="23"/>
          <w:szCs w:val="23"/>
          <w:lang w:val="en-US"/>
        </w:rPr>
        <w:t>System</w:t>
      </w:r>
      <w:r w:rsidRPr="00A42E8B">
        <w:rPr>
          <w:rStyle w:val="token"/>
          <w:rFonts w:ascii="Consolas" w:hAnsi="Consolas"/>
          <w:color w:val="999999"/>
          <w:sz w:val="23"/>
          <w:szCs w:val="23"/>
          <w:lang w:val="en-US"/>
        </w:rPr>
        <w:t>.</w:t>
      </w:r>
      <w:r w:rsidRPr="00A42E8B">
        <w:rPr>
          <w:rStyle w:val="HTML"/>
          <w:rFonts w:ascii="Consolas" w:hAnsi="Consolas"/>
          <w:color w:val="000000"/>
          <w:sz w:val="23"/>
          <w:szCs w:val="23"/>
          <w:lang w:val="en-US"/>
        </w:rPr>
        <w:t>out</w:t>
      </w:r>
      <w:r w:rsidRPr="00A42E8B">
        <w:rPr>
          <w:rStyle w:val="token"/>
          <w:rFonts w:ascii="Consolas" w:hAnsi="Consolas"/>
          <w:color w:val="999999"/>
          <w:sz w:val="23"/>
          <w:szCs w:val="23"/>
          <w:lang w:val="en-US"/>
        </w:rPr>
        <w:t>.</w:t>
      </w:r>
      <w:r w:rsidRPr="00A42E8B">
        <w:rPr>
          <w:rStyle w:val="token"/>
          <w:rFonts w:ascii="Consolas" w:hAnsi="Consolas"/>
          <w:color w:val="DD4A68"/>
          <w:sz w:val="23"/>
          <w:szCs w:val="23"/>
          <w:lang w:val="en-US"/>
        </w:rPr>
        <w:t>println</w:t>
      </w:r>
      <w:proofErr w:type="spellEnd"/>
      <w:r w:rsidRPr="00A42E8B">
        <w:rPr>
          <w:rStyle w:val="token"/>
          <w:rFonts w:ascii="Consolas" w:hAnsi="Consolas"/>
          <w:color w:val="999999"/>
          <w:sz w:val="23"/>
          <w:szCs w:val="23"/>
          <w:lang w:val="en-US"/>
        </w:rPr>
        <w:t>(</w:t>
      </w:r>
      <w:proofErr w:type="gramStart"/>
      <w:r w:rsidRPr="00A42E8B">
        <w:rPr>
          <w:rStyle w:val="HTML"/>
          <w:rFonts w:ascii="Consolas" w:hAnsi="Consolas"/>
          <w:color w:val="000000"/>
          <w:sz w:val="23"/>
          <w:szCs w:val="23"/>
          <w:lang w:val="en-US"/>
        </w:rPr>
        <w:t>cars</w:t>
      </w:r>
      <w:r w:rsidRPr="00A42E8B">
        <w:rPr>
          <w:rStyle w:val="token"/>
          <w:rFonts w:ascii="Consolas" w:hAnsi="Consolas"/>
          <w:color w:val="999999"/>
          <w:sz w:val="23"/>
          <w:szCs w:val="23"/>
          <w:lang w:val="en-US"/>
        </w:rPr>
        <w:t>[</w:t>
      </w:r>
      <w:proofErr w:type="gramEnd"/>
      <w:r w:rsidRPr="00A42E8B">
        <w:rPr>
          <w:rStyle w:val="token"/>
          <w:rFonts w:ascii="Consolas" w:hAnsi="Consolas"/>
          <w:color w:val="990055"/>
          <w:sz w:val="23"/>
          <w:szCs w:val="23"/>
          <w:lang w:val="en-US"/>
        </w:rPr>
        <w:t>0</w:t>
      </w:r>
      <w:r w:rsidRPr="00A42E8B">
        <w:rPr>
          <w:rStyle w:val="token"/>
          <w:rFonts w:ascii="Consolas" w:hAnsi="Consolas"/>
          <w:color w:val="999999"/>
          <w:sz w:val="23"/>
          <w:szCs w:val="23"/>
          <w:lang w:val="en-US"/>
        </w:rPr>
        <w:t>]);</w:t>
      </w:r>
    </w:p>
    <w:p w14:paraId="0A88FC4F" w14:textId="67D15D06" w:rsidR="00A42E8B" w:rsidRPr="00AF6BEE" w:rsidRDefault="00A42E8B" w:rsidP="00AF6BEE">
      <w:pPr>
        <w:pStyle w:val="HTML0"/>
        <w:pBdr>
          <w:left w:val="single" w:sz="24" w:space="12" w:color="04AA6D"/>
        </w:pBdr>
        <w:shd w:val="clear" w:color="auto" w:fill="FFFFFF"/>
        <w:spacing w:before="240" w:after="240"/>
        <w:rPr>
          <w:rFonts w:ascii="Consolas" w:hAnsi="Consolas"/>
          <w:color w:val="000000"/>
          <w:sz w:val="23"/>
          <w:szCs w:val="23"/>
          <w:lang w:val="en-US"/>
        </w:rPr>
      </w:pPr>
      <w:r w:rsidRPr="00A42E8B">
        <w:rPr>
          <w:rStyle w:val="token"/>
          <w:rFonts w:ascii="Consolas" w:hAnsi="Consolas"/>
          <w:color w:val="708090"/>
          <w:sz w:val="23"/>
          <w:szCs w:val="23"/>
          <w:lang w:val="en-US"/>
        </w:rPr>
        <w:t>// Outputs Volvo</w:t>
      </w:r>
    </w:p>
    <w:p w14:paraId="4444241D" w14:textId="77777777" w:rsidR="00A42E8B" w:rsidRPr="00A42E8B" w:rsidRDefault="00A42E8B" w:rsidP="00A42E8B">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A42E8B">
        <w:rPr>
          <w:rFonts w:ascii="Segoe UI" w:hAnsi="Segoe UI" w:cs="Segoe UI"/>
          <w:b w:val="0"/>
          <w:bCs w:val="0"/>
          <w:color w:val="000000"/>
          <w:sz w:val="48"/>
          <w:szCs w:val="48"/>
          <w:lang w:val="en-US"/>
        </w:rPr>
        <w:t>Change an Array Element</w:t>
      </w:r>
    </w:p>
    <w:p w14:paraId="052A35F8" w14:textId="77777777" w:rsidR="00A42E8B" w:rsidRPr="00A42E8B" w:rsidRDefault="00A42E8B" w:rsidP="00A42E8B">
      <w:pPr>
        <w:pStyle w:val="a3"/>
        <w:shd w:val="clear" w:color="auto" w:fill="FFFFFF"/>
        <w:spacing w:before="288" w:beforeAutospacing="0" w:after="288" w:afterAutospacing="0"/>
        <w:rPr>
          <w:rFonts w:ascii="Verdana" w:hAnsi="Verdana"/>
          <w:color w:val="000000"/>
          <w:sz w:val="23"/>
          <w:szCs w:val="23"/>
          <w:lang w:val="en-US"/>
        </w:rPr>
      </w:pPr>
      <w:r w:rsidRPr="00A42E8B">
        <w:rPr>
          <w:rFonts w:ascii="Verdana" w:hAnsi="Verdana"/>
          <w:color w:val="000000"/>
          <w:sz w:val="23"/>
          <w:szCs w:val="23"/>
          <w:lang w:val="en-US"/>
        </w:rPr>
        <w:t>To change the value of a specific element, refer to the index number:</w:t>
      </w:r>
    </w:p>
    <w:p w14:paraId="255E1832" w14:textId="77777777" w:rsidR="00A42E8B" w:rsidRPr="00A42E8B" w:rsidRDefault="00A42E8B" w:rsidP="00A42E8B">
      <w:pPr>
        <w:pStyle w:val="HTML0"/>
        <w:pBdr>
          <w:left w:val="single" w:sz="24" w:space="12" w:color="04AA6D"/>
        </w:pBdr>
        <w:shd w:val="clear" w:color="auto" w:fill="FFFFFF"/>
        <w:spacing w:before="240" w:after="240"/>
        <w:rPr>
          <w:rStyle w:val="HTML"/>
          <w:rFonts w:ascii="Consolas" w:hAnsi="Consolas"/>
          <w:color w:val="000000"/>
          <w:sz w:val="23"/>
          <w:szCs w:val="23"/>
          <w:lang w:val="en-US"/>
        </w:rPr>
      </w:pPr>
      <w:proofErr w:type="gramStart"/>
      <w:r w:rsidRPr="00A42E8B">
        <w:rPr>
          <w:rStyle w:val="HTML"/>
          <w:rFonts w:ascii="Consolas" w:hAnsi="Consolas"/>
          <w:color w:val="000000"/>
          <w:sz w:val="23"/>
          <w:szCs w:val="23"/>
          <w:lang w:val="en-US"/>
        </w:rPr>
        <w:t>cars</w:t>
      </w:r>
      <w:r w:rsidRPr="00A42E8B">
        <w:rPr>
          <w:rStyle w:val="token"/>
          <w:rFonts w:ascii="Consolas" w:hAnsi="Consolas"/>
          <w:color w:val="999999"/>
          <w:sz w:val="23"/>
          <w:szCs w:val="23"/>
          <w:lang w:val="en-US"/>
        </w:rPr>
        <w:t>[</w:t>
      </w:r>
      <w:proofErr w:type="gramEnd"/>
      <w:r w:rsidRPr="00A42E8B">
        <w:rPr>
          <w:rStyle w:val="token"/>
          <w:rFonts w:ascii="Consolas" w:hAnsi="Consolas"/>
          <w:color w:val="990055"/>
          <w:sz w:val="23"/>
          <w:szCs w:val="23"/>
          <w:lang w:val="en-US"/>
        </w:rPr>
        <w:t>0</w:t>
      </w:r>
      <w:r w:rsidRPr="00A42E8B">
        <w:rPr>
          <w:rStyle w:val="token"/>
          <w:rFonts w:ascii="Consolas" w:hAnsi="Consolas"/>
          <w:color w:val="999999"/>
          <w:sz w:val="23"/>
          <w:szCs w:val="23"/>
          <w:lang w:val="en-US"/>
        </w:rPr>
        <w:t>]</w:t>
      </w:r>
      <w:r w:rsidRPr="00A42E8B">
        <w:rPr>
          <w:rStyle w:val="HTML"/>
          <w:rFonts w:ascii="Consolas" w:hAnsi="Consolas"/>
          <w:color w:val="000000"/>
          <w:sz w:val="23"/>
          <w:szCs w:val="23"/>
          <w:lang w:val="en-US"/>
        </w:rPr>
        <w:t xml:space="preserve"> </w:t>
      </w:r>
      <w:r w:rsidRPr="00A42E8B">
        <w:rPr>
          <w:rStyle w:val="token"/>
          <w:rFonts w:ascii="Consolas" w:hAnsi="Consolas"/>
          <w:color w:val="9A6E3A"/>
          <w:sz w:val="23"/>
          <w:szCs w:val="23"/>
          <w:lang w:val="en-US"/>
        </w:rPr>
        <w:t>=</w:t>
      </w:r>
      <w:r w:rsidRPr="00A42E8B">
        <w:rPr>
          <w:rStyle w:val="HTML"/>
          <w:rFonts w:ascii="Consolas" w:hAnsi="Consolas"/>
          <w:color w:val="000000"/>
          <w:sz w:val="23"/>
          <w:szCs w:val="23"/>
          <w:lang w:val="en-US"/>
        </w:rPr>
        <w:t xml:space="preserve"> </w:t>
      </w:r>
      <w:r w:rsidRPr="00A42E8B">
        <w:rPr>
          <w:rStyle w:val="token"/>
          <w:rFonts w:ascii="Consolas" w:hAnsi="Consolas"/>
          <w:color w:val="669900"/>
          <w:sz w:val="23"/>
          <w:szCs w:val="23"/>
          <w:lang w:val="en-US"/>
        </w:rPr>
        <w:t>"Opel"</w:t>
      </w:r>
      <w:r w:rsidRPr="00A42E8B">
        <w:rPr>
          <w:rStyle w:val="token"/>
          <w:rFonts w:ascii="Consolas" w:hAnsi="Consolas"/>
          <w:color w:val="999999"/>
          <w:sz w:val="23"/>
          <w:szCs w:val="23"/>
          <w:lang w:val="en-US"/>
        </w:rPr>
        <w:t>;</w:t>
      </w:r>
    </w:p>
    <w:p w14:paraId="0272C447" w14:textId="0C7AAB64" w:rsidR="00A42E8B" w:rsidRPr="00FC506A" w:rsidRDefault="00A42E8B" w:rsidP="00A42E8B">
      <w:pPr>
        <w:spacing w:before="300" w:after="300"/>
        <w:rPr>
          <w:rFonts w:ascii="Times New Roman" w:hAnsi="Times New Roman"/>
          <w:sz w:val="24"/>
          <w:szCs w:val="24"/>
          <w:lang w:val="en-US"/>
        </w:rPr>
      </w:pPr>
      <w:r w:rsidRPr="00A42E8B">
        <w:rPr>
          <w:rFonts w:ascii="Segoe UI" w:hAnsi="Segoe UI" w:cs="Segoe UI"/>
          <w:b/>
          <w:bCs/>
          <w:color w:val="000000"/>
          <w:sz w:val="48"/>
          <w:szCs w:val="48"/>
          <w:lang w:val="en-US"/>
        </w:rPr>
        <w:t>Array Length</w:t>
      </w:r>
    </w:p>
    <w:p w14:paraId="07E07D7C" w14:textId="77777777" w:rsidR="00A42E8B" w:rsidRPr="00A42E8B" w:rsidRDefault="00A42E8B" w:rsidP="00A42E8B">
      <w:pPr>
        <w:pStyle w:val="a3"/>
        <w:shd w:val="clear" w:color="auto" w:fill="FFFFFF"/>
        <w:spacing w:before="288" w:beforeAutospacing="0" w:after="288" w:afterAutospacing="0"/>
        <w:rPr>
          <w:rFonts w:ascii="Verdana" w:hAnsi="Verdana"/>
          <w:color w:val="000000"/>
          <w:sz w:val="23"/>
          <w:szCs w:val="23"/>
          <w:lang w:val="en-US"/>
        </w:rPr>
      </w:pPr>
      <w:r w:rsidRPr="00A42E8B">
        <w:rPr>
          <w:rFonts w:ascii="Verdana" w:hAnsi="Verdana"/>
          <w:color w:val="000000"/>
          <w:sz w:val="23"/>
          <w:szCs w:val="23"/>
          <w:lang w:val="en-US"/>
        </w:rPr>
        <w:t>To find out how many elements an array has, use the </w:t>
      </w:r>
      <w:r w:rsidRPr="00A42E8B">
        <w:rPr>
          <w:rStyle w:val="HTML"/>
          <w:rFonts w:ascii="Consolas" w:hAnsi="Consolas"/>
          <w:color w:val="DC143C"/>
          <w:lang w:val="en-US"/>
        </w:rPr>
        <w:t>length</w:t>
      </w:r>
      <w:r w:rsidRPr="00A42E8B">
        <w:rPr>
          <w:rFonts w:ascii="Verdana" w:hAnsi="Verdana"/>
          <w:color w:val="000000"/>
          <w:sz w:val="23"/>
          <w:szCs w:val="23"/>
          <w:lang w:val="en-US"/>
        </w:rPr>
        <w:t> property:</w:t>
      </w:r>
    </w:p>
    <w:p w14:paraId="4AD2D229" w14:textId="77777777" w:rsidR="00A42E8B" w:rsidRPr="00A42E8B" w:rsidRDefault="00A42E8B" w:rsidP="00A42E8B">
      <w:pPr>
        <w:pStyle w:val="HTML0"/>
        <w:pBdr>
          <w:left w:val="single" w:sz="24" w:space="12" w:color="04AA6D"/>
        </w:pBdr>
        <w:shd w:val="clear" w:color="auto" w:fill="FFFFFF"/>
        <w:spacing w:before="240" w:after="240"/>
        <w:rPr>
          <w:rStyle w:val="HTML"/>
          <w:rFonts w:ascii="Consolas" w:hAnsi="Consolas"/>
          <w:color w:val="000000"/>
          <w:sz w:val="23"/>
          <w:szCs w:val="23"/>
          <w:lang w:val="en-US"/>
        </w:rPr>
      </w:pPr>
      <w:proofErr w:type="gramStart"/>
      <w:r w:rsidRPr="00A42E8B">
        <w:rPr>
          <w:rStyle w:val="token"/>
          <w:rFonts w:ascii="Consolas" w:hAnsi="Consolas"/>
          <w:color w:val="DD4A68"/>
          <w:sz w:val="23"/>
          <w:szCs w:val="23"/>
          <w:lang w:val="en-US"/>
        </w:rPr>
        <w:t>String</w:t>
      </w:r>
      <w:r w:rsidRPr="00A42E8B">
        <w:rPr>
          <w:rStyle w:val="token"/>
          <w:rFonts w:ascii="Consolas" w:hAnsi="Consolas"/>
          <w:color w:val="999999"/>
          <w:sz w:val="23"/>
          <w:szCs w:val="23"/>
          <w:lang w:val="en-US"/>
        </w:rPr>
        <w:t>[</w:t>
      </w:r>
      <w:proofErr w:type="gramEnd"/>
      <w:r w:rsidRPr="00A42E8B">
        <w:rPr>
          <w:rStyle w:val="token"/>
          <w:rFonts w:ascii="Consolas" w:hAnsi="Consolas"/>
          <w:color w:val="999999"/>
          <w:sz w:val="23"/>
          <w:szCs w:val="23"/>
          <w:lang w:val="en-US"/>
        </w:rPr>
        <w:t>]</w:t>
      </w:r>
      <w:r w:rsidRPr="00A42E8B">
        <w:rPr>
          <w:rStyle w:val="HTML"/>
          <w:rFonts w:ascii="Consolas" w:hAnsi="Consolas"/>
          <w:color w:val="000000"/>
          <w:sz w:val="23"/>
          <w:szCs w:val="23"/>
          <w:lang w:val="en-US"/>
        </w:rPr>
        <w:t xml:space="preserve"> cars </w:t>
      </w:r>
      <w:r w:rsidRPr="00A42E8B">
        <w:rPr>
          <w:rStyle w:val="token"/>
          <w:rFonts w:ascii="Consolas" w:hAnsi="Consolas"/>
          <w:color w:val="9A6E3A"/>
          <w:sz w:val="23"/>
          <w:szCs w:val="23"/>
          <w:lang w:val="en-US"/>
        </w:rPr>
        <w:t>=</w:t>
      </w:r>
      <w:r w:rsidRPr="00A42E8B">
        <w:rPr>
          <w:rStyle w:val="HTML"/>
          <w:rFonts w:ascii="Consolas" w:hAnsi="Consolas"/>
          <w:color w:val="000000"/>
          <w:sz w:val="23"/>
          <w:szCs w:val="23"/>
          <w:lang w:val="en-US"/>
        </w:rPr>
        <w:t xml:space="preserve"> </w:t>
      </w:r>
      <w:r w:rsidRPr="00A42E8B">
        <w:rPr>
          <w:rStyle w:val="token"/>
          <w:rFonts w:ascii="Consolas" w:hAnsi="Consolas"/>
          <w:color w:val="999999"/>
          <w:sz w:val="23"/>
          <w:szCs w:val="23"/>
          <w:lang w:val="en-US"/>
        </w:rPr>
        <w:t>{</w:t>
      </w:r>
      <w:r w:rsidRPr="00A42E8B">
        <w:rPr>
          <w:rStyle w:val="token"/>
          <w:rFonts w:ascii="Consolas" w:hAnsi="Consolas"/>
          <w:color w:val="669900"/>
          <w:sz w:val="23"/>
          <w:szCs w:val="23"/>
          <w:lang w:val="en-US"/>
        </w:rPr>
        <w:t>"Volvo"</w:t>
      </w:r>
      <w:r w:rsidRPr="00A42E8B">
        <w:rPr>
          <w:rStyle w:val="token"/>
          <w:rFonts w:ascii="Consolas" w:hAnsi="Consolas"/>
          <w:color w:val="999999"/>
          <w:sz w:val="23"/>
          <w:szCs w:val="23"/>
          <w:lang w:val="en-US"/>
        </w:rPr>
        <w:t>,</w:t>
      </w:r>
      <w:r w:rsidRPr="00A42E8B">
        <w:rPr>
          <w:rStyle w:val="HTML"/>
          <w:rFonts w:ascii="Consolas" w:hAnsi="Consolas"/>
          <w:color w:val="000000"/>
          <w:sz w:val="23"/>
          <w:szCs w:val="23"/>
          <w:lang w:val="en-US"/>
        </w:rPr>
        <w:t xml:space="preserve"> </w:t>
      </w:r>
      <w:r w:rsidRPr="00A42E8B">
        <w:rPr>
          <w:rStyle w:val="token"/>
          <w:rFonts w:ascii="Consolas" w:hAnsi="Consolas"/>
          <w:color w:val="669900"/>
          <w:sz w:val="23"/>
          <w:szCs w:val="23"/>
          <w:lang w:val="en-US"/>
        </w:rPr>
        <w:t>"BMW"</w:t>
      </w:r>
      <w:r w:rsidRPr="00A42E8B">
        <w:rPr>
          <w:rStyle w:val="token"/>
          <w:rFonts w:ascii="Consolas" w:hAnsi="Consolas"/>
          <w:color w:val="999999"/>
          <w:sz w:val="23"/>
          <w:szCs w:val="23"/>
          <w:lang w:val="en-US"/>
        </w:rPr>
        <w:t>,</w:t>
      </w:r>
      <w:r w:rsidRPr="00A42E8B">
        <w:rPr>
          <w:rStyle w:val="HTML"/>
          <w:rFonts w:ascii="Consolas" w:hAnsi="Consolas"/>
          <w:color w:val="000000"/>
          <w:sz w:val="23"/>
          <w:szCs w:val="23"/>
          <w:lang w:val="en-US"/>
        </w:rPr>
        <w:t xml:space="preserve"> </w:t>
      </w:r>
      <w:r w:rsidRPr="00A42E8B">
        <w:rPr>
          <w:rStyle w:val="token"/>
          <w:rFonts w:ascii="Consolas" w:hAnsi="Consolas"/>
          <w:color w:val="669900"/>
          <w:sz w:val="23"/>
          <w:szCs w:val="23"/>
          <w:lang w:val="en-US"/>
        </w:rPr>
        <w:t>"Ford"</w:t>
      </w:r>
      <w:r w:rsidRPr="00A42E8B">
        <w:rPr>
          <w:rStyle w:val="token"/>
          <w:rFonts w:ascii="Consolas" w:hAnsi="Consolas"/>
          <w:color w:val="999999"/>
          <w:sz w:val="23"/>
          <w:szCs w:val="23"/>
          <w:lang w:val="en-US"/>
        </w:rPr>
        <w:t>,</w:t>
      </w:r>
      <w:r w:rsidRPr="00A42E8B">
        <w:rPr>
          <w:rStyle w:val="HTML"/>
          <w:rFonts w:ascii="Consolas" w:hAnsi="Consolas"/>
          <w:color w:val="000000"/>
          <w:sz w:val="23"/>
          <w:szCs w:val="23"/>
          <w:lang w:val="en-US"/>
        </w:rPr>
        <w:t xml:space="preserve"> </w:t>
      </w:r>
      <w:r w:rsidRPr="00A42E8B">
        <w:rPr>
          <w:rStyle w:val="token"/>
          <w:rFonts w:ascii="Consolas" w:hAnsi="Consolas"/>
          <w:color w:val="669900"/>
          <w:sz w:val="23"/>
          <w:szCs w:val="23"/>
          <w:lang w:val="en-US"/>
        </w:rPr>
        <w:t>"Mazda"</w:t>
      </w:r>
      <w:r w:rsidRPr="00A42E8B">
        <w:rPr>
          <w:rStyle w:val="token"/>
          <w:rFonts w:ascii="Consolas" w:hAnsi="Consolas"/>
          <w:color w:val="999999"/>
          <w:sz w:val="23"/>
          <w:szCs w:val="23"/>
          <w:lang w:val="en-US"/>
        </w:rPr>
        <w:t>};</w:t>
      </w:r>
    </w:p>
    <w:p w14:paraId="14D552ED" w14:textId="77777777" w:rsidR="00A42E8B" w:rsidRPr="00A42E8B" w:rsidRDefault="00A42E8B" w:rsidP="00A42E8B">
      <w:pPr>
        <w:pStyle w:val="HTML0"/>
        <w:pBdr>
          <w:left w:val="single" w:sz="24" w:space="12" w:color="04AA6D"/>
        </w:pBdr>
        <w:shd w:val="clear" w:color="auto" w:fill="FFFFFF"/>
        <w:spacing w:before="240" w:after="240"/>
        <w:rPr>
          <w:rStyle w:val="HTML"/>
          <w:rFonts w:ascii="Consolas" w:hAnsi="Consolas"/>
          <w:color w:val="000000"/>
          <w:sz w:val="23"/>
          <w:szCs w:val="23"/>
          <w:lang w:val="en-US"/>
        </w:rPr>
      </w:pPr>
      <w:proofErr w:type="spellStart"/>
      <w:r w:rsidRPr="00A42E8B">
        <w:rPr>
          <w:rStyle w:val="token"/>
          <w:rFonts w:ascii="Consolas" w:hAnsi="Consolas"/>
          <w:color w:val="DD4A68"/>
          <w:sz w:val="23"/>
          <w:szCs w:val="23"/>
          <w:lang w:val="en-US"/>
        </w:rPr>
        <w:t>System</w:t>
      </w:r>
      <w:r w:rsidRPr="00A42E8B">
        <w:rPr>
          <w:rStyle w:val="token"/>
          <w:rFonts w:ascii="Consolas" w:hAnsi="Consolas"/>
          <w:color w:val="999999"/>
          <w:sz w:val="23"/>
          <w:szCs w:val="23"/>
          <w:lang w:val="en-US"/>
        </w:rPr>
        <w:t>.</w:t>
      </w:r>
      <w:r w:rsidRPr="00A42E8B">
        <w:rPr>
          <w:rStyle w:val="HTML"/>
          <w:rFonts w:ascii="Consolas" w:hAnsi="Consolas"/>
          <w:color w:val="000000"/>
          <w:sz w:val="23"/>
          <w:szCs w:val="23"/>
          <w:lang w:val="en-US"/>
        </w:rPr>
        <w:t>out</w:t>
      </w:r>
      <w:r w:rsidRPr="00A42E8B">
        <w:rPr>
          <w:rStyle w:val="token"/>
          <w:rFonts w:ascii="Consolas" w:hAnsi="Consolas"/>
          <w:color w:val="999999"/>
          <w:sz w:val="23"/>
          <w:szCs w:val="23"/>
          <w:lang w:val="en-US"/>
        </w:rPr>
        <w:t>.</w:t>
      </w:r>
      <w:r w:rsidRPr="00A42E8B">
        <w:rPr>
          <w:rStyle w:val="token"/>
          <w:rFonts w:ascii="Consolas" w:hAnsi="Consolas"/>
          <w:color w:val="DD4A68"/>
          <w:sz w:val="23"/>
          <w:szCs w:val="23"/>
          <w:lang w:val="en-US"/>
        </w:rPr>
        <w:t>println</w:t>
      </w:r>
      <w:proofErr w:type="spellEnd"/>
      <w:r w:rsidRPr="00A42E8B">
        <w:rPr>
          <w:rStyle w:val="token"/>
          <w:rFonts w:ascii="Consolas" w:hAnsi="Consolas"/>
          <w:color w:val="999999"/>
          <w:sz w:val="23"/>
          <w:szCs w:val="23"/>
          <w:lang w:val="en-US"/>
        </w:rPr>
        <w:t>(</w:t>
      </w:r>
      <w:proofErr w:type="spellStart"/>
      <w:proofErr w:type="gramStart"/>
      <w:r w:rsidRPr="00A42E8B">
        <w:rPr>
          <w:rStyle w:val="HTML"/>
          <w:rFonts w:ascii="Consolas" w:hAnsi="Consolas"/>
          <w:color w:val="000000"/>
          <w:sz w:val="23"/>
          <w:szCs w:val="23"/>
          <w:lang w:val="en-US"/>
        </w:rPr>
        <w:t>cars</w:t>
      </w:r>
      <w:r w:rsidRPr="00A42E8B">
        <w:rPr>
          <w:rStyle w:val="token"/>
          <w:rFonts w:ascii="Consolas" w:hAnsi="Consolas"/>
          <w:color w:val="999999"/>
          <w:sz w:val="23"/>
          <w:szCs w:val="23"/>
          <w:lang w:val="en-US"/>
        </w:rPr>
        <w:t>.</w:t>
      </w:r>
      <w:r w:rsidRPr="00A42E8B">
        <w:rPr>
          <w:rStyle w:val="HTML"/>
          <w:rFonts w:ascii="Consolas" w:hAnsi="Consolas"/>
          <w:color w:val="000000"/>
          <w:sz w:val="23"/>
          <w:szCs w:val="23"/>
          <w:lang w:val="en-US"/>
        </w:rPr>
        <w:t>length</w:t>
      </w:r>
      <w:proofErr w:type="spellEnd"/>
      <w:proofErr w:type="gramEnd"/>
      <w:r w:rsidRPr="00A42E8B">
        <w:rPr>
          <w:rStyle w:val="token"/>
          <w:rFonts w:ascii="Consolas" w:hAnsi="Consolas"/>
          <w:color w:val="999999"/>
          <w:sz w:val="23"/>
          <w:szCs w:val="23"/>
          <w:lang w:val="en-US"/>
        </w:rPr>
        <w:t>);</w:t>
      </w:r>
    </w:p>
    <w:p w14:paraId="378255B8" w14:textId="5CA4A419" w:rsidR="00AF6BEE" w:rsidRPr="00FC506A" w:rsidRDefault="00A42E8B" w:rsidP="00A42E8B">
      <w:pPr>
        <w:pStyle w:val="HTML0"/>
        <w:pBdr>
          <w:left w:val="single" w:sz="24" w:space="12" w:color="04AA6D"/>
        </w:pBdr>
        <w:shd w:val="clear" w:color="auto" w:fill="FFFFFF"/>
        <w:spacing w:before="240" w:after="240"/>
        <w:rPr>
          <w:rStyle w:val="token"/>
          <w:rFonts w:ascii="Consolas" w:hAnsi="Consolas"/>
          <w:color w:val="708090"/>
          <w:sz w:val="23"/>
          <w:szCs w:val="23"/>
          <w:lang w:val="en-US"/>
        </w:rPr>
      </w:pPr>
      <w:r w:rsidRPr="00FC506A">
        <w:rPr>
          <w:rStyle w:val="token"/>
          <w:rFonts w:ascii="Consolas" w:hAnsi="Consolas"/>
          <w:color w:val="708090"/>
          <w:sz w:val="23"/>
          <w:szCs w:val="23"/>
          <w:lang w:val="en-US"/>
        </w:rPr>
        <w:t>// Outputs 4</w:t>
      </w:r>
    </w:p>
    <w:p w14:paraId="1263B201" w14:textId="77777777" w:rsidR="00281B6A" w:rsidRPr="00281B6A" w:rsidRDefault="00281B6A" w:rsidP="00281B6A">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281B6A">
        <w:rPr>
          <w:rFonts w:ascii="Segoe UI" w:hAnsi="Segoe UI" w:cs="Segoe UI"/>
          <w:b w:val="0"/>
          <w:bCs w:val="0"/>
          <w:color w:val="000000"/>
          <w:sz w:val="48"/>
          <w:szCs w:val="48"/>
          <w:lang w:val="en-US"/>
        </w:rPr>
        <w:lastRenderedPageBreak/>
        <w:t>Loop Through an Array</w:t>
      </w:r>
    </w:p>
    <w:p w14:paraId="33383577" w14:textId="55A72917" w:rsidR="00281B6A" w:rsidRDefault="00281B6A" w:rsidP="00281B6A">
      <w:pPr>
        <w:pStyle w:val="a3"/>
        <w:shd w:val="clear" w:color="auto" w:fill="FFFFFF"/>
        <w:spacing w:before="288" w:beforeAutospacing="0" w:after="288" w:afterAutospacing="0"/>
        <w:rPr>
          <w:rFonts w:ascii="Verdana" w:hAnsi="Verdana"/>
          <w:color w:val="000000"/>
          <w:sz w:val="23"/>
          <w:szCs w:val="23"/>
          <w:lang w:val="en-US"/>
        </w:rPr>
      </w:pPr>
      <w:r w:rsidRPr="00281B6A">
        <w:rPr>
          <w:rFonts w:ascii="Verdana" w:hAnsi="Verdana"/>
          <w:color w:val="000000"/>
          <w:sz w:val="23"/>
          <w:szCs w:val="23"/>
          <w:lang w:val="en-US"/>
        </w:rPr>
        <w:t>You can loop through the array elements with the </w:t>
      </w:r>
      <w:r w:rsidRPr="00281B6A">
        <w:rPr>
          <w:rStyle w:val="HTML"/>
          <w:rFonts w:ascii="Consolas" w:hAnsi="Consolas"/>
          <w:color w:val="DC143C"/>
          <w:lang w:val="en-US"/>
        </w:rPr>
        <w:t>for</w:t>
      </w:r>
      <w:r w:rsidRPr="00281B6A">
        <w:rPr>
          <w:rFonts w:ascii="Verdana" w:hAnsi="Verdana"/>
          <w:color w:val="000000"/>
          <w:sz w:val="23"/>
          <w:szCs w:val="23"/>
          <w:lang w:val="en-US"/>
        </w:rPr>
        <w:t> loop, and use the </w:t>
      </w:r>
      <w:r w:rsidRPr="00281B6A">
        <w:rPr>
          <w:rStyle w:val="HTML"/>
          <w:rFonts w:ascii="Consolas" w:hAnsi="Consolas"/>
          <w:color w:val="DC143C"/>
          <w:lang w:val="en-US"/>
        </w:rPr>
        <w:t>length</w:t>
      </w:r>
      <w:r w:rsidRPr="00281B6A">
        <w:rPr>
          <w:rFonts w:ascii="Verdana" w:hAnsi="Verdana"/>
          <w:color w:val="000000"/>
          <w:sz w:val="23"/>
          <w:szCs w:val="23"/>
          <w:lang w:val="en-US"/>
        </w:rPr>
        <w:t> property to specify how many times the loop should run.</w:t>
      </w:r>
    </w:p>
    <w:p w14:paraId="5A56B397" w14:textId="77777777" w:rsidR="00281B6A" w:rsidRDefault="00281B6A" w:rsidP="00281B6A">
      <w:pPr>
        <w:pStyle w:val="2"/>
        <w:shd w:val="clear" w:color="auto" w:fill="FFFFFF"/>
        <w:spacing w:before="150" w:beforeAutospacing="0" w:after="150" w:afterAutospacing="0"/>
        <w:rPr>
          <w:rFonts w:ascii="Segoe UI" w:hAnsi="Segoe UI" w:cs="Segoe UI"/>
          <w:b w:val="0"/>
          <w:bCs w:val="0"/>
          <w:color w:val="000000"/>
          <w:sz w:val="48"/>
          <w:szCs w:val="48"/>
          <w:lang w:val="en-US"/>
        </w:rPr>
      </w:pPr>
    </w:p>
    <w:p w14:paraId="4C1615CA" w14:textId="6BBA04CA" w:rsidR="00281B6A" w:rsidRPr="00281B6A" w:rsidRDefault="00281B6A" w:rsidP="00281B6A">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281B6A">
        <w:rPr>
          <w:rFonts w:ascii="Segoe UI" w:hAnsi="Segoe UI" w:cs="Segoe UI"/>
          <w:b w:val="0"/>
          <w:bCs w:val="0"/>
          <w:color w:val="000000"/>
          <w:sz w:val="48"/>
          <w:szCs w:val="48"/>
          <w:lang w:val="en-US"/>
        </w:rPr>
        <w:t>Multidimensional Arrays</w:t>
      </w:r>
    </w:p>
    <w:p w14:paraId="064ED102" w14:textId="77777777" w:rsidR="00281B6A" w:rsidRPr="00281B6A" w:rsidRDefault="00281B6A" w:rsidP="00281B6A">
      <w:pPr>
        <w:pStyle w:val="a3"/>
        <w:shd w:val="clear" w:color="auto" w:fill="FFFFFF"/>
        <w:spacing w:before="288" w:beforeAutospacing="0" w:after="288" w:afterAutospacing="0"/>
        <w:rPr>
          <w:rFonts w:ascii="Verdana" w:hAnsi="Verdana"/>
          <w:color w:val="000000"/>
          <w:sz w:val="23"/>
          <w:szCs w:val="23"/>
          <w:lang w:val="en-US"/>
        </w:rPr>
      </w:pPr>
      <w:r w:rsidRPr="00281B6A">
        <w:rPr>
          <w:rFonts w:ascii="Verdana" w:hAnsi="Verdana"/>
          <w:color w:val="000000"/>
          <w:sz w:val="23"/>
          <w:szCs w:val="23"/>
          <w:lang w:val="en-US"/>
        </w:rPr>
        <w:t>A multidimensional array is an array of arrays.</w:t>
      </w:r>
    </w:p>
    <w:p w14:paraId="18B4FF6A" w14:textId="77777777" w:rsidR="00281B6A" w:rsidRPr="00281B6A" w:rsidRDefault="00281B6A" w:rsidP="00281B6A">
      <w:pPr>
        <w:pStyle w:val="a3"/>
        <w:shd w:val="clear" w:color="auto" w:fill="FFFFFF"/>
        <w:spacing w:before="288" w:beforeAutospacing="0" w:after="288" w:afterAutospacing="0"/>
        <w:rPr>
          <w:rFonts w:ascii="Verdana" w:hAnsi="Verdana"/>
          <w:color w:val="000000"/>
          <w:sz w:val="23"/>
          <w:szCs w:val="23"/>
          <w:lang w:val="en-US"/>
        </w:rPr>
      </w:pPr>
      <w:r w:rsidRPr="00281B6A">
        <w:rPr>
          <w:rFonts w:ascii="Verdana" w:hAnsi="Verdana"/>
          <w:color w:val="000000"/>
          <w:sz w:val="23"/>
          <w:szCs w:val="23"/>
          <w:lang w:val="en-US"/>
        </w:rPr>
        <w:t>To create a two-dimensional array, add each array within its own set of </w:t>
      </w:r>
      <w:r w:rsidRPr="00281B6A">
        <w:rPr>
          <w:rStyle w:val="a4"/>
          <w:rFonts w:ascii="Verdana" w:hAnsi="Verdana"/>
          <w:color w:val="000000"/>
          <w:sz w:val="23"/>
          <w:szCs w:val="23"/>
          <w:lang w:val="en-US"/>
        </w:rPr>
        <w:t>curly braces</w:t>
      </w:r>
      <w:r w:rsidRPr="00281B6A">
        <w:rPr>
          <w:rFonts w:ascii="Verdana" w:hAnsi="Verdana"/>
          <w:color w:val="000000"/>
          <w:sz w:val="23"/>
          <w:szCs w:val="23"/>
          <w:lang w:val="en-US"/>
        </w:rPr>
        <w:t>:</w:t>
      </w:r>
    </w:p>
    <w:p w14:paraId="72B73622" w14:textId="77777777" w:rsidR="00281B6A" w:rsidRPr="00596CCC" w:rsidRDefault="00281B6A" w:rsidP="00281B6A">
      <w:pPr>
        <w:pStyle w:val="3"/>
        <w:shd w:val="clear" w:color="auto" w:fill="E7E9EB"/>
        <w:spacing w:before="150" w:after="150"/>
        <w:rPr>
          <w:rFonts w:ascii="Segoe UI" w:hAnsi="Segoe UI" w:cs="Segoe UI"/>
          <w:color w:val="000000"/>
          <w:sz w:val="36"/>
          <w:szCs w:val="36"/>
          <w:lang w:val="en-US"/>
        </w:rPr>
      </w:pPr>
      <w:r w:rsidRPr="00596CCC">
        <w:rPr>
          <w:rFonts w:ascii="Segoe UI" w:hAnsi="Segoe UI" w:cs="Segoe UI"/>
          <w:b/>
          <w:bCs/>
          <w:color w:val="000000"/>
          <w:sz w:val="36"/>
          <w:szCs w:val="36"/>
          <w:lang w:val="en-US"/>
        </w:rPr>
        <w:t>Example</w:t>
      </w:r>
    </w:p>
    <w:p w14:paraId="39DBCA44" w14:textId="44962ED8" w:rsidR="00281B6A" w:rsidRPr="00596CCC" w:rsidRDefault="00281B6A" w:rsidP="00281B6A">
      <w:pPr>
        <w:pStyle w:val="HTML0"/>
        <w:pBdr>
          <w:left w:val="single" w:sz="24" w:space="12" w:color="04AA6D"/>
        </w:pBdr>
        <w:shd w:val="clear" w:color="auto" w:fill="FFFFFF"/>
        <w:spacing w:before="240" w:after="240"/>
        <w:rPr>
          <w:rStyle w:val="token"/>
          <w:rFonts w:ascii="Consolas" w:hAnsi="Consolas"/>
          <w:color w:val="999999"/>
          <w:sz w:val="23"/>
          <w:szCs w:val="23"/>
          <w:lang w:val="en-US"/>
        </w:rPr>
      </w:pPr>
      <w:proofErr w:type="gramStart"/>
      <w:r w:rsidRPr="00596CCC">
        <w:rPr>
          <w:rStyle w:val="token"/>
          <w:rFonts w:ascii="Consolas" w:hAnsi="Consolas"/>
          <w:color w:val="0077AA"/>
          <w:sz w:val="23"/>
          <w:szCs w:val="23"/>
          <w:lang w:val="en-US"/>
        </w:rPr>
        <w:t>int</w:t>
      </w:r>
      <w:r w:rsidRPr="00596CCC">
        <w:rPr>
          <w:rStyle w:val="token"/>
          <w:rFonts w:ascii="Consolas" w:hAnsi="Consolas"/>
          <w:color w:val="999999"/>
          <w:sz w:val="23"/>
          <w:szCs w:val="23"/>
          <w:lang w:val="en-US"/>
        </w:rPr>
        <w:t>[</w:t>
      </w:r>
      <w:proofErr w:type="gramEnd"/>
      <w:r w:rsidRPr="00596CCC">
        <w:rPr>
          <w:rStyle w:val="token"/>
          <w:rFonts w:ascii="Consolas" w:hAnsi="Consolas"/>
          <w:color w:val="999999"/>
          <w:sz w:val="23"/>
          <w:szCs w:val="23"/>
          <w:lang w:val="en-US"/>
        </w:rPr>
        <w:t>][]</w:t>
      </w:r>
      <w:r w:rsidRPr="00596CCC">
        <w:rPr>
          <w:rStyle w:val="HTML"/>
          <w:rFonts w:ascii="Consolas" w:hAnsi="Consolas"/>
          <w:color w:val="000000"/>
          <w:sz w:val="23"/>
          <w:szCs w:val="23"/>
          <w:lang w:val="en-US"/>
        </w:rPr>
        <w:t xml:space="preserve"> </w:t>
      </w:r>
      <w:proofErr w:type="spellStart"/>
      <w:r w:rsidRPr="00596CCC">
        <w:rPr>
          <w:rStyle w:val="HTML"/>
          <w:rFonts w:ascii="Consolas" w:hAnsi="Consolas"/>
          <w:color w:val="000000"/>
          <w:sz w:val="23"/>
          <w:szCs w:val="23"/>
          <w:lang w:val="en-US"/>
        </w:rPr>
        <w:t>myNumbers</w:t>
      </w:r>
      <w:proofErr w:type="spellEnd"/>
      <w:r w:rsidRPr="00596CCC">
        <w:rPr>
          <w:rStyle w:val="HTML"/>
          <w:rFonts w:ascii="Consolas" w:hAnsi="Consolas"/>
          <w:color w:val="000000"/>
          <w:sz w:val="23"/>
          <w:szCs w:val="23"/>
          <w:lang w:val="en-US"/>
        </w:rPr>
        <w:t xml:space="preserve"> </w:t>
      </w:r>
      <w:r w:rsidRPr="00596CCC">
        <w:rPr>
          <w:rStyle w:val="token"/>
          <w:rFonts w:ascii="Consolas" w:hAnsi="Consolas"/>
          <w:color w:val="9A6E3A"/>
          <w:sz w:val="23"/>
          <w:szCs w:val="23"/>
          <w:lang w:val="en-US"/>
        </w:rPr>
        <w:t>=</w:t>
      </w:r>
      <w:r w:rsidRPr="00596CCC">
        <w:rPr>
          <w:rStyle w:val="HTML"/>
          <w:rFonts w:ascii="Consolas" w:hAnsi="Consolas"/>
          <w:color w:val="000000"/>
          <w:sz w:val="23"/>
          <w:szCs w:val="23"/>
          <w:lang w:val="en-US"/>
        </w:rPr>
        <w:t xml:space="preserve"> </w:t>
      </w:r>
      <w:r w:rsidRPr="00596CCC">
        <w:rPr>
          <w:rStyle w:val="token"/>
          <w:rFonts w:ascii="Consolas" w:hAnsi="Consolas"/>
          <w:color w:val="999999"/>
          <w:sz w:val="23"/>
          <w:szCs w:val="23"/>
          <w:lang w:val="en-US"/>
        </w:rPr>
        <w:t>{</w:t>
      </w:r>
      <w:r w:rsidRPr="00596CCC">
        <w:rPr>
          <w:rStyle w:val="HTML"/>
          <w:rFonts w:ascii="Consolas" w:hAnsi="Consolas"/>
          <w:color w:val="000000"/>
          <w:sz w:val="23"/>
          <w:szCs w:val="23"/>
          <w:lang w:val="en-US"/>
        </w:rPr>
        <w:t xml:space="preserve"> </w:t>
      </w:r>
      <w:r w:rsidRPr="00596CCC">
        <w:rPr>
          <w:rStyle w:val="token"/>
          <w:rFonts w:ascii="Consolas" w:hAnsi="Consolas"/>
          <w:color w:val="999999"/>
          <w:sz w:val="23"/>
          <w:szCs w:val="23"/>
          <w:lang w:val="en-US"/>
        </w:rPr>
        <w:t>{</w:t>
      </w:r>
      <w:r w:rsidRPr="00596CCC">
        <w:rPr>
          <w:rStyle w:val="token"/>
          <w:rFonts w:ascii="Consolas" w:hAnsi="Consolas"/>
          <w:color w:val="990055"/>
          <w:sz w:val="23"/>
          <w:szCs w:val="23"/>
          <w:lang w:val="en-US"/>
        </w:rPr>
        <w:t>1</w:t>
      </w:r>
      <w:r w:rsidRPr="00596CCC">
        <w:rPr>
          <w:rStyle w:val="token"/>
          <w:rFonts w:ascii="Consolas" w:hAnsi="Consolas"/>
          <w:color w:val="999999"/>
          <w:sz w:val="23"/>
          <w:szCs w:val="23"/>
          <w:lang w:val="en-US"/>
        </w:rPr>
        <w:t>,</w:t>
      </w:r>
      <w:r w:rsidRPr="00596CCC">
        <w:rPr>
          <w:rStyle w:val="HTML"/>
          <w:rFonts w:ascii="Consolas" w:hAnsi="Consolas"/>
          <w:color w:val="000000"/>
          <w:sz w:val="23"/>
          <w:szCs w:val="23"/>
          <w:lang w:val="en-US"/>
        </w:rPr>
        <w:t xml:space="preserve"> </w:t>
      </w:r>
      <w:r w:rsidRPr="00596CCC">
        <w:rPr>
          <w:rStyle w:val="token"/>
          <w:rFonts w:ascii="Consolas" w:hAnsi="Consolas"/>
          <w:color w:val="990055"/>
          <w:sz w:val="23"/>
          <w:szCs w:val="23"/>
          <w:lang w:val="en-US"/>
        </w:rPr>
        <w:t>2</w:t>
      </w:r>
      <w:r w:rsidRPr="00596CCC">
        <w:rPr>
          <w:rStyle w:val="token"/>
          <w:rFonts w:ascii="Consolas" w:hAnsi="Consolas"/>
          <w:color w:val="999999"/>
          <w:sz w:val="23"/>
          <w:szCs w:val="23"/>
          <w:lang w:val="en-US"/>
        </w:rPr>
        <w:t>,</w:t>
      </w:r>
      <w:r w:rsidRPr="00596CCC">
        <w:rPr>
          <w:rStyle w:val="HTML"/>
          <w:rFonts w:ascii="Consolas" w:hAnsi="Consolas"/>
          <w:color w:val="000000"/>
          <w:sz w:val="23"/>
          <w:szCs w:val="23"/>
          <w:lang w:val="en-US"/>
        </w:rPr>
        <w:t xml:space="preserve"> </w:t>
      </w:r>
      <w:r w:rsidRPr="00596CCC">
        <w:rPr>
          <w:rStyle w:val="token"/>
          <w:rFonts w:ascii="Consolas" w:hAnsi="Consolas"/>
          <w:color w:val="990055"/>
          <w:sz w:val="23"/>
          <w:szCs w:val="23"/>
          <w:lang w:val="en-US"/>
        </w:rPr>
        <w:t>3</w:t>
      </w:r>
      <w:r w:rsidRPr="00596CCC">
        <w:rPr>
          <w:rStyle w:val="token"/>
          <w:rFonts w:ascii="Consolas" w:hAnsi="Consolas"/>
          <w:color w:val="999999"/>
          <w:sz w:val="23"/>
          <w:szCs w:val="23"/>
          <w:lang w:val="en-US"/>
        </w:rPr>
        <w:t>,</w:t>
      </w:r>
      <w:r w:rsidRPr="00596CCC">
        <w:rPr>
          <w:rStyle w:val="HTML"/>
          <w:rFonts w:ascii="Consolas" w:hAnsi="Consolas"/>
          <w:color w:val="000000"/>
          <w:sz w:val="23"/>
          <w:szCs w:val="23"/>
          <w:lang w:val="en-US"/>
        </w:rPr>
        <w:t xml:space="preserve"> </w:t>
      </w:r>
      <w:r w:rsidRPr="00596CCC">
        <w:rPr>
          <w:rStyle w:val="token"/>
          <w:rFonts w:ascii="Consolas" w:hAnsi="Consolas"/>
          <w:color w:val="990055"/>
          <w:sz w:val="23"/>
          <w:szCs w:val="23"/>
          <w:lang w:val="en-US"/>
        </w:rPr>
        <w:t>4</w:t>
      </w:r>
      <w:r w:rsidRPr="00596CCC">
        <w:rPr>
          <w:rStyle w:val="token"/>
          <w:rFonts w:ascii="Consolas" w:hAnsi="Consolas"/>
          <w:color w:val="999999"/>
          <w:sz w:val="23"/>
          <w:szCs w:val="23"/>
          <w:lang w:val="en-US"/>
        </w:rPr>
        <w:t>},</w:t>
      </w:r>
      <w:r w:rsidRPr="00596CCC">
        <w:rPr>
          <w:rStyle w:val="HTML"/>
          <w:rFonts w:ascii="Consolas" w:hAnsi="Consolas"/>
          <w:color w:val="000000"/>
          <w:sz w:val="23"/>
          <w:szCs w:val="23"/>
          <w:lang w:val="en-US"/>
        </w:rPr>
        <w:t xml:space="preserve"> </w:t>
      </w:r>
      <w:r w:rsidRPr="00596CCC">
        <w:rPr>
          <w:rStyle w:val="token"/>
          <w:rFonts w:ascii="Consolas" w:hAnsi="Consolas"/>
          <w:color w:val="999999"/>
          <w:sz w:val="23"/>
          <w:szCs w:val="23"/>
          <w:lang w:val="en-US"/>
        </w:rPr>
        <w:t>{</w:t>
      </w:r>
      <w:r w:rsidRPr="00596CCC">
        <w:rPr>
          <w:rStyle w:val="token"/>
          <w:rFonts w:ascii="Consolas" w:hAnsi="Consolas"/>
          <w:color w:val="990055"/>
          <w:sz w:val="23"/>
          <w:szCs w:val="23"/>
          <w:lang w:val="en-US"/>
        </w:rPr>
        <w:t>5</w:t>
      </w:r>
      <w:r w:rsidRPr="00596CCC">
        <w:rPr>
          <w:rStyle w:val="token"/>
          <w:rFonts w:ascii="Consolas" w:hAnsi="Consolas"/>
          <w:color w:val="999999"/>
          <w:sz w:val="23"/>
          <w:szCs w:val="23"/>
          <w:lang w:val="en-US"/>
        </w:rPr>
        <w:t>,</w:t>
      </w:r>
      <w:r w:rsidRPr="00596CCC">
        <w:rPr>
          <w:rStyle w:val="HTML"/>
          <w:rFonts w:ascii="Consolas" w:hAnsi="Consolas"/>
          <w:color w:val="000000"/>
          <w:sz w:val="23"/>
          <w:szCs w:val="23"/>
          <w:lang w:val="en-US"/>
        </w:rPr>
        <w:t xml:space="preserve"> </w:t>
      </w:r>
      <w:r w:rsidRPr="00596CCC">
        <w:rPr>
          <w:rStyle w:val="token"/>
          <w:rFonts w:ascii="Consolas" w:hAnsi="Consolas"/>
          <w:color w:val="990055"/>
          <w:sz w:val="23"/>
          <w:szCs w:val="23"/>
          <w:lang w:val="en-US"/>
        </w:rPr>
        <w:t>6</w:t>
      </w:r>
      <w:r w:rsidRPr="00596CCC">
        <w:rPr>
          <w:rStyle w:val="token"/>
          <w:rFonts w:ascii="Consolas" w:hAnsi="Consolas"/>
          <w:color w:val="999999"/>
          <w:sz w:val="23"/>
          <w:szCs w:val="23"/>
          <w:lang w:val="en-US"/>
        </w:rPr>
        <w:t>,</w:t>
      </w:r>
      <w:r w:rsidRPr="00596CCC">
        <w:rPr>
          <w:rStyle w:val="HTML"/>
          <w:rFonts w:ascii="Consolas" w:hAnsi="Consolas"/>
          <w:color w:val="000000"/>
          <w:sz w:val="23"/>
          <w:szCs w:val="23"/>
          <w:lang w:val="en-US"/>
        </w:rPr>
        <w:t xml:space="preserve"> </w:t>
      </w:r>
      <w:r w:rsidRPr="00596CCC">
        <w:rPr>
          <w:rStyle w:val="token"/>
          <w:rFonts w:ascii="Consolas" w:hAnsi="Consolas"/>
          <w:color w:val="990055"/>
          <w:sz w:val="23"/>
          <w:szCs w:val="23"/>
          <w:lang w:val="en-US"/>
        </w:rPr>
        <w:t>7</w:t>
      </w:r>
      <w:r w:rsidRPr="00596CCC">
        <w:rPr>
          <w:rStyle w:val="token"/>
          <w:rFonts w:ascii="Consolas" w:hAnsi="Consolas"/>
          <w:color w:val="999999"/>
          <w:sz w:val="23"/>
          <w:szCs w:val="23"/>
          <w:lang w:val="en-US"/>
        </w:rPr>
        <w:t>}</w:t>
      </w:r>
      <w:r w:rsidRPr="00596CCC">
        <w:rPr>
          <w:rStyle w:val="HTML"/>
          <w:rFonts w:ascii="Consolas" w:hAnsi="Consolas"/>
          <w:color w:val="000000"/>
          <w:sz w:val="23"/>
          <w:szCs w:val="23"/>
          <w:lang w:val="en-US"/>
        </w:rPr>
        <w:t xml:space="preserve"> </w:t>
      </w:r>
      <w:r w:rsidRPr="00596CCC">
        <w:rPr>
          <w:rStyle w:val="token"/>
          <w:rFonts w:ascii="Consolas" w:hAnsi="Consolas"/>
          <w:color w:val="999999"/>
          <w:sz w:val="23"/>
          <w:szCs w:val="23"/>
          <w:lang w:val="en-US"/>
        </w:rPr>
        <w:t>};</w:t>
      </w:r>
    </w:p>
    <w:p w14:paraId="508FDBBA" w14:textId="081D0B2E" w:rsidR="00281B6A" w:rsidRPr="00596CCC" w:rsidRDefault="00281B6A" w:rsidP="00281B6A">
      <w:pPr>
        <w:rPr>
          <w:lang w:val="en-US"/>
        </w:rPr>
      </w:pPr>
    </w:p>
    <w:p w14:paraId="5D429982" w14:textId="5F07FA19" w:rsidR="00FC506A" w:rsidRPr="00596CCC" w:rsidRDefault="00FC506A" w:rsidP="00281B6A">
      <w:pPr>
        <w:rPr>
          <w:lang w:val="en-US"/>
        </w:rPr>
      </w:pPr>
    </w:p>
    <w:p w14:paraId="5012842C" w14:textId="716565D2" w:rsidR="00FC506A" w:rsidRPr="00596CCC" w:rsidRDefault="00FC506A" w:rsidP="00281B6A">
      <w:pPr>
        <w:rPr>
          <w:lang w:val="en-US"/>
        </w:rPr>
      </w:pPr>
    </w:p>
    <w:p w14:paraId="5A002153" w14:textId="520B46B1" w:rsidR="00FC506A" w:rsidRPr="00596CCC" w:rsidRDefault="00FC506A" w:rsidP="00281B6A">
      <w:pPr>
        <w:rPr>
          <w:lang w:val="en-US"/>
        </w:rPr>
      </w:pPr>
    </w:p>
    <w:p w14:paraId="15A3D077" w14:textId="488128BE" w:rsidR="00FC506A" w:rsidRPr="00596CCC" w:rsidRDefault="00FC506A" w:rsidP="00281B6A">
      <w:pPr>
        <w:rPr>
          <w:lang w:val="en-US"/>
        </w:rPr>
      </w:pPr>
    </w:p>
    <w:p w14:paraId="1E04CDC1" w14:textId="39561897" w:rsidR="00FC506A" w:rsidRPr="00596CCC" w:rsidRDefault="00FC506A" w:rsidP="00281B6A">
      <w:pPr>
        <w:rPr>
          <w:lang w:val="en-US"/>
        </w:rPr>
      </w:pPr>
    </w:p>
    <w:p w14:paraId="36FA2A87" w14:textId="363E566F" w:rsidR="00FC506A" w:rsidRPr="00596CCC" w:rsidRDefault="00FC506A" w:rsidP="00281B6A">
      <w:pPr>
        <w:rPr>
          <w:lang w:val="en-US"/>
        </w:rPr>
      </w:pPr>
    </w:p>
    <w:p w14:paraId="1086AE8D" w14:textId="19E322FA" w:rsidR="00FC506A" w:rsidRPr="00596CCC" w:rsidRDefault="00FC506A" w:rsidP="00281B6A">
      <w:pPr>
        <w:rPr>
          <w:lang w:val="en-US"/>
        </w:rPr>
      </w:pPr>
    </w:p>
    <w:p w14:paraId="39C19CCC" w14:textId="53A91EFE" w:rsidR="00FC506A" w:rsidRPr="00596CCC" w:rsidRDefault="00FC506A" w:rsidP="00281B6A">
      <w:pPr>
        <w:rPr>
          <w:lang w:val="en-US"/>
        </w:rPr>
      </w:pPr>
    </w:p>
    <w:p w14:paraId="1A16CACC" w14:textId="776EA363" w:rsidR="00FC506A" w:rsidRPr="00596CCC" w:rsidRDefault="00FC506A" w:rsidP="00281B6A">
      <w:pPr>
        <w:rPr>
          <w:lang w:val="en-US"/>
        </w:rPr>
      </w:pPr>
    </w:p>
    <w:p w14:paraId="6A7EFE67" w14:textId="24F2B5EC" w:rsidR="00FC506A" w:rsidRPr="00596CCC" w:rsidRDefault="00FC506A" w:rsidP="00281B6A">
      <w:pPr>
        <w:rPr>
          <w:lang w:val="en-US"/>
        </w:rPr>
      </w:pPr>
    </w:p>
    <w:p w14:paraId="0E39E5EB" w14:textId="5E363146" w:rsidR="00FC506A" w:rsidRPr="00596CCC" w:rsidRDefault="00FC506A" w:rsidP="00281B6A">
      <w:pPr>
        <w:rPr>
          <w:lang w:val="en-US"/>
        </w:rPr>
      </w:pPr>
    </w:p>
    <w:p w14:paraId="600D4084" w14:textId="7770EBFB" w:rsidR="00FC506A" w:rsidRPr="00596CCC" w:rsidRDefault="00FC506A" w:rsidP="00281B6A">
      <w:pPr>
        <w:rPr>
          <w:lang w:val="en-US"/>
        </w:rPr>
      </w:pPr>
    </w:p>
    <w:p w14:paraId="4219E8D4" w14:textId="7705F58A" w:rsidR="00FC506A" w:rsidRPr="00596CCC" w:rsidRDefault="00FC506A" w:rsidP="00281B6A">
      <w:pPr>
        <w:rPr>
          <w:lang w:val="en-US"/>
        </w:rPr>
      </w:pPr>
    </w:p>
    <w:p w14:paraId="3AA997E2" w14:textId="1734908C" w:rsidR="00FC506A" w:rsidRPr="00596CCC" w:rsidRDefault="00FC506A" w:rsidP="00281B6A">
      <w:pPr>
        <w:rPr>
          <w:lang w:val="en-US"/>
        </w:rPr>
      </w:pPr>
    </w:p>
    <w:p w14:paraId="5699FD5C" w14:textId="6C999C98" w:rsidR="00FC506A" w:rsidRPr="00596CCC" w:rsidRDefault="00FC506A" w:rsidP="00281B6A">
      <w:pPr>
        <w:rPr>
          <w:lang w:val="en-US"/>
        </w:rPr>
      </w:pPr>
    </w:p>
    <w:p w14:paraId="5C195BD1" w14:textId="53E450A5" w:rsidR="00FC506A" w:rsidRPr="00596CCC" w:rsidRDefault="00FC506A" w:rsidP="00281B6A">
      <w:pPr>
        <w:rPr>
          <w:lang w:val="en-US"/>
        </w:rPr>
      </w:pPr>
    </w:p>
    <w:p w14:paraId="1C16B0F0" w14:textId="77777777" w:rsidR="00FC506A" w:rsidRPr="00FC506A" w:rsidRDefault="00FC506A" w:rsidP="00FC506A">
      <w:pPr>
        <w:shd w:val="clear" w:color="auto" w:fill="FFFFFF"/>
        <w:spacing w:before="150" w:after="150" w:line="240" w:lineRule="auto"/>
        <w:outlineLvl w:val="1"/>
        <w:rPr>
          <w:rFonts w:ascii="Segoe UI" w:eastAsia="Times New Roman" w:hAnsi="Segoe UI" w:cs="Segoe UI"/>
          <w:color w:val="000000"/>
          <w:sz w:val="48"/>
          <w:szCs w:val="48"/>
          <w:lang w:val="en-US" w:eastAsia="ru-RU"/>
        </w:rPr>
      </w:pPr>
      <w:r w:rsidRPr="00FC506A">
        <w:rPr>
          <w:rFonts w:ascii="Segoe UI" w:eastAsia="Times New Roman" w:hAnsi="Segoe UI" w:cs="Segoe UI"/>
          <w:color w:val="000000"/>
          <w:sz w:val="48"/>
          <w:szCs w:val="48"/>
          <w:lang w:val="en-US" w:eastAsia="ru-RU"/>
        </w:rPr>
        <w:lastRenderedPageBreak/>
        <w:t>Java - What is OOP?</w:t>
      </w:r>
    </w:p>
    <w:p w14:paraId="2D8E9977" w14:textId="77777777" w:rsidR="00FC506A" w:rsidRPr="00FC506A" w:rsidRDefault="00FC506A" w:rsidP="00FC506A">
      <w:pPr>
        <w:shd w:val="clear" w:color="auto" w:fill="FFFFFF"/>
        <w:spacing w:before="288" w:after="288" w:line="240" w:lineRule="auto"/>
        <w:rPr>
          <w:rFonts w:ascii="Verdana" w:eastAsia="Times New Roman" w:hAnsi="Verdana" w:cs="Times New Roman"/>
          <w:color w:val="000000"/>
          <w:sz w:val="23"/>
          <w:szCs w:val="23"/>
          <w:lang w:val="en-US" w:eastAsia="ru-RU"/>
        </w:rPr>
      </w:pPr>
      <w:r w:rsidRPr="00FC506A">
        <w:rPr>
          <w:rFonts w:ascii="Verdana" w:eastAsia="Times New Roman" w:hAnsi="Verdana" w:cs="Times New Roman"/>
          <w:color w:val="000000"/>
          <w:sz w:val="23"/>
          <w:szCs w:val="23"/>
          <w:lang w:val="en-US" w:eastAsia="ru-RU"/>
        </w:rPr>
        <w:t>OOP stands for </w:t>
      </w:r>
      <w:r w:rsidRPr="00FC506A">
        <w:rPr>
          <w:rFonts w:ascii="Verdana" w:eastAsia="Times New Roman" w:hAnsi="Verdana" w:cs="Times New Roman"/>
          <w:b/>
          <w:bCs/>
          <w:color w:val="000000"/>
          <w:sz w:val="23"/>
          <w:szCs w:val="23"/>
          <w:lang w:val="en-US" w:eastAsia="ru-RU"/>
        </w:rPr>
        <w:t>Object-Oriented Programming</w:t>
      </w:r>
      <w:r w:rsidRPr="00FC506A">
        <w:rPr>
          <w:rFonts w:ascii="Verdana" w:eastAsia="Times New Roman" w:hAnsi="Verdana" w:cs="Times New Roman"/>
          <w:color w:val="000000"/>
          <w:sz w:val="23"/>
          <w:szCs w:val="23"/>
          <w:lang w:val="en-US" w:eastAsia="ru-RU"/>
        </w:rPr>
        <w:t>.</w:t>
      </w:r>
    </w:p>
    <w:p w14:paraId="52A23F80" w14:textId="77777777" w:rsidR="00FC506A" w:rsidRPr="00FC506A" w:rsidRDefault="00FC506A" w:rsidP="00FC506A">
      <w:pPr>
        <w:shd w:val="clear" w:color="auto" w:fill="FFFFFF"/>
        <w:spacing w:before="288" w:after="288" w:line="240" w:lineRule="auto"/>
        <w:rPr>
          <w:rFonts w:ascii="Verdana" w:eastAsia="Times New Roman" w:hAnsi="Verdana" w:cs="Times New Roman"/>
          <w:color w:val="000000"/>
          <w:sz w:val="23"/>
          <w:szCs w:val="23"/>
          <w:lang w:val="en-US" w:eastAsia="ru-RU"/>
        </w:rPr>
      </w:pPr>
      <w:r w:rsidRPr="00FC506A">
        <w:rPr>
          <w:rFonts w:ascii="Verdana" w:eastAsia="Times New Roman" w:hAnsi="Verdana" w:cs="Times New Roman"/>
          <w:color w:val="000000"/>
          <w:sz w:val="23"/>
          <w:szCs w:val="23"/>
          <w:lang w:val="en-US" w:eastAsia="ru-RU"/>
        </w:rPr>
        <w:t>Procedural programming is about writing procedures or methods that perform operations on the data, while object-oriented programming is about creating objects that contain both data and methods.</w:t>
      </w:r>
    </w:p>
    <w:p w14:paraId="356AE01A" w14:textId="77777777" w:rsidR="00FC506A" w:rsidRPr="00FC506A" w:rsidRDefault="00FC506A" w:rsidP="00FC506A">
      <w:pPr>
        <w:shd w:val="clear" w:color="auto" w:fill="FFFFFF"/>
        <w:spacing w:before="288" w:after="288" w:line="240" w:lineRule="auto"/>
        <w:rPr>
          <w:rFonts w:ascii="Verdana" w:eastAsia="Times New Roman" w:hAnsi="Verdana" w:cs="Times New Roman"/>
          <w:color w:val="000000"/>
          <w:sz w:val="23"/>
          <w:szCs w:val="23"/>
          <w:lang w:val="en-US" w:eastAsia="ru-RU"/>
        </w:rPr>
      </w:pPr>
      <w:r w:rsidRPr="00FC506A">
        <w:rPr>
          <w:rFonts w:ascii="Verdana" w:eastAsia="Times New Roman" w:hAnsi="Verdana" w:cs="Times New Roman"/>
          <w:color w:val="000000"/>
          <w:sz w:val="23"/>
          <w:szCs w:val="23"/>
          <w:lang w:val="en-US" w:eastAsia="ru-RU"/>
        </w:rPr>
        <w:t>Object-oriented programming has several advantages over procedural programming:</w:t>
      </w:r>
    </w:p>
    <w:p w14:paraId="60240DAD" w14:textId="77777777" w:rsidR="00FC506A" w:rsidRPr="00FC506A" w:rsidRDefault="00FC506A" w:rsidP="00FC506A">
      <w:pPr>
        <w:numPr>
          <w:ilvl w:val="0"/>
          <w:numId w:val="9"/>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FC506A">
        <w:rPr>
          <w:rFonts w:ascii="Verdana" w:eastAsia="Times New Roman" w:hAnsi="Verdana" w:cs="Times New Roman"/>
          <w:color w:val="000000"/>
          <w:sz w:val="23"/>
          <w:szCs w:val="23"/>
          <w:lang w:val="en-US" w:eastAsia="ru-RU"/>
        </w:rPr>
        <w:t>OOP is faster and easier to execute</w:t>
      </w:r>
    </w:p>
    <w:p w14:paraId="622D8395" w14:textId="77777777" w:rsidR="00FC506A" w:rsidRPr="00FC506A" w:rsidRDefault="00FC506A" w:rsidP="00FC506A">
      <w:pPr>
        <w:numPr>
          <w:ilvl w:val="0"/>
          <w:numId w:val="9"/>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FC506A">
        <w:rPr>
          <w:rFonts w:ascii="Verdana" w:eastAsia="Times New Roman" w:hAnsi="Verdana" w:cs="Times New Roman"/>
          <w:color w:val="000000"/>
          <w:sz w:val="23"/>
          <w:szCs w:val="23"/>
          <w:lang w:val="en-US" w:eastAsia="ru-RU"/>
        </w:rPr>
        <w:t>OOP provides a clear structure for the programs</w:t>
      </w:r>
    </w:p>
    <w:p w14:paraId="071DCDE3" w14:textId="77777777" w:rsidR="00FC506A" w:rsidRPr="00FC506A" w:rsidRDefault="00FC506A" w:rsidP="00FC506A">
      <w:pPr>
        <w:numPr>
          <w:ilvl w:val="0"/>
          <w:numId w:val="9"/>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FC506A">
        <w:rPr>
          <w:rFonts w:ascii="Verdana" w:eastAsia="Times New Roman" w:hAnsi="Verdana" w:cs="Times New Roman"/>
          <w:color w:val="000000"/>
          <w:sz w:val="23"/>
          <w:szCs w:val="23"/>
          <w:lang w:val="en-US" w:eastAsia="ru-RU"/>
        </w:rPr>
        <w:t>OOP helps to keep the Java code DRY "Don't Repeat Yourself", and makes the code easier to maintain, modify and debug</w:t>
      </w:r>
    </w:p>
    <w:p w14:paraId="1D704061" w14:textId="77777777" w:rsidR="00FC506A" w:rsidRPr="00FC506A" w:rsidRDefault="00FC506A" w:rsidP="00FC506A">
      <w:pPr>
        <w:numPr>
          <w:ilvl w:val="0"/>
          <w:numId w:val="9"/>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FC506A">
        <w:rPr>
          <w:rFonts w:ascii="Verdana" w:eastAsia="Times New Roman" w:hAnsi="Verdana" w:cs="Times New Roman"/>
          <w:color w:val="000000"/>
          <w:sz w:val="23"/>
          <w:szCs w:val="23"/>
          <w:lang w:val="en-US" w:eastAsia="ru-RU"/>
        </w:rPr>
        <w:t>OOP makes it possible to create full reusable applications with less code and shorter development time</w:t>
      </w:r>
    </w:p>
    <w:p w14:paraId="76628494" w14:textId="77777777" w:rsidR="00FC506A" w:rsidRPr="00FC506A" w:rsidRDefault="00FC506A" w:rsidP="00FC506A">
      <w:pPr>
        <w:shd w:val="clear" w:color="auto" w:fill="FFFFFF"/>
        <w:spacing w:before="288" w:after="288" w:line="240" w:lineRule="auto"/>
        <w:rPr>
          <w:rFonts w:ascii="Verdana" w:eastAsia="Times New Roman" w:hAnsi="Verdana" w:cs="Times New Roman"/>
          <w:color w:val="000000"/>
          <w:sz w:val="23"/>
          <w:szCs w:val="23"/>
          <w:lang w:val="en-US" w:eastAsia="ru-RU"/>
        </w:rPr>
      </w:pPr>
      <w:r w:rsidRPr="00FC506A">
        <w:rPr>
          <w:rFonts w:ascii="Verdana" w:eastAsia="Times New Roman" w:hAnsi="Verdana" w:cs="Times New Roman"/>
          <w:b/>
          <w:bCs/>
          <w:color w:val="000000"/>
          <w:sz w:val="23"/>
          <w:szCs w:val="23"/>
          <w:lang w:val="en-US" w:eastAsia="ru-RU"/>
        </w:rPr>
        <w:t>Tip:</w:t>
      </w:r>
      <w:r w:rsidRPr="00FC506A">
        <w:rPr>
          <w:rFonts w:ascii="Verdana" w:eastAsia="Times New Roman" w:hAnsi="Verdana" w:cs="Times New Roman"/>
          <w:color w:val="000000"/>
          <w:sz w:val="23"/>
          <w:szCs w:val="23"/>
          <w:lang w:val="en-US" w:eastAsia="ru-RU"/>
        </w:rPr>
        <w:t> The "Don't Repeat Yourself" (DRY) principle is about reducing the repetition of code. You should extract out the codes that are common for the application, and place them at a single place and reuse them instead of repeating it.</w:t>
      </w:r>
    </w:p>
    <w:p w14:paraId="3C851C93" w14:textId="77777777" w:rsidR="00FC506A" w:rsidRPr="00FC506A" w:rsidRDefault="00000000" w:rsidP="00FC506A">
      <w:pPr>
        <w:spacing w:before="300" w:after="300"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pict w14:anchorId="176F18CA">
          <v:rect id="_x0000_i1028" style="width:0;height:0" o:hralign="center" o:hrstd="t" o:hrnoshade="t" o:hr="t" fillcolor="black" stroked="f"/>
        </w:pict>
      </w:r>
    </w:p>
    <w:p w14:paraId="59A60227" w14:textId="77777777" w:rsidR="00FC506A" w:rsidRPr="00FC506A" w:rsidRDefault="00FC506A" w:rsidP="00FC506A">
      <w:pPr>
        <w:shd w:val="clear" w:color="auto" w:fill="FFFFFF"/>
        <w:spacing w:before="150" w:after="150" w:line="240" w:lineRule="auto"/>
        <w:outlineLvl w:val="1"/>
        <w:rPr>
          <w:rFonts w:ascii="Segoe UI" w:eastAsia="Times New Roman" w:hAnsi="Segoe UI" w:cs="Segoe UI"/>
          <w:color w:val="000000"/>
          <w:sz w:val="48"/>
          <w:szCs w:val="48"/>
          <w:lang w:val="en-US" w:eastAsia="ru-RU"/>
        </w:rPr>
      </w:pPr>
      <w:r w:rsidRPr="00FC506A">
        <w:rPr>
          <w:rFonts w:ascii="Segoe UI" w:eastAsia="Times New Roman" w:hAnsi="Segoe UI" w:cs="Segoe UI"/>
          <w:color w:val="000000"/>
          <w:sz w:val="48"/>
          <w:szCs w:val="48"/>
          <w:lang w:val="en-US" w:eastAsia="ru-RU"/>
        </w:rPr>
        <w:t>Java - What are Classes and Objects?</w:t>
      </w:r>
    </w:p>
    <w:p w14:paraId="50AD6856" w14:textId="77777777" w:rsidR="00FC506A" w:rsidRPr="00FC506A" w:rsidRDefault="00FC506A" w:rsidP="00FC506A">
      <w:pPr>
        <w:shd w:val="clear" w:color="auto" w:fill="FFFFFF"/>
        <w:spacing w:before="288" w:after="288" w:line="240" w:lineRule="auto"/>
        <w:rPr>
          <w:rFonts w:ascii="Verdana" w:eastAsia="Times New Roman" w:hAnsi="Verdana" w:cs="Times New Roman"/>
          <w:color w:val="000000"/>
          <w:sz w:val="23"/>
          <w:szCs w:val="23"/>
          <w:lang w:val="en-US" w:eastAsia="ru-RU"/>
        </w:rPr>
      </w:pPr>
      <w:r w:rsidRPr="00FC506A">
        <w:rPr>
          <w:rFonts w:ascii="Verdana" w:eastAsia="Times New Roman" w:hAnsi="Verdana" w:cs="Times New Roman"/>
          <w:color w:val="000000"/>
          <w:sz w:val="23"/>
          <w:szCs w:val="23"/>
          <w:lang w:val="en-US" w:eastAsia="ru-RU"/>
        </w:rPr>
        <w:t>Classes and objects are the two main aspects of object-oriented programming.</w:t>
      </w:r>
    </w:p>
    <w:p w14:paraId="278880BD" w14:textId="7B971D89" w:rsidR="00FC506A" w:rsidRDefault="00FC506A" w:rsidP="00FC506A">
      <w:pPr>
        <w:shd w:val="clear" w:color="auto" w:fill="FFFFFF"/>
        <w:spacing w:before="288" w:after="288" w:line="240" w:lineRule="auto"/>
        <w:rPr>
          <w:rFonts w:ascii="Verdana" w:eastAsia="Times New Roman" w:hAnsi="Verdana" w:cs="Times New Roman"/>
          <w:color w:val="000000"/>
          <w:sz w:val="23"/>
          <w:szCs w:val="23"/>
          <w:lang w:val="en-US" w:eastAsia="ru-RU"/>
        </w:rPr>
      </w:pPr>
      <w:r w:rsidRPr="00FC506A">
        <w:rPr>
          <w:rFonts w:ascii="Verdana" w:eastAsia="Times New Roman" w:hAnsi="Verdana" w:cs="Times New Roman"/>
          <w:color w:val="000000"/>
          <w:sz w:val="23"/>
          <w:szCs w:val="23"/>
          <w:lang w:val="en-US" w:eastAsia="ru-RU"/>
        </w:rPr>
        <w:t>Look at the following illustration to see the difference between class and objects:</w:t>
      </w:r>
    </w:p>
    <w:p w14:paraId="6F54FE76" w14:textId="432CE151" w:rsidR="00FC506A" w:rsidRPr="00FC506A" w:rsidRDefault="00FC506A" w:rsidP="00FC506A">
      <w:pPr>
        <w:shd w:val="clear" w:color="auto" w:fill="FFFFFF"/>
        <w:spacing w:before="288" w:after="288" w:line="240" w:lineRule="auto"/>
        <w:rPr>
          <w:rFonts w:ascii="Verdana" w:eastAsia="Times New Roman" w:hAnsi="Verdana" w:cs="Times New Roman"/>
          <w:color w:val="000000"/>
          <w:sz w:val="23"/>
          <w:szCs w:val="23"/>
          <w:lang w:val="en-US" w:eastAsia="ru-RU"/>
        </w:rPr>
      </w:pPr>
      <w:r w:rsidRPr="00FC506A">
        <w:rPr>
          <w:rFonts w:ascii="Verdana" w:eastAsia="Times New Roman" w:hAnsi="Verdana" w:cs="Times New Roman"/>
          <w:noProof/>
          <w:color w:val="000000"/>
          <w:sz w:val="23"/>
          <w:szCs w:val="23"/>
          <w:lang w:val="en-US" w:eastAsia="ru-RU"/>
        </w:rPr>
        <w:drawing>
          <wp:inline distT="0" distB="0" distL="0" distR="0" wp14:anchorId="2BCCB120" wp14:editId="505BA5D9">
            <wp:extent cx="6469380" cy="2171700"/>
            <wp:effectExtent l="0" t="0" r="762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476735" cy="2174169"/>
                    </a:xfrm>
                    <a:prstGeom prst="rect">
                      <a:avLst/>
                    </a:prstGeom>
                  </pic:spPr>
                </pic:pic>
              </a:graphicData>
            </a:graphic>
          </wp:inline>
        </w:drawing>
      </w:r>
    </w:p>
    <w:p w14:paraId="1F276597" w14:textId="66F64BB3" w:rsidR="00FC506A" w:rsidRDefault="00FC506A" w:rsidP="00FC506A">
      <w:pPr>
        <w:shd w:val="clear" w:color="auto" w:fill="FFFFFF"/>
        <w:spacing w:before="288" w:after="288" w:line="240" w:lineRule="auto"/>
        <w:rPr>
          <w:rFonts w:ascii="Verdana" w:eastAsia="Times New Roman" w:hAnsi="Verdana" w:cs="Times New Roman"/>
          <w:color w:val="000000"/>
          <w:sz w:val="23"/>
          <w:szCs w:val="23"/>
          <w:lang w:val="en-US" w:eastAsia="ru-RU"/>
        </w:rPr>
      </w:pPr>
      <w:r w:rsidRPr="00FC506A">
        <w:rPr>
          <w:rFonts w:ascii="Verdana" w:eastAsia="Times New Roman" w:hAnsi="Verdana" w:cs="Times New Roman"/>
          <w:color w:val="000000"/>
          <w:sz w:val="23"/>
          <w:szCs w:val="23"/>
          <w:lang w:val="en-US" w:eastAsia="ru-RU"/>
        </w:rPr>
        <w:lastRenderedPageBreak/>
        <w:t>Another example:</w:t>
      </w:r>
    </w:p>
    <w:p w14:paraId="11C2F203" w14:textId="04DD8F37" w:rsidR="00FC506A" w:rsidRPr="00FC506A" w:rsidRDefault="00FC506A" w:rsidP="00FC506A">
      <w:pPr>
        <w:shd w:val="clear" w:color="auto" w:fill="FFFFFF"/>
        <w:spacing w:before="288" w:after="288" w:line="240" w:lineRule="auto"/>
        <w:rPr>
          <w:rFonts w:ascii="Verdana" w:eastAsia="Times New Roman" w:hAnsi="Verdana" w:cs="Times New Roman"/>
          <w:color w:val="000000"/>
          <w:sz w:val="23"/>
          <w:szCs w:val="23"/>
          <w:lang w:val="en-US" w:eastAsia="ru-RU"/>
        </w:rPr>
      </w:pPr>
      <w:r w:rsidRPr="00FC506A">
        <w:rPr>
          <w:rFonts w:ascii="Verdana" w:eastAsia="Times New Roman" w:hAnsi="Verdana" w:cs="Times New Roman"/>
          <w:noProof/>
          <w:color w:val="000000"/>
          <w:sz w:val="23"/>
          <w:szCs w:val="23"/>
          <w:lang w:val="en-US" w:eastAsia="ru-RU"/>
        </w:rPr>
        <w:drawing>
          <wp:inline distT="0" distB="0" distL="0" distR="0" wp14:anchorId="42CBF251" wp14:editId="5A595544">
            <wp:extent cx="6377940" cy="1661160"/>
            <wp:effectExtent l="0" t="0" r="381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377940" cy="1661160"/>
                    </a:xfrm>
                    <a:prstGeom prst="rect">
                      <a:avLst/>
                    </a:prstGeom>
                  </pic:spPr>
                </pic:pic>
              </a:graphicData>
            </a:graphic>
          </wp:inline>
        </w:drawing>
      </w:r>
    </w:p>
    <w:p w14:paraId="5496D171" w14:textId="77777777" w:rsidR="00FC506A" w:rsidRPr="00FC506A" w:rsidRDefault="00FC506A" w:rsidP="00FC506A">
      <w:pPr>
        <w:shd w:val="clear" w:color="auto" w:fill="FFFFFF"/>
        <w:spacing w:before="288" w:after="288" w:line="240" w:lineRule="auto"/>
        <w:rPr>
          <w:rFonts w:ascii="Verdana" w:eastAsia="Times New Roman" w:hAnsi="Verdana" w:cs="Times New Roman"/>
          <w:color w:val="000000"/>
          <w:sz w:val="23"/>
          <w:szCs w:val="23"/>
          <w:lang w:val="en-US" w:eastAsia="ru-RU"/>
        </w:rPr>
      </w:pPr>
      <w:r w:rsidRPr="00FC506A">
        <w:rPr>
          <w:rFonts w:ascii="Verdana" w:eastAsia="Times New Roman" w:hAnsi="Verdana" w:cs="Times New Roman"/>
          <w:color w:val="000000"/>
          <w:sz w:val="23"/>
          <w:szCs w:val="23"/>
          <w:lang w:val="en-US" w:eastAsia="ru-RU"/>
        </w:rPr>
        <w:t>So, a class is a template for objects, and an object is an instance of a class.</w:t>
      </w:r>
    </w:p>
    <w:p w14:paraId="65091FD3" w14:textId="407483D6" w:rsidR="00AF6BEE" w:rsidRDefault="00FC506A" w:rsidP="00FC506A">
      <w:pPr>
        <w:shd w:val="clear" w:color="auto" w:fill="FFFFFF"/>
        <w:spacing w:before="288" w:after="288" w:line="240" w:lineRule="auto"/>
        <w:rPr>
          <w:rFonts w:ascii="Verdana" w:eastAsia="Times New Roman" w:hAnsi="Verdana" w:cs="Times New Roman"/>
          <w:color w:val="000000"/>
          <w:sz w:val="23"/>
          <w:szCs w:val="23"/>
          <w:lang w:val="en-US" w:eastAsia="ru-RU"/>
        </w:rPr>
      </w:pPr>
      <w:r w:rsidRPr="00FC506A">
        <w:rPr>
          <w:rFonts w:ascii="Verdana" w:eastAsia="Times New Roman" w:hAnsi="Verdana" w:cs="Times New Roman"/>
          <w:color w:val="000000"/>
          <w:sz w:val="23"/>
          <w:szCs w:val="23"/>
          <w:lang w:val="en-US" w:eastAsia="ru-RU"/>
        </w:rPr>
        <w:t>When the individual objects are created, they inherit all the variables and methods from the class.</w:t>
      </w:r>
    </w:p>
    <w:p w14:paraId="50F26F79" w14:textId="77777777" w:rsidR="00FC506A" w:rsidRDefault="00FC506A"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662817C6" w14:textId="77777777" w:rsidR="00FC506A" w:rsidRPr="00FC506A" w:rsidRDefault="00FC506A" w:rsidP="00FC506A">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FC506A">
        <w:rPr>
          <w:rFonts w:ascii="Segoe UI" w:hAnsi="Segoe UI" w:cs="Segoe UI"/>
          <w:b w:val="0"/>
          <w:bCs w:val="0"/>
          <w:color w:val="000000"/>
          <w:sz w:val="48"/>
          <w:szCs w:val="48"/>
          <w:lang w:val="en-US"/>
        </w:rPr>
        <w:t>Java Classes/Objects</w:t>
      </w:r>
    </w:p>
    <w:p w14:paraId="2B24EE8F" w14:textId="77777777" w:rsidR="00FC506A" w:rsidRPr="00FC506A" w:rsidRDefault="00FC506A" w:rsidP="00FC506A">
      <w:pPr>
        <w:pStyle w:val="a3"/>
        <w:shd w:val="clear" w:color="auto" w:fill="FFFFFF"/>
        <w:spacing w:before="288" w:beforeAutospacing="0" w:after="288" w:afterAutospacing="0"/>
        <w:rPr>
          <w:rFonts w:ascii="Verdana" w:hAnsi="Verdana"/>
          <w:color w:val="000000"/>
          <w:sz w:val="23"/>
          <w:szCs w:val="23"/>
          <w:lang w:val="en-US"/>
        </w:rPr>
      </w:pPr>
      <w:r w:rsidRPr="00FC506A">
        <w:rPr>
          <w:rFonts w:ascii="Verdana" w:hAnsi="Verdana"/>
          <w:color w:val="000000"/>
          <w:sz w:val="23"/>
          <w:szCs w:val="23"/>
          <w:lang w:val="en-US"/>
        </w:rPr>
        <w:t>Java is an object-oriented programming language.</w:t>
      </w:r>
    </w:p>
    <w:p w14:paraId="42E09F71" w14:textId="77777777" w:rsidR="00FC506A" w:rsidRPr="00FC506A" w:rsidRDefault="00FC506A" w:rsidP="00FC506A">
      <w:pPr>
        <w:pStyle w:val="a3"/>
        <w:shd w:val="clear" w:color="auto" w:fill="FFFFFF"/>
        <w:spacing w:before="288" w:beforeAutospacing="0" w:after="288" w:afterAutospacing="0"/>
        <w:rPr>
          <w:rFonts w:ascii="Verdana" w:hAnsi="Verdana"/>
          <w:color w:val="000000"/>
          <w:sz w:val="23"/>
          <w:szCs w:val="23"/>
          <w:lang w:val="en-US"/>
        </w:rPr>
      </w:pPr>
      <w:r w:rsidRPr="00FC506A">
        <w:rPr>
          <w:rFonts w:ascii="Verdana" w:hAnsi="Verdana"/>
          <w:color w:val="000000"/>
          <w:sz w:val="23"/>
          <w:szCs w:val="23"/>
          <w:lang w:val="en-US"/>
        </w:rPr>
        <w:t>Everything in Java is associated with classes and objects, along with its attributes and methods. For example: in real life, a car is an object. The car has </w:t>
      </w:r>
      <w:r w:rsidRPr="00FC506A">
        <w:rPr>
          <w:rStyle w:val="a4"/>
          <w:rFonts w:ascii="Verdana" w:hAnsi="Verdana"/>
          <w:color w:val="000000"/>
          <w:sz w:val="23"/>
          <w:szCs w:val="23"/>
          <w:lang w:val="en-US"/>
        </w:rPr>
        <w:t>attributes</w:t>
      </w:r>
      <w:r w:rsidRPr="00FC506A">
        <w:rPr>
          <w:rFonts w:ascii="Verdana" w:hAnsi="Verdana"/>
          <w:color w:val="000000"/>
          <w:sz w:val="23"/>
          <w:szCs w:val="23"/>
          <w:lang w:val="en-US"/>
        </w:rPr>
        <w:t>, such as weight and color, and </w:t>
      </w:r>
      <w:r w:rsidRPr="00FC506A">
        <w:rPr>
          <w:rStyle w:val="a4"/>
          <w:rFonts w:ascii="Verdana" w:hAnsi="Verdana"/>
          <w:color w:val="000000"/>
          <w:sz w:val="23"/>
          <w:szCs w:val="23"/>
          <w:lang w:val="en-US"/>
        </w:rPr>
        <w:t>methods</w:t>
      </w:r>
      <w:r w:rsidRPr="00FC506A">
        <w:rPr>
          <w:rFonts w:ascii="Verdana" w:hAnsi="Verdana"/>
          <w:color w:val="000000"/>
          <w:sz w:val="23"/>
          <w:szCs w:val="23"/>
          <w:lang w:val="en-US"/>
        </w:rPr>
        <w:t>, such as drive and brake.</w:t>
      </w:r>
    </w:p>
    <w:p w14:paraId="3E51946F" w14:textId="77777777" w:rsidR="00FC506A" w:rsidRPr="00FC506A" w:rsidRDefault="00FC506A" w:rsidP="00FC506A">
      <w:pPr>
        <w:pStyle w:val="a3"/>
        <w:shd w:val="clear" w:color="auto" w:fill="FFFFFF"/>
        <w:spacing w:before="288" w:beforeAutospacing="0" w:after="288" w:afterAutospacing="0"/>
        <w:rPr>
          <w:rFonts w:ascii="Verdana" w:hAnsi="Verdana"/>
          <w:color w:val="000000"/>
          <w:sz w:val="23"/>
          <w:szCs w:val="23"/>
          <w:lang w:val="en-US"/>
        </w:rPr>
      </w:pPr>
      <w:r w:rsidRPr="00FC506A">
        <w:rPr>
          <w:rFonts w:ascii="Verdana" w:hAnsi="Verdana"/>
          <w:color w:val="000000"/>
          <w:sz w:val="23"/>
          <w:szCs w:val="23"/>
          <w:lang w:val="en-US"/>
        </w:rPr>
        <w:t>A Class is like an object constructor, or a "blueprint" for creating objects.</w:t>
      </w:r>
    </w:p>
    <w:p w14:paraId="5AB82CC1" w14:textId="77777777" w:rsidR="00FC506A" w:rsidRDefault="00000000" w:rsidP="00FC506A">
      <w:pPr>
        <w:spacing w:before="300" w:after="300"/>
        <w:rPr>
          <w:rFonts w:ascii="Times New Roman" w:hAnsi="Times New Roman"/>
          <w:sz w:val="24"/>
          <w:szCs w:val="24"/>
        </w:rPr>
      </w:pPr>
      <w:r>
        <w:pict w14:anchorId="545574D1">
          <v:rect id="_x0000_i1029" style="width:0;height:0" o:hralign="center" o:hrstd="t" o:hrnoshade="t" o:hr="t" fillcolor="black" stroked="f"/>
        </w:pict>
      </w:r>
    </w:p>
    <w:p w14:paraId="6699DE6C" w14:textId="77777777" w:rsidR="00FC506A" w:rsidRPr="00FC506A" w:rsidRDefault="00FC506A" w:rsidP="00FC506A">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FC506A">
        <w:rPr>
          <w:rFonts w:ascii="Segoe UI" w:hAnsi="Segoe UI" w:cs="Segoe UI"/>
          <w:b w:val="0"/>
          <w:bCs w:val="0"/>
          <w:color w:val="000000"/>
          <w:sz w:val="48"/>
          <w:szCs w:val="48"/>
          <w:lang w:val="en-US"/>
        </w:rPr>
        <w:t>Create a Class</w:t>
      </w:r>
    </w:p>
    <w:p w14:paraId="37F6CE2B" w14:textId="77777777" w:rsidR="00FC506A" w:rsidRPr="00FC506A" w:rsidRDefault="00FC506A" w:rsidP="00FC506A">
      <w:pPr>
        <w:pStyle w:val="a3"/>
        <w:shd w:val="clear" w:color="auto" w:fill="FFFFFF"/>
        <w:spacing w:before="288" w:beforeAutospacing="0" w:after="288" w:afterAutospacing="0"/>
        <w:rPr>
          <w:rFonts w:ascii="Verdana" w:hAnsi="Verdana"/>
          <w:color w:val="000000"/>
          <w:sz w:val="23"/>
          <w:szCs w:val="23"/>
          <w:lang w:val="en-US"/>
        </w:rPr>
      </w:pPr>
      <w:r w:rsidRPr="00FC506A">
        <w:rPr>
          <w:rFonts w:ascii="Verdana" w:hAnsi="Verdana"/>
          <w:color w:val="000000"/>
          <w:sz w:val="23"/>
          <w:szCs w:val="23"/>
          <w:lang w:val="en-US"/>
        </w:rPr>
        <w:t>To create a class, use the keyword </w:t>
      </w:r>
      <w:r w:rsidRPr="00FC506A">
        <w:rPr>
          <w:rStyle w:val="HTML"/>
          <w:rFonts w:ascii="Consolas" w:eastAsiaTheme="majorEastAsia" w:hAnsi="Consolas"/>
          <w:color w:val="DC143C"/>
          <w:lang w:val="en-US"/>
        </w:rPr>
        <w:t>class</w:t>
      </w:r>
      <w:r w:rsidRPr="00FC506A">
        <w:rPr>
          <w:rFonts w:ascii="Verdana" w:hAnsi="Verdana"/>
          <w:color w:val="000000"/>
          <w:sz w:val="23"/>
          <w:szCs w:val="23"/>
          <w:lang w:val="en-US"/>
        </w:rPr>
        <w:t>:</w:t>
      </w:r>
    </w:p>
    <w:p w14:paraId="34B94CF5" w14:textId="63348D9C" w:rsidR="00FC506A" w:rsidRDefault="00FC506A" w:rsidP="00FC506A">
      <w:pPr>
        <w:pStyle w:val="a3"/>
        <w:shd w:val="clear" w:color="auto" w:fill="E7E9EB"/>
        <w:spacing w:before="240" w:beforeAutospacing="0" w:after="240" w:afterAutospacing="0"/>
        <w:rPr>
          <w:rFonts w:ascii="Verdana" w:hAnsi="Verdana"/>
          <w:color w:val="000000"/>
          <w:sz w:val="23"/>
          <w:szCs w:val="23"/>
          <w:lang w:val="en-US"/>
        </w:rPr>
      </w:pPr>
      <w:r w:rsidRPr="00FC506A">
        <w:rPr>
          <w:rFonts w:ascii="Verdana" w:hAnsi="Verdana"/>
          <w:color w:val="000000"/>
          <w:sz w:val="23"/>
          <w:szCs w:val="23"/>
          <w:highlight w:val="blue"/>
          <w:lang w:val="en-US"/>
        </w:rPr>
        <w:t>Create a class named "</w:t>
      </w:r>
      <w:r w:rsidRPr="00FC506A">
        <w:rPr>
          <w:rStyle w:val="HTML"/>
          <w:rFonts w:ascii="Consolas" w:eastAsiaTheme="majorEastAsia" w:hAnsi="Consolas"/>
          <w:color w:val="DC143C"/>
          <w:highlight w:val="blue"/>
          <w:lang w:val="en-US"/>
        </w:rPr>
        <w:t>Main</w:t>
      </w:r>
      <w:r w:rsidRPr="00FC506A">
        <w:rPr>
          <w:rFonts w:ascii="Verdana" w:hAnsi="Verdana"/>
          <w:color w:val="000000"/>
          <w:sz w:val="23"/>
          <w:szCs w:val="23"/>
          <w:highlight w:val="blue"/>
          <w:lang w:val="en-US"/>
        </w:rPr>
        <w:t>" with a variable x</w:t>
      </w:r>
    </w:p>
    <w:p w14:paraId="722975AE" w14:textId="77777777" w:rsidR="00FC506A" w:rsidRPr="00596CCC" w:rsidRDefault="00FC506A" w:rsidP="00FC506A">
      <w:pPr>
        <w:rPr>
          <w:lang w:val="en-US"/>
        </w:rPr>
      </w:pPr>
    </w:p>
    <w:p w14:paraId="30AC1134" w14:textId="77777777" w:rsidR="00FC506A" w:rsidRPr="00FC506A" w:rsidRDefault="00FC506A" w:rsidP="00FC506A">
      <w:pPr>
        <w:pStyle w:val="a3"/>
        <w:shd w:val="clear" w:color="auto" w:fill="FFFFCC"/>
        <w:spacing w:before="240" w:beforeAutospacing="0" w:after="240" w:afterAutospacing="0"/>
        <w:rPr>
          <w:rFonts w:ascii="Verdana" w:hAnsi="Verdana"/>
          <w:color w:val="000000"/>
          <w:sz w:val="23"/>
          <w:szCs w:val="23"/>
          <w:lang w:val="en-US"/>
        </w:rPr>
      </w:pPr>
      <w:r w:rsidRPr="00FC506A">
        <w:rPr>
          <w:rFonts w:ascii="Verdana" w:hAnsi="Verdana"/>
          <w:color w:val="000000"/>
          <w:sz w:val="23"/>
          <w:szCs w:val="23"/>
          <w:lang w:val="en-US"/>
        </w:rPr>
        <w:t>Remember from the </w:t>
      </w:r>
      <w:hyperlink r:id="rId25" w:history="1">
        <w:r w:rsidRPr="00FC506A">
          <w:rPr>
            <w:rStyle w:val="a5"/>
            <w:rFonts w:ascii="Verdana" w:hAnsi="Verdana"/>
            <w:sz w:val="23"/>
            <w:szCs w:val="23"/>
            <w:lang w:val="en-US"/>
          </w:rPr>
          <w:t>Java Syntax chapter</w:t>
        </w:r>
      </w:hyperlink>
      <w:r w:rsidRPr="00FC506A">
        <w:rPr>
          <w:rFonts w:ascii="Verdana" w:hAnsi="Verdana"/>
          <w:color w:val="000000"/>
          <w:sz w:val="23"/>
          <w:szCs w:val="23"/>
          <w:lang w:val="en-US"/>
        </w:rPr>
        <w:t> that a class should always start with an uppercase first letter, and that the name of the java file should match the class name.</w:t>
      </w:r>
    </w:p>
    <w:p w14:paraId="541CBA0D" w14:textId="77777777" w:rsidR="00FC506A" w:rsidRPr="00396421" w:rsidRDefault="00000000" w:rsidP="00FC506A">
      <w:pPr>
        <w:spacing w:before="300" w:after="300"/>
        <w:rPr>
          <w:rFonts w:ascii="Times New Roman" w:hAnsi="Times New Roman"/>
          <w:sz w:val="24"/>
          <w:szCs w:val="24"/>
          <w:lang w:val="en-US"/>
        </w:rPr>
      </w:pPr>
      <w:r>
        <w:pict w14:anchorId="6D6F6950">
          <v:rect id="_x0000_i1030" style="width:0;height:0" o:hralign="center" o:hrstd="t" o:hrnoshade="t" o:hr="t" fillcolor="black" stroked="f"/>
        </w:pict>
      </w:r>
    </w:p>
    <w:p w14:paraId="6D1A6D78" w14:textId="77777777" w:rsidR="00FC506A" w:rsidRPr="00FC506A" w:rsidRDefault="00FC506A" w:rsidP="00FC506A">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FC506A">
        <w:rPr>
          <w:rFonts w:ascii="Segoe UI" w:hAnsi="Segoe UI" w:cs="Segoe UI"/>
          <w:b w:val="0"/>
          <w:bCs w:val="0"/>
          <w:color w:val="000000"/>
          <w:sz w:val="48"/>
          <w:szCs w:val="48"/>
          <w:lang w:val="en-US"/>
        </w:rPr>
        <w:lastRenderedPageBreak/>
        <w:t>Create an Object</w:t>
      </w:r>
    </w:p>
    <w:p w14:paraId="29E69240" w14:textId="77777777" w:rsidR="00FC506A" w:rsidRPr="00FC506A" w:rsidRDefault="00FC506A" w:rsidP="00FC506A">
      <w:pPr>
        <w:pStyle w:val="a3"/>
        <w:shd w:val="clear" w:color="auto" w:fill="FFFFFF"/>
        <w:spacing w:before="288" w:beforeAutospacing="0" w:after="288" w:afterAutospacing="0"/>
        <w:rPr>
          <w:rFonts w:ascii="Verdana" w:hAnsi="Verdana"/>
          <w:color w:val="000000"/>
          <w:sz w:val="23"/>
          <w:szCs w:val="23"/>
          <w:lang w:val="en-US"/>
        </w:rPr>
      </w:pPr>
      <w:r w:rsidRPr="00FC506A">
        <w:rPr>
          <w:rFonts w:ascii="Verdana" w:hAnsi="Verdana"/>
          <w:color w:val="000000"/>
          <w:sz w:val="23"/>
          <w:szCs w:val="23"/>
          <w:lang w:val="en-US"/>
        </w:rPr>
        <w:t>In Java, an object is created from a class. We have already created the class named </w:t>
      </w:r>
      <w:r w:rsidRPr="00FC506A">
        <w:rPr>
          <w:rStyle w:val="HTML"/>
          <w:rFonts w:ascii="Consolas" w:eastAsiaTheme="majorEastAsia" w:hAnsi="Consolas"/>
          <w:color w:val="DC143C"/>
          <w:lang w:val="en-US"/>
        </w:rPr>
        <w:t>Main</w:t>
      </w:r>
      <w:r w:rsidRPr="00FC506A">
        <w:rPr>
          <w:rFonts w:ascii="Verdana" w:hAnsi="Verdana"/>
          <w:color w:val="000000"/>
          <w:sz w:val="23"/>
          <w:szCs w:val="23"/>
          <w:lang w:val="en-US"/>
        </w:rPr>
        <w:t>, so now we can use this to create objects.</w:t>
      </w:r>
    </w:p>
    <w:p w14:paraId="0D856C42" w14:textId="06D29AAD" w:rsidR="00FC506A" w:rsidRDefault="00FC506A" w:rsidP="00FC506A">
      <w:pPr>
        <w:pStyle w:val="a3"/>
        <w:shd w:val="clear" w:color="auto" w:fill="FFFFFF"/>
        <w:spacing w:before="288" w:beforeAutospacing="0" w:after="288" w:afterAutospacing="0"/>
        <w:rPr>
          <w:rStyle w:val="HTML"/>
          <w:rFonts w:ascii="Consolas" w:eastAsiaTheme="majorEastAsia" w:hAnsi="Consolas"/>
          <w:color w:val="DC143C"/>
          <w:lang w:val="en-US"/>
        </w:rPr>
      </w:pPr>
      <w:r w:rsidRPr="00FC506A">
        <w:rPr>
          <w:rFonts w:ascii="Verdana" w:hAnsi="Verdana"/>
          <w:color w:val="000000"/>
          <w:sz w:val="23"/>
          <w:szCs w:val="23"/>
          <w:lang w:val="en-US"/>
        </w:rPr>
        <w:t>To create an object of </w:t>
      </w:r>
      <w:r w:rsidRPr="00FC506A">
        <w:rPr>
          <w:rStyle w:val="HTML"/>
          <w:rFonts w:ascii="Consolas" w:eastAsiaTheme="majorEastAsia" w:hAnsi="Consolas"/>
          <w:color w:val="DC143C"/>
          <w:lang w:val="en-US"/>
        </w:rPr>
        <w:t>Main</w:t>
      </w:r>
      <w:r w:rsidRPr="00FC506A">
        <w:rPr>
          <w:rFonts w:ascii="Verdana" w:hAnsi="Verdana"/>
          <w:color w:val="000000"/>
          <w:sz w:val="23"/>
          <w:szCs w:val="23"/>
          <w:lang w:val="en-US"/>
        </w:rPr>
        <w:t>, specify the class name, followed by the object name, and use the keyword </w:t>
      </w:r>
      <w:r w:rsidRPr="00FC506A">
        <w:rPr>
          <w:rStyle w:val="HTML"/>
          <w:rFonts w:ascii="Consolas" w:eastAsiaTheme="majorEastAsia" w:hAnsi="Consolas"/>
          <w:color w:val="DC143C"/>
          <w:lang w:val="en-US"/>
        </w:rPr>
        <w:t>new</w:t>
      </w:r>
    </w:p>
    <w:p w14:paraId="588480DD" w14:textId="2108EFFB" w:rsidR="00396421" w:rsidRDefault="00396421" w:rsidP="00FC506A">
      <w:pPr>
        <w:pStyle w:val="a3"/>
        <w:shd w:val="clear" w:color="auto" w:fill="FFFFFF"/>
        <w:spacing w:before="288" w:beforeAutospacing="0" w:after="288" w:afterAutospacing="0"/>
        <w:rPr>
          <w:rStyle w:val="HTML"/>
          <w:rFonts w:ascii="Consolas" w:eastAsiaTheme="majorEastAsia" w:hAnsi="Consolas"/>
          <w:color w:val="DC143C"/>
          <w:lang w:val="en-US"/>
        </w:rPr>
      </w:pPr>
    </w:p>
    <w:p w14:paraId="6ACDF254" w14:textId="77777777" w:rsidR="00396421" w:rsidRPr="00396421" w:rsidRDefault="00396421" w:rsidP="00396421">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396421">
        <w:rPr>
          <w:rFonts w:ascii="Segoe UI" w:hAnsi="Segoe UI" w:cs="Segoe UI"/>
          <w:b w:val="0"/>
          <w:bCs w:val="0"/>
          <w:color w:val="000000"/>
          <w:sz w:val="48"/>
          <w:szCs w:val="48"/>
          <w:lang w:val="en-US"/>
        </w:rPr>
        <w:t>Java Class Attributes</w:t>
      </w:r>
    </w:p>
    <w:p w14:paraId="79D67523" w14:textId="77777777" w:rsidR="00396421" w:rsidRPr="00396421" w:rsidRDefault="00396421" w:rsidP="00396421">
      <w:pPr>
        <w:pStyle w:val="a3"/>
        <w:shd w:val="clear" w:color="auto" w:fill="FFFFFF"/>
        <w:spacing w:before="288" w:beforeAutospacing="0" w:after="288" w:afterAutospacing="0"/>
        <w:rPr>
          <w:rFonts w:ascii="Verdana" w:hAnsi="Verdana"/>
          <w:color w:val="000000"/>
          <w:sz w:val="23"/>
          <w:szCs w:val="23"/>
          <w:lang w:val="en-US"/>
        </w:rPr>
      </w:pPr>
      <w:r w:rsidRPr="00396421">
        <w:rPr>
          <w:rFonts w:ascii="Verdana" w:hAnsi="Verdana"/>
          <w:color w:val="000000"/>
          <w:sz w:val="23"/>
          <w:szCs w:val="23"/>
          <w:lang w:val="en-US"/>
        </w:rPr>
        <w:t>In the previous chapter, we used the term "variable" for </w:t>
      </w:r>
      <w:r w:rsidRPr="00396421">
        <w:rPr>
          <w:rStyle w:val="HTML"/>
          <w:rFonts w:ascii="Consolas" w:hAnsi="Consolas"/>
          <w:color w:val="DC143C"/>
          <w:lang w:val="en-US"/>
        </w:rPr>
        <w:t>x</w:t>
      </w:r>
      <w:r w:rsidRPr="00396421">
        <w:rPr>
          <w:rFonts w:ascii="Verdana" w:hAnsi="Verdana"/>
          <w:color w:val="000000"/>
          <w:sz w:val="23"/>
          <w:szCs w:val="23"/>
          <w:lang w:val="en-US"/>
        </w:rPr>
        <w:t> in the example (as shown below). It is actually an </w:t>
      </w:r>
      <w:r w:rsidRPr="00396421">
        <w:rPr>
          <w:rStyle w:val="a4"/>
          <w:rFonts w:ascii="Verdana" w:eastAsiaTheme="majorEastAsia" w:hAnsi="Verdana"/>
          <w:color w:val="000000"/>
          <w:sz w:val="23"/>
          <w:szCs w:val="23"/>
          <w:lang w:val="en-US"/>
        </w:rPr>
        <w:t>attribute</w:t>
      </w:r>
      <w:r w:rsidRPr="00396421">
        <w:rPr>
          <w:rFonts w:ascii="Verdana" w:hAnsi="Verdana"/>
          <w:color w:val="000000"/>
          <w:sz w:val="23"/>
          <w:szCs w:val="23"/>
          <w:lang w:val="en-US"/>
        </w:rPr>
        <w:t> of the class. Or you could say that class attributes are variables within a class</w:t>
      </w:r>
    </w:p>
    <w:p w14:paraId="13E29D7E" w14:textId="77777777" w:rsidR="00396421" w:rsidRPr="00396421" w:rsidRDefault="00396421" w:rsidP="00396421">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396421">
        <w:rPr>
          <w:rFonts w:ascii="Segoe UI" w:hAnsi="Segoe UI" w:cs="Segoe UI"/>
          <w:b w:val="0"/>
          <w:bCs w:val="0"/>
          <w:color w:val="000000"/>
          <w:sz w:val="48"/>
          <w:szCs w:val="48"/>
          <w:lang w:val="en-US"/>
        </w:rPr>
        <w:t>Java Constructors</w:t>
      </w:r>
    </w:p>
    <w:p w14:paraId="77C0A8BC" w14:textId="77777777" w:rsidR="00396421" w:rsidRPr="00396421" w:rsidRDefault="00396421" w:rsidP="00396421">
      <w:pPr>
        <w:pStyle w:val="a3"/>
        <w:shd w:val="clear" w:color="auto" w:fill="FFFFFF"/>
        <w:spacing w:before="288" w:beforeAutospacing="0" w:after="288" w:afterAutospacing="0"/>
        <w:rPr>
          <w:rFonts w:ascii="Verdana" w:hAnsi="Verdana"/>
          <w:color w:val="000000"/>
          <w:sz w:val="23"/>
          <w:szCs w:val="23"/>
          <w:lang w:val="en-US"/>
        </w:rPr>
      </w:pPr>
      <w:r w:rsidRPr="00396421">
        <w:rPr>
          <w:rFonts w:ascii="Verdana" w:hAnsi="Verdana"/>
          <w:color w:val="000000"/>
          <w:sz w:val="23"/>
          <w:szCs w:val="23"/>
          <w:lang w:val="en-US"/>
        </w:rPr>
        <w:t>A constructor in Java is a </w:t>
      </w:r>
      <w:r w:rsidRPr="00396421">
        <w:rPr>
          <w:rStyle w:val="a4"/>
          <w:rFonts w:ascii="Verdana" w:hAnsi="Verdana"/>
          <w:color w:val="000000"/>
          <w:sz w:val="23"/>
          <w:szCs w:val="23"/>
          <w:lang w:val="en-US"/>
        </w:rPr>
        <w:t>special method</w:t>
      </w:r>
      <w:r w:rsidRPr="00396421">
        <w:rPr>
          <w:rFonts w:ascii="Verdana" w:hAnsi="Verdana"/>
          <w:color w:val="000000"/>
          <w:sz w:val="23"/>
          <w:szCs w:val="23"/>
          <w:lang w:val="en-US"/>
        </w:rPr>
        <w:t> that is used to initialize objects. The constructor is called when an object of a class is created. It can be used to set initial values for object attributes</w:t>
      </w:r>
    </w:p>
    <w:p w14:paraId="6D322A30" w14:textId="77777777" w:rsidR="00396421" w:rsidRPr="00396421" w:rsidRDefault="00396421" w:rsidP="00396421">
      <w:pPr>
        <w:spacing w:before="240" w:after="240" w:line="240" w:lineRule="auto"/>
        <w:rPr>
          <w:rFonts w:ascii="Verdana" w:eastAsia="Times New Roman" w:hAnsi="Verdana" w:cs="Times New Roman"/>
          <w:color w:val="000000"/>
          <w:sz w:val="23"/>
          <w:szCs w:val="23"/>
          <w:highlight w:val="cyan"/>
          <w:lang w:val="en-US" w:eastAsia="ru-RU"/>
        </w:rPr>
      </w:pPr>
      <w:r w:rsidRPr="00396421">
        <w:rPr>
          <w:rFonts w:ascii="Verdana" w:eastAsia="Times New Roman" w:hAnsi="Verdana" w:cs="Times New Roman"/>
          <w:color w:val="000000"/>
          <w:sz w:val="23"/>
          <w:szCs w:val="23"/>
          <w:highlight w:val="cyan"/>
          <w:lang w:val="en-US" w:eastAsia="ru-RU"/>
        </w:rPr>
        <w:t xml:space="preserve">Note that the </w:t>
      </w:r>
      <w:proofErr w:type="gramStart"/>
      <w:r w:rsidRPr="00396421">
        <w:rPr>
          <w:rFonts w:ascii="Verdana" w:eastAsia="Times New Roman" w:hAnsi="Verdana" w:cs="Times New Roman"/>
          <w:color w:val="000000"/>
          <w:sz w:val="23"/>
          <w:szCs w:val="23"/>
          <w:highlight w:val="cyan"/>
          <w:lang w:val="en-US" w:eastAsia="ru-RU"/>
        </w:rPr>
        <w:t>constructor</w:t>
      </w:r>
      <w:proofErr w:type="gramEnd"/>
      <w:r w:rsidRPr="00396421">
        <w:rPr>
          <w:rFonts w:ascii="Verdana" w:eastAsia="Times New Roman" w:hAnsi="Verdana" w:cs="Times New Roman"/>
          <w:color w:val="000000"/>
          <w:sz w:val="23"/>
          <w:szCs w:val="23"/>
          <w:highlight w:val="cyan"/>
          <w:lang w:val="en-US" w:eastAsia="ru-RU"/>
        </w:rPr>
        <w:t xml:space="preserve"> name must </w:t>
      </w:r>
      <w:r w:rsidRPr="00396421">
        <w:rPr>
          <w:rFonts w:ascii="Verdana" w:eastAsia="Times New Roman" w:hAnsi="Verdana" w:cs="Times New Roman"/>
          <w:b/>
          <w:bCs/>
          <w:color w:val="000000"/>
          <w:sz w:val="23"/>
          <w:szCs w:val="23"/>
          <w:highlight w:val="cyan"/>
          <w:lang w:val="en-US" w:eastAsia="ru-RU"/>
        </w:rPr>
        <w:t>match the class name</w:t>
      </w:r>
      <w:r w:rsidRPr="00396421">
        <w:rPr>
          <w:rFonts w:ascii="Verdana" w:eastAsia="Times New Roman" w:hAnsi="Verdana" w:cs="Times New Roman"/>
          <w:color w:val="000000"/>
          <w:sz w:val="23"/>
          <w:szCs w:val="23"/>
          <w:highlight w:val="cyan"/>
          <w:lang w:val="en-US" w:eastAsia="ru-RU"/>
        </w:rPr>
        <w:t>, and it cannot have a </w:t>
      </w:r>
      <w:r w:rsidRPr="00396421">
        <w:rPr>
          <w:rFonts w:ascii="Verdana" w:eastAsia="Times New Roman" w:hAnsi="Verdana" w:cs="Times New Roman"/>
          <w:b/>
          <w:bCs/>
          <w:color w:val="000000"/>
          <w:sz w:val="23"/>
          <w:szCs w:val="23"/>
          <w:highlight w:val="cyan"/>
          <w:lang w:val="en-US" w:eastAsia="ru-RU"/>
        </w:rPr>
        <w:t>return type</w:t>
      </w:r>
      <w:r w:rsidRPr="00396421">
        <w:rPr>
          <w:rFonts w:ascii="Verdana" w:eastAsia="Times New Roman" w:hAnsi="Verdana" w:cs="Times New Roman"/>
          <w:color w:val="000000"/>
          <w:sz w:val="23"/>
          <w:szCs w:val="23"/>
          <w:highlight w:val="cyan"/>
          <w:lang w:val="en-US" w:eastAsia="ru-RU"/>
        </w:rPr>
        <w:t> (like </w:t>
      </w:r>
      <w:r w:rsidRPr="00396421">
        <w:rPr>
          <w:rFonts w:ascii="Consolas" w:eastAsia="Times New Roman" w:hAnsi="Consolas" w:cs="Courier New"/>
          <w:color w:val="DC143C"/>
          <w:sz w:val="20"/>
          <w:szCs w:val="20"/>
          <w:highlight w:val="cyan"/>
          <w:lang w:val="en-US" w:eastAsia="ru-RU"/>
        </w:rPr>
        <w:t>void</w:t>
      </w:r>
      <w:r w:rsidRPr="00396421">
        <w:rPr>
          <w:rFonts w:ascii="Verdana" w:eastAsia="Times New Roman" w:hAnsi="Verdana" w:cs="Times New Roman"/>
          <w:color w:val="000000"/>
          <w:sz w:val="23"/>
          <w:szCs w:val="23"/>
          <w:highlight w:val="cyan"/>
          <w:lang w:val="en-US" w:eastAsia="ru-RU"/>
        </w:rPr>
        <w:t>).</w:t>
      </w:r>
    </w:p>
    <w:p w14:paraId="388969FA" w14:textId="77777777" w:rsidR="00396421" w:rsidRPr="00396421" w:rsidRDefault="00396421" w:rsidP="00396421">
      <w:pPr>
        <w:spacing w:before="240" w:after="240" w:line="240" w:lineRule="auto"/>
        <w:rPr>
          <w:rFonts w:ascii="Verdana" w:eastAsia="Times New Roman" w:hAnsi="Verdana" w:cs="Times New Roman"/>
          <w:color w:val="000000"/>
          <w:sz w:val="23"/>
          <w:szCs w:val="23"/>
          <w:highlight w:val="cyan"/>
          <w:lang w:val="en-US" w:eastAsia="ru-RU"/>
        </w:rPr>
      </w:pPr>
      <w:r w:rsidRPr="00396421">
        <w:rPr>
          <w:rFonts w:ascii="Verdana" w:eastAsia="Times New Roman" w:hAnsi="Verdana" w:cs="Times New Roman"/>
          <w:color w:val="000000"/>
          <w:sz w:val="23"/>
          <w:szCs w:val="23"/>
          <w:highlight w:val="cyan"/>
          <w:lang w:val="en-US" w:eastAsia="ru-RU"/>
        </w:rPr>
        <w:t>Also note that the constructor is called when the object is created.</w:t>
      </w:r>
    </w:p>
    <w:p w14:paraId="0AB35D16" w14:textId="77777777" w:rsidR="00396421" w:rsidRPr="00396421" w:rsidRDefault="00396421" w:rsidP="00396421">
      <w:pPr>
        <w:spacing w:before="240" w:after="240" w:line="240" w:lineRule="auto"/>
        <w:rPr>
          <w:rFonts w:ascii="Verdana" w:eastAsia="Times New Roman" w:hAnsi="Verdana" w:cs="Times New Roman"/>
          <w:color w:val="000000"/>
          <w:sz w:val="23"/>
          <w:szCs w:val="23"/>
          <w:lang w:val="en-US" w:eastAsia="ru-RU"/>
        </w:rPr>
      </w:pPr>
      <w:r w:rsidRPr="00396421">
        <w:rPr>
          <w:rFonts w:ascii="Verdana" w:eastAsia="Times New Roman" w:hAnsi="Verdana" w:cs="Times New Roman"/>
          <w:color w:val="000000"/>
          <w:sz w:val="23"/>
          <w:szCs w:val="23"/>
          <w:highlight w:val="cyan"/>
          <w:lang w:val="en-US" w:eastAsia="ru-RU"/>
        </w:rPr>
        <w:t>All classes have constructors by default: if you do not create a class constructor yourself, Java creates one for you. However, then you are not able to set initial values for object attributes.</w:t>
      </w:r>
    </w:p>
    <w:p w14:paraId="6EEB247B" w14:textId="77777777" w:rsidR="00396421" w:rsidRDefault="00396421" w:rsidP="00FC506A">
      <w:pPr>
        <w:pStyle w:val="a3"/>
        <w:shd w:val="clear" w:color="auto" w:fill="FFFFFF"/>
        <w:spacing w:before="288" w:beforeAutospacing="0" w:after="288" w:afterAutospacing="0"/>
        <w:rPr>
          <w:rFonts w:ascii="Verdana" w:hAnsi="Verdana"/>
          <w:color w:val="000000"/>
          <w:sz w:val="23"/>
          <w:szCs w:val="23"/>
          <w:lang w:val="en-US"/>
        </w:rPr>
      </w:pPr>
    </w:p>
    <w:p w14:paraId="0D5455E9" w14:textId="7B0AE493" w:rsidR="00FC506A" w:rsidRDefault="00FC506A" w:rsidP="00FC506A">
      <w:pPr>
        <w:pStyle w:val="a3"/>
        <w:shd w:val="clear" w:color="auto" w:fill="FFFFFF"/>
        <w:spacing w:before="288" w:beforeAutospacing="0" w:after="288" w:afterAutospacing="0"/>
        <w:rPr>
          <w:rFonts w:ascii="Verdana" w:hAnsi="Verdana"/>
          <w:color w:val="000000"/>
          <w:sz w:val="23"/>
          <w:szCs w:val="23"/>
          <w:lang w:val="en-US"/>
        </w:rPr>
      </w:pPr>
    </w:p>
    <w:p w14:paraId="6BEFC32D" w14:textId="681F8537" w:rsidR="00EE72CA" w:rsidRDefault="00EE72CA" w:rsidP="00FC506A">
      <w:pPr>
        <w:pStyle w:val="a3"/>
        <w:shd w:val="clear" w:color="auto" w:fill="FFFFFF"/>
        <w:spacing w:before="288" w:beforeAutospacing="0" w:after="288" w:afterAutospacing="0"/>
        <w:rPr>
          <w:rFonts w:ascii="Verdana" w:hAnsi="Verdana"/>
          <w:color w:val="000000"/>
          <w:sz w:val="23"/>
          <w:szCs w:val="23"/>
          <w:lang w:val="en-US"/>
        </w:rPr>
      </w:pPr>
    </w:p>
    <w:p w14:paraId="1C46702A" w14:textId="5549C549" w:rsidR="00EE72CA" w:rsidRDefault="00EE72CA" w:rsidP="00FC506A">
      <w:pPr>
        <w:pStyle w:val="a3"/>
        <w:shd w:val="clear" w:color="auto" w:fill="FFFFFF"/>
        <w:spacing w:before="288" w:beforeAutospacing="0" w:after="288" w:afterAutospacing="0"/>
        <w:rPr>
          <w:rFonts w:ascii="Verdana" w:hAnsi="Verdana"/>
          <w:color w:val="000000"/>
          <w:sz w:val="23"/>
          <w:szCs w:val="23"/>
          <w:lang w:val="en-US"/>
        </w:rPr>
      </w:pPr>
    </w:p>
    <w:p w14:paraId="0A226D0C" w14:textId="65BE0B92" w:rsidR="00EE72CA" w:rsidRDefault="00EE72CA" w:rsidP="00FC506A">
      <w:pPr>
        <w:pStyle w:val="a3"/>
        <w:shd w:val="clear" w:color="auto" w:fill="FFFFFF"/>
        <w:spacing w:before="288" w:beforeAutospacing="0" w:after="288" w:afterAutospacing="0"/>
        <w:rPr>
          <w:rFonts w:ascii="Verdana" w:hAnsi="Verdana"/>
          <w:color w:val="000000"/>
          <w:sz w:val="23"/>
          <w:szCs w:val="23"/>
          <w:lang w:val="en-US"/>
        </w:rPr>
      </w:pPr>
    </w:p>
    <w:p w14:paraId="46CED24E" w14:textId="0766D441" w:rsidR="00EE72CA" w:rsidRDefault="00EE72CA" w:rsidP="00FC506A">
      <w:pPr>
        <w:pStyle w:val="a3"/>
        <w:shd w:val="clear" w:color="auto" w:fill="FFFFFF"/>
        <w:spacing w:before="288" w:beforeAutospacing="0" w:after="288" w:afterAutospacing="0"/>
        <w:rPr>
          <w:rFonts w:ascii="Verdana" w:hAnsi="Verdana"/>
          <w:color w:val="000000"/>
          <w:sz w:val="23"/>
          <w:szCs w:val="23"/>
          <w:lang w:val="en-US"/>
        </w:rPr>
      </w:pPr>
    </w:p>
    <w:p w14:paraId="0EE973E5" w14:textId="2D0FC719" w:rsidR="00EE72CA" w:rsidRDefault="00EE72CA" w:rsidP="00FC506A">
      <w:pPr>
        <w:pStyle w:val="a3"/>
        <w:shd w:val="clear" w:color="auto" w:fill="FFFFFF"/>
        <w:spacing w:before="288" w:beforeAutospacing="0" w:after="288" w:afterAutospacing="0"/>
        <w:rPr>
          <w:rFonts w:ascii="Verdana" w:hAnsi="Verdana"/>
          <w:color w:val="000000"/>
          <w:sz w:val="23"/>
          <w:szCs w:val="23"/>
          <w:lang w:val="en-US"/>
        </w:rPr>
      </w:pPr>
    </w:p>
    <w:p w14:paraId="2F060C78" w14:textId="03B810CC" w:rsidR="00FC506A" w:rsidRDefault="00FC506A"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63FD3C7F" w14:textId="77777777" w:rsidR="00EE72CA" w:rsidRPr="00EE72CA" w:rsidRDefault="00EE72CA" w:rsidP="00EE72CA">
      <w:pPr>
        <w:shd w:val="clear" w:color="auto" w:fill="FFFFFF"/>
        <w:spacing w:before="150" w:after="150" w:line="240" w:lineRule="auto"/>
        <w:outlineLvl w:val="1"/>
        <w:rPr>
          <w:rFonts w:ascii="Segoe UI" w:eastAsia="Times New Roman" w:hAnsi="Segoe UI" w:cs="Segoe UI"/>
          <w:color w:val="000000"/>
          <w:sz w:val="48"/>
          <w:szCs w:val="48"/>
          <w:lang w:val="en-US" w:eastAsia="ru-RU"/>
        </w:rPr>
      </w:pPr>
      <w:r w:rsidRPr="00EE72CA">
        <w:rPr>
          <w:rFonts w:ascii="Segoe UI" w:eastAsia="Times New Roman" w:hAnsi="Segoe UI" w:cs="Segoe UI"/>
          <w:color w:val="000000"/>
          <w:sz w:val="48"/>
          <w:szCs w:val="48"/>
          <w:lang w:val="en-US" w:eastAsia="ru-RU"/>
        </w:rPr>
        <w:lastRenderedPageBreak/>
        <w:t>Modifiers</w:t>
      </w:r>
    </w:p>
    <w:p w14:paraId="0506B88B" w14:textId="77777777" w:rsidR="00EE72CA" w:rsidRPr="00EE72CA" w:rsidRDefault="00EE72CA" w:rsidP="00EE72CA">
      <w:pPr>
        <w:shd w:val="clear" w:color="auto" w:fill="FFFFFF"/>
        <w:spacing w:before="288" w:after="288" w:line="240" w:lineRule="auto"/>
        <w:rPr>
          <w:rFonts w:ascii="Verdana" w:eastAsia="Times New Roman" w:hAnsi="Verdana" w:cs="Times New Roman"/>
          <w:color w:val="000000"/>
          <w:sz w:val="23"/>
          <w:szCs w:val="23"/>
          <w:lang w:val="en-US" w:eastAsia="ru-RU"/>
        </w:rPr>
      </w:pPr>
      <w:r w:rsidRPr="00EE72CA">
        <w:rPr>
          <w:rFonts w:ascii="Verdana" w:eastAsia="Times New Roman" w:hAnsi="Verdana" w:cs="Times New Roman"/>
          <w:color w:val="000000"/>
          <w:sz w:val="23"/>
          <w:szCs w:val="23"/>
          <w:lang w:val="en-US" w:eastAsia="ru-RU"/>
        </w:rPr>
        <w:t>By now, you are quite familiar with the </w:t>
      </w:r>
      <w:r w:rsidRPr="00EE72CA">
        <w:rPr>
          <w:rFonts w:ascii="Consolas" w:eastAsia="Times New Roman" w:hAnsi="Consolas" w:cs="Courier New"/>
          <w:color w:val="DC143C"/>
          <w:sz w:val="20"/>
          <w:szCs w:val="20"/>
          <w:lang w:val="en-US" w:eastAsia="ru-RU"/>
        </w:rPr>
        <w:t>public</w:t>
      </w:r>
      <w:r w:rsidRPr="00EE72CA">
        <w:rPr>
          <w:rFonts w:ascii="Verdana" w:eastAsia="Times New Roman" w:hAnsi="Verdana" w:cs="Times New Roman"/>
          <w:color w:val="000000"/>
          <w:sz w:val="23"/>
          <w:szCs w:val="23"/>
          <w:lang w:val="en-US" w:eastAsia="ru-RU"/>
        </w:rPr>
        <w:t> keyword that appears in almost all of our examples:</w:t>
      </w:r>
    </w:p>
    <w:p w14:paraId="6DE26F41" w14:textId="77777777" w:rsidR="00EE72CA" w:rsidRPr="00EE72CA" w:rsidRDefault="00EE72CA" w:rsidP="00EE72CA">
      <w:pPr>
        <w:pBdr>
          <w:left w:val="single" w:sz="24" w:space="12" w:color="04AA6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000000"/>
          <w:sz w:val="23"/>
          <w:szCs w:val="23"/>
          <w:lang w:val="en-US" w:eastAsia="ru-RU"/>
        </w:rPr>
      </w:pPr>
      <w:r w:rsidRPr="00EE72CA">
        <w:rPr>
          <w:rFonts w:ascii="Consolas" w:eastAsia="Times New Roman" w:hAnsi="Consolas" w:cs="Courier New"/>
          <w:b/>
          <w:bCs/>
          <w:color w:val="0077AA"/>
          <w:sz w:val="23"/>
          <w:szCs w:val="23"/>
          <w:lang w:val="en-US" w:eastAsia="ru-RU"/>
        </w:rPr>
        <w:t>public</w:t>
      </w:r>
      <w:r w:rsidRPr="00EE72CA">
        <w:rPr>
          <w:rFonts w:ascii="Consolas" w:eastAsia="Times New Roman" w:hAnsi="Consolas" w:cs="Courier New"/>
          <w:color w:val="000000"/>
          <w:sz w:val="23"/>
          <w:szCs w:val="23"/>
          <w:lang w:val="en-US" w:eastAsia="ru-RU"/>
        </w:rPr>
        <w:t xml:space="preserve"> </w:t>
      </w:r>
      <w:r w:rsidRPr="00EE72CA">
        <w:rPr>
          <w:rFonts w:ascii="Consolas" w:eastAsia="Times New Roman" w:hAnsi="Consolas" w:cs="Courier New"/>
          <w:color w:val="0077AA"/>
          <w:sz w:val="23"/>
          <w:szCs w:val="23"/>
          <w:lang w:val="en-US" w:eastAsia="ru-RU"/>
        </w:rPr>
        <w:t>class</w:t>
      </w:r>
      <w:r w:rsidRPr="00EE72CA">
        <w:rPr>
          <w:rFonts w:ascii="Consolas" w:eastAsia="Times New Roman" w:hAnsi="Consolas" w:cs="Courier New"/>
          <w:color w:val="000000"/>
          <w:sz w:val="23"/>
          <w:szCs w:val="23"/>
          <w:lang w:val="en-US" w:eastAsia="ru-RU"/>
        </w:rPr>
        <w:t xml:space="preserve"> </w:t>
      </w:r>
      <w:r w:rsidRPr="00EE72CA">
        <w:rPr>
          <w:rFonts w:ascii="Consolas" w:eastAsia="Times New Roman" w:hAnsi="Consolas" w:cs="Courier New"/>
          <w:color w:val="DD4A68"/>
          <w:sz w:val="23"/>
          <w:szCs w:val="23"/>
          <w:lang w:val="en-US" w:eastAsia="ru-RU"/>
        </w:rPr>
        <w:t>Main</w:t>
      </w:r>
    </w:p>
    <w:p w14:paraId="22D30AC0" w14:textId="77777777" w:rsidR="00EE72CA" w:rsidRPr="00EE72CA" w:rsidRDefault="00EE72CA" w:rsidP="00EE72CA">
      <w:pPr>
        <w:shd w:val="clear" w:color="auto" w:fill="FFFFFF"/>
        <w:spacing w:before="288" w:after="288" w:line="240" w:lineRule="auto"/>
        <w:rPr>
          <w:rFonts w:ascii="Verdana" w:eastAsia="Times New Roman" w:hAnsi="Verdana" w:cs="Times New Roman"/>
          <w:color w:val="000000"/>
          <w:sz w:val="23"/>
          <w:szCs w:val="23"/>
          <w:lang w:val="en-US" w:eastAsia="ru-RU"/>
        </w:rPr>
      </w:pPr>
      <w:r w:rsidRPr="00EE72CA">
        <w:rPr>
          <w:rFonts w:ascii="Verdana" w:eastAsia="Times New Roman" w:hAnsi="Verdana" w:cs="Times New Roman"/>
          <w:color w:val="000000"/>
          <w:sz w:val="23"/>
          <w:szCs w:val="23"/>
          <w:lang w:val="en-US" w:eastAsia="ru-RU"/>
        </w:rPr>
        <w:t>The </w:t>
      </w:r>
      <w:r w:rsidRPr="00EE72CA">
        <w:rPr>
          <w:rFonts w:ascii="Consolas" w:eastAsia="Times New Roman" w:hAnsi="Consolas" w:cs="Courier New"/>
          <w:color w:val="DC143C"/>
          <w:sz w:val="20"/>
          <w:szCs w:val="20"/>
          <w:lang w:val="en-US" w:eastAsia="ru-RU"/>
        </w:rPr>
        <w:t>public</w:t>
      </w:r>
      <w:r w:rsidRPr="00EE72CA">
        <w:rPr>
          <w:rFonts w:ascii="Verdana" w:eastAsia="Times New Roman" w:hAnsi="Verdana" w:cs="Times New Roman"/>
          <w:color w:val="000000"/>
          <w:sz w:val="23"/>
          <w:szCs w:val="23"/>
          <w:lang w:val="en-US" w:eastAsia="ru-RU"/>
        </w:rPr>
        <w:t> keyword is an </w:t>
      </w:r>
      <w:r w:rsidRPr="00EE72CA">
        <w:rPr>
          <w:rFonts w:ascii="Verdana" w:eastAsia="Times New Roman" w:hAnsi="Verdana" w:cs="Times New Roman"/>
          <w:b/>
          <w:bCs/>
          <w:color w:val="000000"/>
          <w:sz w:val="23"/>
          <w:szCs w:val="23"/>
          <w:lang w:val="en-US" w:eastAsia="ru-RU"/>
        </w:rPr>
        <w:t>access modifier</w:t>
      </w:r>
      <w:r w:rsidRPr="00EE72CA">
        <w:rPr>
          <w:rFonts w:ascii="Verdana" w:eastAsia="Times New Roman" w:hAnsi="Verdana" w:cs="Times New Roman"/>
          <w:color w:val="000000"/>
          <w:sz w:val="23"/>
          <w:szCs w:val="23"/>
          <w:lang w:val="en-US" w:eastAsia="ru-RU"/>
        </w:rPr>
        <w:t>, meaning that it is used to set the access level for classes, attributes, methods and constructors.</w:t>
      </w:r>
    </w:p>
    <w:p w14:paraId="15501E3A" w14:textId="77777777" w:rsidR="00EE72CA" w:rsidRPr="00EE72CA" w:rsidRDefault="00EE72CA" w:rsidP="00EE72CA">
      <w:pPr>
        <w:shd w:val="clear" w:color="auto" w:fill="FFFFFF"/>
        <w:spacing w:before="288" w:after="288" w:line="240" w:lineRule="auto"/>
        <w:rPr>
          <w:rFonts w:ascii="Verdana" w:eastAsia="Times New Roman" w:hAnsi="Verdana" w:cs="Times New Roman"/>
          <w:color w:val="000000"/>
          <w:sz w:val="23"/>
          <w:szCs w:val="23"/>
          <w:lang w:val="en-US" w:eastAsia="ru-RU"/>
        </w:rPr>
      </w:pPr>
      <w:r w:rsidRPr="00EE72CA">
        <w:rPr>
          <w:rFonts w:ascii="Verdana" w:eastAsia="Times New Roman" w:hAnsi="Verdana" w:cs="Times New Roman"/>
          <w:color w:val="000000"/>
          <w:sz w:val="23"/>
          <w:szCs w:val="23"/>
          <w:lang w:val="en-US" w:eastAsia="ru-RU"/>
        </w:rPr>
        <w:t>We divide modifiers into two groups:</w:t>
      </w:r>
    </w:p>
    <w:p w14:paraId="3DA44C92" w14:textId="77777777" w:rsidR="00EE72CA" w:rsidRPr="00EE72CA" w:rsidRDefault="00EE72CA" w:rsidP="00EE72CA">
      <w:pPr>
        <w:numPr>
          <w:ilvl w:val="0"/>
          <w:numId w:val="10"/>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EE72CA">
        <w:rPr>
          <w:rFonts w:ascii="Verdana" w:eastAsia="Times New Roman" w:hAnsi="Verdana" w:cs="Times New Roman"/>
          <w:b/>
          <w:bCs/>
          <w:color w:val="000000"/>
          <w:sz w:val="23"/>
          <w:szCs w:val="23"/>
          <w:lang w:val="en-US" w:eastAsia="ru-RU"/>
        </w:rPr>
        <w:t>Access Modifiers</w:t>
      </w:r>
      <w:r w:rsidRPr="00EE72CA">
        <w:rPr>
          <w:rFonts w:ascii="Verdana" w:eastAsia="Times New Roman" w:hAnsi="Verdana" w:cs="Times New Roman"/>
          <w:color w:val="000000"/>
          <w:sz w:val="23"/>
          <w:szCs w:val="23"/>
          <w:lang w:val="en-US" w:eastAsia="ru-RU"/>
        </w:rPr>
        <w:t> - controls the access level</w:t>
      </w:r>
    </w:p>
    <w:p w14:paraId="631A4B0A" w14:textId="6FF15C0A" w:rsidR="00EE72CA" w:rsidRDefault="00EE72CA" w:rsidP="00EE72CA">
      <w:pPr>
        <w:numPr>
          <w:ilvl w:val="0"/>
          <w:numId w:val="10"/>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EE72CA">
        <w:rPr>
          <w:rFonts w:ascii="Verdana" w:eastAsia="Times New Roman" w:hAnsi="Verdana" w:cs="Times New Roman"/>
          <w:b/>
          <w:bCs/>
          <w:color w:val="000000"/>
          <w:sz w:val="23"/>
          <w:szCs w:val="23"/>
          <w:lang w:val="en-US" w:eastAsia="ru-RU"/>
        </w:rPr>
        <w:t>Non-Access Modifiers</w:t>
      </w:r>
      <w:r w:rsidRPr="00EE72CA">
        <w:rPr>
          <w:rFonts w:ascii="Verdana" w:eastAsia="Times New Roman" w:hAnsi="Verdana" w:cs="Times New Roman"/>
          <w:color w:val="000000"/>
          <w:sz w:val="23"/>
          <w:szCs w:val="23"/>
          <w:lang w:val="en-US" w:eastAsia="ru-RU"/>
        </w:rPr>
        <w:t> - do not control access level, but provides other functionality</w:t>
      </w:r>
    </w:p>
    <w:p w14:paraId="1964DB47" w14:textId="77777777" w:rsidR="00EE72CA" w:rsidRPr="00EE72CA" w:rsidRDefault="00EE72CA" w:rsidP="00EE72CA">
      <w:pPr>
        <w:shd w:val="clear" w:color="auto" w:fill="FFFFFF"/>
        <w:spacing w:before="100" w:beforeAutospacing="1" w:after="100" w:afterAutospacing="1" w:line="240" w:lineRule="auto"/>
        <w:ind w:left="720"/>
        <w:rPr>
          <w:rFonts w:ascii="Verdana" w:eastAsia="Times New Roman" w:hAnsi="Verdana" w:cs="Times New Roman"/>
          <w:color w:val="000000"/>
          <w:sz w:val="23"/>
          <w:szCs w:val="23"/>
          <w:lang w:val="en-US" w:eastAsia="ru-RU"/>
        </w:rPr>
      </w:pPr>
    </w:p>
    <w:p w14:paraId="38150BCE" w14:textId="77777777" w:rsidR="00EE72CA" w:rsidRDefault="00EE72CA" w:rsidP="00EE72CA">
      <w:pPr>
        <w:pStyle w:val="2"/>
        <w:shd w:val="clear" w:color="auto" w:fill="FFFFFF"/>
        <w:spacing w:before="150" w:beforeAutospacing="0" w:after="150" w:afterAutospacing="0"/>
        <w:rPr>
          <w:rFonts w:ascii="Segoe UI" w:hAnsi="Segoe UI" w:cs="Segoe UI"/>
          <w:b w:val="0"/>
          <w:bCs w:val="0"/>
          <w:color w:val="000000"/>
          <w:sz w:val="48"/>
          <w:szCs w:val="48"/>
          <w:lang w:val="en-US"/>
        </w:rPr>
      </w:pPr>
    </w:p>
    <w:p w14:paraId="350135B9" w14:textId="4D3CFF25" w:rsidR="00EE72CA" w:rsidRPr="00EE72CA" w:rsidRDefault="00EE72CA" w:rsidP="00EE72CA">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EE72CA">
        <w:rPr>
          <w:rFonts w:ascii="Segoe UI" w:hAnsi="Segoe UI" w:cs="Segoe UI"/>
          <w:b w:val="0"/>
          <w:bCs w:val="0"/>
          <w:color w:val="000000"/>
          <w:sz w:val="48"/>
          <w:szCs w:val="48"/>
          <w:lang w:val="en-US"/>
        </w:rPr>
        <w:t>Access Modifiers</w:t>
      </w:r>
    </w:p>
    <w:p w14:paraId="0A76CBE2" w14:textId="79BBE73E" w:rsidR="00EE72CA" w:rsidRDefault="00EE72CA" w:rsidP="00EE72CA">
      <w:pPr>
        <w:pStyle w:val="a3"/>
        <w:shd w:val="clear" w:color="auto" w:fill="FFFFFF"/>
        <w:spacing w:before="288" w:beforeAutospacing="0" w:after="288" w:afterAutospacing="0"/>
        <w:rPr>
          <w:rFonts w:ascii="Verdana" w:hAnsi="Verdana"/>
          <w:color w:val="000000"/>
          <w:sz w:val="23"/>
          <w:szCs w:val="23"/>
          <w:lang w:val="en-US"/>
        </w:rPr>
      </w:pPr>
      <w:r w:rsidRPr="00EE72CA">
        <w:rPr>
          <w:rFonts w:ascii="Verdana" w:hAnsi="Verdana"/>
          <w:color w:val="000000"/>
          <w:sz w:val="23"/>
          <w:szCs w:val="23"/>
          <w:lang w:val="en-US"/>
        </w:rPr>
        <w:t>For </w:t>
      </w:r>
      <w:r w:rsidRPr="00EE72CA">
        <w:rPr>
          <w:rStyle w:val="a4"/>
          <w:rFonts w:ascii="Verdana" w:hAnsi="Verdana"/>
          <w:color w:val="000000"/>
          <w:sz w:val="23"/>
          <w:szCs w:val="23"/>
          <w:lang w:val="en-US"/>
        </w:rPr>
        <w:t>classes</w:t>
      </w:r>
      <w:r w:rsidRPr="00EE72CA">
        <w:rPr>
          <w:rFonts w:ascii="Verdana" w:hAnsi="Verdana"/>
          <w:color w:val="000000"/>
          <w:sz w:val="23"/>
          <w:szCs w:val="23"/>
          <w:lang w:val="en-US"/>
        </w:rPr>
        <w:t>, you can use either </w:t>
      </w:r>
      <w:r w:rsidRPr="00EE72CA">
        <w:rPr>
          <w:rStyle w:val="HTML"/>
          <w:rFonts w:ascii="Consolas" w:eastAsiaTheme="majorEastAsia" w:hAnsi="Consolas"/>
          <w:color w:val="DC143C"/>
          <w:lang w:val="en-US"/>
        </w:rPr>
        <w:t>public</w:t>
      </w:r>
      <w:r w:rsidRPr="00EE72CA">
        <w:rPr>
          <w:rFonts w:ascii="Verdana" w:hAnsi="Verdana"/>
          <w:color w:val="000000"/>
          <w:sz w:val="23"/>
          <w:szCs w:val="23"/>
          <w:lang w:val="en-US"/>
        </w:rPr>
        <w:t> or </w:t>
      </w:r>
      <w:r w:rsidRPr="00EE72CA">
        <w:rPr>
          <w:rStyle w:val="a6"/>
          <w:rFonts w:ascii="Verdana" w:hAnsi="Verdana"/>
          <w:color w:val="000000"/>
          <w:sz w:val="23"/>
          <w:szCs w:val="23"/>
          <w:lang w:val="en-US"/>
        </w:rPr>
        <w:t>default</w:t>
      </w:r>
      <w:r w:rsidRPr="00EE72CA">
        <w:rPr>
          <w:rFonts w:ascii="Verdana" w:hAnsi="Verdana"/>
          <w:color w:val="000000"/>
          <w:sz w:val="23"/>
          <w:szCs w:val="23"/>
          <w:lang w:val="en-US"/>
        </w:rPr>
        <w:t>:</w:t>
      </w:r>
    </w:p>
    <w:p w14:paraId="38A31DD3" w14:textId="19EC24E5" w:rsidR="00EE72CA" w:rsidRPr="00EE72CA" w:rsidRDefault="00EE72CA" w:rsidP="00EE72CA">
      <w:pPr>
        <w:pStyle w:val="a3"/>
        <w:shd w:val="clear" w:color="auto" w:fill="FFFFFF"/>
        <w:spacing w:before="288" w:beforeAutospacing="0" w:after="288" w:afterAutospacing="0"/>
        <w:rPr>
          <w:rFonts w:ascii="Verdana" w:hAnsi="Verdana"/>
          <w:color w:val="000000"/>
          <w:sz w:val="23"/>
          <w:szCs w:val="23"/>
          <w:lang w:val="en-US"/>
        </w:rPr>
      </w:pPr>
      <w:r w:rsidRPr="00EE72CA">
        <w:rPr>
          <w:rFonts w:ascii="Verdana" w:hAnsi="Verdana"/>
          <w:noProof/>
          <w:color w:val="000000"/>
          <w:sz w:val="23"/>
          <w:szCs w:val="23"/>
          <w:lang w:val="en-US"/>
        </w:rPr>
        <w:drawing>
          <wp:inline distT="0" distB="0" distL="0" distR="0" wp14:anchorId="135034D8" wp14:editId="6469819C">
            <wp:extent cx="6583649" cy="1074420"/>
            <wp:effectExtent l="0" t="0" r="825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591843" cy="1075757"/>
                    </a:xfrm>
                    <a:prstGeom prst="rect">
                      <a:avLst/>
                    </a:prstGeom>
                  </pic:spPr>
                </pic:pic>
              </a:graphicData>
            </a:graphic>
          </wp:inline>
        </w:drawing>
      </w:r>
    </w:p>
    <w:p w14:paraId="776D18D0" w14:textId="77777777" w:rsidR="00EE72CA" w:rsidRPr="00EE72CA" w:rsidRDefault="00EE72CA" w:rsidP="00EE72CA">
      <w:pPr>
        <w:pStyle w:val="a3"/>
        <w:shd w:val="clear" w:color="auto" w:fill="FFFFFF"/>
        <w:spacing w:before="288" w:beforeAutospacing="0" w:after="288" w:afterAutospacing="0"/>
        <w:rPr>
          <w:rFonts w:ascii="Verdana" w:hAnsi="Verdana"/>
          <w:color w:val="000000"/>
          <w:sz w:val="23"/>
          <w:szCs w:val="23"/>
          <w:lang w:val="en-US"/>
        </w:rPr>
      </w:pPr>
      <w:r w:rsidRPr="00EE72CA">
        <w:rPr>
          <w:rFonts w:ascii="Verdana" w:hAnsi="Verdana"/>
          <w:color w:val="000000"/>
          <w:sz w:val="23"/>
          <w:szCs w:val="23"/>
          <w:lang w:val="en-US"/>
        </w:rPr>
        <w:t>For </w:t>
      </w:r>
      <w:r w:rsidRPr="00EE72CA">
        <w:rPr>
          <w:rStyle w:val="a4"/>
          <w:rFonts w:ascii="Verdana" w:hAnsi="Verdana"/>
          <w:color w:val="000000"/>
          <w:sz w:val="23"/>
          <w:szCs w:val="23"/>
          <w:lang w:val="en-US"/>
        </w:rPr>
        <w:t>attributes, methods and constructors</w:t>
      </w:r>
      <w:r w:rsidRPr="00EE72CA">
        <w:rPr>
          <w:rFonts w:ascii="Verdana" w:hAnsi="Verdana"/>
          <w:color w:val="000000"/>
          <w:sz w:val="23"/>
          <w:szCs w:val="23"/>
          <w:lang w:val="en-US"/>
        </w:rPr>
        <w:t>, you can use the one of the following:</w:t>
      </w:r>
    </w:p>
    <w:p w14:paraId="68611862" w14:textId="1A729DC1" w:rsidR="00EE72CA" w:rsidRPr="00EE72CA" w:rsidRDefault="00EE72CA" w:rsidP="00EE72CA">
      <w:pPr>
        <w:spacing w:before="300" w:after="300"/>
        <w:rPr>
          <w:rFonts w:ascii="Times New Roman" w:hAnsi="Times New Roman"/>
          <w:sz w:val="24"/>
          <w:szCs w:val="24"/>
        </w:rPr>
      </w:pPr>
      <w:r w:rsidRPr="00EE72CA">
        <w:rPr>
          <w:noProof/>
        </w:rPr>
        <w:drawing>
          <wp:inline distT="0" distB="0" distL="0" distR="0" wp14:anchorId="2BF25134" wp14:editId="3B8F6A50">
            <wp:extent cx="6552814" cy="1889760"/>
            <wp:effectExtent l="0" t="0" r="63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561609" cy="1892296"/>
                    </a:xfrm>
                    <a:prstGeom prst="rect">
                      <a:avLst/>
                    </a:prstGeom>
                  </pic:spPr>
                </pic:pic>
              </a:graphicData>
            </a:graphic>
          </wp:inline>
        </w:drawing>
      </w:r>
      <w:r w:rsidR="00000000">
        <w:pict w14:anchorId="51D0094A">
          <v:rect id="_x0000_i1031" style="width:0;height:0" o:hralign="center" o:hrstd="t" o:hrnoshade="t" o:hr="t" fillcolor="black" stroked="f"/>
        </w:pict>
      </w:r>
    </w:p>
    <w:p w14:paraId="26E2E9C6" w14:textId="00CD8B2E" w:rsidR="00EE72CA" w:rsidRPr="00EE72CA" w:rsidRDefault="00EE72CA" w:rsidP="00EE72CA">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EE72CA">
        <w:rPr>
          <w:rFonts w:ascii="Segoe UI" w:hAnsi="Segoe UI" w:cs="Segoe UI"/>
          <w:b w:val="0"/>
          <w:bCs w:val="0"/>
          <w:color w:val="000000"/>
          <w:sz w:val="48"/>
          <w:szCs w:val="48"/>
          <w:lang w:val="en-US"/>
        </w:rPr>
        <w:lastRenderedPageBreak/>
        <w:t>Non-Access Modifiers</w:t>
      </w:r>
    </w:p>
    <w:p w14:paraId="6A2F27C5" w14:textId="07EE6139" w:rsidR="00EE72CA" w:rsidRDefault="00EE72CA" w:rsidP="00EE72CA">
      <w:pPr>
        <w:pStyle w:val="a3"/>
        <w:shd w:val="clear" w:color="auto" w:fill="FFFFFF"/>
        <w:spacing w:before="288" w:beforeAutospacing="0" w:after="288" w:afterAutospacing="0"/>
        <w:rPr>
          <w:rFonts w:ascii="Verdana" w:hAnsi="Verdana"/>
          <w:color w:val="000000"/>
          <w:sz w:val="23"/>
          <w:szCs w:val="23"/>
          <w:lang w:val="en-US"/>
        </w:rPr>
      </w:pPr>
      <w:r w:rsidRPr="00EE72CA">
        <w:rPr>
          <w:rFonts w:ascii="Verdana" w:hAnsi="Verdana"/>
          <w:color w:val="000000"/>
          <w:sz w:val="23"/>
          <w:szCs w:val="23"/>
          <w:lang w:val="en-US"/>
        </w:rPr>
        <w:t>For </w:t>
      </w:r>
      <w:r w:rsidRPr="00EE72CA">
        <w:rPr>
          <w:rStyle w:val="a4"/>
          <w:rFonts w:ascii="Verdana" w:hAnsi="Verdana"/>
          <w:color w:val="000000"/>
          <w:sz w:val="23"/>
          <w:szCs w:val="23"/>
          <w:lang w:val="en-US"/>
        </w:rPr>
        <w:t>classes</w:t>
      </w:r>
      <w:r w:rsidRPr="00EE72CA">
        <w:rPr>
          <w:rFonts w:ascii="Verdana" w:hAnsi="Verdana"/>
          <w:color w:val="000000"/>
          <w:sz w:val="23"/>
          <w:szCs w:val="23"/>
          <w:lang w:val="en-US"/>
        </w:rPr>
        <w:t>, you can use either </w:t>
      </w:r>
      <w:r w:rsidRPr="00EE72CA">
        <w:rPr>
          <w:rStyle w:val="HTML"/>
          <w:rFonts w:ascii="Consolas" w:eastAsiaTheme="majorEastAsia" w:hAnsi="Consolas"/>
          <w:color w:val="DC143C"/>
          <w:lang w:val="en-US"/>
        </w:rPr>
        <w:t>final</w:t>
      </w:r>
      <w:r w:rsidRPr="00EE72CA">
        <w:rPr>
          <w:rFonts w:ascii="Verdana" w:hAnsi="Verdana"/>
          <w:color w:val="000000"/>
          <w:sz w:val="23"/>
          <w:szCs w:val="23"/>
          <w:lang w:val="en-US"/>
        </w:rPr>
        <w:t> or </w:t>
      </w:r>
      <w:r w:rsidRPr="00EE72CA">
        <w:rPr>
          <w:rStyle w:val="HTML"/>
          <w:rFonts w:ascii="Consolas" w:eastAsiaTheme="majorEastAsia" w:hAnsi="Consolas"/>
          <w:color w:val="DC143C"/>
          <w:lang w:val="en-US"/>
        </w:rPr>
        <w:t>abstract</w:t>
      </w:r>
      <w:r w:rsidRPr="00EE72CA">
        <w:rPr>
          <w:rFonts w:ascii="Verdana" w:hAnsi="Verdana"/>
          <w:color w:val="000000"/>
          <w:sz w:val="23"/>
          <w:szCs w:val="23"/>
          <w:lang w:val="en-US"/>
        </w:rPr>
        <w:t>:</w:t>
      </w:r>
    </w:p>
    <w:p w14:paraId="5F14793C" w14:textId="45349E57" w:rsidR="00EE72CA" w:rsidRPr="00EE72CA" w:rsidRDefault="00EE72CA" w:rsidP="00EE72CA">
      <w:pPr>
        <w:pStyle w:val="a3"/>
        <w:shd w:val="clear" w:color="auto" w:fill="FFFFFF"/>
        <w:spacing w:before="288" w:beforeAutospacing="0" w:after="288" w:afterAutospacing="0"/>
        <w:rPr>
          <w:rFonts w:ascii="Verdana" w:hAnsi="Verdana"/>
          <w:color w:val="000000"/>
          <w:sz w:val="23"/>
          <w:szCs w:val="23"/>
          <w:lang w:val="en-US"/>
        </w:rPr>
      </w:pPr>
      <w:r w:rsidRPr="00EE72CA">
        <w:rPr>
          <w:rFonts w:ascii="Verdana" w:hAnsi="Verdana"/>
          <w:noProof/>
          <w:color w:val="000000"/>
          <w:sz w:val="23"/>
          <w:szCs w:val="23"/>
          <w:lang w:val="en-US"/>
        </w:rPr>
        <w:drawing>
          <wp:inline distT="0" distB="0" distL="0" distR="0" wp14:anchorId="0EAB43D4" wp14:editId="05F17765">
            <wp:extent cx="6470073" cy="1356236"/>
            <wp:effectExtent l="0" t="0" r="698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490537" cy="1360526"/>
                    </a:xfrm>
                    <a:prstGeom prst="rect">
                      <a:avLst/>
                    </a:prstGeom>
                  </pic:spPr>
                </pic:pic>
              </a:graphicData>
            </a:graphic>
          </wp:inline>
        </w:drawing>
      </w:r>
    </w:p>
    <w:p w14:paraId="7F996CF0" w14:textId="77777777" w:rsidR="00EE72CA" w:rsidRPr="00EE72CA" w:rsidRDefault="00EE72CA" w:rsidP="00EE72CA">
      <w:pPr>
        <w:pStyle w:val="a3"/>
        <w:shd w:val="clear" w:color="auto" w:fill="FFFFFF"/>
        <w:spacing w:before="288" w:beforeAutospacing="0" w:after="288" w:afterAutospacing="0"/>
        <w:rPr>
          <w:rFonts w:ascii="Verdana" w:hAnsi="Verdana"/>
          <w:color w:val="000000"/>
          <w:sz w:val="23"/>
          <w:szCs w:val="23"/>
          <w:lang w:val="en-US"/>
        </w:rPr>
      </w:pPr>
      <w:r w:rsidRPr="00EE72CA">
        <w:rPr>
          <w:rFonts w:ascii="Verdana" w:hAnsi="Verdana"/>
          <w:color w:val="000000"/>
          <w:sz w:val="23"/>
          <w:szCs w:val="23"/>
          <w:lang w:val="en-US"/>
        </w:rPr>
        <w:t>For </w:t>
      </w:r>
      <w:r w:rsidRPr="00EE72CA">
        <w:rPr>
          <w:rStyle w:val="a4"/>
          <w:rFonts w:ascii="Verdana" w:hAnsi="Verdana"/>
          <w:color w:val="000000"/>
          <w:sz w:val="23"/>
          <w:szCs w:val="23"/>
          <w:lang w:val="en-US"/>
        </w:rPr>
        <w:t>attributes and methods</w:t>
      </w:r>
      <w:r w:rsidRPr="00EE72CA">
        <w:rPr>
          <w:rFonts w:ascii="Verdana" w:hAnsi="Verdana"/>
          <w:color w:val="000000"/>
          <w:sz w:val="23"/>
          <w:szCs w:val="23"/>
          <w:lang w:val="en-US"/>
        </w:rPr>
        <w:t>, you can use the one of the following:</w:t>
      </w:r>
    </w:p>
    <w:p w14:paraId="47692505" w14:textId="0AD53CE8" w:rsidR="00EE72CA" w:rsidRDefault="00EE72CA" w:rsidP="00FC506A">
      <w:pPr>
        <w:shd w:val="clear" w:color="auto" w:fill="FFFFFF"/>
        <w:spacing w:before="288" w:after="288" w:line="240" w:lineRule="auto"/>
        <w:rPr>
          <w:rFonts w:ascii="Verdana" w:eastAsia="Times New Roman" w:hAnsi="Verdana" w:cs="Times New Roman"/>
          <w:color w:val="000000"/>
          <w:sz w:val="23"/>
          <w:szCs w:val="23"/>
          <w:lang w:val="en-US" w:eastAsia="ru-RU"/>
        </w:rPr>
      </w:pPr>
      <w:r w:rsidRPr="00EE72CA">
        <w:rPr>
          <w:rFonts w:ascii="Verdana" w:eastAsia="Times New Roman" w:hAnsi="Verdana" w:cs="Times New Roman"/>
          <w:noProof/>
          <w:color w:val="000000"/>
          <w:sz w:val="23"/>
          <w:szCs w:val="23"/>
          <w:lang w:val="en-US" w:eastAsia="ru-RU"/>
        </w:rPr>
        <w:drawing>
          <wp:inline distT="0" distB="0" distL="0" distR="0" wp14:anchorId="77CF3CA8" wp14:editId="249199FF">
            <wp:extent cx="6549163" cy="2095500"/>
            <wp:effectExtent l="0" t="0" r="444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552992" cy="2096725"/>
                    </a:xfrm>
                    <a:prstGeom prst="rect">
                      <a:avLst/>
                    </a:prstGeom>
                  </pic:spPr>
                </pic:pic>
              </a:graphicData>
            </a:graphic>
          </wp:inline>
        </w:drawing>
      </w:r>
    </w:p>
    <w:p w14:paraId="318E5106" w14:textId="3BC71B40" w:rsidR="000C6142" w:rsidRDefault="000C6142"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606D4D2A" w14:textId="5C361D6C" w:rsidR="000C6142" w:rsidRDefault="000C6142"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231397EB" w14:textId="41B7EA7D" w:rsidR="000C6142" w:rsidRDefault="000C6142"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47AB8843" w14:textId="39E4E495" w:rsidR="000C6142" w:rsidRDefault="000C6142"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1D21F3CF" w14:textId="3A931135" w:rsidR="000C6142" w:rsidRDefault="000C6142"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37080342" w14:textId="4971CF1F" w:rsidR="000C6142" w:rsidRDefault="000C6142"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2E23B16E" w14:textId="77777777" w:rsidR="000C6142" w:rsidRDefault="000C6142"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3BF5D3FE" w14:textId="60D2874C" w:rsidR="000C6142" w:rsidRDefault="000C6142"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079D4827" w14:textId="37E5B5F8" w:rsidR="000C6142" w:rsidRDefault="000C6142"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13EB0328" w14:textId="2A5A8248" w:rsidR="000C6142" w:rsidRDefault="000C6142"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330A21C2" w14:textId="683AF66C" w:rsidR="000C6142" w:rsidRPr="000C6142" w:rsidRDefault="000C6142" w:rsidP="000C6142">
      <w:pPr>
        <w:pStyle w:val="1"/>
        <w:shd w:val="clear" w:color="auto" w:fill="FFFFFF"/>
        <w:spacing w:before="150" w:after="150"/>
        <w:rPr>
          <w:rFonts w:ascii="Segoe UI" w:hAnsi="Segoe UI" w:cs="Segoe UI"/>
          <w:color w:val="000000"/>
          <w:sz w:val="63"/>
          <w:szCs w:val="63"/>
        </w:rPr>
      </w:pPr>
      <w:r>
        <w:rPr>
          <w:rFonts w:ascii="Segoe UI" w:hAnsi="Segoe UI" w:cs="Segoe UI"/>
          <w:b/>
          <w:bCs/>
          <w:color w:val="000000"/>
          <w:sz w:val="63"/>
          <w:szCs w:val="63"/>
        </w:rPr>
        <w:lastRenderedPageBreak/>
        <w:t>Java </w:t>
      </w:r>
      <w:proofErr w:type="spellStart"/>
      <w:r>
        <w:rPr>
          <w:rStyle w:val="colorh1"/>
          <w:rFonts w:ascii="Segoe UI" w:hAnsi="Segoe UI" w:cs="Segoe UI"/>
          <w:b/>
          <w:bCs/>
          <w:color w:val="000000"/>
          <w:sz w:val="63"/>
          <w:szCs w:val="63"/>
        </w:rPr>
        <w:t>Encapsulation</w:t>
      </w:r>
      <w:proofErr w:type="spellEnd"/>
    </w:p>
    <w:p w14:paraId="26BDE39F" w14:textId="77777777" w:rsidR="000C6142" w:rsidRDefault="00000000" w:rsidP="000C6142">
      <w:pPr>
        <w:spacing w:before="300" w:after="300"/>
        <w:rPr>
          <w:rFonts w:ascii="Times New Roman" w:hAnsi="Times New Roman"/>
          <w:sz w:val="24"/>
          <w:szCs w:val="24"/>
        </w:rPr>
      </w:pPr>
      <w:r>
        <w:pict w14:anchorId="65715114">
          <v:rect id="_x0000_i1032" style="width:0;height:0" o:hralign="center" o:hrstd="t" o:hrnoshade="t" o:hr="t" fillcolor="black" stroked="f"/>
        </w:pict>
      </w:r>
    </w:p>
    <w:p w14:paraId="5DD223ED" w14:textId="77777777" w:rsidR="000C6142" w:rsidRPr="000C6142" w:rsidRDefault="000C6142" w:rsidP="000C6142">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0C6142">
        <w:rPr>
          <w:rFonts w:ascii="Segoe UI" w:hAnsi="Segoe UI" w:cs="Segoe UI"/>
          <w:b w:val="0"/>
          <w:bCs w:val="0"/>
          <w:color w:val="000000"/>
          <w:sz w:val="48"/>
          <w:szCs w:val="48"/>
          <w:lang w:val="en-US"/>
        </w:rPr>
        <w:t>Encapsulation</w:t>
      </w:r>
    </w:p>
    <w:p w14:paraId="61B91AC8" w14:textId="77777777" w:rsidR="000C6142" w:rsidRDefault="000C6142" w:rsidP="000C6142">
      <w:pPr>
        <w:pStyle w:val="a3"/>
        <w:shd w:val="clear" w:color="auto" w:fill="FFFFFF"/>
        <w:spacing w:before="288" w:beforeAutospacing="0" w:after="288" w:afterAutospacing="0"/>
        <w:rPr>
          <w:rFonts w:ascii="Verdana" w:hAnsi="Verdana"/>
          <w:color w:val="000000"/>
          <w:sz w:val="23"/>
          <w:szCs w:val="23"/>
        </w:rPr>
      </w:pPr>
      <w:r w:rsidRPr="000C6142">
        <w:rPr>
          <w:rFonts w:ascii="Verdana" w:hAnsi="Verdana"/>
          <w:color w:val="000000"/>
          <w:sz w:val="23"/>
          <w:szCs w:val="23"/>
          <w:lang w:val="en-US"/>
        </w:rPr>
        <w:t>The meaning of </w:t>
      </w:r>
      <w:r w:rsidRPr="000C6142">
        <w:rPr>
          <w:rStyle w:val="a4"/>
          <w:rFonts w:ascii="Verdana" w:hAnsi="Verdana"/>
          <w:color w:val="000000"/>
          <w:sz w:val="23"/>
          <w:szCs w:val="23"/>
          <w:lang w:val="en-US"/>
        </w:rPr>
        <w:t>Encapsulation</w:t>
      </w:r>
      <w:r w:rsidRPr="000C6142">
        <w:rPr>
          <w:rFonts w:ascii="Verdana" w:hAnsi="Verdana"/>
          <w:color w:val="000000"/>
          <w:sz w:val="23"/>
          <w:szCs w:val="23"/>
          <w:lang w:val="en-US"/>
        </w:rPr>
        <w:t xml:space="preserve">, is to make sure that "sensitive" data is hidden from users. </w:t>
      </w:r>
      <w:r>
        <w:rPr>
          <w:rFonts w:ascii="Verdana" w:hAnsi="Verdana"/>
          <w:color w:val="000000"/>
          <w:sz w:val="23"/>
          <w:szCs w:val="23"/>
        </w:rPr>
        <w:t xml:space="preserve">To </w:t>
      </w:r>
      <w:proofErr w:type="spellStart"/>
      <w:r>
        <w:rPr>
          <w:rFonts w:ascii="Verdana" w:hAnsi="Verdana"/>
          <w:color w:val="000000"/>
          <w:sz w:val="23"/>
          <w:szCs w:val="23"/>
        </w:rPr>
        <w:t>achieve</w:t>
      </w:r>
      <w:proofErr w:type="spellEnd"/>
      <w:r>
        <w:rPr>
          <w:rFonts w:ascii="Verdana" w:hAnsi="Verdana"/>
          <w:color w:val="000000"/>
          <w:sz w:val="23"/>
          <w:szCs w:val="23"/>
        </w:rPr>
        <w:t xml:space="preserve"> </w:t>
      </w:r>
      <w:proofErr w:type="spellStart"/>
      <w:r>
        <w:rPr>
          <w:rFonts w:ascii="Verdana" w:hAnsi="Verdana"/>
          <w:color w:val="000000"/>
          <w:sz w:val="23"/>
          <w:szCs w:val="23"/>
        </w:rPr>
        <w:t>this</w:t>
      </w:r>
      <w:proofErr w:type="spellEnd"/>
      <w:r>
        <w:rPr>
          <w:rFonts w:ascii="Verdana" w:hAnsi="Verdana"/>
          <w:color w:val="000000"/>
          <w:sz w:val="23"/>
          <w:szCs w:val="23"/>
        </w:rPr>
        <w:t xml:space="preserve">, </w:t>
      </w:r>
      <w:proofErr w:type="spellStart"/>
      <w:r>
        <w:rPr>
          <w:rFonts w:ascii="Verdana" w:hAnsi="Verdana"/>
          <w:color w:val="000000"/>
          <w:sz w:val="23"/>
          <w:szCs w:val="23"/>
        </w:rPr>
        <w:t>you</w:t>
      </w:r>
      <w:proofErr w:type="spellEnd"/>
      <w:r>
        <w:rPr>
          <w:rFonts w:ascii="Verdana" w:hAnsi="Verdana"/>
          <w:color w:val="000000"/>
          <w:sz w:val="23"/>
          <w:szCs w:val="23"/>
        </w:rPr>
        <w:t xml:space="preserve"> </w:t>
      </w:r>
      <w:proofErr w:type="spellStart"/>
      <w:r>
        <w:rPr>
          <w:rFonts w:ascii="Verdana" w:hAnsi="Verdana"/>
          <w:color w:val="000000"/>
          <w:sz w:val="23"/>
          <w:szCs w:val="23"/>
        </w:rPr>
        <w:t>must</w:t>
      </w:r>
      <w:proofErr w:type="spellEnd"/>
      <w:r>
        <w:rPr>
          <w:rFonts w:ascii="Verdana" w:hAnsi="Verdana"/>
          <w:color w:val="000000"/>
          <w:sz w:val="23"/>
          <w:szCs w:val="23"/>
        </w:rPr>
        <w:t>:</w:t>
      </w:r>
    </w:p>
    <w:p w14:paraId="154542C6" w14:textId="77777777" w:rsidR="000C6142" w:rsidRPr="000C6142" w:rsidRDefault="000C6142" w:rsidP="000C6142">
      <w:pPr>
        <w:numPr>
          <w:ilvl w:val="0"/>
          <w:numId w:val="11"/>
        </w:numPr>
        <w:shd w:val="clear" w:color="auto" w:fill="FFFFFF"/>
        <w:spacing w:before="100" w:beforeAutospacing="1" w:after="100" w:afterAutospacing="1" w:line="240" w:lineRule="auto"/>
        <w:rPr>
          <w:rFonts w:ascii="Verdana" w:hAnsi="Verdana"/>
          <w:color w:val="000000"/>
          <w:sz w:val="23"/>
          <w:szCs w:val="23"/>
          <w:lang w:val="en-US"/>
        </w:rPr>
      </w:pPr>
      <w:r w:rsidRPr="000C6142">
        <w:rPr>
          <w:rFonts w:ascii="Verdana" w:hAnsi="Verdana"/>
          <w:color w:val="000000"/>
          <w:sz w:val="23"/>
          <w:szCs w:val="23"/>
          <w:lang w:val="en-US"/>
        </w:rPr>
        <w:t>declare class variables/attributes as </w:t>
      </w:r>
      <w:r w:rsidRPr="000C6142">
        <w:rPr>
          <w:rStyle w:val="HTML"/>
          <w:rFonts w:ascii="Consolas" w:eastAsiaTheme="minorHAnsi" w:hAnsi="Consolas"/>
          <w:color w:val="DC143C"/>
          <w:sz w:val="24"/>
          <w:szCs w:val="24"/>
          <w:lang w:val="en-US"/>
        </w:rPr>
        <w:t>private</w:t>
      </w:r>
    </w:p>
    <w:p w14:paraId="1D1F70C9" w14:textId="77777777" w:rsidR="000C6142" w:rsidRPr="000C6142" w:rsidRDefault="000C6142" w:rsidP="000C6142">
      <w:pPr>
        <w:numPr>
          <w:ilvl w:val="0"/>
          <w:numId w:val="11"/>
        </w:numPr>
        <w:shd w:val="clear" w:color="auto" w:fill="FFFFFF"/>
        <w:spacing w:before="100" w:beforeAutospacing="1" w:after="100" w:afterAutospacing="1" w:line="240" w:lineRule="auto"/>
        <w:rPr>
          <w:rFonts w:ascii="Verdana" w:hAnsi="Verdana"/>
          <w:color w:val="000000"/>
          <w:sz w:val="23"/>
          <w:szCs w:val="23"/>
          <w:lang w:val="en-US"/>
        </w:rPr>
      </w:pPr>
      <w:r w:rsidRPr="000C6142">
        <w:rPr>
          <w:rFonts w:ascii="Verdana" w:hAnsi="Verdana"/>
          <w:color w:val="000000"/>
          <w:sz w:val="23"/>
          <w:szCs w:val="23"/>
          <w:lang w:val="en-US"/>
        </w:rPr>
        <w:t>provide public </w:t>
      </w:r>
      <w:r w:rsidRPr="000C6142">
        <w:rPr>
          <w:rStyle w:val="a4"/>
          <w:rFonts w:ascii="Verdana" w:hAnsi="Verdana"/>
          <w:color w:val="000000"/>
          <w:sz w:val="23"/>
          <w:szCs w:val="23"/>
          <w:lang w:val="en-US"/>
        </w:rPr>
        <w:t>get</w:t>
      </w:r>
      <w:r w:rsidRPr="000C6142">
        <w:rPr>
          <w:rFonts w:ascii="Verdana" w:hAnsi="Verdana"/>
          <w:color w:val="000000"/>
          <w:sz w:val="23"/>
          <w:szCs w:val="23"/>
          <w:lang w:val="en-US"/>
        </w:rPr>
        <w:t> and </w:t>
      </w:r>
      <w:r w:rsidRPr="000C6142">
        <w:rPr>
          <w:rStyle w:val="a4"/>
          <w:rFonts w:ascii="Verdana" w:hAnsi="Verdana"/>
          <w:color w:val="000000"/>
          <w:sz w:val="23"/>
          <w:szCs w:val="23"/>
          <w:lang w:val="en-US"/>
        </w:rPr>
        <w:t>set</w:t>
      </w:r>
      <w:r w:rsidRPr="000C6142">
        <w:rPr>
          <w:rFonts w:ascii="Verdana" w:hAnsi="Verdana"/>
          <w:color w:val="000000"/>
          <w:sz w:val="23"/>
          <w:szCs w:val="23"/>
          <w:lang w:val="en-US"/>
        </w:rPr>
        <w:t> methods to access and update the value of a </w:t>
      </w:r>
      <w:r w:rsidRPr="000C6142">
        <w:rPr>
          <w:rStyle w:val="HTML"/>
          <w:rFonts w:ascii="Consolas" w:eastAsiaTheme="minorHAnsi" w:hAnsi="Consolas"/>
          <w:color w:val="DC143C"/>
          <w:sz w:val="24"/>
          <w:szCs w:val="24"/>
          <w:lang w:val="en-US"/>
        </w:rPr>
        <w:t>private</w:t>
      </w:r>
      <w:r w:rsidRPr="000C6142">
        <w:rPr>
          <w:rFonts w:ascii="Verdana" w:hAnsi="Verdana"/>
          <w:color w:val="000000"/>
          <w:sz w:val="23"/>
          <w:szCs w:val="23"/>
          <w:lang w:val="en-US"/>
        </w:rPr>
        <w:t> variable</w:t>
      </w:r>
    </w:p>
    <w:p w14:paraId="5A36941A" w14:textId="77777777" w:rsidR="000C6142" w:rsidRDefault="00000000" w:rsidP="000C6142">
      <w:pPr>
        <w:spacing w:before="300" w:after="300"/>
        <w:rPr>
          <w:rFonts w:ascii="Times New Roman" w:hAnsi="Times New Roman"/>
          <w:sz w:val="24"/>
          <w:szCs w:val="24"/>
        </w:rPr>
      </w:pPr>
      <w:r>
        <w:pict w14:anchorId="47405E4E">
          <v:rect id="_x0000_i1033" style="width:0;height:0" o:hralign="center" o:hrstd="t" o:hrnoshade="t" o:hr="t" fillcolor="black" stroked="f"/>
        </w:pict>
      </w:r>
    </w:p>
    <w:p w14:paraId="7ADC956A" w14:textId="77777777" w:rsidR="000C6142" w:rsidRPr="000C6142" w:rsidRDefault="000C6142" w:rsidP="000C6142">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0C6142">
        <w:rPr>
          <w:rFonts w:ascii="Segoe UI" w:hAnsi="Segoe UI" w:cs="Segoe UI"/>
          <w:b w:val="0"/>
          <w:bCs w:val="0"/>
          <w:color w:val="000000"/>
          <w:sz w:val="48"/>
          <w:szCs w:val="48"/>
          <w:lang w:val="en-US"/>
        </w:rPr>
        <w:t>Get and Set</w:t>
      </w:r>
    </w:p>
    <w:p w14:paraId="7B5CF9E4" w14:textId="77777777" w:rsidR="000C6142" w:rsidRPr="000C6142" w:rsidRDefault="000C6142" w:rsidP="000C6142">
      <w:pPr>
        <w:pStyle w:val="a3"/>
        <w:shd w:val="clear" w:color="auto" w:fill="FFFFFF"/>
        <w:spacing w:before="288" w:beforeAutospacing="0" w:after="288" w:afterAutospacing="0"/>
        <w:rPr>
          <w:rFonts w:ascii="Verdana" w:hAnsi="Verdana"/>
          <w:color w:val="000000"/>
          <w:sz w:val="23"/>
          <w:szCs w:val="23"/>
          <w:lang w:val="en-US"/>
        </w:rPr>
      </w:pPr>
      <w:r w:rsidRPr="000C6142">
        <w:rPr>
          <w:rFonts w:ascii="Verdana" w:hAnsi="Verdana"/>
          <w:color w:val="000000"/>
          <w:sz w:val="23"/>
          <w:szCs w:val="23"/>
          <w:lang w:val="en-US"/>
        </w:rPr>
        <w:t>You learned from the previous chapter that </w:t>
      </w:r>
      <w:r w:rsidRPr="000C6142">
        <w:rPr>
          <w:rStyle w:val="HTML"/>
          <w:rFonts w:ascii="Consolas" w:hAnsi="Consolas"/>
          <w:color w:val="DC143C"/>
          <w:lang w:val="en-US"/>
        </w:rPr>
        <w:t>private</w:t>
      </w:r>
      <w:r w:rsidRPr="000C6142">
        <w:rPr>
          <w:rFonts w:ascii="Verdana" w:hAnsi="Verdana"/>
          <w:color w:val="000000"/>
          <w:sz w:val="23"/>
          <w:szCs w:val="23"/>
          <w:lang w:val="en-US"/>
        </w:rPr>
        <w:t> variables can only be accessed within the same class (an outside class has no access to it). However, it is possible to access them if we provide public </w:t>
      </w:r>
      <w:r w:rsidRPr="000C6142">
        <w:rPr>
          <w:rStyle w:val="a4"/>
          <w:rFonts w:ascii="Verdana" w:hAnsi="Verdana"/>
          <w:color w:val="000000"/>
          <w:sz w:val="23"/>
          <w:szCs w:val="23"/>
          <w:lang w:val="en-US"/>
        </w:rPr>
        <w:t>get</w:t>
      </w:r>
      <w:r w:rsidRPr="000C6142">
        <w:rPr>
          <w:rFonts w:ascii="Verdana" w:hAnsi="Verdana"/>
          <w:color w:val="000000"/>
          <w:sz w:val="23"/>
          <w:szCs w:val="23"/>
          <w:lang w:val="en-US"/>
        </w:rPr>
        <w:t> and </w:t>
      </w:r>
      <w:r w:rsidRPr="000C6142">
        <w:rPr>
          <w:rStyle w:val="a4"/>
          <w:rFonts w:ascii="Verdana" w:hAnsi="Verdana"/>
          <w:color w:val="000000"/>
          <w:sz w:val="23"/>
          <w:szCs w:val="23"/>
          <w:lang w:val="en-US"/>
        </w:rPr>
        <w:t>set</w:t>
      </w:r>
      <w:r w:rsidRPr="000C6142">
        <w:rPr>
          <w:rFonts w:ascii="Verdana" w:hAnsi="Verdana"/>
          <w:color w:val="000000"/>
          <w:sz w:val="23"/>
          <w:szCs w:val="23"/>
          <w:lang w:val="en-US"/>
        </w:rPr>
        <w:t> methods.</w:t>
      </w:r>
    </w:p>
    <w:p w14:paraId="38EB9FBB" w14:textId="77777777" w:rsidR="000C6142" w:rsidRPr="000C6142" w:rsidRDefault="000C6142" w:rsidP="000C6142">
      <w:pPr>
        <w:pStyle w:val="a3"/>
        <w:shd w:val="clear" w:color="auto" w:fill="FFFFFF"/>
        <w:spacing w:before="288" w:beforeAutospacing="0" w:after="288" w:afterAutospacing="0"/>
        <w:rPr>
          <w:rFonts w:ascii="Verdana" w:hAnsi="Verdana"/>
          <w:color w:val="000000"/>
          <w:sz w:val="23"/>
          <w:szCs w:val="23"/>
          <w:lang w:val="en-US"/>
        </w:rPr>
      </w:pPr>
      <w:r w:rsidRPr="000C6142">
        <w:rPr>
          <w:rFonts w:ascii="Verdana" w:hAnsi="Verdana"/>
          <w:color w:val="000000"/>
          <w:sz w:val="23"/>
          <w:szCs w:val="23"/>
          <w:lang w:val="en-US"/>
        </w:rPr>
        <w:t>The </w:t>
      </w:r>
      <w:r w:rsidRPr="000C6142">
        <w:rPr>
          <w:rStyle w:val="HTML"/>
          <w:rFonts w:ascii="Consolas" w:hAnsi="Consolas"/>
          <w:color w:val="DC143C"/>
          <w:lang w:val="en-US"/>
        </w:rPr>
        <w:t>get</w:t>
      </w:r>
      <w:r w:rsidRPr="000C6142">
        <w:rPr>
          <w:rFonts w:ascii="Verdana" w:hAnsi="Verdana"/>
          <w:color w:val="000000"/>
          <w:sz w:val="23"/>
          <w:szCs w:val="23"/>
          <w:lang w:val="en-US"/>
        </w:rPr>
        <w:t> method returns the variable value, and the </w:t>
      </w:r>
      <w:r w:rsidRPr="000C6142">
        <w:rPr>
          <w:rStyle w:val="HTML"/>
          <w:rFonts w:ascii="Consolas" w:hAnsi="Consolas"/>
          <w:color w:val="DC143C"/>
          <w:lang w:val="en-US"/>
        </w:rPr>
        <w:t>set</w:t>
      </w:r>
      <w:r w:rsidRPr="000C6142">
        <w:rPr>
          <w:rFonts w:ascii="Verdana" w:hAnsi="Verdana"/>
          <w:color w:val="000000"/>
          <w:sz w:val="23"/>
          <w:szCs w:val="23"/>
          <w:lang w:val="en-US"/>
        </w:rPr>
        <w:t> method sets the value.</w:t>
      </w:r>
    </w:p>
    <w:p w14:paraId="425BA52C" w14:textId="77777777" w:rsidR="000C6142" w:rsidRPr="000C6142" w:rsidRDefault="000C6142" w:rsidP="000C6142">
      <w:pPr>
        <w:pStyle w:val="a3"/>
        <w:shd w:val="clear" w:color="auto" w:fill="FFFFFF"/>
        <w:spacing w:before="288" w:beforeAutospacing="0" w:after="288" w:afterAutospacing="0"/>
        <w:rPr>
          <w:rFonts w:ascii="Verdana" w:hAnsi="Verdana"/>
          <w:color w:val="000000"/>
          <w:sz w:val="23"/>
          <w:szCs w:val="23"/>
          <w:lang w:val="en-US"/>
        </w:rPr>
      </w:pPr>
      <w:r w:rsidRPr="000C6142">
        <w:rPr>
          <w:rFonts w:ascii="Verdana" w:hAnsi="Verdana"/>
          <w:color w:val="000000"/>
          <w:sz w:val="23"/>
          <w:szCs w:val="23"/>
          <w:lang w:val="en-US"/>
        </w:rPr>
        <w:t>Syntax for both is that they start with either </w:t>
      </w:r>
      <w:r w:rsidRPr="000C6142">
        <w:rPr>
          <w:rStyle w:val="HTML"/>
          <w:rFonts w:ascii="Consolas" w:hAnsi="Consolas"/>
          <w:color w:val="DC143C"/>
          <w:lang w:val="en-US"/>
        </w:rPr>
        <w:t>get</w:t>
      </w:r>
      <w:r w:rsidRPr="000C6142">
        <w:rPr>
          <w:rFonts w:ascii="Verdana" w:hAnsi="Verdana"/>
          <w:color w:val="000000"/>
          <w:sz w:val="23"/>
          <w:szCs w:val="23"/>
          <w:lang w:val="en-US"/>
        </w:rPr>
        <w:t> or </w:t>
      </w:r>
      <w:r w:rsidRPr="000C6142">
        <w:rPr>
          <w:rStyle w:val="HTML"/>
          <w:rFonts w:ascii="Consolas" w:hAnsi="Consolas"/>
          <w:color w:val="DC143C"/>
          <w:lang w:val="en-US"/>
        </w:rPr>
        <w:t>set</w:t>
      </w:r>
      <w:r w:rsidRPr="000C6142">
        <w:rPr>
          <w:rFonts w:ascii="Verdana" w:hAnsi="Verdana"/>
          <w:color w:val="000000"/>
          <w:sz w:val="23"/>
          <w:szCs w:val="23"/>
          <w:lang w:val="en-US"/>
        </w:rPr>
        <w:t>, followed by the name of the variable, with the first letter in upper case</w:t>
      </w:r>
    </w:p>
    <w:p w14:paraId="6D44DC45" w14:textId="390C8425" w:rsidR="000C6142" w:rsidRDefault="000C6142"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4A8E4E1B" w14:textId="77777777" w:rsidR="000C6142" w:rsidRPr="000C6142" w:rsidRDefault="000C6142" w:rsidP="000C6142">
      <w:pPr>
        <w:shd w:val="clear" w:color="auto" w:fill="FFFFFF"/>
        <w:spacing w:before="150" w:after="150" w:line="240" w:lineRule="auto"/>
        <w:outlineLvl w:val="1"/>
        <w:rPr>
          <w:rFonts w:ascii="Segoe UI" w:eastAsia="Times New Roman" w:hAnsi="Segoe UI" w:cs="Segoe UI"/>
          <w:color w:val="000000"/>
          <w:sz w:val="48"/>
          <w:szCs w:val="48"/>
          <w:lang w:eastAsia="ru-RU"/>
        </w:rPr>
      </w:pPr>
      <w:proofErr w:type="spellStart"/>
      <w:r w:rsidRPr="000C6142">
        <w:rPr>
          <w:rFonts w:ascii="Segoe UI" w:eastAsia="Times New Roman" w:hAnsi="Segoe UI" w:cs="Segoe UI"/>
          <w:color w:val="000000"/>
          <w:sz w:val="48"/>
          <w:szCs w:val="48"/>
          <w:lang w:eastAsia="ru-RU"/>
        </w:rPr>
        <w:t>Why</w:t>
      </w:r>
      <w:proofErr w:type="spellEnd"/>
      <w:r w:rsidRPr="000C6142">
        <w:rPr>
          <w:rFonts w:ascii="Segoe UI" w:eastAsia="Times New Roman" w:hAnsi="Segoe UI" w:cs="Segoe UI"/>
          <w:color w:val="000000"/>
          <w:sz w:val="48"/>
          <w:szCs w:val="48"/>
          <w:lang w:eastAsia="ru-RU"/>
        </w:rPr>
        <w:t xml:space="preserve"> </w:t>
      </w:r>
      <w:proofErr w:type="spellStart"/>
      <w:r w:rsidRPr="000C6142">
        <w:rPr>
          <w:rFonts w:ascii="Segoe UI" w:eastAsia="Times New Roman" w:hAnsi="Segoe UI" w:cs="Segoe UI"/>
          <w:color w:val="000000"/>
          <w:sz w:val="48"/>
          <w:szCs w:val="48"/>
          <w:lang w:eastAsia="ru-RU"/>
        </w:rPr>
        <w:t>Encapsulation</w:t>
      </w:r>
      <w:proofErr w:type="spellEnd"/>
      <w:r w:rsidRPr="000C6142">
        <w:rPr>
          <w:rFonts w:ascii="Segoe UI" w:eastAsia="Times New Roman" w:hAnsi="Segoe UI" w:cs="Segoe UI"/>
          <w:color w:val="000000"/>
          <w:sz w:val="48"/>
          <w:szCs w:val="48"/>
          <w:lang w:eastAsia="ru-RU"/>
        </w:rPr>
        <w:t>?</w:t>
      </w:r>
    </w:p>
    <w:p w14:paraId="50574E27" w14:textId="77777777" w:rsidR="000C6142" w:rsidRPr="000C6142" w:rsidRDefault="000C6142" w:rsidP="000C6142">
      <w:pPr>
        <w:numPr>
          <w:ilvl w:val="0"/>
          <w:numId w:val="12"/>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0C6142">
        <w:rPr>
          <w:rFonts w:ascii="Verdana" w:eastAsia="Times New Roman" w:hAnsi="Verdana" w:cs="Times New Roman"/>
          <w:color w:val="000000"/>
          <w:sz w:val="23"/>
          <w:szCs w:val="23"/>
          <w:lang w:val="en-US" w:eastAsia="ru-RU"/>
        </w:rPr>
        <w:t>Better control of class attributes and methods</w:t>
      </w:r>
    </w:p>
    <w:p w14:paraId="405E2109" w14:textId="77777777" w:rsidR="000C6142" w:rsidRPr="000C6142" w:rsidRDefault="000C6142" w:rsidP="000C6142">
      <w:pPr>
        <w:numPr>
          <w:ilvl w:val="0"/>
          <w:numId w:val="12"/>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0C6142">
        <w:rPr>
          <w:rFonts w:ascii="Verdana" w:eastAsia="Times New Roman" w:hAnsi="Verdana" w:cs="Times New Roman"/>
          <w:color w:val="000000"/>
          <w:sz w:val="23"/>
          <w:szCs w:val="23"/>
          <w:lang w:val="en-US" w:eastAsia="ru-RU"/>
        </w:rPr>
        <w:t>Class attributes can be made </w:t>
      </w:r>
      <w:r w:rsidRPr="000C6142">
        <w:rPr>
          <w:rFonts w:ascii="Verdana" w:eastAsia="Times New Roman" w:hAnsi="Verdana" w:cs="Times New Roman"/>
          <w:b/>
          <w:bCs/>
          <w:color w:val="000000"/>
          <w:sz w:val="23"/>
          <w:szCs w:val="23"/>
          <w:lang w:val="en-US" w:eastAsia="ru-RU"/>
        </w:rPr>
        <w:t>read-only</w:t>
      </w:r>
      <w:r w:rsidRPr="000C6142">
        <w:rPr>
          <w:rFonts w:ascii="Verdana" w:eastAsia="Times New Roman" w:hAnsi="Verdana" w:cs="Times New Roman"/>
          <w:color w:val="000000"/>
          <w:sz w:val="23"/>
          <w:szCs w:val="23"/>
          <w:lang w:val="en-US" w:eastAsia="ru-RU"/>
        </w:rPr>
        <w:t> (if you only use the </w:t>
      </w:r>
      <w:r w:rsidRPr="000C6142">
        <w:rPr>
          <w:rFonts w:ascii="Consolas" w:eastAsia="Times New Roman" w:hAnsi="Consolas" w:cs="Courier New"/>
          <w:color w:val="DC143C"/>
          <w:sz w:val="20"/>
          <w:szCs w:val="20"/>
          <w:lang w:val="en-US" w:eastAsia="ru-RU"/>
        </w:rPr>
        <w:t>get</w:t>
      </w:r>
      <w:r w:rsidRPr="000C6142">
        <w:rPr>
          <w:rFonts w:ascii="Verdana" w:eastAsia="Times New Roman" w:hAnsi="Verdana" w:cs="Times New Roman"/>
          <w:color w:val="000000"/>
          <w:sz w:val="23"/>
          <w:szCs w:val="23"/>
          <w:lang w:val="en-US" w:eastAsia="ru-RU"/>
        </w:rPr>
        <w:t> method), or </w:t>
      </w:r>
      <w:r w:rsidRPr="000C6142">
        <w:rPr>
          <w:rFonts w:ascii="Verdana" w:eastAsia="Times New Roman" w:hAnsi="Verdana" w:cs="Times New Roman"/>
          <w:b/>
          <w:bCs/>
          <w:color w:val="000000"/>
          <w:sz w:val="23"/>
          <w:szCs w:val="23"/>
          <w:lang w:val="en-US" w:eastAsia="ru-RU"/>
        </w:rPr>
        <w:t>write-only</w:t>
      </w:r>
      <w:r w:rsidRPr="000C6142">
        <w:rPr>
          <w:rFonts w:ascii="Verdana" w:eastAsia="Times New Roman" w:hAnsi="Verdana" w:cs="Times New Roman"/>
          <w:color w:val="000000"/>
          <w:sz w:val="23"/>
          <w:szCs w:val="23"/>
          <w:lang w:val="en-US" w:eastAsia="ru-RU"/>
        </w:rPr>
        <w:t> (if you only use the </w:t>
      </w:r>
      <w:r w:rsidRPr="000C6142">
        <w:rPr>
          <w:rFonts w:ascii="Consolas" w:eastAsia="Times New Roman" w:hAnsi="Consolas" w:cs="Courier New"/>
          <w:color w:val="DC143C"/>
          <w:sz w:val="20"/>
          <w:szCs w:val="20"/>
          <w:lang w:val="en-US" w:eastAsia="ru-RU"/>
        </w:rPr>
        <w:t>set</w:t>
      </w:r>
      <w:r w:rsidRPr="000C6142">
        <w:rPr>
          <w:rFonts w:ascii="Verdana" w:eastAsia="Times New Roman" w:hAnsi="Verdana" w:cs="Times New Roman"/>
          <w:color w:val="000000"/>
          <w:sz w:val="23"/>
          <w:szCs w:val="23"/>
          <w:lang w:val="en-US" w:eastAsia="ru-RU"/>
        </w:rPr>
        <w:t> method)</w:t>
      </w:r>
    </w:p>
    <w:p w14:paraId="76261B33" w14:textId="77777777" w:rsidR="000C6142" w:rsidRPr="000C6142" w:rsidRDefault="000C6142" w:rsidP="000C6142">
      <w:pPr>
        <w:numPr>
          <w:ilvl w:val="0"/>
          <w:numId w:val="12"/>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0C6142">
        <w:rPr>
          <w:rFonts w:ascii="Verdana" w:eastAsia="Times New Roman" w:hAnsi="Verdana" w:cs="Times New Roman"/>
          <w:color w:val="000000"/>
          <w:sz w:val="23"/>
          <w:szCs w:val="23"/>
          <w:lang w:val="en-US" w:eastAsia="ru-RU"/>
        </w:rPr>
        <w:t>Flexible: the programmer can change one part of the code without affecting other parts</w:t>
      </w:r>
    </w:p>
    <w:p w14:paraId="2EEE77ED" w14:textId="77777777" w:rsidR="000C6142" w:rsidRPr="000C6142" w:rsidRDefault="000C6142" w:rsidP="000C6142">
      <w:pPr>
        <w:numPr>
          <w:ilvl w:val="0"/>
          <w:numId w:val="12"/>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ru-RU"/>
        </w:rPr>
      </w:pPr>
      <w:proofErr w:type="spellStart"/>
      <w:r w:rsidRPr="000C6142">
        <w:rPr>
          <w:rFonts w:ascii="Verdana" w:eastAsia="Times New Roman" w:hAnsi="Verdana" w:cs="Times New Roman"/>
          <w:color w:val="000000"/>
          <w:sz w:val="23"/>
          <w:szCs w:val="23"/>
          <w:lang w:eastAsia="ru-RU"/>
        </w:rPr>
        <w:t>Increased</w:t>
      </w:r>
      <w:proofErr w:type="spellEnd"/>
      <w:r w:rsidRPr="000C6142">
        <w:rPr>
          <w:rFonts w:ascii="Verdana" w:eastAsia="Times New Roman" w:hAnsi="Verdana" w:cs="Times New Roman"/>
          <w:color w:val="000000"/>
          <w:sz w:val="23"/>
          <w:szCs w:val="23"/>
          <w:lang w:eastAsia="ru-RU"/>
        </w:rPr>
        <w:t xml:space="preserve"> </w:t>
      </w:r>
      <w:proofErr w:type="spellStart"/>
      <w:r w:rsidRPr="000C6142">
        <w:rPr>
          <w:rFonts w:ascii="Verdana" w:eastAsia="Times New Roman" w:hAnsi="Verdana" w:cs="Times New Roman"/>
          <w:color w:val="000000"/>
          <w:sz w:val="23"/>
          <w:szCs w:val="23"/>
          <w:lang w:eastAsia="ru-RU"/>
        </w:rPr>
        <w:t>security</w:t>
      </w:r>
      <w:proofErr w:type="spellEnd"/>
      <w:r w:rsidRPr="000C6142">
        <w:rPr>
          <w:rFonts w:ascii="Verdana" w:eastAsia="Times New Roman" w:hAnsi="Verdana" w:cs="Times New Roman"/>
          <w:color w:val="000000"/>
          <w:sz w:val="23"/>
          <w:szCs w:val="23"/>
          <w:lang w:eastAsia="ru-RU"/>
        </w:rPr>
        <w:t xml:space="preserve"> </w:t>
      </w:r>
      <w:proofErr w:type="spellStart"/>
      <w:r w:rsidRPr="000C6142">
        <w:rPr>
          <w:rFonts w:ascii="Verdana" w:eastAsia="Times New Roman" w:hAnsi="Verdana" w:cs="Times New Roman"/>
          <w:color w:val="000000"/>
          <w:sz w:val="23"/>
          <w:szCs w:val="23"/>
          <w:lang w:eastAsia="ru-RU"/>
        </w:rPr>
        <w:t>of</w:t>
      </w:r>
      <w:proofErr w:type="spellEnd"/>
      <w:r w:rsidRPr="000C6142">
        <w:rPr>
          <w:rFonts w:ascii="Verdana" w:eastAsia="Times New Roman" w:hAnsi="Verdana" w:cs="Times New Roman"/>
          <w:color w:val="000000"/>
          <w:sz w:val="23"/>
          <w:szCs w:val="23"/>
          <w:lang w:eastAsia="ru-RU"/>
        </w:rPr>
        <w:t xml:space="preserve"> </w:t>
      </w:r>
      <w:proofErr w:type="spellStart"/>
      <w:r w:rsidRPr="000C6142">
        <w:rPr>
          <w:rFonts w:ascii="Verdana" w:eastAsia="Times New Roman" w:hAnsi="Verdana" w:cs="Times New Roman"/>
          <w:color w:val="000000"/>
          <w:sz w:val="23"/>
          <w:szCs w:val="23"/>
          <w:lang w:eastAsia="ru-RU"/>
        </w:rPr>
        <w:t>data</w:t>
      </w:r>
      <w:proofErr w:type="spellEnd"/>
    </w:p>
    <w:p w14:paraId="30366366" w14:textId="0E12F40F" w:rsidR="000C6142" w:rsidRDefault="000C6142"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082999C7" w14:textId="3EFD0EDB" w:rsidR="000C6142" w:rsidRDefault="000C6142"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20B37E20" w14:textId="5574AC23" w:rsidR="000C6142" w:rsidRPr="000C6142" w:rsidRDefault="000C6142" w:rsidP="000C6142">
      <w:pPr>
        <w:pStyle w:val="1"/>
        <w:shd w:val="clear" w:color="auto" w:fill="FFFFFF"/>
        <w:spacing w:before="150" w:after="150"/>
        <w:rPr>
          <w:rFonts w:ascii="Segoe UI" w:hAnsi="Segoe UI" w:cs="Segoe UI"/>
          <w:color w:val="000000"/>
          <w:sz w:val="63"/>
          <w:szCs w:val="63"/>
        </w:rPr>
      </w:pPr>
      <w:r>
        <w:rPr>
          <w:rFonts w:ascii="Segoe UI" w:hAnsi="Segoe UI" w:cs="Segoe UI"/>
          <w:b/>
          <w:bCs/>
          <w:color w:val="000000"/>
          <w:sz w:val="63"/>
          <w:szCs w:val="63"/>
        </w:rPr>
        <w:lastRenderedPageBreak/>
        <w:t>Java </w:t>
      </w:r>
      <w:proofErr w:type="spellStart"/>
      <w:r>
        <w:rPr>
          <w:rStyle w:val="colorh1"/>
          <w:rFonts w:ascii="Segoe UI" w:hAnsi="Segoe UI" w:cs="Segoe UI"/>
          <w:b/>
          <w:bCs/>
          <w:color w:val="000000"/>
          <w:sz w:val="63"/>
          <w:szCs w:val="63"/>
        </w:rPr>
        <w:t>Inheritance</w:t>
      </w:r>
      <w:proofErr w:type="spellEnd"/>
    </w:p>
    <w:p w14:paraId="20FA6300" w14:textId="77777777" w:rsidR="000C6142" w:rsidRDefault="00000000" w:rsidP="000C6142">
      <w:pPr>
        <w:spacing w:before="300" w:after="300"/>
        <w:rPr>
          <w:rFonts w:ascii="Times New Roman" w:hAnsi="Times New Roman"/>
          <w:sz w:val="24"/>
          <w:szCs w:val="24"/>
        </w:rPr>
      </w:pPr>
      <w:r>
        <w:pict w14:anchorId="2A9C3CA6">
          <v:rect id="_x0000_i1034" style="width:0;height:0" o:hralign="center" o:hrstd="t" o:hrnoshade="t" o:hr="t" fillcolor="black" stroked="f"/>
        </w:pict>
      </w:r>
    </w:p>
    <w:p w14:paraId="40B4B484" w14:textId="77777777" w:rsidR="000C6142" w:rsidRPr="000C6142" w:rsidRDefault="000C6142" w:rsidP="000C6142">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0C6142">
        <w:rPr>
          <w:rFonts w:ascii="Segoe UI" w:hAnsi="Segoe UI" w:cs="Segoe UI"/>
          <w:b w:val="0"/>
          <w:bCs w:val="0"/>
          <w:color w:val="000000"/>
          <w:sz w:val="48"/>
          <w:szCs w:val="48"/>
          <w:lang w:val="en-US"/>
        </w:rPr>
        <w:t>Java Inheritance (Subclass and Superclass)</w:t>
      </w:r>
    </w:p>
    <w:p w14:paraId="6F7E0AA9" w14:textId="77777777" w:rsidR="000C6142" w:rsidRDefault="000C6142" w:rsidP="000C6142">
      <w:pPr>
        <w:pStyle w:val="a3"/>
        <w:shd w:val="clear" w:color="auto" w:fill="FFFFFF"/>
        <w:spacing w:before="288" w:beforeAutospacing="0" w:after="288" w:afterAutospacing="0"/>
        <w:rPr>
          <w:rFonts w:ascii="Verdana" w:hAnsi="Verdana"/>
          <w:color w:val="000000"/>
          <w:sz w:val="23"/>
          <w:szCs w:val="23"/>
        </w:rPr>
      </w:pPr>
      <w:r w:rsidRPr="000C6142">
        <w:rPr>
          <w:rFonts w:ascii="Verdana" w:hAnsi="Verdana"/>
          <w:color w:val="000000"/>
          <w:sz w:val="23"/>
          <w:szCs w:val="23"/>
          <w:lang w:val="en-US"/>
        </w:rPr>
        <w:t xml:space="preserve">In Java, it is possible to inherit attributes and methods from one class to another. </w:t>
      </w:r>
      <w:r>
        <w:rPr>
          <w:rFonts w:ascii="Verdana" w:hAnsi="Verdana"/>
          <w:color w:val="000000"/>
          <w:sz w:val="23"/>
          <w:szCs w:val="23"/>
        </w:rPr>
        <w:t xml:space="preserve">We </w:t>
      </w:r>
      <w:proofErr w:type="spellStart"/>
      <w:r>
        <w:rPr>
          <w:rFonts w:ascii="Verdana" w:hAnsi="Verdana"/>
          <w:color w:val="000000"/>
          <w:sz w:val="23"/>
          <w:szCs w:val="23"/>
        </w:rPr>
        <w:t>group</w:t>
      </w:r>
      <w:proofErr w:type="spellEnd"/>
      <w:r>
        <w:rPr>
          <w:rFonts w:ascii="Verdana" w:hAnsi="Verdana"/>
          <w:color w:val="000000"/>
          <w:sz w:val="23"/>
          <w:szCs w:val="23"/>
        </w:rPr>
        <w:t xml:space="preserve"> </w:t>
      </w:r>
      <w:proofErr w:type="spellStart"/>
      <w:r>
        <w:rPr>
          <w:rFonts w:ascii="Verdana" w:hAnsi="Verdana"/>
          <w:color w:val="000000"/>
          <w:sz w:val="23"/>
          <w:szCs w:val="23"/>
        </w:rPr>
        <w:t>the</w:t>
      </w:r>
      <w:proofErr w:type="spellEnd"/>
      <w:r>
        <w:rPr>
          <w:rFonts w:ascii="Verdana" w:hAnsi="Verdana"/>
          <w:color w:val="000000"/>
          <w:sz w:val="23"/>
          <w:szCs w:val="23"/>
        </w:rPr>
        <w:t xml:space="preserve"> "</w:t>
      </w:r>
      <w:proofErr w:type="spellStart"/>
      <w:r>
        <w:rPr>
          <w:rFonts w:ascii="Verdana" w:hAnsi="Verdana"/>
          <w:color w:val="000000"/>
          <w:sz w:val="23"/>
          <w:szCs w:val="23"/>
        </w:rPr>
        <w:t>inheritance</w:t>
      </w:r>
      <w:proofErr w:type="spellEnd"/>
      <w:r>
        <w:rPr>
          <w:rFonts w:ascii="Verdana" w:hAnsi="Verdana"/>
          <w:color w:val="000000"/>
          <w:sz w:val="23"/>
          <w:szCs w:val="23"/>
        </w:rPr>
        <w:t xml:space="preserve"> </w:t>
      </w:r>
      <w:proofErr w:type="spellStart"/>
      <w:r>
        <w:rPr>
          <w:rFonts w:ascii="Verdana" w:hAnsi="Verdana"/>
          <w:color w:val="000000"/>
          <w:sz w:val="23"/>
          <w:szCs w:val="23"/>
        </w:rPr>
        <w:t>concept</w:t>
      </w:r>
      <w:proofErr w:type="spellEnd"/>
      <w:r>
        <w:rPr>
          <w:rFonts w:ascii="Verdana" w:hAnsi="Verdana"/>
          <w:color w:val="000000"/>
          <w:sz w:val="23"/>
          <w:szCs w:val="23"/>
        </w:rPr>
        <w:t xml:space="preserve">" </w:t>
      </w:r>
      <w:proofErr w:type="spellStart"/>
      <w:r>
        <w:rPr>
          <w:rFonts w:ascii="Verdana" w:hAnsi="Verdana"/>
          <w:color w:val="000000"/>
          <w:sz w:val="23"/>
          <w:szCs w:val="23"/>
        </w:rPr>
        <w:t>into</w:t>
      </w:r>
      <w:proofErr w:type="spellEnd"/>
      <w:r>
        <w:rPr>
          <w:rFonts w:ascii="Verdana" w:hAnsi="Verdana"/>
          <w:color w:val="000000"/>
          <w:sz w:val="23"/>
          <w:szCs w:val="23"/>
        </w:rPr>
        <w:t xml:space="preserve"> </w:t>
      </w:r>
      <w:proofErr w:type="spellStart"/>
      <w:r>
        <w:rPr>
          <w:rFonts w:ascii="Verdana" w:hAnsi="Verdana"/>
          <w:color w:val="000000"/>
          <w:sz w:val="23"/>
          <w:szCs w:val="23"/>
        </w:rPr>
        <w:t>two</w:t>
      </w:r>
      <w:proofErr w:type="spellEnd"/>
      <w:r>
        <w:rPr>
          <w:rFonts w:ascii="Verdana" w:hAnsi="Verdana"/>
          <w:color w:val="000000"/>
          <w:sz w:val="23"/>
          <w:szCs w:val="23"/>
        </w:rPr>
        <w:t xml:space="preserve"> </w:t>
      </w:r>
      <w:proofErr w:type="spellStart"/>
      <w:r>
        <w:rPr>
          <w:rFonts w:ascii="Verdana" w:hAnsi="Verdana"/>
          <w:color w:val="000000"/>
          <w:sz w:val="23"/>
          <w:szCs w:val="23"/>
        </w:rPr>
        <w:t>categories</w:t>
      </w:r>
      <w:proofErr w:type="spellEnd"/>
      <w:r>
        <w:rPr>
          <w:rFonts w:ascii="Verdana" w:hAnsi="Verdana"/>
          <w:color w:val="000000"/>
          <w:sz w:val="23"/>
          <w:szCs w:val="23"/>
        </w:rPr>
        <w:t>:</w:t>
      </w:r>
    </w:p>
    <w:p w14:paraId="516BE603" w14:textId="77777777" w:rsidR="000C6142" w:rsidRPr="000C6142" w:rsidRDefault="000C6142" w:rsidP="000C6142">
      <w:pPr>
        <w:numPr>
          <w:ilvl w:val="0"/>
          <w:numId w:val="13"/>
        </w:numPr>
        <w:shd w:val="clear" w:color="auto" w:fill="FFFFFF"/>
        <w:spacing w:before="100" w:beforeAutospacing="1" w:after="100" w:afterAutospacing="1" w:line="240" w:lineRule="auto"/>
        <w:rPr>
          <w:rFonts w:ascii="Verdana" w:hAnsi="Verdana"/>
          <w:color w:val="000000"/>
          <w:sz w:val="23"/>
          <w:szCs w:val="23"/>
          <w:lang w:val="en-US"/>
        </w:rPr>
      </w:pPr>
      <w:r w:rsidRPr="000C6142">
        <w:rPr>
          <w:rStyle w:val="a4"/>
          <w:rFonts w:ascii="Verdana" w:hAnsi="Verdana"/>
          <w:color w:val="000000"/>
          <w:sz w:val="23"/>
          <w:szCs w:val="23"/>
          <w:lang w:val="en-US"/>
        </w:rPr>
        <w:t>subclass</w:t>
      </w:r>
      <w:r w:rsidRPr="000C6142">
        <w:rPr>
          <w:rFonts w:ascii="Verdana" w:hAnsi="Verdana"/>
          <w:color w:val="000000"/>
          <w:sz w:val="23"/>
          <w:szCs w:val="23"/>
          <w:lang w:val="en-US"/>
        </w:rPr>
        <w:t> (child) - the class that inherits from another class</w:t>
      </w:r>
    </w:p>
    <w:p w14:paraId="3363DB3B" w14:textId="77777777" w:rsidR="000C6142" w:rsidRPr="000C6142" w:rsidRDefault="000C6142" w:rsidP="000C6142">
      <w:pPr>
        <w:numPr>
          <w:ilvl w:val="0"/>
          <w:numId w:val="13"/>
        </w:numPr>
        <w:shd w:val="clear" w:color="auto" w:fill="FFFFFF"/>
        <w:spacing w:before="100" w:beforeAutospacing="1" w:after="100" w:afterAutospacing="1" w:line="240" w:lineRule="auto"/>
        <w:rPr>
          <w:rFonts w:ascii="Verdana" w:hAnsi="Verdana"/>
          <w:color w:val="000000"/>
          <w:sz w:val="23"/>
          <w:szCs w:val="23"/>
          <w:lang w:val="en-US"/>
        </w:rPr>
      </w:pPr>
      <w:r w:rsidRPr="000C6142">
        <w:rPr>
          <w:rStyle w:val="a4"/>
          <w:rFonts w:ascii="Verdana" w:hAnsi="Verdana"/>
          <w:color w:val="000000"/>
          <w:sz w:val="23"/>
          <w:szCs w:val="23"/>
          <w:lang w:val="en-US"/>
        </w:rPr>
        <w:t>superclass</w:t>
      </w:r>
      <w:r w:rsidRPr="000C6142">
        <w:rPr>
          <w:rFonts w:ascii="Verdana" w:hAnsi="Verdana"/>
          <w:color w:val="000000"/>
          <w:sz w:val="23"/>
          <w:szCs w:val="23"/>
          <w:lang w:val="en-US"/>
        </w:rPr>
        <w:t> (parent) - the class being inherited from</w:t>
      </w:r>
    </w:p>
    <w:p w14:paraId="18DE2D9E" w14:textId="77777777" w:rsidR="000C6142" w:rsidRPr="000C6142" w:rsidRDefault="000C6142" w:rsidP="000C6142">
      <w:pPr>
        <w:pStyle w:val="a3"/>
        <w:shd w:val="clear" w:color="auto" w:fill="FFFFFF"/>
        <w:spacing w:before="288" w:beforeAutospacing="0" w:after="288" w:afterAutospacing="0"/>
        <w:rPr>
          <w:rFonts w:ascii="Verdana" w:hAnsi="Verdana"/>
          <w:color w:val="000000"/>
          <w:sz w:val="23"/>
          <w:szCs w:val="23"/>
          <w:lang w:val="en-US"/>
        </w:rPr>
      </w:pPr>
      <w:r w:rsidRPr="000C6142">
        <w:rPr>
          <w:rFonts w:ascii="Verdana" w:hAnsi="Verdana"/>
          <w:color w:val="000000"/>
          <w:sz w:val="23"/>
          <w:szCs w:val="23"/>
          <w:lang w:val="en-US"/>
        </w:rPr>
        <w:t>To inherit from a class, use the </w:t>
      </w:r>
      <w:r w:rsidRPr="000C6142">
        <w:rPr>
          <w:rStyle w:val="HTML"/>
          <w:rFonts w:ascii="Consolas" w:hAnsi="Consolas"/>
          <w:color w:val="DC143C"/>
          <w:lang w:val="en-US"/>
        </w:rPr>
        <w:t>extends</w:t>
      </w:r>
      <w:r w:rsidRPr="000C6142">
        <w:rPr>
          <w:rFonts w:ascii="Verdana" w:hAnsi="Verdana"/>
          <w:color w:val="000000"/>
          <w:sz w:val="23"/>
          <w:szCs w:val="23"/>
          <w:lang w:val="en-US"/>
        </w:rPr>
        <w:t> keyword.</w:t>
      </w:r>
    </w:p>
    <w:p w14:paraId="1E88CF4E" w14:textId="3248C153" w:rsidR="000C6142" w:rsidRDefault="000C6142" w:rsidP="000C6142">
      <w:pPr>
        <w:pStyle w:val="a3"/>
        <w:shd w:val="clear" w:color="auto" w:fill="FFFFFF"/>
        <w:spacing w:before="288" w:beforeAutospacing="0" w:after="288" w:afterAutospacing="0"/>
        <w:rPr>
          <w:rFonts w:ascii="Verdana" w:hAnsi="Verdana"/>
          <w:color w:val="000000"/>
          <w:sz w:val="23"/>
          <w:szCs w:val="23"/>
          <w:lang w:val="en-US"/>
        </w:rPr>
      </w:pPr>
      <w:r w:rsidRPr="000C6142">
        <w:rPr>
          <w:rFonts w:ascii="Verdana" w:hAnsi="Verdana"/>
          <w:color w:val="000000"/>
          <w:sz w:val="23"/>
          <w:szCs w:val="23"/>
          <w:lang w:val="en-US"/>
        </w:rPr>
        <w:t>In the example below, the </w:t>
      </w:r>
      <w:r w:rsidRPr="000C6142">
        <w:rPr>
          <w:rStyle w:val="HTML"/>
          <w:rFonts w:ascii="Consolas" w:hAnsi="Consolas"/>
          <w:color w:val="DC143C"/>
          <w:lang w:val="en-US"/>
        </w:rPr>
        <w:t>Car</w:t>
      </w:r>
      <w:r w:rsidRPr="000C6142">
        <w:rPr>
          <w:rFonts w:ascii="Verdana" w:hAnsi="Verdana"/>
          <w:color w:val="000000"/>
          <w:sz w:val="23"/>
          <w:szCs w:val="23"/>
          <w:lang w:val="en-US"/>
        </w:rPr>
        <w:t> class (subclass) inherits the attributes and methods from the </w:t>
      </w:r>
      <w:r w:rsidRPr="000C6142">
        <w:rPr>
          <w:rStyle w:val="HTML"/>
          <w:rFonts w:ascii="Consolas" w:hAnsi="Consolas"/>
          <w:color w:val="DC143C"/>
          <w:lang w:val="en-US"/>
        </w:rPr>
        <w:t>Vehicle</w:t>
      </w:r>
      <w:r w:rsidRPr="000C6142">
        <w:rPr>
          <w:rFonts w:ascii="Verdana" w:hAnsi="Verdana"/>
          <w:color w:val="000000"/>
          <w:sz w:val="23"/>
          <w:szCs w:val="23"/>
          <w:lang w:val="en-US"/>
        </w:rPr>
        <w:t> class (superclass)</w:t>
      </w:r>
    </w:p>
    <w:p w14:paraId="2C2D5EE7" w14:textId="639E7DE9" w:rsidR="000C6142" w:rsidRDefault="000C6142" w:rsidP="000C6142">
      <w:pPr>
        <w:pStyle w:val="a3"/>
        <w:shd w:val="clear" w:color="auto" w:fill="FFFFFF"/>
        <w:spacing w:before="288" w:beforeAutospacing="0" w:after="288" w:afterAutospacing="0"/>
        <w:rPr>
          <w:rFonts w:ascii="Verdana" w:hAnsi="Verdana"/>
          <w:color w:val="000000"/>
          <w:sz w:val="23"/>
          <w:szCs w:val="23"/>
          <w:lang w:val="en-US"/>
        </w:rPr>
      </w:pPr>
    </w:p>
    <w:p w14:paraId="159AF6C2" w14:textId="77777777" w:rsidR="000C6142" w:rsidRPr="000C6142" w:rsidRDefault="000C6142" w:rsidP="000C6142">
      <w:pPr>
        <w:pStyle w:val="a3"/>
        <w:spacing w:before="240" w:beforeAutospacing="0" w:after="240" w:afterAutospacing="0"/>
        <w:rPr>
          <w:rFonts w:ascii="Verdana" w:hAnsi="Verdana"/>
          <w:color w:val="000000"/>
          <w:sz w:val="23"/>
          <w:szCs w:val="23"/>
          <w:highlight w:val="yellow"/>
          <w:lang w:val="en-US"/>
        </w:rPr>
      </w:pPr>
      <w:r w:rsidRPr="000C6142">
        <w:rPr>
          <w:rFonts w:ascii="Verdana" w:hAnsi="Verdana"/>
          <w:color w:val="000000"/>
          <w:sz w:val="23"/>
          <w:szCs w:val="23"/>
          <w:highlight w:val="yellow"/>
          <w:lang w:val="en-US"/>
        </w:rPr>
        <w:t>Did you notice the </w:t>
      </w:r>
      <w:r w:rsidRPr="000C6142">
        <w:rPr>
          <w:rStyle w:val="HTML"/>
          <w:rFonts w:ascii="Consolas" w:hAnsi="Consolas"/>
          <w:color w:val="DC143C"/>
          <w:highlight w:val="yellow"/>
          <w:lang w:val="en-US"/>
        </w:rPr>
        <w:t>protected</w:t>
      </w:r>
      <w:r w:rsidRPr="000C6142">
        <w:rPr>
          <w:rFonts w:ascii="Verdana" w:hAnsi="Verdana"/>
          <w:color w:val="000000"/>
          <w:sz w:val="23"/>
          <w:szCs w:val="23"/>
          <w:highlight w:val="yellow"/>
          <w:lang w:val="en-US"/>
        </w:rPr>
        <w:t> modifier in Vehicle?</w:t>
      </w:r>
    </w:p>
    <w:p w14:paraId="74F91F74" w14:textId="7DD6E9F1" w:rsidR="000C6142" w:rsidRPr="000C6142" w:rsidRDefault="000C6142" w:rsidP="000C6142">
      <w:pPr>
        <w:pStyle w:val="a3"/>
        <w:spacing w:before="240" w:beforeAutospacing="0" w:after="240" w:afterAutospacing="0"/>
        <w:rPr>
          <w:rFonts w:ascii="Verdana" w:hAnsi="Verdana"/>
          <w:color w:val="000000"/>
          <w:sz w:val="23"/>
          <w:szCs w:val="23"/>
          <w:highlight w:val="yellow"/>
          <w:lang w:val="en-US"/>
        </w:rPr>
      </w:pPr>
      <w:r w:rsidRPr="000C6142">
        <w:rPr>
          <w:rFonts w:ascii="Verdana" w:hAnsi="Verdana"/>
          <w:color w:val="000000"/>
          <w:sz w:val="23"/>
          <w:szCs w:val="23"/>
          <w:highlight w:val="yellow"/>
          <w:lang w:val="en-US"/>
        </w:rPr>
        <w:t>We set the </w:t>
      </w:r>
      <w:r w:rsidRPr="000C6142">
        <w:rPr>
          <w:rStyle w:val="a4"/>
          <w:rFonts w:ascii="Verdana" w:hAnsi="Verdana"/>
          <w:color w:val="000000"/>
          <w:sz w:val="23"/>
          <w:szCs w:val="23"/>
          <w:highlight w:val="yellow"/>
          <w:lang w:val="en-US"/>
        </w:rPr>
        <w:t>brand</w:t>
      </w:r>
      <w:r w:rsidRPr="000C6142">
        <w:rPr>
          <w:rFonts w:ascii="Verdana" w:hAnsi="Verdana"/>
          <w:color w:val="000000"/>
          <w:sz w:val="23"/>
          <w:szCs w:val="23"/>
          <w:highlight w:val="yellow"/>
          <w:lang w:val="en-US"/>
        </w:rPr>
        <w:t> attribute in </w:t>
      </w:r>
      <w:r w:rsidRPr="000C6142">
        <w:rPr>
          <w:rStyle w:val="a4"/>
          <w:rFonts w:ascii="Verdana" w:hAnsi="Verdana"/>
          <w:color w:val="000000"/>
          <w:sz w:val="23"/>
          <w:szCs w:val="23"/>
          <w:highlight w:val="yellow"/>
          <w:lang w:val="en-US"/>
        </w:rPr>
        <w:t>Vehicle</w:t>
      </w:r>
      <w:r w:rsidRPr="000C6142">
        <w:rPr>
          <w:rFonts w:ascii="Verdana" w:hAnsi="Verdana"/>
          <w:color w:val="000000"/>
          <w:sz w:val="23"/>
          <w:szCs w:val="23"/>
          <w:highlight w:val="yellow"/>
          <w:lang w:val="en-US"/>
        </w:rPr>
        <w:t> to a </w:t>
      </w:r>
      <w:r w:rsidRPr="000C6142">
        <w:rPr>
          <w:rStyle w:val="HTML"/>
          <w:rFonts w:ascii="Consolas" w:hAnsi="Consolas"/>
          <w:color w:val="DC143C"/>
          <w:highlight w:val="yellow"/>
          <w:lang w:val="en-US"/>
        </w:rPr>
        <w:t>protected</w:t>
      </w:r>
      <w:r w:rsidRPr="000C6142">
        <w:rPr>
          <w:rFonts w:ascii="Verdana" w:hAnsi="Verdana"/>
          <w:color w:val="000000"/>
          <w:sz w:val="23"/>
          <w:szCs w:val="23"/>
          <w:highlight w:val="lightGray"/>
          <w:lang w:val="en-US"/>
        </w:rPr>
        <w:t> </w:t>
      </w:r>
      <w:r w:rsidRPr="000C6142">
        <w:rPr>
          <w:rFonts w:ascii="Verdana" w:eastAsiaTheme="majorEastAsia" w:hAnsi="Verdana"/>
          <w:color w:val="000000"/>
          <w:sz w:val="23"/>
          <w:szCs w:val="23"/>
          <w:highlight w:val="lightGray"/>
          <w:lang w:val="en-US"/>
        </w:rPr>
        <w:t>access modifier</w:t>
      </w:r>
      <w:r w:rsidRPr="000C6142">
        <w:rPr>
          <w:rFonts w:ascii="Verdana" w:hAnsi="Verdana"/>
          <w:color w:val="000000"/>
          <w:sz w:val="23"/>
          <w:szCs w:val="23"/>
          <w:highlight w:val="yellow"/>
          <w:lang w:val="en-US"/>
        </w:rPr>
        <w:t>. If it was set to </w:t>
      </w:r>
      <w:r w:rsidRPr="000C6142">
        <w:rPr>
          <w:rStyle w:val="HTML"/>
          <w:rFonts w:ascii="Consolas" w:hAnsi="Consolas"/>
          <w:color w:val="DC143C"/>
          <w:highlight w:val="yellow"/>
          <w:lang w:val="en-US"/>
        </w:rPr>
        <w:t>private</w:t>
      </w:r>
      <w:r w:rsidRPr="000C6142">
        <w:rPr>
          <w:rFonts w:ascii="Verdana" w:hAnsi="Verdana"/>
          <w:color w:val="000000"/>
          <w:sz w:val="23"/>
          <w:szCs w:val="23"/>
          <w:highlight w:val="yellow"/>
          <w:lang w:val="en-US"/>
        </w:rPr>
        <w:t>, the Car class would not be able to access it.</w:t>
      </w:r>
    </w:p>
    <w:p w14:paraId="1438A113" w14:textId="77777777" w:rsidR="000C6142" w:rsidRPr="000C6142" w:rsidRDefault="000C6142" w:rsidP="000C6142">
      <w:pPr>
        <w:pStyle w:val="4"/>
        <w:spacing w:before="150" w:after="150"/>
        <w:rPr>
          <w:rFonts w:ascii="Segoe UI" w:hAnsi="Segoe UI" w:cs="Segoe UI"/>
          <w:color w:val="000000"/>
          <w:sz w:val="30"/>
          <w:szCs w:val="30"/>
          <w:highlight w:val="yellow"/>
          <w:lang w:val="en-US"/>
        </w:rPr>
      </w:pPr>
      <w:r w:rsidRPr="000C6142">
        <w:rPr>
          <w:rFonts w:ascii="Segoe UI" w:hAnsi="Segoe UI" w:cs="Segoe UI"/>
          <w:b/>
          <w:bCs/>
          <w:color w:val="000000"/>
          <w:sz w:val="30"/>
          <w:szCs w:val="30"/>
          <w:highlight w:val="yellow"/>
          <w:lang w:val="en-US"/>
        </w:rPr>
        <w:t xml:space="preserve">Why And When </w:t>
      </w:r>
      <w:proofErr w:type="gramStart"/>
      <w:r w:rsidRPr="000C6142">
        <w:rPr>
          <w:rFonts w:ascii="Segoe UI" w:hAnsi="Segoe UI" w:cs="Segoe UI"/>
          <w:b/>
          <w:bCs/>
          <w:color w:val="000000"/>
          <w:sz w:val="30"/>
          <w:szCs w:val="30"/>
          <w:highlight w:val="yellow"/>
          <w:lang w:val="en-US"/>
        </w:rPr>
        <w:t>To</w:t>
      </w:r>
      <w:proofErr w:type="gramEnd"/>
      <w:r w:rsidRPr="000C6142">
        <w:rPr>
          <w:rFonts w:ascii="Segoe UI" w:hAnsi="Segoe UI" w:cs="Segoe UI"/>
          <w:b/>
          <w:bCs/>
          <w:color w:val="000000"/>
          <w:sz w:val="30"/>
          <w:szCs w:val="30"/>
          <w:highlight w:val="yellow"/>
          <w:lang w:val="en-US"/>
        </w:rPr>
        <w:t xml:space="preserve"> Use "Inheritance"?</w:t>
      </w:r>
    </w:p>
    <w:p w14:paraId="5251441C" w14:textId="5E878121" w:rsidR="000C6142" w:rsidRPr="000C6142" w:rsidRDefault="000C6142" w:rsidP="000C6142">
      <w:pPr>
        <w:pStyle w:val="a3"/>
        <w:spacing w:before="240" w:beforeAutospacing="0" w:after="240" w:afterAutospacing="0"/>
        <w:rPr>
          <w:rFonts w:ascii="Verdana" w:hAnsi="Verdana"/>
          <w:color w:val="000000"/>
          <w:sz w:val="23"/>
          <w:szCs w:val="23"/>
          <w:highlight w:val="yellow"/>
          <w:lang w:val="en-US"/>
        </w:rPr>
      </w:pPr>
      <w:r w:rsidRPr="000C6142">
        <w:rPr>
          <w:rFonts w:ascii="Verdana" w:hAnsi="Verdana"/>
          <w:color w:val="000000"/>
          <w:sz w:val="23"/>
          <w:szCs w:val="23"/>
          <w:highlight w:val="yellow"/>
          <w:lang w:val="en-US"/>
        </w:rPr>
        <w:t>- It is useful for code reusability: reuse attributes and methods of an existing class when you create a new class.</w:t>
      </w:r>
    </w:p>
    <w:p w14:paraId="0D2FBDCE" w14:textId="38214571" w:rsidR="000C6142" w:rsidRDefault="000C6142"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6F71D325" w14:textId="7CBE1D23" w:rsidR="006911E5" w:rsidRDefault="006911E5"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2470BABB" w14:textId="13B86AE2" w:rsidR="006911E5" w:rsidRDefault="006911E5"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24E91680" w14:textId="1D110165" w:rsidR="006911E5" w:rsidRDefault="006911E5"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306F51D0" w14:textId="39A27566" w:rsidR="006911E5" w:rsidRDefault="006911E5"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287EA5EB" w14:textId="1DAFF660" w:rsidR="006911E5" w:rsidRDefault="006911E5"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028B77BA" w14:textId="3B7CCC8C" w:rsidR="006911E5" w:rsidRDefault="006911E5"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3DBFF69F" w14:textId="0865017D" w:rsidR="006911E5" w:rsidRDefault="006911E5"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598A7753" w14:textId="24ABD3E1" w:rsidR="006911E5" w:rsidRPr="006911E5" w:rsidRDefault="006911E5" w:rsidP="006911E5">
      <w:pPr>
        <w:pStyle w:val="1"/>
        <w:shd w:val="clear" w:color="auto" w:fill="FFFFFF"/>
        <w:spacing w:before="150" w:after="150"/>
        <w:rPr>
          <w:rFonts w:ascii="Segoe UI" w:hAnsi="Segoe UI" w:cs="Segoe UI"/>
          <w:color w:val="000000"/>
          <w:sz w:val="63"/>
          <w:szCs w:val="63"/>
        </w:rPr>
      </w:pPr>
      <w:r>
        <w:rPr>
          <w:rFonts w:ascii="Segoe UI" w:hAnsi="Segoe UI" w:cs="Segoe UI"/>
          <w:b/>
          <w:bCs/>
          <w:color w:val="000000"/>
          <w:sz w:val="63"/>
          <w:szCs w:val="63"/>
        </w:rPr>
        <w:lastRenderedPageBreak/>
        <w:t>Java </w:t>
      </w:r>
      <w:proofErr w:type="spellStart"/>
      <w:r>
        <w:rPr>
          <w:rStyle w:val="colorh1"/>
          <w:rFonts w:ascii="Segoe UI" w:hAnsi="Segoe UI" w:cs="Segoe UI"/>
          <w:b/>
          <w:bCs/>
          <w:color w:val="000000"/>
          <w:sz w:val="63"/>
          <w:szCs w:val="63"/>
        </w:rPr>
        <w:t>Polymorphism</w:t>
      </w:r>
      <w:proofErr w:type="spellEnd"/>
    </w:p>
    <w:p w14:paraId="301092C8" w14:textId="77777777" w:rsidR="006911E5" w:rsidRDefault="00000000" w:rsidP="006911E5">
      <w:pPr>
        <w:spacing w:before="300" w:after="300"/>
        <w:rPr>
          <w:rFonts w:ascii="Times New Roman" w:hAnsi="Times New Roman"/>
          <w:sz w:val="24"/>
          <w:szCs w:val="24"/>
        </w:rPr>
      </w:pPr>
      <w:r>
        <w:pict w14:anchorId="5D3C9A76">
          <v:rect id="_x0000_i1035" style="width:0;height:0" o:hralign="center" o:hrstd="t" o:hrnoshade="t" o:hr="t" fillcolor="black" stroked="f"/>
        </w:pict>
      </w:r>
    </w:p>
    <w:p w14:paraId="06DBBE27" w14:textId="77777777" w:rsidR="006911E5" w:rsidRPr="006911E5" w:rsidRDefault="006911E5" w:rsidP="006911E5">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6911E5">
        <w:rPr>
          <w:rFonts w:ascii="Segoe UI" w:hAnsi="Segoe UI" w:cs="Segoe UI"/>
          <w:b w:val="0"/>
          <w:bCs w:val="0"/>
          <w:color w:val="000000"/>
          <w:sz w:val="48"/>
          <w:szCs w:val="48"/>
          <w:lang w:val="en-US"/>
        </w:rPr>
        <w:t>Java Polymorphism</w:t>
      </w:r>
    </w:p>
    <w:p w14:paraId="371A9A30" w14:textId="77777777" w:rsidR="006911E5" w:rsidRPr="006911E5" w:rsidRDefault="006911E5" w:rsidP="006911E5">
      <w:pPr>
        <w:pStyle w:val="a3"/>
        <w:shd w:val="clear" w:color="auto" w:fill="FFFFFF"/>
        <w:spacing w:before="288" w:beforeAutospacing="0" w:after="288" w:afterAutospacing="0"/>
        <w:rPr>
          <w:rFonts w:ascii="Verdana" w:hAnsi="Verdana"/>
          <w:color w:val="000000"/>
          <w:sz w:val="23"/>
          <w:szCs w:val="23"/>
          <w:lang w:val="en-US"/>
        </w:rPr>
      </w:pPr>
      <w:r w:rsidRPr="006911E5">
        <w:rPr>
          <w:rFonts w:ascii="Verdana" w:hAnsi="Verdana"/>
          <w:color w:val="000000"/>
          <w:sz w:val="23"/>
          <w:szCs w:val="23"/>
          <w:lang w:val="en-US"/>
        </w:rPr>
        <w:t>Polymorphism means "many forms", and it occurs when we have many classes that are related to each other by inheritance.</w:t>
      </w:r>
    </w:p>
    <w:p w14:paraId="1299E9E0" w14:textId="77777777" w:rsidR="006911E5" w:rsidRPr="006911E5" w:rsidRDefault="006911E5" w:rsidP="006911E5">
      <w:pPr>
        <w:pStyle w:val="a3"/>
        <w:shd w:val="clear" w:color="auto" w:fill="FFFFFF"/>
        <w:spacing w:before="288" w:beforeAutospacing="0" w:after="288" w:afterAutospacing="0"/>
        <w:rPr>
          <w:rFonts w:ascii="Verdana" w:hAnsi="Verdana"/>
          <w:color w:val="000000"/>
          <w:sz w:val="23"/>
          <w:szCs w:val="23"/>
          <w:lang w:val="en-US"/>
        </w:rPr>
      </w:pPr>
      <w:r w:rsidRPr="006911E5">
        <w:rPr>
          <w:rFonts w:ascii="Verdana" w:hAnsi="Verdana"/>
          <w:color w:val="000000"/>
          <w:sz w:val="23"/>
          <w:szCs w:val="23"/>
          <w:lang w:val="en-US"/>
        </w:rPr>
        <w:t>Like we specified in the previous chapter; </w:t>
      </w:r>
      <w:hyperlink r:id="rId30" w:history="1">
        <w:r w:rsidRPr="006911E5">
          <w:rPr>
            <w:rStyle w:val="a4"/>
            <w:rFonts w:ascii="Verdana" w:hAnsi="Verdana"/>
            <w:color w:val="0000FF"/>
            <w:sz w:val="23"/>
            <w:szCs w:val="23"/>
            <w:u w:val="single"/>
            <w:lang w:val="en-US"/>
          </w:rPr>
          <w:t>Inheritance</w:t>
        </w:r>
      </w:hyperlink>
      <w:r w:rsidRPr="006911E5">
        <w:rPr>
          <w:rFonts w:ascii="Verdana" w:hAnsi="Verdana"/>
          <w:color w:val="000000"/>
          <w:sz w:val="23"/>
          <w:szCs w:val="23"/>
          <w:lang w:val="en-US"/>
        </w:rPr>
        <w:t> lets us inherit attributes and methods from another class. </w:t>
      </w:r>
      <w:r w:rsidRPr="006911E5">
        <w:rPr>
          <w:rStyle w:val="a4"/>
          <w:rFonts w:ascii="Verdana" w:hAnsi="Verdana"/>
          <w:color w:val="000000"/>
          <w:sz w:val="23"/>
          <w:szCs w:val="23"/>
          <w:lang w:val="en-US"/>
        </w:rPr>
        <w:t>Polymorphism</w:t>
      </w:r>
      <w:r w:rsidRPr="006911E5">
        <w:rPr>
          <w:rFonts w:ascii="Verdana" w:hAnsi="Verdana"/>
          <w:color w:val="000000"/>
          <w:sz w:val="23"/>
          <w:szCs w:val="23"/>
          <w:lang w:val="en-US"/>
        </w:rPr>
        <w:t> uses those methods to perform different tasks. This allows us to perform a single action in different ways.</w:t>
      </w:r>
    </w:p>
    <w:p w14:paraId="35ADDFF6" w14:textId="77777777" w:rsidR="006911E5" w:rsidRPr="006911E5" w:rsidRDefault="006911E5" w:rsidP="006911E5">
      <w:pPr>
        <w:pStyle w:val="a3"/>
        <w:shd w:val="clear" w:color="auto" w:fill="FFFFFF"/>
        <w:spacing w:before="288" w:beforeAutospacing="0" w:after="288" w:afterAutospacing="0"/>
        <w:rPr>
          <w:rFonts w:ascii="Verdana" w:hAnsi="Verdana"/>
          <w:color w:val="000000"/>
          <w:sz w:val="23"/>
          <w:szCs w:val="23"/>
          <w:lang w:val="en-US"/>
        </w:rPr>
      </w:pPr>
      <w:r w:rsidRPr="006911E5">
        <w:rPr>
          <w:rFonts w:ascii="Verdana" w:hAnsi="Verdana"/>
          <w:color w:val="000000"/>
          <w:sz w:val="23"/>
          <w:szCs w:val="23"/>
          <w:lang w:val="en-US"/>
        </w:rPr>
        <w:t>For example, think of a superclass called </w:t>
      </w:r>
      <w:r w:rsidRPr="006911E5">
        <w:rPr>
          <w:rStyle w:val="HTML"/>
          <w:rFonts w:ascii="Consolas" w:hAnsi="Consolas"/>
          <w:color w:val="DC143C"/>
          <w:lang w:val="en-US"/>
        </w:rPr>
        <w:t>Animal</w:t>
      </w:r>
      <w:r w:rsidRPr="006911E5">
        <w:rPr>
          <w:rFonts w:ascii="Verdana" w:hAnsi="Verdana"/>
          <w:color w:val="000000"/>
          <w:sz w:val="23"/>
          <w:szCs w:val="23"/>
          <w:lang w:val="en-US"/>
        </w:rPr>
        <w:t> that has a method called </w:t>
      </w:r>
      <w:proofErr w:type="spellStart"/>
      <w:proofErr w:type="gramStart"/>
      <w:r w:rsidRPr="006911E5">
        <w:rPr>
          <w:rStyle w:val="HTML"/>
          <w:rFonts w:ascii="Consolas" w:hAnsi="Consolas"/>
          <w:color w:val="DC143C"/>
          <w:lang w:val="en-US"/>
        </w:rPr>
        <w:t>animalSound</w:t>
      </w:r>
      <w:proofErr w:type="spellEnd"/>
      <w:r w:rsidRPr="006911E5">
        <w:rPr>
          <w:rStyle w:val="HTML"/>
          <w:rFonts w:ascii="Consolas" w:hAnsi="Consolas"/>
          <w:color w:val="DC143C"/>
          <w:lang w:val="en-US"/>
        </w:rPr>
        <w:t>(</w:t>
      </w:r>
      <w:proofErr w:type="gramEnd"/>
      <w:r w:rsidRPr="006911E5">
        <w:rPr>
          <w:rStyle w:val="HTML"/>
          <w:rFonts w:ascii="Consolas" w:hAnsi="Consolas"/>
          <w:color w:val="DC143C"/>
          <w:lang w:val="en-US"/>
        </w:rPr>
        <w:t>)</w:t>
      </w:r>
      <w:r w:rsidRPr="006911E5">
        <w:rPr>
          <w:rFonts w:ascii="Verdana" w:hAnsi="Verdana"/>
          <w:color w:val="000000"/>
          <w:sz w:val="23"/>
          <w:szCs w:val="23"/>
          <w:lang w:val="en-US"/>
        </w:rPr>
        <w:t>. Subclasses of Animals could be Pigs, Cats, Dogs, Birds - And they also have their own implementation of an animal sound (the pig oinks, and the cat meows, etc.):</w:t>
      </w:r>
    </w:p>
    <w:p w14:paraId="5D2AF76A" w14:textId="77777777" w:rsidR="006911E5" w:rsidRPr="006911E5" w:rsidRDefault="006911E5" w:rsidP="006911E5">
      <w:pPr>
        <w:pStyle w:val="a3"/>
        <w:shd w:val="clear" w:color="auto" w:fill="FFFFCC"/>
        <w:spacing w:before="240" w:beforeAutospacing="0" w:after="240" w:afterAutospacing="0"/>
        <w:rPr>
          <w:rFonts w:ascii="Verdana" w:hAnsi="Verdana"/>
          <w:color w:val="000000"/>
          <w:sz w:val="23"/>
          <w:szCs w:val="23"/>
          <w:lang w:val="en-US"/>
        </w:rPr>
      </w:pPr>
      <w:r w:rsidRPr="006911E5">
        <w:rPr>
          <w:rFonts w:ascii="Verdana" w:hAnsi="Verdana"/>
          <w:color w:val="000000"/>
          <w:sz w:val="23"/>
          <w:szCs w:val="23"/>
          <w:lang w:val="en-US"/>
        </w:rPr>
        <w:t>Remember from the </w:t>
      </w:r>
      <w:hyperlink r:id="rId31" w:history="1">
        <w:r w:rsidRPr="006911E5">
          <w:rPr>
            <w:rStyle w:val="a5"/>
            <w:rFonts w:ascii="Verdana" w:hAnsi="Verdana"/>
            <w:sz w:val="23"/>
            <w:szCs w:val="23"/>
            <w:lang w:val="en-US"/>
          </w:rPr>
          <w:t>Inheritance chapter</w:t>
        </w:r>
      </w:hyperlink>
      <w:r w:rsidRPr="006911E5">
        <w:rPr>
          <w:rFonts w:ascii="Verdana" w:hAnsi="Verdana"/>
          <w:color w:val="000000"/>
          <w:sz w:val="23"/>
          <w:szCs w:val="23"/>
          <w:lang w:val="en-US"/>
        </w:rPr>
        <w:t> that we use the </w:t>
      </w:r>
      <w:r w:rsidRPr="006911E5">
        <w:rPr>
          <w:rStyle w:val="HTML"/>
          <w:rFonts w:ascii="Consolas" w:hAnsi="Consolas"/>
          <w:color w:val="DC143C"/>
          <w:lang w:val="en-US"/>
        </w:rPr>
        <w:t>extends</w:t>
      </w:r>
      <w:r w:rsidRPr="006911E5">
        <w:rPr>
          <w:rFonts w:ascii="Verdana" w:hAnsi="Verdana"/>
          <w:color w:val="000000"/>
          <w:sz w:val="23"/>
          <w:szCs w:val="23"/>
          <w:lang w:val="en-US"/>
        </w:rPr>
        <w:t> keyword to inherit from a class.</w:t>
      </w:r>
    </w:p>
    <w:p w14:paraId="54628A4E" w14:textId="77777777" w:rsidR="006911E5" w:rsidRPr="006911E5" w:rsidRDefault="006911E5" w:rsidP="006911E5">
      <w:pPr>
        <w:pStyle w:val="a3"/>
        <w:shd w:val="clear" w:color="auto" w:fill="FFFFFF"/>
        <w:spacing w:before="288" w:beforeAutospacing="0" w:after="288" w:afterAutospacing="0"/>
        <w:rPr>
          <w:rFonts w:ascii="Verdana" w:hAnsi="Verdana"/>
          <w:color w:val="000000"/>
          <w:sz w:val="23"/>
          <w:szCs w:val="23"/>
          <w:lang w:val="en-US"/>
        </w:rPr>
      </w:pPr>
      <w:r w:rsidRPr="006911E5">
        <w:rPr>
          <w:rFonts w:ascii="Verdana" w:hAnsi="Verdana"/>
          <w:color w:val="000000"/>
          <w:sz w:val="23"/>
          <w:szCs w:val="23"/>
          <w:lang w:val="en-US"/>
        </w:rPr>
        <w:t>Now we can create </w:t>
      </w:r>
      <w:r w:rsidRPr="006911E5">
        <w:rPr>
          <w:rStyle w:val="HTML"/>
          <w:rFonts w:ascii="Consolas" w:hAnsi="Consolas"/>
          <w:color w:val="DC143C"/>
          <w:lang w:val="en-US"/>
        </w:rPr>
        <w:t>Pig</w:t>
      </w:r>
      <w:r w:rsidRPr="006911E5">
        <w:rPr>
          <w:rFonts w:ascii="Verdana" w:hAnsi="Verdana"/>
          <w:color w:val="000000"/>
          <w:sz w:val="23"/>
          <w:szCs w:val="23"/>
          <w:lang w:val="en-US"/>
        </w:rPr>
        <w:t> and </w:t>
      </w:r>
      <w:r w:rsidRPr="006911E5">
        <w:rPr>
          <w:rStyle w:val="HTML"/>
          <w:rFonts w:ascii="Consolas" w:hAnsi="Consolas"/>
          <w:color w:val="DC143C"/>
          <w:lang w:val="en-US"/>
        </w:rPr>
        <w:t>Dog</w:t>
      </w:r>
      <w:r w:rsidRPr="006911E5">
        <w:rPr>
          <w:rFonts w:ascii="Verdana" w:hAnsi="Verdana"/>
          <w:color w:val="000000"/>
          <w:sz w:val="23"/>
          <w:szCs w:val="23"/>
          <w:lang w:val="en-US"/>
        </w:rPr>
        <w:t> objects and call the </w:t>
      </w:r>
      <w:proofErr w:type="spellStart"/>
      <w:proofErr w:type="gramStart"/>
      <w:r w:rsidRPr="006911E5">
        <w:rPr>
          <w:rStyle w:val="HTML"/>
          <w:rFonts w:ascii="Consolas" w:hAnsi="Consolas"/>
          <w:color w:val="DC143C"/>
          <w:lang w:val="en-US"/>
        </w:rPr>
        <w:t>animalSound</w:t>
      </w:r>
      <w:proofErr w:type="spellEnd"/>
      <w:r w:rsidRPr="006911E5">
        <w:rPr>
          <w:rStyle w:val="HTML"/>
          <w:rFonts w:ascii="Consolas" w:hAnsi="Consolas"/>
          <w:color w:val="DC143C"/>
          <w:lang w:val="en-US"/>
        </w:rPr>
        <w:t>(</w:t>
      </w:r>
      <w:proofErr w:type="gramEnd"/>
      <w:r w:rsidRPr="006911E5">
        <w:rPr>
          <w:rStyle w:val="HTML"/>
          <w:rFonts w:ascii="Consolas" w:hAnsi="Consolas"/>
          <w:color w:val="DC143C"/>
          <w:lang w:val="en-US"/>
        </w:rPr>
        <w:t>)</w:t>
      </w:r>
      <w:r w:rsidRPr="006911E5">
        <w:rPr>
          <w:rFonts w:ascii="Verdana" w:hAnsi="Verdana"/>
          <w:color w:val="000000"/>
          <w:sz w:val="23"/>
          <w:szCs w:val="23"/>
          <w:lang w:val="en-US"/>
        </w:rPr>
        <w:t> method on both of them:</w:t>
      </w:r>
    </w:p>
    <w:p w14:paraId="28F5ABC7" w14:textId="77777777" w:rsidR="006911E5" w:rsidRPr="006911E5" w:rsidRDefault="006911E5" w:rsidP="006911E5">
      <w:pPr>
        <w:pStyle w:val="4"/>
        <w:shd w:val="clear" w:color="auto" w:fill="FFFFCC"/>
        <w:spacing w:before="150" w:after="150"/>
        <w:rPr>
          <w:rFonts w:ascii="Segoe UI" w:hAnsi="Segoe UI" w:cs="Segoe UI"/>
          <w:color w:val="000000"/>
          <w:sz w:val="30"/>
          <w:szCs w:val="30"/>
          <w:lang w:val="en-US"/>
        </w:rPr>
      </w:pPr>
      <w:r w:rsidRPr="006911E5">
        <w:rPr>
          <w:rFonts w:ascii="Segoe UI" w:hAnsi="Segoe UI" w:cs="Segoe UI"/>
          <w:b/>
          <w:bCs/>
          <w:color w:val="000000"/>
          <w:sz w:val="30"/>
          <w:szCs w:val="30"/>
          <w:lang w:val="en-US"/>
        </w:rPr>
        <w:t xml:space="preserve">Why And When </w:t>
      </w:r>
      <w:proofErr w:type="gramStart"/>
      <w:r w:rsidRPr="006911E5">
        <w:rPr>
          <w:rFonts w:ascii="Segoe UI" w:hAnsi="Segoe UI" w:cs="Segoe UI"/>
          <w:b/>
          <w:bCs/>
          <w:color w:val="000000"/>
          <w:sz w:val="30"/>
          <w:szCs w:val="30"/>
          <w:lang w:val="en-US"/>
        </w:rPr>
        <w:t>To</w:t>
      </w:r>
      <w:proofErr w:type="gramEnd"/>
      <w:r w:rsidRPr="006911E5">
        <w:rPr>
          <w:rFonts w:ascii="Segoe UI" w:hAnsi="Segoe UI" w:cs="Segoe UI"/>
          <w:b/>
          <w:bCs/>
          <w:color w:val="000000"/>
          <w:sz w:val="30"/>
          <w:szCs w:val="30"/>
          <w:lang w:val="en-US"/>
        </w:rPr>
        <w:t xml:space="preserve"> Use "Inheritance" and "Polymorphism"?</w:t>
      </w:r>
    </w:p>
    <w:p w14:paraId="73CBA930" w14:textId="77777777" w:rsidR="006911E5" w:rsidRPr="006911E5" w:rsidRDefault="006911E5" w:rsidP="006911E5">
      <w:pPr>
        <w:pStyle w:val="a3"/>
        <w:shd w:val="clear" w:color="auto" w:fill="FFFFCC"/>
        <w:spacing w:before="240" w:beforeAutospacing="0" w:after="240" w:afterAutospacing="0"/>
        <w:rPr>
          <w:rFonts w:ascii="Verdana" w:hAnsi="Verdana"/>
          <w:color w:val="000000"/>
          <w:sz w:val="23"/>
          <w:szCs w:val="23"/>
          <w:lang w:val="en-US"/>
        </w:rPr>
      </w:pPr>
      <w:r w:rsidRPr="006911E5">
        <w:rPr>
          <w:rFonts w:ascii="Verdana" w:hAnsi="Verdana"/>
          <w:color w:val="000000"/>
          <w:sz w:val="23"/>
          <w:szCs w:val="23"/>
          <w:lang w:val="en-US"/>
        </w:rPr>
        <w:t>- It is useful for code reusability: reuse attributes and methods of an existing class when you create a new class.</w:t>
      </w:r>
    </w:p>
    <w:p w14:paraId="25F6D614" w14:textId="428419EA" w:rsidR="006911E5" w:rsidRDefault="006911E5"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60E30923" w14:textId="00E26979" w:rsidR="00BA6BFB" w:rsidRDefault="00BA6BFB"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08F4EDB3" w14:textId="374F9BFC" w:rsidR="00BA6BFB" w:rsidRDefault="00BA6BFB"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041FDB1E" w14:textId="5525D17C" w:rsidR="00BA6BFB" w:rsidRDefault="00BA6BFB"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26E255BE" w14:textId="54002FBE" w:rsidR="00BA6BFB" w:rsidRDefault="00BA6BFB"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26345E12" w14:textId="4209AE68" w:rsidR="00BA6BFB" w:rsidRDefault="00BA6BFB"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0874ABC5" w14:textId="7EEE4BD3" w:rsidR="00BA6BFB" w:rsidRDefault="00BA6BFB"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16DFE4C0" w14:textId="26576069" w:rsidR="00BA6BFB" w:rsidRDefault="00BA6BFB"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01B86F45" w14:textId="62F0F58D" w:rsidR="00BA6BFB" w:rsidRPr="00596CCC" w:rsidRDefault="00BA6BFB" w:rsidP="00065EEF">
      <w:pPr>
        <w:pStyle w:val="1"/>
        <w:shd w:val="clear" w:color="auto" w:fill="FFFFFF"/>
        <w:spacing w:before="150" w:after="150"/>
        <w:rPr>
          <w:rFonts w:ascii="Segoe UI" w:hAnsi="Segoe UI" w:cs="Segoe UI"/>
          <w:color w:val="000000"/>
          <w:sz w:val="63"/>
          <w:szCs w:val="63"/>
          <w:lang w:val="en-US"/>
        </w:rPr>
      </w:pPr>
      <w:r w:rsidRPr="00596CCC">
        <w:rPr>
          <w:rFonts w:ascii="Segoe UI" w:hAnsi="Segoe UI" w:cs="Segoe UI"/>
          <w:b/>
          <w:bCs/>
          <w:color w:val="000000"/>
          <w:sz w:val="63"/>
          <w:szCs w:val="63"/>
          <w:lang w:val="en-US"/>
        </w:rPr>
        <w:lastRenderedPageBreak/>
        <w:t>Java </w:t>
      </w:r>
      <w:r w:rsidRPr="00596CCC">
        <w:rPr>
          <w:rStyle w:val="colorh1"/>
          <w:rFonts w:ascii="Segoe UI" w:hAnsi="Segoe UI" w:cs="Segoe UI"/>
          <w:b/>
          <w:bCs/>
          <w:color w:val="000000"/>
          <w:sz w:val="63"/>
          <w:szCs w:val="63"/>
          <w:lang w:val="en-US"/>
        </w:rPr>
        <w:t>Abstraction</w:t>
      </w:r>
    </w:p>
    <w:p w14:paraId="1B915334" w14:textId="77777777" w:rsidR="00BA6BFB" w:rsidRPr="00BA6BFB" w:rsidRDefault="00BA6BFB" w:rsidP="00BA6BFB">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BA6BFB">
        <w:rPr>
          <w:rFonts w:ascii="Segoe UI" w:hAnsi="Segoe UI" w:cs="Segoe UI"/>
          <w:b w:val="0"/>
          <w:bCs w:val="0"/>
          <w:color w:val="000000"/>
          <w:sz w:val="48"/>
          <w:szCs w:val="48"/>
          <w:lang w:val="en-US"/>
        </w:rPr>
        <w:t>Abstract Classes and Methods</w:t>
      </w:r>
    </w:p>
    <w:p w14:paraId="3131C105" w14:textId="598874AD" w:rsidR="00BA6BFB" w:rsidRPr="00BA6BFB" w:rsidRDefault="00BA6BFB" w:rsidP="00BA6BFB">
      <w:pPr>
        <w:pStyle w:val="a3"/>
        <w:shd w:val="clear" w:color="auto" w:fill="FFFFFF"/>
        <w:spacing w:before="288" w:beforeAutospacing="0" w:after="288" w:afterAutospacing="0"/>
        <w:rPr>
          <w:rFonts w:ascii="Verdana" w:hAnsi="Verdana"/>
          <w:color w:val="000000"/>
          <w:sz w:val="23"/>
          <w:szCs w:val="23"/>
          <w:lang w:val="en-US"/>
        </w:rPr>
      </w:pPr>
      <w:r w:rsidRPr="00BA6BFB">
        <w:rPr>
          <w:rFonts w:ascii="Verdana" w:hAnsi="Verdana"/>
          <w:color w:val="000000"/>
          <w:sz w:val="23"/>
          <w:szCs w:val="23"/>
          <w:lang w:val="en-US"/>
        </w:rPr>
        <w:t>Data </w:t>
      </w:r>
      <w:r w:rsidRPr="00BA6BFB">
        <w:rPr>
          <w:rStyle w:val="a4"/>
          <w:rFonts w:ascii="Verdana" w:hAnsi="Verdana"/>
          <w:color w:val="000000"/>
          <w:sz w:val="23"/>
          <w:szCs w:val="23"/>
          <w:lang w:val="en-US"/>
        </w:rPr>
        <w:t>abstraction</w:t>
      </w:r>
      <w:r w:rsidRPr="00BA6BFB">
        <w:rPr>
          <w:rFonts w:ascii="Verdana" w:hAnsi="Verdana"/>
          <w:color w:val="000000"/>
          <w:sz w:val="23"/>
          <w:szCs w:val="23"/>
          <w:lang w:val="en-US"/>
        </w:rPr>
        <w:t> is the process of hiding certain details and showing only essential information to the user.</w:t>
      </w:r>
      <w:r w:rsidRPr="00BA6BFB">
        <w:rPr>
          <w:rFonts w:ascii="Verdana" w:hAnsi="Verdana"/>
          <w:color w:val="000000"/>
          <w:sz w:val="23"/>
          <w:szCs w:val="23"/>
          <w:lang w:val="en-US"/>
        </w:rPr>
        <w:br/>
        <w:t>Abstraction can be achieved with either </w:t>
      </w:r>
      <w:r w:rsidRPr="00BA6BFB">
        <w:rPr>
          <w:rStyle w:val="a4"/>
          <w:rFonts w:ascii="Verdana" w:hAnsi="Verdana"/>
          <w:color w:val="000000"/>
          <w:sz w:val="23"/>
          <w:szCs w:val="23"/>
          <w:lang w:val="en-US"/>
        </w:rPr>
        <w:t>abstract classes</w:t>
      </w:r>
      <w:r w:rsidRPr="00BA6BFB">
        <w:rPr>
          <w:rFonts w:ascii="Verdana" w:hAnsi="Verdana"/>
          <w:color w:val="000000"/>
          <w:sz w:val="23"/>
          <w:szCs w:val="23"/>
          <w:lang w:val="en-US"/>
        </w:rPr>
        <w:t> or </w:t>
      </w:r>
      <w:r w:rsidRPr="00BA6BFB">
        <w:rPr>
          <w:rStyle w:val="a4"/>
          <w:rFonts w:ascii="Verdana" w:hAnsi="Verdana"/>
          <w:color w:val="0000FF"/>
          <w:sz w:val="23"/>
          <w:szCs w:val="23"/>
          <w:u w:val="single"/>
          <w:lang w:val="en-US"/>
        </w:rPr>
        <w:t>interfaces</w:t>
      </w:r>
      <w:r w:rsidRPr="00BA6BFB">
        <w:rPr>
          <w:rFonts w:ascii="Verdana" w:hAnsi="Verdana"/>
          <w:color w:val="000000"/>
          <w:sz w:val="23"/>
          <w:szCs w:val="23"/>
          <w:lang w:val="en-US"/>
        </w:rPr>
        <w:t> (which you will learn more about in the next chapter).</w:t>
      </w:r>
    </w:p>
    <w:p w14:paraId="5CC6A01A" w14:textId="77777777" w:rsidR="00BA6BFB" w:rsidRPr="00BA6BFB" w:rsidRDefault="00BA6BFB" w:rsidP="00BA6BFB">
      <w:pPr>
        <w:pStyle w:val="a3"/>
        <w:shd w:val="clear" w:color="auto" w:fill="FFFFFF"/>
        <w:spacing w:before="288" w:beforeAutospacing="0" w:after="288" w:afterAutospacing="0"/>
        <w:rPr>
          <w:rFonts w:ascii="Verdana" w:hAnsi="Verdana"/>
          <w:color w:val="000000"/>
          <w:sz w:val="23"/>
          <w:szCs w:val="23"/>
          <w:lang w:val="en-US"/>
        </w:rPr>
      </w:pPr>
      <w:r w:rsidRPr="00BA6BFB">
        <w:rPr>
          <w:rFonts w:ascii="Verdana" w:hAnsi="Verdana"/>
          <w:color w:val="000000"/>
          <w:sz w:val="23"/>
          <w:szCs w:val="23"/>
          <w:lang w:val="en-US"/>
        </w:rPr>
        <w:t>The </w:t>
      </w:r>
      <w:r w:rsidRPr="00BA6BFB">
        <w:rPr>
          <w:rStyle w:val="HTML"/>
          <w:rFonts w:ascii="Consolas" w:hAnsi="Consolas"/>
          <w:color w:val="DC143C"/>
          <w:lang w:val="en-US"/>
        </w:rPr>
        <w:t>abstract</w:t>
      </w:r>
      <w:r w:rsidRPr="00BA6BFB">
        <w:rPr>
          <w:rFonts w:ascii="Verdana" w:hAnsi="Verdana"/>
          <w:color w:val="000000"/>
          <w:sz w:val="23"/>
          <w:szCs w:val="23"/>
          <w:lang w:val="en-US"/>
        </w:rPr>
        <w:t> keyword is a non-access modifier, used for classes and methods:</w:t>
      </w:r>
    </w:p>
    <w:p w14:paraId="49417DB1" w14:textId="00FE7E56" w:rsidR="00BA6BFB" w:rsidRPr="00BA6BFB" w:rsidRDefault="00BA6BFB" w:rsidP="00BA6BFB">
      <w:pPr>
        <w:numPr>
          <w:ilvl w:val="0"/>
          <w:numId w:val="14"/>
        </w:numPr>
        <w:shd w:val="clear" w:color="auto" w:fill="FFFFFF"/>
        <w:spacing w:before="100" w:beforeAutospacing="1" w:after="100" w:afterAutospacing="1" w:line="240" w:lineRule="auto"/>
        <w:rPr>
          <w:rFonts w:ascii="Verdana" w:hAnsi="Verdana"/>
          <w:color w:val="000000"/>
          <w:sz w:val="23"/>
          <w:szCs w:val="23"/>
          <w:lang w:val="en-US"/>
        </w:rPr>
      </w:pPr>
      <w:r w:rsidRPr="00BA6BFB">
        <w:rPr>
          <w:rStyle w:val="a4"/>
          <w:rFonts w:ascii="Verdana" w:hAnsi="Verdana"/>
          <w:color w:val="000000"/>
          <w:sz w:val="23"/>
          <w:szCs w:val="23"/>
          <w:lang w:val="en-US"/>
        </w:rPr>
        <w:t>Abstract class:</w:t>
      </w:r>
      <w:r w:rsidRPr="00BA6BFB">
        <w:rPr>
          <w:rFonts w:ascii="Verdana" w:hAnsi="Verdana"/>
          <w:color w:val="000000"/>
          <w:sz w:val="23"/>
          <w:szCs w:val="23"/>
          <w:lang w:val="en-US"/>
        </w:rPr>
        <w:t> is a restricted class that cannot be used to create objects (to access it, it must be inherited from another class).</w:t>
      </w:r>
      <w:r w:rsidRPr="00BA6BFB">
        <w:rPr>
          <w:rFonts w:ascii="Verdana" w:hAnsi="Verdana"/>
          <w:color w:val="000000"/>
          <w:sz w:val="23"/>
          <w:szCs w:val="23"/>
          <w:lang w:val="en-US"/>
        </w:rPr>
        <w:br/>
      </w:r>
    </w:p>
    <w:p w14:paraId="707FBFD9" w14:textId="77777777" w:rsidR="00BA6BFB" w:rsidRDefault="00BA6BFB" w:rsidP="00BA6BFB">
      <w:pPr>
        <w:numPr>
          <w:ilvl w:val="0"/>
          <w:numId w:val="14"/>
        </w:numPr>
        <w:shd w:val="clear" w:color="auto" w:fill="FFFFFF"/>
        <w:spacing w:before="100" w:beforeAutospacing="1" w:after="100" w:afterAutospacing="1" w:line="240" w:lineRule="auto"/>
        <w:rPr>
          <w:rFonts w:ascii="Verdana" w:hAnsi="Verdana"/>
          <w:color w:val="000000"/>
          <w:sz w:val="23"/>
          <w:szCs w:val="23"/>
        </w:rPr>
      </w:pPr>
      <w:r w:rsidRPr="00BA6BFB">
        <w:rPr>
          <w:rStyle w:val="a4"/>
          <w:rFonts w:ascii="Verdana" w:hAnsi="Verdana"/>
          <w:color w:val="000000"/>
          <w:sz w:val="23"/>
          <w:szCs w:val="23"/>
          <w:lang w:val="en-US"/>
        </w:rPr>
        <w:t>Abstract method:</w:t>
      </w:r>
      <w:r w:rsidRPr="00BA6BFB">
        <w:rPr>
          <w:rFonts w:ascii="Verdana" w:hAnsi="Verdana"/>
          <w:color w:val="000000"/>
          <w:sz w:val="23"/>
          <w:szCs w:val="23"/>
          <w:lang w:val="en-US"/>
        </w:rPr>
        <w:t xml:space="preserve"> can only be used in an abstract class, and it does not have a body. </w:t>
      </w:r>
      <w:r>
        <w:rPr>
          <w:rFonts w:ascii="Verdana" w:hAnsi="Verdana"/>
          <w:color w:val="000000"/>
          <w:sz w:val="23"/>
          <w:szCs w:val="23"/>
        </w:rPr>
        <w:t xml:space="preserve">The </w:t>
      </w:r>
      <w:proofErr w:type="spellStart"/>
      <w:r>
        <w:rPr>
          <w:rFonts w:ascii="Verdana" w:hAnsi="Verdana"/>
          <w:color w:val="000000"/>
          <w:sz w:val="23"/>
          <w:szCs w:val="23"/>
        </w:rPr>
        <w:t>body</w:t>
      </w:r>
      <w:proofErr w:type="spellEnd"/>
      <w:r>
        <w:rPr>
          <w:rFonts w:ascii="Verdana" w:hAnsi="Verdana"/>
          <w:color w:val="000000"/>
          <w:sz w:val="23"/>
          <w:szCs w:val="23"/>
        </w:rPr>
        <w:t xml:space="preserve"> </w:t>
      </w:r>
      <w:proofErr w:type="spellStart"/>
      <w:r>
        <w:rPr>
          <w:rFonts w:ascii="Verdana" w:hAnsi="Verdana"/>
          <w:color w:val="000000"/>
          <w:sz w:val="23"/>
          <w:szCs w:val="23"/>
        </w:rPr>
        <w:t>is</w:t>
      </w:r>
      <w:proofErr w:type="spellEnd"/>
      <w:r>
        <w:rPr>
          <w:rFonts w:ascii="Verdana" w:hAnsi="Verdana"/>
          <w:color w:val="000000"/>
          <w:sz w:val="23"/>
          <w:szCs w:val="23"/>
        </w:rPr>
        <w:t xml:space="preserve"> </w:t>
      </w:r>
      <w:proofErr w:type="spellStart"/>
      <w:r>
        <w:rPr>
          <w:rFonts w:ascii="Verdana" w:hAnsi="Verdana"/>
          <w:color w:val="000000"/>
          <w:sz w:val="23"/>
          <w:szCs w:val="23"/>
        </w:rPr>
        <w:t>provided</w:t>
      </w:r>
      <w:proofErr w:type="spellEnd"/>
      <w:r>
        <w:rPr>
          <w:rFonts w:ascii="Verdana" w:hAnsi="Verdana"/>
          <w:color w:val="000000"/>
          <w:sz w:val="23"/>
          <w:szCs w:val="23"/>
        </w:rPr>
        <w:t xml:space="preserve"> </w:t>
      </w:r>
      <w:proofErr w:type="spellStart"/>
      <w:r>
        <w:rPr>
          <w:rFonts w:ascii="Verdana" w:hAnsi="Verdana"/>
          <w:color w:val="000000"/>
          <w:sz w:val="23"/>
          <w:szCs w:val="23"/>
        </w:rPr>
        <w:t>by</w:t>
      </w:r>
      <w:proofErr w:type="spellEnd"/>
      <w:r>
        <w:rPr>
          <w:rFonts w:ascii="Verdana" w:hAnsi="Verdana"/>
          <w:color w:val="000000"/>
          <w:sz w:val="23"/>
          <w:szCs w:val="23"/>
        </w:rPr>
        <w:t xml:space="preserve"> </w:t>
      </w:r>
      <w:proofErr w:type="spellStart"/>
      <w:r>
        <w:rPr>
          <w:rFonts w:ascii="Verdana" w:hAnsi="Verdana"/>
          <w:color w:val="000000"/>
          <w:sz w:val="23"/>
          <w:szCs w:val="23"/>
        </w:rPr>
        <w:t>the</w:t>
      </w:r>
      <w:proofErr w:type="spellEnd"/>
      <w:r>
        <w:rPr>
          <w:rFonts w:ascii="Verdana" w:hAnsi="Verdana"/>
          <w:color w:val="000000"/>
          <w:sz w:val="23"/>
          <w:szCs w:val="23"/>
        </w:rPr>
        <w:t xml:space="preserve"> </w:t>
      </w:r>
      <w:proofErr w:type="spellStart"/>
      <w:r>
        <w:rPr>
          <w:rFonts w:ascii="Verdana" w:hAnsi="Verdana"/>
          <w:color w:val="000000"/>
          <w:sz w:val="23"/>
          <w:szCs w:val="23"/>
        </w:rPr>
        <w:t>subclass</w:t>
      </w:r>
      <w:proofErr w:type="spellEnd"/>
      <w:r>
        <w:rPr>
          <w:rFonts w:ascii="Verdana" w:hAnsi="Verdana"/>
          <w:color w:val="000000"/>
          <w:sz w:val="23"/>
          <w:szCs w:val="23"/>
        </w:rPr>
        <w:t xml:space="preserve"> (</w:t>
      </w:r>
      <w:proofErr w:type="spellStart"/>
      <w:r>
        <w:rPr>
          <w:rFonts w:ascii="Verdana" w:hAnsi="Verdana"/>
          <w:color w:val="000000"/>
          <w:sz w:val="23"/>
          <w:szCs w:val="23"/>
        </w:rPr>
        <w:t>inherited</w:t>
      </w:r>
      <w:proofErr w:type="spellEnd"/>
      <w:r>
        <w:rPr>
          <w:rFonts w:ascii="Verdana" w:hAnsi="Verdana"/>
          <w:color w:val="000000"/>
          <w:sz w:val="23"/>
          <w:szCs w:val="23"/>
        </w:rPr>
        <w:t xml:space="preserve"> </w:t>
      </w:r>
      <w:proofErr w:type="spellStart"/>
      <w:r>
        <w:rPr>
          <w:rFonts w:ascii="Verdana" w:hAnsi="Verdana"/>
          <w:color w:val="000000"/>
          <w:sz w:val="23"/>
          <w:szCs w:val="23"/>
        </w:rPr>
        <w:t>from</w:t>
      </w:r>
      <w:proofErr w:type="spellEnd"/>
      <w:r>
        <w:rPr>
          <w:rFonts w:ascii="Verdana" w:hAnsi="Verdana"/>
          <w:color w:val="000000"/>
          <w:sz w:val="23"/>
          <w:szCs w:val="23"/>
        </w:rPr>
        <w:t>).</w:t>
      </w:r>
    </w:p>
    <w:p w14:paraId="6FEFCBC9" w14:textId="77777777" w:rsidR="00BA6BFB" w:rsidRPr="00BA6BFB" w:rsidRDefault="00BA6BFB" w:rsidP="00BA6BFB">
      <w:pPr>
        <w:pStyle w:val="a3"/>
        <w:shd w:val="clear" w:color="auto" w:fill="FFFFFF"/>
        <w:spacing w:before="288" w:beforeAutospacing="0" w:after="288" w:afterAutospacing="0"/>
        <w:rPr>
          <w:rFonts w:ascii="Verdana" w:hAnsi="Verdana"/>
          <w:color w:val="000000"/>
          <w:sz w:val="23"/>
          <w:szCs w:val="23"/>
          <w:lang w:val="en-US"/>
        </w:rPr>
      </w:pPr>
      <w:r w:rsidRPr="00BA6BFB">
        <w:rPr>
          <w:rFonts w:ascii="Verdana" w:hAnsi="Verdana"/>
          <w:color w:val="000000"/>
          <w:sz w:val="23"/>
          <w:szCs w:val="23"/>
          <w:lang w:val="en-US"/>
        </w:rPr>
        <w:t>An abstract class can have both abstract and regular methods:</w:t>
      </w:r>
    </w:p>
    <w:p w14:paraId="5D69C3D8" w14:textId="77777777" w:rsidR="00BA6BFB" w:rsidRPr="00BA6BFB" w:rsidRDefault="00BA6BFB" w:rsidP="00BA6BFB">
      <w:pPr>
        <w:pStyle w:val="HTML0"/>
        <w:pBdr>
          <w:left w:val="single" w:sz="24" w:space="12" w:color="04AA6D"/>
        </w:pBdr>
        <w:shd w:val="clear" w:color="auto" w:fill="FFFFFF"/>
        <w:spacing w:before="240" w:after="240"/>
        <w:rPr>
          <w:rStyle w:val="HTML"/>
          <w:rFonts w:ascii="Consolas" w:hAnsi="Consolas"/>
          <w:color w:val="000000"/>
          <w:sz w:val="23"/>
          <w:szCs w:val="23"/>
          <w:lang w:val="en-US"/>
        </w:rPr>
      </w:pPr>
      <w:r w:rsidRPr="00BA6BFB">
        <w:rPr>
          <w:rStyle w:val="token"/>
          <w:rFonts w:ascii="Consolas" w:eastAsiaTheme="majorEastAsia" w:hAnsi="Consolas"/>
          <w:color w:val="0077AA"/>
          <w:sz w:val="23"/>
          <w:szCs w:val="23"/>
          <w:lang w:val="en-US"/>
        </w:rPr>
        <w:t>abstract</w:t>
      </w:r>
      <w:r w:rsidRPr="00BA6BFB">
        <w:rPr>
          <w:rStyle w:val="HTML"/>
          <w:rFonts w:ascii="Consolas" w:hAnsi="Consolas"/>
          <w:color w:val="000000"/>
          <w:sz w:val="23"/>
          <w:szCs w:val="23"/>
          <w:lang w:val="en-US"/>
        </w:rPr>
        <w:t xml:space="preserve"> </w:t>
      </w:r>
      <w:r w:rsidRPr="00BA6BFB">
        <w:rPr>
          <w:rStyle w:val="token"/>
          <w:rFonts w:ascii="Consolas" w:eastAsiaTheme="majorEastAsia" w:hAnsi="Consolas"/>
          <w:color w:val="0077AA"/>
          <w:sz w:val="23"/>
          <w:szCs w:val="23"/>
          <w:lang w:val="en-US"/>
        </w:rPr>
        <w:t>class</w:t>
      </w:r>
      <w:r w:rsidRPr="00BA6BFB">
        <w:rPr>
          <w:rStyle w:val="HTML"/>
          <w:rFonts w:ascii="Consolas" w:hAnsi="Consolas"/>
          <w:color w:val="000000"/>
          <w:sz w:val="23"/>
          <w:szCs w:val="23"/>
          <w:lang w:val="en-US"/>
        </w:rPr>
        <w:t xml:space="preserve"> </w:t>
      </w:r>
      <w:r w:rsidRPr="00BA6BFB">
        <w:rPr>
          <w:rStyle w:val="token"/>
          <w:rFonts w:ascii="Consolas" w:eastAsiaTheme="majorEastAsia" w:hAnsi="Consolas"/>
          <w:color w:val="DD4A68"/>
          <w:sz w:val="23"/>
          <w:szCs w:val="23"/>
          <w:lang w:val="en-US"/>
        </w:rPr>
        <w:t>Animal</w:t>
      </w:r>
      <w:r w:rsidRPr="00BA6BFB">
        <w:rPr>
          <w:rStyle w:val="HTML"/>
          <w:rFonts w:ascii="Consolas" w:hAnsi="Consolas"/>
          <w:color w:val="000000"/>
          <w:sz w:val="23"/>
          <w:szCs w:val="23"/>
          <w:lang w:val="en-US"/>
        </w:rPr>
        <w:t xml:space="preserve"> </w:t>
      </w:r>
      <w:r w:rsidRPr="00BA6BFB">
        <w:rPr>
          <w:rStyle w:val="token"/>
          <w:rFonts w:ascii="Consolas" w:eastAsiaTheme="majorEastAsia" w:hAnsi="Consolas"/>
          <w:color w:val="999999"/>
          <w:sz w:val="23"/>
          <w:szCs w:val="23"/>
          <w:lang w:val="en-US"/>
        </w:rPr>
        <w:t>{</w:t>
      </w:r>
    </w:p>
    <w:p w14:paraId="3D8B2FFA" w14:textId="77777777" w:rsidR="00BA6BFB" w:rsidRPr="00BA6BFB" w:rsidRDefault="00BA6BFB" w:rsidP="00BA6BFB">
      <w:pPr>
        <w:pStyle w:val="HTML0"/>
        <w:pBdr>
          <w:left w:val="single" w:sz="24" w:space="12" w:color="04AA6D"/>
        </w:pBdr>
        <w:shd w:val="clear" w:color="auto" w:fill="FFFFFF"/>
        <w:spacing w:before="240" w:after="240"/>
        <w:rPr>
          <w:rStyle w:val="HTML"/>
          <w:rFonts w:ascii="Consolas" w:hAnsi="Consolas"/>
          <w:color w:val="000000"/>
          <w:sz w:val="23"/>
          <w:szCs w:val="23"/>
          <w:lang w:val="en-US"/>
        </w:rPr>
      </w:pPr>
      <w:r w:rsidRPr="00BA6BFB">
        <w:rPr>
          <w:rStyle w:val="HTML"/>
          <w:rFonts w:ascii="Consolas" w:hAnsi="Consolas"/>
          <w:color w:val="000000"/>
          <w:sz w:val="23"/>
          <w:szCs w:val="23"/>
          <w:lang w:val="en-US"/>
        </w:rPr>
        <w:t xml:space="preserve">  </w:t>
      </w:r>
      <w:r w:rsidRPr="00BA6BFB">
        <w:rPr>
          <w:rStyle w:val="token"/>
          <w:rFonts w:ascii="Consolas" w:eastAsiaTheme="majorEastAsia" w:hAnsi="Consolas"/>
          <w:color w:val="0077AA"/>
          <w:sz w:val="23"/>
          <w:szCs w:val="23"/>
          <w:lang w:val="en-US"/>
        </w:rPr>
        <w:t>public</w:t>
      </w:r>
      <w:r w:rsidRPr="00BA6BFB">
        <w:rPr>
          <w:rStyle w:val="HTML"/>
          <w:rFonts w:ascii="Consolas" w:hAnsi="Consolas"/>
          <w:color w:val="000000"/>
          <w:sz w:val="23"/>
          <w:szCs w:val="23"/>
          <w:lang w:val="en-US"/>
        </w:rPr>
        <w:t xml:space="preserve"> </w:t>
      </w:r>
      <w:r w:rsidRPr="00BA6BFB">
        <w:rPr>
          <w:rStyle w:val="token"/>
          <w:rFonts w:ascii="Consolas" w:eastAsiaTheme="majorEastAsia" w:hAnsi="Consolas"/>
          <w:color w:val="0077AA"/>
          <w:sz w:val="23"/>
          <w:szCs w:val="23"/>
          <w:lang w:val="en-US"/>
        </w:rPr>
        <w:t>abstract</w:t>
      </w:r>
      <w:r w:rsidRPr="00BA6BFB">
        <w:rPr>
          <w:rStyle w:val="HTML"/>
          <w:rFonts w:ascii="Consolas" w:hAnsi="Consolas"/>
          <w:color w:val="000000"/>
          <w:sz w:val="23"/>
          <w:szCs w:val="23"/>
          <w:lang w:val="en-US"/>
        </w:rPr>
        <w:t xml:space="preserve"> </w:t>
      </w:r>
      <w:r w:rsidRPr="00BA6BFB">
        <w:rPr>
          <w:rStyle w:val="token"/>
          <w:rFonts w:ascii="Consolas" w:eastAsiaTheme="majorEastAsia" w:hAnsi="Consolas"/>
          <w:color w:val="0077AA"/>
          <w:sz w:val="23"/>
          <w:szCs w:val="23"/>
          <w:lang w:val="en-US"/>
        </w:rPr>
        <w:t>void</w:t>
      </w:r>
      <w:r w:rsidRPr="00BA6BFB">
        <w:rPr>
          <w:rStyle w:val="HTML"/>
          <w:rFonts w:ascii="Consolas" w:hAnsi="Consolas"/>
          <w:color w:val="000000"/>
          <w:sz w:val="23"/>
          <w:szCs w:val="23"/>
          <w:lang w:val="en-US"/>
        </w:rPr>
        <w:t xml:space="preserve"> </w:t>
      </w:r>
      <w:proofErr w:type="spellStart"/>
      <w:proofErr w:type="gramStart"/>
      <w:r w:rsidRPr="00BA6BFB">
        <w:rPr>
          <w:rStyle w:val="token"/>
          <w:rFonts w:ascii="Consolas" w:eastAsiaTheme="majorEastAsia" w:hAnsi="Consolas"/>
          <w:color w:val="DD4A68"/>
          <w:sz w:val="23"/>
          <w:szCs w:val="23"/>
          <w:lang w:val="en-US"/>
        </w:rPr>
        <w:t>animalSound</w:t>
      </w:r>
      <w:proofErr w:type="spellEnd"/>
      <w:r w:rsidRPr="00BA6BFB">
        <w:rPr>
          <w:rStyle w:val="token"/>
          <w:rFonts w:ascii="Consolas" w:eastAsiaTheme="majorEastAsia" w:hAnsi="Consolas"/>
          <w:color w:val="999999"/>
          <w:sz w:val="23"/>
          <w:szCs w:val="23"/>
          <w:lang w:val="en-US"/>
        </w:rPr>
        <w:t>(</w:t>
      </w:r>
      <w:proofErr w:type="gramEnd"/>
      <w:r w:rsidRPr="00BA6BFB">
        <w:rPr>
          <w:rStyle w:val="token"/>
          <w:rFonts w:ascii="Consolas" w:eastAsiaTheme="majorEastAsia" w:hAnsi="Consolas"/>
          <w:color w:val="999999"/>
          <w:sz w:val="23"/>
          <w:szCs w:val="23"/>
          <w:lang w:val="en-US"/>
        </w:rPr>
        <w:t>);</w:t>
      </w:r>
    </w:p>
    <w:p w14:paraId="1FBC62FD" w14:textId="77777777" w:rsidR="00BA6BFB" w:rsidRPr="00BA6BFB" w:rsidRDefault="00BA6BFB" w:rsidP="00BA6BFB">
      <w:pPr>
        <w:pStyle w:val="HTML0"/>
        <w:pBdr>
          <w:left w:val="single" w:sz="24" w:space="12" w:color="04AA6D"/>
        </w:pBdr>
        <w:shd w:val="clear" w:color="auto" w:fill="FFFFFF"/>
        <w:spacing w:before="240" w:after="240"/>
        <w:rPr>
          <w:rStyle w:val="HTML"/>
          <w:rFonts w:ascii="Consolas" w:hAnsi="Consolas"/>
          <w:color w:val="000000"/>
          <w:sz w:val="23"/>
          <w:szCs w:val="23"/>
          <w:lang w:val="en-US"/>
        </w:rPr>
      </w:pPr>
      <w:r w:rsidRPr="00BA6BFB">
        <w:rPr>
          <w:rStyle w:val="HTML"/>
          <w:rFonts w:ascii="Consolas" w:hAnsi="Consolas"/>
          <w:color w:val="000000"/>
          <w:sz w:val="23"/>
          <w:szCs w:val="23"/>
          <w:lang w:val="en-US"/>
        </w:rPr>
        <w:t xml:space="preserve">  </w:t>
      </w:r>
      <w:r w:rsidRPr="00BA6BFB">
        <w:rPr>
          <w:rStyle w:val="token"/>
          <w:rFonts w:ascii="Consolas" w:eastAsiaTheme="majorEastAsia" w:hAnsi="Consolas"/>
          <w:color w:val="0077AA"/>
          <w:sz w:val="23"/>
          <w:szCs w:val="23"/>
          <w:lang w:val="en-US"/>
        </w:rPr>
        <w:t>public</w:t>
      </w:r>
      <w:r w:rsidRPr="00BA6BFB">
        <w:rPr>
          <w:rStyle w:val="HTML"/>
          <w:rFonts w:ascii="Consolas" w:hAnsi="Consolas"/>
          <w:color w:val="000000"/>
          <w:sz w:val="23"/>
          <w:szCs w:val="23"/>
          <w:lang w:val="en-US"/>
        </w:rPr>
        <w:t xml:space="preserve"> </w:t>
      </w:r>
      <w:r w:rsidRPr="00BA6BFB">
        <w:rPr>
          <w:rStyle w:val="token"/>
          <w:rFonts w:ascii="Consolas" w:eastAsiaTheme="majorEastAsia" w:hAnsi="Consolas"/>
          <w:color w:val="0077AA"/>
          <w:sz w:val="23"/>
          <w:szCs w:val="23"/>
          <w:lang w:val="en-US"/>
        </w:rPr>
        <w:t>void</w:t>
      </w:r>
      <w:r w:rsidRPr="00BA6BFB">
        <w:rPr>
          <w:rStyle w:val="HTML"/>
          <w:rFonts w:ascii="Consolas" w:hAnsi="Consolas"/>
          <w:color w:val="000000"/>
          <w:sz w:val="23"/>
          <w:szCs w:val="23"/>
          <w:lang w:val="en-US"/>
        </w:rPr>
        <w:t xml:space="preserve"> </w:t>
      </w:r>
      <w:proofErr w:type="gramStart"/>
      <w:r w:rsidRPr="00BA6BFB">
        <w:rPr>
          <w:rStyle w:val="token"/>
          <w:rFonts w:ascii="Consolas" w:eastAsiaTheme="majorEastAsia" w:hAnsi="Consolas"/>
          <w:color w:val="DD4A68"/>
          <w:sz w:val="23"/>
          <w:szCs w:val="23"/>
          <w:lang w:val="en-US"/>
        </w:rPr>
        <w:t>sleep</w:t>
      </w:r>
      <w:r w:rsidRPr="00BA6BFB">
        <w:rPr>
          <w:rStyle w:val="token"/>
          <w:rFonts w:ascii="Consolas" w:eastAsiaTheme="majorEastAsia" w:hAnsi="Consolas"/>
          <w:color w:val="999999"/>
          <w:sz w:val="23"/>
          <w:szCs w:val="23"/>
          <w:lang w:val="en-US"/>
        </w:rPr>
        <w:t>(</w:t>
      </w:r>
      <w:proofErr w:type="gramEnd"/>
      <w:r w:rsidRPr="00BA6BFB">
        <w:rPr>
          <w:rStyle w:val="token"/>
          <w:rFonts w:ascii="Consolas" w:eastAsiaTheme="majorEastAsia" w:hAnsi="Consolas"/>
          <w:color w:val="999999"/>
          <w:sz w:val="23"/>
          <w:szCs w:val="23"/>
          <w:lang w:val="en-US"/>
        </w:rPr>
        <w:t>)</w:t>
      </w:r>
      <w:r w:rsidRPr="00BA6BFB">
        <w:rPr>
          <w:rStyle w:val="HTML"/>
          <w:rFonts w:ascii="Consolas" w:hAnsi="Consolas"/>
          <w:color w:val="000000"/>
          <w:sz w:val="23"/>
          <w:szCs w:val="23"/>
          <w:lang w:val="en-US"/>
        </w:rPr>
        <w:t xml:space="preserve"> </w:t>
      </w:r>
      <w:r w:rsidRPr="00BA6BFB">
        <w:rPr>
          <w:rStyle w:val="token"/>
          <w:rFonts w:ascii="Consolas" w:eastAsiaTheme="majorEastAsia" w:hAnsi="Consolas"/>
          <w:color w:val="999999"/>
          <w:sz w:val="23"/>
          <w:szCs w:val="23"/>
          <w:lang w:val="en-US"/>
        </w:rPr>
        <w:t>{</w:t>
      </w:r>
    </w:p>
    <w:p w14:paraId="192E3D3C" w14:textId="77777777" w:rsidR="00BA6BFB" w:rsidRPr="00BA6BFB" w:rsidRDefault="00BA6BFB" w:rsidP="00BA6BFB">
      <w:pPr>
        <w:pStyle w:val="HTML0"/>
        <w:pBdr>
          <w:left w:val="single" w:sz="24" w:space="12" w:color="04AA6D"/>
        </w:pBdr>
        <w:shd w:val="clear" w:color="auto" w:fill="FFFFFF"/>
        <w:spacing w:before="240" w:after="240"/>
        <w:rPr>
          <w:rStyle w:val="HTML"/>
          <w:rFonts w:ascii="Consolas" w:hAnsi="Consolas"/>
          <w:color w:val="000000"/>
          <w:sz w:val="23"/>
          <w:szCs w:val="23"/>
          <w:lang w:val="en-US"/>
        </w:rPr>
      </w:pPr>
      <w:r w:rsidRPr="00BA6BFB">
        <w:rPr>
          <w:rStyle w:val="HTML"/>
          <w:rFonts w:ascii="Consolas" w:hAnsi="Consolas"/>
          <w:color w:val="000000"/>
          <w:sz w:val="23"/>
          <w:szCs w:val="23"/>
          <w:lang w:val="en-US"/>
        </w:rPr>
        <w:t xml:space="preserve">    </w:t>
      </w:r>
      <w:proofErr w:type="spellStart"/>
      <w:r w:rsidRPr="00BA6BFB">
        <w:rPr>
          <w:rStyle w:val="token"/>
          <w:rFonts w:ascii="Consolas" w:eastAsiaTheme="majorEastAsia" w:hAnsi="Consolas"/>
          <w:color w:val="DD4A68"/>
          <w:sz w:val="23"/>
          <w:szCs w:val="23"/>
          <w:lang w:val="en-US"/>
        </w:rPr>
        <w:t>System</w:t>
      </w:r>
      <w:r w:rsidRPr="00BA6BFB">
        <w:rPr>
          <w:rStyle w:val="token"/>
          <w:rFonts w:ascii="Consolas" w:eastAsiaTheme="majorEastAsia" w:hAnsi="Consolas"/>
          <w:color w:val="999999"/>
          <w:sz w:val="23"/>
          <w:szCs w:val="23"/>
          <w:lang w:val="en-US"/>
        </w:rPr>
        <w:t>.</w:t>
      </w:r>
      <w:r w:rsidRPr="00BA6BFB">
        <w:rPr>
          <w:rStyle w:val="HTML"/>
          <w:rFonts w:ascii="Consolas" w:hAnsi="Consolas"/>
          <w:color w:val="000000"/>
          <w:sz w:val="23"/>
          <w:szCs w:val="23"/>
          <w:lang w:val="en-US"/>
        </w:rPr>
        <w:t>out</w:t>
      </w:r>
      <w:r w:rsidRPr="00BA6BFB">
        <w:rPr>
          <w:rStyle w:val="token"/>
          <w:rFonts w:ascii="Consolas" w:eastAsiaTheme="majorEastAsia" w:hAnsi="Consolas"/>
          <w:color w:val="999999"/>
          <w:sz w:val="23"/>
          <w:szCs w:val="23"/>
          <w:lang w:val="en-US"/>
        </w:rPr>
        <w:t>.</w:t>
      </w:r>
      <w:r w:rsidRPr="00BA6BFB">
        <w:rPr>
          <w:rStyle w:val="token"/>
          <w:rFonts w:ascii="Consolas" w:eastAsiaTheme="majorEastAsia" w:hAnsi="Consolas"/>
          <w:color w:val="DD4A68"/>
          <w:sz w:val="23"/>
          <w:szCs w:val="23"/>
          <w:lang w:val="en-US"/>
        </w:rPr>
        <w:t>println</w:t>
      </w:r>
      <w:proofErr w:type="spellEnd"/>
      <w:r w:rsidRPr="00BA6BFB">
        <w:rPr>
          <w:rStyle w:val="token"/>
          <w:rFonts w:ascii="Consolas" w:eastAsiaTheme="majorEastAsia" w:hAnsi="Consolas"/>
          <w:color w:val="999999"/>
          <w:sz w:val="23"/>
          <w:szCs w:val="23"/>
          <w:lang w:val="en-US"/>
        </w:rPr>
        <w:t>(</w:t>
      </w:r>
      <w:r w:rsidRPr="00BA6BFB">
        <w:rPr>
          <w:rStyle w:val="token"/>
          <w:rFonts w:ascii="Consolas" w:eastAsiaTheme="majorEastAsia" w:hAnsi="Consolas"/>
          <w:color w:val="669900"/>
          <w:sz w:val="23"/>
          <w:szCs w:val="23"/>
          <w:lang w:val="en-US"/>
        </w:rPr>
        <w:t>"</w:t>
      </w:r>
      <w:proofErr w:type="spellStart"/>
      <w:r w:rsidRPr="00BA6BFB">
        <w:rPr>
          <w:rStyle w:val="token"/>
          <w:rFonts w:ascii="Consolas" w:eastAsiaTheme="majorEastAsia" w:hAnsi="Consolas"/>
          <w:color w:val="669900"/>
          <w:sz w:val="23"/>
          <w:szCs w:val="23"/>
          <w:lang w:val="en-US"/>
        </w:rPr>
        <w:t>Zzz</w:t>
      </w:r>
      <w:proofErr w:type="spellEnd"/>
      <w:r w:rsidRPr="00BA6BFB">
        <w:rPr>
          <w:rStyle w:val="token"/>
          <w:rFonts w:ascii="Consolas" w:eastAsiaTheme="majorEastAsia" w:hAnsi="Consolas"/>
          <w:color w:val="669900"/>
          <w:sz w:val="23"/>
          <w:szCs w:val="23"/>
          <w:lang w:val="en-US"/>
        </w:rPr>
        <w:t>"</w:t>
      </w:r>
      <w:r w:rsidRPr="00BA6BFB">
        <w:rPr>
          <w:rStyle w:val="token"/>
          <w:rFonts w:ascii="Consolas" w:eastAsiaTheme="majorEastAsia" w:hAnsi="Consolas"/>
          <w:color w:val="999999"/>
          <w:sz w:val="23"/>
          <w:szCs w:val="23"/>
          <w:lang w:val="en-US"/>
        </w:rPr>
        <w:t>);</w:t>
      </w:r>
    </w:p>
    <w:p w14:paraId="1DEFD88D" w14:textId="77777777" w:rsidR="00BA6BFB" w:rsidRPr="00BA6BFB" w:rsidRDefault="00BA6BFB" w:rsidP="00BA6BFB">
      <w:pPr>
        <w:pStyle w:val="HTML0"/>
        <w:pBdr>
          <w:left w:val="single" w:sz="24" w:space="12" w:color="04AA6D"/>
        </w:pBdr>
        <w:shd w:val="clear" w:color="auto" w:fill="FFFFFF"/>
        <w:spacing w:before="240" w:after="240"/>
        <w:rPr>
          <w:rStyle w:val="HTML"/>
          <w:rFonts w:ascii="Consolas" w:hAnsi="Consolas"/>
          <w:color w:val="000000"/>
          <w:sz w:val="23"/>
          <w:szCs w:val="23"/>
          <w:lang w:val="en-US"/>
        </w:rPr>
      </w:pPr>
      <w:r w:rsidRPr="00BA6BFB">
        <w:rPr>
          <w:rStyle w:val="HTML"/>
          <w:rFonts w:ascii="Consolas" w:hAnsi="Consolas"/>
          <w:color w:val="000000"/>
          <w:sz w:val="23"/>
          <w:szCs w:val="23"/>
          <w:lang w:val="en-US"/>
        </w:rPr>
        <w:t xml:space="preserve">  </w:t>
      </w:r>
      <w:r w:rsidRPr="00BA6BFB">
        <w:rPr>
          <w:rStyle w:val="token"/>
          <w:rFonts w:ascii="Consolas" w:eastAsiaTheme="majorEastAsia" w:hAnsi="Consolas"/>
          <w:color w:val="999999"/>
          <w:sz w:val="23"/>
          <w:szCs w:val="23"/>
          <w:lang w:val="en-US"/>
        </w:rPr>
        <w:t>}</w:t>
      </w:r>
    </w:p>
    <w:p w14:paraId="3239FA4E" w14:textId="623FB3B3" w:rsidR="00BA6BFB" w:rsidRPr="00BA6BFB" w:rsidRDefault="00BA6BFB" w:rsidP="00BA6BFB">
      <w:pPr>
        <w:pStyle w:val="HTML0"/>
        <w:pBdr>
          <w:left w:val="single" w:sz="24" w:space="12" w:color="04AA6D"/>
        </w:pBdr>
        <w:shd w:val="clear" w:color="auto" w:fill="FFFFFF"/>
        <w:spacing w:before="240" w:after="240"/>
        <w:rPr>
          <w:rFonts w:ascii="Consolas" w:hAnsi="Consolas"/>
          <w:color w:val="000000"/>
          <w:sz w:val="23"/>
          <w:szCs w:val="23"/>
          <w:lang w:val="en-US"/>
        </w:rPr>
      </w:pPr>
      <w:r w:rsidRPr="00BA6BFB">
        <w:rPr>
          <w:rStyle w:val="token"/>
          <w:rFonts w:ascii="Consolas" w:eastAsiaTheme="majorEastAsia" w:hAnsi="Consolas"/>
          <w:color w:val="999999"/>
          <w:sz w:val="23"/>
          <w:szCs w:val="23"/>
          <w:lang w:val="en-US"/>
        </w:rPr>
        <w:t>}</w:t>
      </w:r>
    </w:p>
    <w:p w14:paraId="7544525B" w14:textId="77777777" w:rsidR="00BA6BFB" w:rsidRPr="00BA6BFB" w:rsidRDefault="00BA6BFB" w:rsidP="00BA6BFB">
      <w:pPr>
        <w:pStyle w:val="a3"/>
        <w:shd w:val="clear" w:color="auto" w:fill="FFFFFF"/>
        <w:spacing w:before="288" w:beforeAutospacing="0" w:after="288" w:afterAutospacing="0"/>
        <w:rPr>
          <w:rFonts w:ascii="Verdana" w:hAnsi="Verdana"/>
          <w:color w:val="000000"/>
          <w:sz w:val="23"/>
          <w:szCs w:val="23"/>
          <w:lang w:val="en-US"/>
        </w:rPr>
      </w:pPr>
      <w:r w:rsidRPr="00BA6BFB">
        <w:rPr>
          <w:rFonts w:ascii="Verdana" w:hAnsi="Verdana"/>
          <w:color w:val="000000"/>
          <w:sz w:val="23"/>
          <w:szCs w:val="23"/>
          <w:lang w:val="en-US"/>
        </w:rPr>
        <w:t>From the example above, it is not possible to create an object of the Animal class:</w:t>
      </w:r>
    </w:p>
    <w:p w14:paraId="59186CF6" w14:textId="77777777" w:rsidR="00BA6BFB" w:rsidRPr="00BA6BFB" w:rsidRDefault="00BA6BFB" w:rsidP="00BA6BFB">
      <w:pPr>
        <w:pStyle w:val="HTML0"/>
        <w:pBdr>
          <w:left w:val="single" w:sz="24" w:space="12" w:color="04AA6D"/>
        </w:pBdr>
        <w:shd w:val="clear" w:color="auto" w:fill="FFFFFF"/>
        <w:spacing w:before="240" w:after="240"/>
        <w:rPr>
          <w:rStyle w:val="HTML"/>
          <w:rFonts w:ascii="Consolas" w:hAnsi="Consolas"/>
          <w:color w:val="000000"/>
          <w:sz w:val="23"/>
          <w:szCs w:val="23"/>
          <w:lang w:val="en-US"/>
        </w:rPr>
      </w:pPr>
      <w:r w:rsidRPr="00BA6BFB">
        <w:rPr>
          <w:rStyle w:val="token"/>
          <w:rFonts w:ascii="Consolas" w:eastAsiaTheme="majorEastAsia" w:hAnsi="Consolas"/>
          <w:color w:val="DD4A68"/>
          <w:sz w:val="23"/>
          <w:szCs w:val="23"/>
          <w:lang w:val="en-US"/>
        </w:rPr>
        <w:t>Animal</w:t>
      </w:r>
      <w:r w:rsidRPr="00BA6BFB">
        <w:rPr>
          <w:rStyle w:val="HTML"/>
          <w:rFonts w:ascii="Consolas" w:hAnsi="Consolas"/>
          <w:color w:val="000000"/>
          <w:sz w:val="23"/>
          <w:szCs w:val="23"/>
          <w:lang w:val="en-US"/>
        </w:rPr>
        <w:t xml:space="preserve"> </w:t>
      </w:r>
      <w:proofErr w:type="spellStart"/>
      <w:r w:rsidRPr="00BA6BFB">
        <w:rPr>
          <w:rStyle w:val="HTML"/>
          <w:rFonts w:ascii="Consolas" w:hAnsi="Consolas"/>
          <w:color w:val="000000"/>
          <w:sz w:val="23"/>
          <w:szCs w:val="23"/>
          <w:lang w:val="en-US"/>
        </w:rPr>
        <w:t>myObj</w:t>
      </w:r>
      <w:proofErr w:type="spellEnd"/>
      <w:r w:rsidRPr="00BA6BFB">
        <w:rPr>
          <w:rStyle w:val="HTML"/>
          <w:rFonts w:ascii="Consolas" w:hAnsi="Consolas"/>
          <w:color w:val="000000"/>
          <w:sz w:val="23"/>
          <w:szCs w:val="23"/>
          <w:lang w:val="en-US"/>
        </w:rPr>
        <w:t xml:space="preserve"> </w:t>
      </w:r>
      <w:r w:rsidRPr="00BA6BFB">
        <w:rPr>
          <w:rStyle w:val="token"/>
          <w:rFonts w:ascii="Consolas" w:eastAsiaTheme="majorEastAsia" w:hAnsi="Consolas"/>
          <w:color w:val="9A6E3A"/>
          <w:sz w:val="23"/>
          <w:szCs w:val="23"/>
          <w:lang w:val="en-US"/>
        </w:rPr>
        <w:t>=</w:t>
      </w:r>
      <w:r w:rsidRPr="00BA6BFB">
        <w:rPr>
          <w:rStyle w:val="HTML"/>
          <w:rFonts w:ascii="Consolas" w:hAnsi="Consolas"/>
          <w:color w:val="000000"/>
          <w:sz w:val="23"/>
          <w:szCs w:val="23"/>
          <w:lang w:val="en-US"/>
        </w:rPr>
        <w:t xml:space="preserve"> </w:t>
      </w:r>
      <w:r w:rsidRPr="00BA6BFB">
        <w:rPr>
          <w:rStyle w:val="token"/>
          <w:rFonts w:ascii="Consolas" w:eastAsiaTheme="majorEastAsia" w:hAnsi="Consolas"/>
          <w:color w:val="0077AA"/>
          <w:sz w:val="23"/>
          <w:szCs w:val="23"/>
          <w:lang w:val="en-US"/>
        </w:rPr>
        <w:t>new</w:t>
      </w:r>
      <w:r w:rsidRPr="00BA6BFB">
        <w:rPr>
          <w:rStyle w:val="HTML"/>
          <w:rFonts w:ascii="Consolas" w:hAnsi="Consolas"/>
          <w:color w:val="000000"/>
          <w:sz w:val="23"/>
          <w:szCs w:val="23"/>
          <w:lang w:val="en-US"/>
        </w:rPr>
        <w:t xml:space="preserve"> </w:t>
      </w:r>
      <w:proofErr w:type="gramStart"/>
      <w:r w:rsidRPr="00BA6BFB">
        <w:rPr>
          <w:rStyle w:val="token"/>
          <w:rFonts w:ascii="Consolas" w:eastAsiaTheme="majorEastAsia" w:hAnsi="Consolas"/>
          <w:color w:val="DD4A68"/>
          <w:sz w:val="23"/>
          <w:szCs w:val="23"/>
          <w:lang w:val="en-US"/>
        </w:rPr>
        <w:t>Animal</w:t>
      </w:r>
      <w:r w:rsidRPr="00BA6BFB">
        <w:rPr>
          <w:rStyle w:val="token"/>
          <w:rFonts w:ascii="Consolas" w:eastAsiaTheme="majorEastAsia" w:hAnsi="Consolas"/>
          <w:color w:val="999999"/>
          <w:sz w:val="23"/>
          <w:szCs w:val="23"/>
          <w:lang w:val="en-US"/>
        </w:rPr>
        <w:t>(</w:t>
      </w:r>
      <w:proofErr w:type="gramEnd"/>
      <w:r w:rsidRPr="00BA6BFB">
        <w:rPr>
          <w:rStyle w:val="token"/>
          <w:rFonts w:ascii="Consolas" w:eastAsiaTheme="majorEastAsia" w:hAnsi="Consolas"/>
          <w:color w:val="999999"/>
          <w:sz w:val="23"/>
          <w:szCs w:val="23"/>
          <w:lang w:val="en-US"/>
        </w:rPr>
        <w:t>);</w:t>
      </w:r>
      <w:r w:rsidRPr="00BA6BFB">
        <w:rPr>
          <w:rStyle w:val="HTML"/>
          <w:rFonts w:ascii="Consolas" w:hAnsi="Consolas"/>
          <w:color w:val="000000"/>
          <w:sz w:val="23"/>
          <w:szCs w:val="23"/>
          <w:lang w:val="en-US"/>
        </w:rPr>
        <w:t xml:space="preserve"> </w:t>
      </w:r>
      <w:r w:rsidRPr="00BA6BFB">
        <w:rPr>
          <w:rStyle w:val="token"/>
          <w:rFonts w:ascii="Consolas" w:eastAsiaTheme="majorEastAsia" w:hAnsi="Consolas"/>
          <w:color w:val="708090"/>
          <w:sz w:val="23"/>
          <w:szCs w:val="23"/>
          <w:lang w:val="en-US"/>
        </w:rPr>
        <w:t>// will generate an error</w:t>
      </w:r>
    </w:p>
    <w:p w14:paraId="1918F59B" w14:textId="710B6184" w:rsidR="00BA6BFB" w:rsidRPr="00BA6BFB" w:rsidRDefault="00BA6BFB" w:rsidP="00BA6BFB">
      <w:pPr>
        <w:pStyle w:val="a3"/>
        <w:shd w:val="clear" w:color="auto" w:fill="FFFFFF"/>
        <w:spacing w:before="288" w:beforeAutospacing="0" w:after="288" w:afterAutospacing="0"/>
        <w:rPr>
          <w:rFonts w:ascii="Verdana" w:hAnsi="Verdana"/>
          <w:color w:val="000000"/>
          <w:sz w:val="23"/>
          <w:szCs w:val="23"/>
          <w:lang w:val="en-US"/>
        </w:rPr>
      </w:pPr>
      <w:r w:rsidRPr="00BA6BFB">
        <w:rPr>
          <w:rFonts w:ascii="Verdana" w:hAnsi="Verdana"/>
          <w:color w:val="000000"/>
          <w:sz w:val="23"/>
          <w:szCs w:val="23"/>
          <w:lang w:val="en-US"/>
        </w:rPr>
        <w:t>To access the abstract class, it must be inherited from another class.</w:t>
      </w:r>
    </w:p>
    <w:p w14:paraId="2606A53C" w14:textId="77777777" w:rsidR="00BA6BFB" w:rsidRPr="00BA6BFB" w:rsidRDefault="00BA6BFB" w:rsidP="00BA6BFB">
      <w:pPr>
        <w:pStyle w:val="4"/>
        <w:shd w:val="clear" w:color="auto" w:fill="FFFFCC"/>
        <w:spacing w:before="150" w:after="150"/>
        <w:rPr>
          <w:rFonts w:ascii="Segoe UI" w:hAnsi="Segoe UI" w:cs="Segoe UI"/>
          <w:color w:val="000000"/>
          <w:sz w:val="30"/>
          <w:szCs w:val="30"/>
          <w:lang w:val="en-US"/>
        </w:rPr>
      </w:pPr>
      <w:r w:rsidRPr="00BA6BFB">
        <w:rPr>
          <w:rFonts w:ascii="Segoe UI" w:hAnsi="Segoe UI" w:cs="Segoe UI"/>
          <w:b/>
          <w:bCs/>
          <w:color w:val="000000"/>
          <w:sz w:val="30"/>
          <w:szCs w:val="30"/>
          <w:lang w:val="en-US"/>
        </w:rPr>
        <w:t xml:space="preserve">Why And When </w:t>
      </w:r>
      <w:proofErr w:type="gramStart"/>
      <w:r w:rsidRPr="00BA6BFB">
        <w:rPr>
          <w:rFonts w:ascii="Segoe UI" w:hAnsi="Segoe UI" w:cs="Segoe UI"/>
          <w:b/>
          <w:bCs/>
          <w:color w:val="000000"/>
          <w:sz w:val="30"/>
          <w:szCs w:val="30"/>
          <w:lang w:val="en-US"/>
        </w:rPr>
        <w:t>To</w:t>
      </w:r>
      <w:proofErr w:type="gramEnd"/>
      <w:r w:rsidRPr="00BA6BFB">
        <w:rPr>
          <w:rFonts w:ascii="Segoe UI" w:hAnsi="Segoe UI" w:cs="Segoe UI"/>
          <w:b/>
          <w:bCs/>
          <w:color w:val="000000"/>
          <w:sz w:val="30"/>
          <w:szCs w:val="30"/>
          <w:lang w:val="en-US"/>
        </w:rPr>
        <w:t xml:space="preserve"> Use Abstract Classes and Methods?</w:t>
      </w:r>
    </w:p>
    <w:p w14:paraId="67FDBFA4" w14:textId="77777777" w:rsidR="00BA6BFB" w:rsidRPr="00BA6BFB" w:rsidRDefault="00BA6BFB" w:rsidP="00BA6BFB">
      <w:pPr>
        <w:pStyle w:val="a3"/>
        <w:shd w:val="clear" w:color="auto" w:fill="FFFFCC"/>
        <w:spacing w:before="240" w:beforeAutospacing="0" w:after="240" w:afterAutospacing="0"/>
        <w:rPr>
          <w:rFonts w:ascii="Verdana" w:hAnsi="Verdana"/>
          <w:color w:val="000000"/>
          <w:sz w:val="23"/>
          <w:szCs w:val="23"/>
          <w:lang w:val="en-US"/>
        </w:rPr>
      </w:pPr>
      <w:r w:rsidRPr="00BA6BFB">
        <w:rPr>
          <w:rFonts w:ascii="Verdana" w:hAnsi="Verdana"/>
          <w:color w:val="000000"/>
          <w:sz w:val="23"/>
          <w:szCs w:val="23"/>
          <w:lang w:val="en-US"/>
        </w:rPr>
        <w:t>To achieve security - hide certain details and only show the important details of an object.</w:t>
      </w:r>
    </w:p>
    <w:p w14:paraId="011A5AA4" w14:textId="510900DB" w:rsidR="00BA6BFB" w:rsidRDefault="00BA6BFB"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6C372756" w14:textId="02F18D81" w:rsidR="00065EEF" w:rsidRPr="00596CCC" w:rsidRDefault="00065EEF" w:rsidP="00065EEF">
      <w:pPr>
        <w:pStyle w:val="1"/>
        <w:shd w:val="clear" w:color="auto" w:fill="FFFFFF"/>
        <w:spacing w:before="150" w:after="150"/>
        <w:rPr>
          <w:rFonts w:ascii="Segoe UI" w:hAnsi="Segoe UI" w:cs="Segoe UI"/>
          <w:color w:val="000000"/>
          <w:sz w:val="63"/>
          <w:szCs w:val="63"/>
          <w:lang w:val="en-US"/>
        </w:rPr>
      </w:pPr>
      <w:r w:rsidRPr="00596CCC">
        <w:rPr>
          <w:rFonts w:ascii="Segoe UI" w:hAnsi="Segoe UI" w:cs="Segoe UI"/>
          <w:b/>
          <w:bCs/>
          <w:color w:val="000000"/>
          <w:sz w:val="63"/>
          <w:szCs w:val="63"/>
          <w:lang w:val="en-US"/>
        </w:rPr>
        <w:lastRenderedPageBreak/>
        <w:t>Java </w:t>
      </w:r>
      <w:r w:rsidRPr="00596CCC">
        <w:rPr>
          <w:rStyle w:val="colorh1"/>
          <w:rFonts w:ascii="Segoe UI" w:hAnsi="Segoe UI" w:cs="Segoe UI"/>
          <w:b/>
          <w:bCs/>
          <w:color w:val="000000"/>
          <w:sz w:val="63"/>
          <w:szCs w:val="63"/>
          <w:lang w:val="en-US"/>
        </w:rPr>
        <w:t>Interface</w:t>
      </w:r>
    </w:p>
    <w:p w14:paraId="1AED01EF" w14:textId="77777777" w:rsidR="00065EEF" w:rsidRPr="00065EEF" w:rsidRDefault="00065EEF" w:rsidP="00065EEF">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065EEF">
        <w:rPr>
          <w:rFonts w:ascii="Segoe UI" w:hAnsi="Segoe UI" w:cs="Segoe UI"/>
          <w:b w:val="0"/>
          <w:bCs w:val="0"/>
          <w:color w:val="000000"/>
          <w:sz w:val="48"/>
          <w:szCs w:val="48"/>
          <w:lang w:val="en-US"/>
        </w:rPr>
        <w:t>Interfaces</w:t>
      </w:r>
    </w:p>
    <w:p w14:paraId="116FF2B0" w14:textId="74316703" w:rsidR="00065EEF" w:rsidRPr="00065EEF" w:rsidRDefault="00065EEF" w:rsidP="00065EEF">
      <w:pPr>
        <w:pStyle w:val="a3"/>
        <w:shd w:val="clear" w:color="auto" w:fill="FFFFFF"/>
        <w:spacing w:before="288" w:beforeAutospacing="0" w:after="288" w:afterAutospacing="0"/>
        <w:rPr>
          <w:rFonts w:ascii="Verdana" w:hAnsi="Verdana"/>
          <w:color w:val="000000"/>
          <w:sz w:val="23"/>
          <w:szCs w:val="23"/>
          <w:lang w:val="en-US"/>
        </w:rPr>
      </w:pPr>
      <w:r w:rsidRPr="00065EEF">
        <w:rPr>
          <w:rFonts w:ascii="Verdana" w:hAnsi="Verdana"/>
          <w:color w:val="000000"/>
          <w:sz w:val="23"/>
          <w:szCs w:val="23"/>
          <w:lang w:val="en-US"/>
        </w:rPr>
        <w:t>Another way to achieve abstraction in Java, is with interfaces.</w:t>
      </w:r>
    </w:p>
    <w:p w14:paraId="06788ED2" w14:textId="5E7C6C92" w:rsidR="00065EEF" w:rsidRPr="00065EEF" w:rsidRDefault="00065EEF" w:rsidP="00065EEF">
      <w:pPr>
        <w:pStyle w:val="a3"/>
        <w:shd w:val="clear" w:color="auto" w:fill="FFFFFF"/>
        <w:spacing w:before="288" w:beforeAutospacing="0" w:after="288" w:afterAutospacing="0"/>
        <w:rPr>
          <w:rFonts w:ascii="Consolas" w:hAnsi="Consolas" w:cs="Courier New"/>
          <w:color w:val="000000"/>
          <w:sz w:val="23"/>
          <w:szCs w:val="23"/>
          <w:lang w:val="en-US"/>
        </w:rPr>
      </w:pPr>
      <w:r w:rsidRPr="00065EEF">
        <w:rPr>
          <w:rFonts w:ascii="Verdana" w:hAnsi="Verdana"/>
          <w:color w:val="000000"/>
          <w:sz w:val="23"/>
          <w:szCs w:val="23"/>
          <w:lang w:val="en-US"/>
        </w:rPr>
        <w:t>An </w:t>
      </w:r>
      <w:r w:rsidRPr="00065EEF">
        <w:rPr>
          <w:rStyle w:val="HTML"/>
          <w:rFonts w:ascii="Consolas" w:hAnsi="Consolas"/>
          <w:color w:val="DC143C"/>
          <w:sz w:val="24"/>
          <w:szCs w:val="24"/>
          <w:lang w:val="en-US"/>
        </w:rPr>
        <w:t>interface</w:t>
      </w:r>
      <w:r w:rsidRPr="00065EEF">
        <w:rPr>
          <w:rFonts w:ascii="Verdana" w:hAnsi="Verdana"/>
          <w:color w:val="000000"/>
          <w:sz w:val="23"/>
          <w:szCs w:val="23"/>
          <w:lang w:val="en-US"/>
        </w:rPr>
        <w:t> is a completely "</w:t>
      </w:r>
      <w:r w:rsidRPr="00065EEF">
        <w:rPr>
          <w:rStyle w:val="a4"/>
          <w:rFonts w:ascii="Verdana" w:hAnsi="Verdana"/>
          <w:color w:val="000000"/>
          <w:sz w:val="23"/>
          <w:szCs w:val="23"/>
          <w:lang w:val="en-US"/>
        </w:rPr>
        <w:t>abstract class</w:t>
      </w:r>
      <w:r w:rsidRPr="00065EEF">
        <w:rPr>
          <w:rFonts w:ascii="Verdana" w:hAnsi="Verdana"/>
          <w:color w:val="000000"/>
          <w:sz w:val="23"/>
          <w:szCs w:val="23"/>
          <w:lang w:val="en-US"/>
        </w:rPr>
        <w:t>" that is used to group related methods with empty bodies</w:t>
      </w:r>
    </w:p>
    <w:p w14:paraId="0AFC64E4" w14:textId="665E1359" w:rsidR="00065EEF" w:rsidRPr="00065EEF" w:rsidRDefault="00065EEF" w:rsidP="00065EEF">
      <w:pPr>
        <w:pStyle w:val="a3"/>
        <w:shd w:val="clear" w:color="auto" w:fill="FFFFFF"/>
        <w:spacing w:before="288" w:beforeAutospacing="0" w:after="288" w:afterAutospacing="0"/>
        <w:rPr>
          <w:rFonts w:ascii="Verdana" w:hAnsi="Verdana"/>
          <w:color w:val="000000"/>
          <w:sz w:val="23"/>
          <w:szCs w:val="23"/>
          <w:lang w:val="en-US"/>
        </w:rPr>
      </w:pPr>
      <w:r w:rsidRPr="00065EEF">
        <w:rPr>
          <w:rFonts w:ascii="Verdana" w:hAnsi="Verdana"/>
          <w:color w:val="000000"/>
          <w:sz w:val="23"/>
          <w:szCs w:val="23"/>
          <w:lang w:val="en-US"/>
        </w:rPr>
        <w:t>To access the interface methods, the interface must be "implemented" (</w:t>
      </w:r>
      <w:proofErr w:type="spellStart"/>
      <w:r w:rsidRPr="00065EEF">
        <w:rPr>
          <w:rFonts w:ascii="Verdana" w:hAnsi="Verdana"/>
          <w:color w:val="000000"/>
          <w:sz w:val="23"/>
          <w:szCs w:val="23"/>
          <w:lang w:val="en-US"/>
        </w:rPr>
        <w:t>kinda</w:t>
      </w:r>
      <w:proofErr w:type="spellEnd"/>
      <w:r w:rsidRPr="00065EEF">
        <w:rPr>
          <w:rFonts w:ascii="Verdana" w:hAnsi="Verdana"/>
          <w:color w:val="000000"/>
          <w:sz w:val="23"/>
          <w:szCs w:val="23"/>
          <w:lang w:val="en-US"/>
        </w:rPr>
        <w:t xml:space="preserve"> like inherited) by another class with the </w:t>
      </w:r>
      <w:r w:rsidRPr="00065EEF">
        <w:rPr>
          <w:rStyle w:val="HTML"/>
          <w:rFonts w:ascii="Consolas" w:hAnsi="Consolas"/>
          <w:color w:val="DC143C"/>
          <w:sz w:val="24"/>
          <w:szCs w:val="24"/>
          <w:lang w:val="en-US"/>
        </w:rPr>
        <w:t>implements</w:t>
      </w:r>
      <w:r w:rsidRPr="00065EEF">
        <w:rPr>
          <w:rFonts w:ascii="Verdana" w:hAnsi="Verdana"/>
          <w:color w:val="000000"/>
          <w:sz w:val="23"/>
          <w:szCs w:val="23"/>
          <w:lang w:val="en-US"/>
        </w:rPr>
        <w:t> keyword (instead of </w:t>
      </w:r>
      <w:r w:rsidRPr="00065EEF">
        <w:rPr>
          <w:rStyle w:val="HTML"/>
          <w:rFonts w:ascii="Consolas" w:hAnsi="Consolas"/>
          <w:color w:val="DC143C"/>
          <w:sz w:val="24"/>
          <w:szCs w:val="24"/>
          <w:lang w:val="en-US"/>
        </w:rPr>
        <w:t>extends</w:t>
      </w:r>
      <w:r w:rsidRPr="00065EEF">
        <w:rPr>
          <w:rFonts w:ascii="Verdana" w:hAnsi="Verdana"/>
          <w:color w:val="000000"/>
          <w:sz w:val="23"/>
          <w:szCs w:val="23"/>
          <w:lang w:val="en-US"/>
        </w:rPr>
        <w:t>). The body of the interface method is provided by the "implement" class</w:t>
      </w:r>
    </w:p>
    <w:p w14:paraId="0FB7354E" w14:textId="77777777" w:rsidR="00065EEF" w:rsidRPr="00065EEF" w:rsidRDefault="00065EEF" w:rsidP="00065EEF">
      <w:pPr>
        <w:pStyle w:val="4"/>
        <w:shd w:val="clear" w:color="auto" w:fill="FFFFCC"/>
        <w:spacing w:before="150" w:after="150"/>
        <w:rPr>
          <w:rFonts w:ascii="Segoe UI" w:hAnsi="Segoe UI" w:cs="Segoe UI"/>
          <w:color w:val="000000"/>
          <w:sz w:val="30"/>
          <w:szCs w:val="30"/>
          <w:lang w:val="en-US"/>
        </w:rPr>
      </w:pPr>
      <w:r w:rsidRPr="00065EEF">
        <w:rPr>
          <w:rFonts w:ascii="Segoe UI" w:hAnsi="Segoe UI" w:cs="Segoe UI"/>
          <w:b/>
          <w:bCs/>
          <w:color w:val="000000"/>
          <w:sz w:val="30"/>
          <w:szCs w:val="30"/>
          <w:lang w:val="en-US"/>
        </w:rPr>
        <w:t>Notes on Interfaces:</w:t>
      </w:r>
    </w:p>
    <w:p w14:paraId="0284A6D7" w14:textId="77777777" w:rsidR="00065EEF" w:rsidRPr="00065EEF" w:rsidRDefault="00065EEF" w:rsidP="00065EEF">
      <w:pPr>
        <w:numPr>
          <w:ilvl w:val="0"/>
          <w:numId w:val="15"/>
        </w:numPr>
        <w:shd w:val="clear" w:color="auto" w:fill="FFFFCC"/>
        <w:spacing w:before="100" w:beforeAutospacing="1" w:after="100" w:afterAutospacing="1" w:line="240" w:lineRule="auto"/>
        <w:rPr>
          <w:rFonts w:ascii="Verdana" w:hAnsi="Verdana" w:cs="Times New Roman"/>
          <w:color w:val="000000"/>
          <w:sz w:val="23"/>
          <w:szCs w:val="23"/>
          <w:lang w:val="en-US"/>
        </w:rPr>
      </w:pPr>
      <w:r w:rsidRPr="00065EEF">
        <w:rPr>
          <w:rFonts w:ascii="Verdana" w:hAnsi="Verdana"/>
          <w:color w:val="000000"/>
          <w:sz w:val="23"/>
          <w:szCs w:val="23"/>
          <w:lang w:val="en-US"/>
        </w:rPr>
        <w:t>Like </w:t>
      </w:r>
      <w:r w:rsidRPr="00065EEF">
        <w:rPr>
          <w:rStyle w:val="a4"/>
          <w:rFonts w:ascii="Verdana" w:hAnsi="Verdana"/>
          <w:color w:val="000000"/>
          <w:sz w:val="23"/>
          <w:szCs w:val="23"/>
          <w:lang w:val="en-US"/>
        </w:rPr>
        <w:t>abstract classes</w:t>
      </w:r>
      <w:r w:rsidRPr="00065EEF">
        <w:rPr>
          <w:rFonts w:ascii="Verdana" w:hAnsi="Verdana"/>
          <w:color w:val="000000"/>
          <w:sz w:val="23"/>
          <w:szCs w:val="23"/>
          <w:lang w:val="en-US"/>
        </w:rPr>
        <w:t>, interfaces </w:t>
      </w:r>
      <w:r w:rsidRPr="00065EEF">
        <w:rPr>
          <w:rStyle w:val="a4"/>
          <w:rFonts w:ascii="Verdana" w:hAnsi="Verdana"/>
          <w:color w:val="000000"/>
          <w:sz w:val="23"/>
          <w:szCs w:val="23"/>
          <w:lang w:val="en-US"/>
        </w:rPr>
        <w:t>cannot</w:t>
      </w:r>
      <w:r w:rsidRPr="00065EEF">
        <w:rPr>
          <w:rFonts w:ascii="Verdana" w:hAnsi="Verdana"/>
          <w:color w:val="000000"/>
          <w:sz w:val="23"/>
          <w:szCs w:val="23"/>
          <w:lang w:val="en-US"/>
        </w:rPr>
        <w:t xml:space="preserve"> be used to create objects (in the example above, it is not possible to create an "Animal" object in the </w:t>
      </w:r>
      <w:proofErr w:type="spellStart"/>
      <w:r w:rsidRPr="00065EEF">
        <w:rPr>
          <w:rFonts w:ascii="Verdana" w:hAnsi="Verdana"/>
          <w:color w:val="000000"/>
          <w:sz w:val="23"/>
          <w:szCs w:val="23"/>
          <w:lang w:val="en-US"/>
        </w:rPr>
        <w:t>MyMainClass</w:t>
      </w:r>
      <w:proofErr w:type="spellEnd"/>
      <w:r w:rsidRPr="00065EEF">
        <w:rPr>
          <w:rFonts w:ascii="Verdana" w:hAnsi="Verdana"/>
          <w:color w:val="000000"/>
          <w:sz w:val="23"/>
          <w:szCs w:val="23"/>
          <w:lang w:val="en-US"/>
        </w:rPr>
        <w:t>)</w:t>
      </w:r>
    </w:p>
    <w:p w14:paraId="36012DBE" w14:textId="77777777" w:rsidR="00065EEF" w:rsidRPr="00065EEF" w:rsidRDefault="00065EEF" w:rsidP="00065EEF">
      <w:pPr>
        <w:numPr>
          <w:ilvl w:val="0"/>
          <w:numId w:val="15"/>
        </w:numPr>
        <w:shd w:val="clear" w:color="auto" w:fill="FFFFCC"/>
        <w:spacing w:before="100" w:beforeAutospacing="1" w:after="100" w:afterAutospacing="1" w:line="240" w:lineRule="auto"/>
        <w:rPr>
          <w:rFonts w:ascii="Verdana" w:hAnsi="Verdana"/>
          <w:color w:val="000000"/>
          <w:sz w:val="23"/>
          <w:szCs w:val="23"/>
          <w:lang w:val="en-US"/>
        </w:rPr>
      </w:pPr>
      <w:r w:rsidRPr="00065EEF">
        <w:rPr>
          <w:rFonts w:ascii="Verdana" w:hAnsi="Verdana"/>
          <w:color w:val="000000"/>
          <w:sz w:val="23"/>
          <w:szCs w:val="23"/>
          <w:lang w:val="en-US"/>
        </w:rPr>
        <w:t>Interface methods do not have a body - the body is provided by the "implement" class</w:t>
      </w:r>
    </w:p>
    <w:p w14:paraId="6644AF3C" w14:textId="77777777" w:rsidR="00065EEF" w:rsidRPr="00065EEF" w:rsidRDefault="00065EEF" w:rsidP="00065EEF">
      <w:pPr>
        <w:numPr>
          <w:ilvl w:val="0"/>
          <w:numId w:val="15"/>
        </w:numPr>
        <w:shd w:val="clear" w:color="auto" w:fill="FFFFCC"/>
        <w:spacing w:before="100" w:beforeAutospacing="1" w:after="100" w:afterAutospacing="1" w:line="240" w:lineRule="auto"/>
        <w:rPr>
          <w:rFonts w:ascii="Verdana" w:hAnsi="Verdana"/>
          <w:color w:val="000000"/>
          <w:sz w:val="23"/>
          <w:szCs w:val="23"/>
          <w:lang w:val="en-US"/>
        </w:rPr>
      </w:pPr>
      <w:r w:rsidRPr="00065EEF">
        <w:rPr>
          <w:rFonts w:ascii="Verdana" w:hAnsi="Verdana"/>
          <w:color w:val="000000"/>
          <w:sz w:val="23"/>
          <w:szCs w:val="23"/>
          <w:lang w:val="en-US"/>
        </w:rPr>
        <w:t>On implementation of an interface, you must override all of its methods</w:t>
      </w:r>
    </w:p>
    <w:p w14:paraId="74038023" w14:textId="77777777" w:rsidR="00065EEF" w:rsidRPr="00065EEF" w:rsidRDefault="00065EEF" w:rsidP="00065EEF">
      <w:pPr>
        <w:numPr>
          <w:ilvl w:val="0"/>
          <w:numId w:val="15"/>
        </w:numPr>
        <w:shd w:val="clear" w:color="auto" w:fill="FFFFCC"/>
        <w:spacing w:before="100" w:beforeAutospacing="1" w:after="100" w:afterAutospacing="1" w:line="240" w:lineRule="auto"/>
        <w:rPr>
          <w:rFonts w:ascii="Verdana" w:hAnsi="Verdana"/>
          <w:color w:val="000000"/>
          <w:sz w:val="23"/>
          <w:szCs w:val="23"/>
          <w:lang w:val="en-US"/>
        </w:rPr>
      </w:pPr>
      <w:r w:rsidRPr="00065EEF">
        <w:rPr>
          <w:rFonts w:ascii="Verdana" w:hAnsi="Verdana"/>
          <w:color w:val="000000"/>
          <w:sz w:val="23"/>
          <w:szCs w:val="23"/>
          <w:lang w:val="en-US"/>
        </w:rPr>
        <w:t>Interface methods are by default </w:t>
      </w:r>
      <w:r w:rsidRPr="00065EEF">
        <w:rPr>
          <w:rStyle w:val="HTML"/>
          <w:rFonts w:ascii="Consolas" w:eastAsiaTheme="minorHAnsi" w:hAnsi="Consolas"/>
          <w:color w:val="DC143C"/>
          <w:sz w:val="24"/>
          <w:szCs w:val="24"/>
          <w:lang w:val="en-US"/>
        </w:rPr>
        <w:t>abstract</w:t>
      </w:r>
      <w:r w:rsidRPr="00065EEF">
        <w:rPr>
          <w:rFonts w:ascii="Verdana" w:hAnsi="Verdana"/>
          <w:color w:val="000000"/>
          <w:sz w:val="23"/>
          <w:szCs w:val="23"/>
          <w:lang w:val="en-US"/>
        </w:rPr>
        <w:t> and </w:t>
      </w:r>
      <w:r w:rsidRPr="00065EEF">
        <w:rPr>
          <w:rStyle w:val="HTML"/>
          <w:rFonts w:ascii="Consolas" w:eastAsiaTheme="minorHAnsi" w:hAnsi="Consolas"/>
          <w:color w:val="DC143C"/>
          <w:sz w:val="24"/>
          <w:szCs w:val="24"/>
          <w:lang w:val="en-US"/>
        </w:rPr>
        <w:t>public</w:t>
      </w:r>
    </w:p>
    <w:p w14:paraId="4557BBC5" w14:textId="77777777" w:rsidR="00065EEF" w:rsidRPr="00065EEF" w:rsidRDefault="00065EEF" w:rsidP="00065EEF">
      <w:pPr>
        <w:numPr>
          <w:ilvl w:val="0"/>
          <w:numId w:val="15"/>
        </w:numPr>
        <w:shd w:val="clear" w:color="auto" w:fill="FFFFCC"/>
        <w:spacing w:before="100" w:beforeAutospacing="1" w:after="100" w:afterAutospacing="1" w:line="240" w:lineRule="auto"/>
        <w:rPr>
          <w:rFonts w:ascii="Verdana" w:hAnsi="Verdana"/>
          <w:color w:val="000000"/>
          <w:sz w:val="23"/>
          <w:szCs w:val="23"/>
          <w:lang w:val="en-US"/>
        </w:rPr>
      </w:pPr>
      <w:r w:rsidRPr="00065EEF">
        <w:rPr>
          <w:rFonts w:ascii="Verdana" w:hAnsi="Verdana"/>
          <w:color w:val="000000"/>
          <w:sz w:val="23"/>
          <w:szCs w:val="23"/>
          <w:lang w:val="en-US"/>
        </w:rPr>
        <w:t>Interface attributes are by default </w:t>
      </w:r>
      <w:r w:rsidRPr="00065EEF">
        <w:rPr>
          <w:rStyle w:val="HTML"/>
          <w:rFonts w:ascii="Consolas" w:eastAsiaTheme="minorHAnsi" w:hAnsi="Consolas"/>
          <w:color w:val="DC143C"/>
          <w:sz w:val="24"/>
          <w:szCs w:val="24"/>
          <w:lang w:val="en-US"/>
        </w:rPr>
        <w:t>public</w:t>
      </w:r>
      <w:r w:rsidRPr="00065EEF">
        <w:rPr>
          <w:rFonts w:ascii="Verdana" w:hAnsi="Verdana"/>
          <w:color w:val="000000"/>
          <w:sz w:val="23"/>
          <w:szCs w:val="23"/>
          <w:lang w:val="en-US"/>
        </w:rPr>
        <w:t>, </w:t>
      </w:r>
      <w:r w:rsidRPr="00065EEF">
        <w:rPr>
          <w:rStyle w:val="HTML"/>
          <w:rFonts w:ascii="Consolas" w:eastAsiaTheme="minorHAnsi" w:hAnsi="Consolas"/>
          <w:color w:val="DC143C"/>
          <w:sz w:val="24"/>
          <w:szCs w:val="24"/>
          <w:lang w:val="en-US"/>
        </w:rPr>
        <w:t>static</w:t>
      </w:r>
      <w:r w:rsidRPr="00065EEF">
        <w:rPr>
          <w:rFonts w:ascii="Verdana" w:hAnsi="Verdana"/>
          <w:color w:val="000000"/>
          <w:sz w:val="23"/>
          <w:szCs w:val="23"/>
          <w:lang w:val="en-US"/>
        </w:rPr>
        <w:t> and </w:t>
      </w:r>
      <w:r w:rsidRPr="00065EEF">
        <w:rPr>
          <w:rStyle w:val="HTML"/>
          <w:rFonts w:ascii="Consolas" w:eastAsiaTheme="minorHAnsi" w:hAnsi="Consolas"/>
          <w:color w:val="DC143C"/>
          <w:sz w:val="24"/>
          <w:szCs w:val="24"/>
          <w:lang w:val="en-US"/>
        </w:rPr>
        <w:t>final</w:t>
      </w:r>
    </w:p>
    <w:p w14:paraId="51CB548C" w14:textId="77777777" w:rsidR="00065EEF" w:rsidRPr="00065EEF" w:rsidRDefault="00065EEF" w:rsidP="00065EEF">
      <w:pPr>
        <w:numPr>
          <w:ilvl w:val="0"/>
          <w:numId w:val="15"/>
        </w:numPr>
        <w:shd w:val="clear" w:color="auto" w:fill="FFFFCC"/>
        <w:spacing w:before="100" w:beforeAutospacing="1" w:after="100" w:afterAutospacing="1" w:line="240" w:lineRule="auto"/>
        <w:rPr>
          <w:rFonts w:ascii="Verdana" w:hAnsi="Verdana"/>
          <w:color w:val="000000"/>
          <w:sz w:val="23"/>
          <w:szCs w:val="23"/>
          <w:lang w:val="en-US"/>
        </w:rPr>
      </w:pPr>
      <w:r w:rsidRPr="00065EEF">
        <w:rPr>
          <w:rFonts w:ascii="Verdana" w:hAnsi="Verdana"/>
          <w:color w:val="000000"/>
          <w:sz w:val="23"/>
          <w:szCs w:val="23"/>
          <w:lang w:val="en-US"/>
        </w:rPr>
        <w:t>An interface cannot contain a constructor (as it cannot be used to create objects)</w:t>
      </w:r>
    </w:p>
    <w:p w14:paraId="007772DA" w14:textId="77777777" w:rsidR="00065EEF" w:rsidRPr="00065EEF" w:rsidRDefault="00065EEF" w:rsidP="00065EEF">
      <w:pPr>
        <w:pStyle w:val="4"/>
        <w:shd w:val="clear" w:color="auto" w:fill="FFFFCC"/>
        <w:spacing w:before="150" w:after="150"/>
        <w:rPr>
          <w:rFonts w:ascii="Segoe UI" w:hAnsi="Segoe UI" w:cs="Segoe UI"/>
          <w:color w:val="000000"/>
          <w:sz w:val="30"/>
          <w:szCs w:val="30"/>
          <w:lang w:val="en-US"/>
        </w:rPr>
      </w:pPr>
      <w:r w:rsidRPr="00065EEF">
        <w:rPr>
          <w:rFonts w:ascii="Segoe UI" w:hAnsi="Segoe UI" w:cs="Segoe UI"/>
          <w:b/>
          <w:bCs/>
          <w:color w:val="000000"/>
          <w:sz w:val="30"/>
          <w:szCs w:val="30"/>
          <w:lang w:val="en-US"/>
        </w:rPr>
        <w:t xml:space="preserve">Why And When </w:t>
      </w:r>
      <w:proofErr w:type="gramStart"/>
      <w:r w:rsidRPr="00065EEF">
        <w:rPr>
          <w:rFonts w:ascii="Segoe UI" w:hAnsi="Segoe UI" w:cs="Segoe UI"/>
          <w:b/>
          <w:bCs/>
          <w:color w:val="000000"/>
          <w:sz w:val="30"/>
          <w:szCs w:val="30"/>
          <w:lang w:val="en-US"/>
        </w:rPr>
        <w:t>To</w:t>
      </w:r>
      <w:proofErr w:type="gramEnd"/>
      <w:r w:rsidRPr="00065EEF">
        <w:rPr>
          <w:rFonts w:ascii="Segoe UI" w:hAnsi="Segoe UI" w:cs="Segoe UI"/>
          <w:b/>
          <w:bCs/>
          <w:color w:val="000000"/>
          <w:sz w:val="30"/>
          <w:szCs w:val="30"/>
          <w:lang w:val="en-US"/>
        </w:rPr>
        <w:t xml:space="preserve"> Use Interfaces?</w:t>
      </w:r>
    </w:p>
    <w:p w14:paraId="017DCF92" w14:textId="77777777" w:rsidR="00065EEF" w:rsidRPr="00065EEF" w:rsidRDefault="00065EEF" w:rsidP="00065EEF">
      <w:pPr>
        <w:pStyle w:val="a3"/>
        <w:shd w:val="clear" w:color="auto" w:fill="FFFFCC"/>
        <w:spacing w:before="240" w:beforeAutospacing="0" w:after="240" w:afterAutospacing="0"/>
        <w:rPr>
          <w:rFonts w:ascii="Verdana" w:hAnsi="Verdana"/>
          <w:color w:val="000000"/>
          <w:sz w:val="23"/>
          <w:szCs w:val="23"/>
          <w:lang w:val="en-US"/>
        </w:rPr>
      </w:pPr>
      <w:r w:rsidRPr="00065EEF">
        <w:rPr>
          <w:rFonts w:ascii="Verdana" w:hAnsi="Verdana"/>
          <w:color w:val="000000"/>
          <w:sz w:val="23"/>
          <w:szCs w:val="23"/>
          <w:lang w:val="en-US"/>
        </w:rPr>
        <w:t>1) To achieve security - hide certain details and only show the important details of an object (interface).</w:t>
      </w:r>
    </w:p>
    <w:p w14:paraId="5290B442" w14:textId="77777777" w:rsidR="00065EEF" w:rsidRPr="00065EEF" w:rsidRDefault="00065EEF" w:rsidP="00065EEF">
      <w:pPr>
        <w:pStyle w:val="a3"/>
        <w:shd w:val="clear" w:color="auto" w:fill="FFFFCC"/>
        <w:spacing w:before="240" w:beforeAutospacing="0" w:after="240" w:afterAutospacing="0"/>
        <w:rPr>
          <w:rFonts w:ascii="Verdana" w:hAnsi="Verdana"/>
          <w:color w:val="000000"/>
          <w:sz w:val="23"/>
          <w:szCs w:val="23"/>
          <w:lang w:val="en-US"/>
        </w:rPr>
      </w:pPr>
      <w:r w:rsidRPr="00065EEF">
        <w:rPr>
          <w:rFonts w:ascii="Verdana" w:hAnsi="Verdana"/>
          <w:color w:val="000000"/>
          <w:sz w:val="23"/>
          <w:szCs w:val="23"/>
          <w:lang w:val="en-US"/>
        </w:rPr>
        <w:t>2) Java does not support "multiple inheritance" (a class can only inherit from one superclass). However, it can be achieved with interfaces, because the class can </w:t>
      </w:r>
      <w:r w:rsidRPr="00065EEF">
        <w:rPr>
          <w:rStyle w:val="a4"/>
          <w:rFonts w:ascii="Verdana" w:hAnsi="Verdana"/>
          <w:color w:val="000000"/>
          <w:sz w:val="23"/>
          <w:szCs w:val="23"/>
          <w:lang w:val="en-US"/>
        </w:rPr>
        <w:t>implement</w:t>
      </w:r>
      <w:r w:rsidRPr="00065EEF">
        <w:rPr>
          <w:rFonts w:ascii="Verdana" w:hAnsi="Verdana"/>
          <w:color w:val="000000"/>
          <w:sz w:val="23"/>
          <w:szCs w:val="23"/>
          <w:lang w:val="en-US"/>
        </w:rPr>
        <w:t> multiple interfaces. </w:t>
      </w:r>
      <w:r w:rsidRPr="00065EEF">
        <w:rPr>
          <w:rStyle w:val="a4"/>
          <w:rFonts w:ascii="Verdana" w:hAnsi="Verdana"/>
          <w:color w:val="000000"/>
          <w:sz w:val="23"/>
          <w:szCs w:val="23"/>
          <w:lang w:val="en-US"/>
        </w:rPr>
        <w:t>Note:</w:t>
      </w:r>
      <w:r w:rsidRPr="00065EEF">
        <w:rPr>
          <w:rFonts w:ascii="Verdana" w:hAnsi="Verdana"/>
          <w:color w:val="000000"/>
          <w:sz w:val="23"/>
          <w:szCs w:val="23"/>
          <w:lang w:val="en-US"/>
        </w:rPr>
        <w:t> To implement multiple interfaces, separate them with a comma (see example below).</w:t>
      </w:r>
    </w:p>
    <w:p w14:paraId="7CD732EB" w14:textId="1468DA1B" w:rsidR="00065EEF" w:rsidRDefault="00000000" w:rsidP="00065EEF">
      <w:pPr>
        <w:spacing w:before="300" w:after="300"/>
        <w:rPr>
          <w:rFonts w:ascii="Times New Roman" w:hAnsi="Times New Roman"/>
          <w:sz w:val="24"/>
          <w:szCs w:val="24"/>
        </w:rPr>
      </w:pPr>
      <w:r>
        <w:pict w14:anchorId="1BEC793F">
          <v:rect id="_x0000_i1036" style="width:0;height:0" o:hralign="center" o:hrstd="t" o:hrnoshade="t" o:hr="t" fillcolor="black" stroked="f"/>
        </w:pict>
      </w:r>
    </w:p>
    <w:p w14:paraId="66C96744" w14:textId="77777777" w:rsidR="00065EEF" w:rsidRPr="00065EEF" w:rsidRDefault="00065EEF" w:rsidP="00065EEF">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065EEF">
        <w:rPr>
          <w:rFonts w:ascii="Segoe UI" w:hAnsi="Segoe UI" w:cs="Segoe UI"/>
          <w:b w:val="0"/>
          <w:bCs w:val="0"/>
          <w:color w:val="000000"/>
          <w:sz w:val="48"/>
          <w:szCs w:val="48"/>
          <w:lang w:val="en-US"/>
        </w:rPr>
        <w:t>Multiple Interfaces</w:t>
      </w:r>
    </w:p>
    <w:p w14:paraId="6172BB35" w14:textId="17FB8B1E" w:rsidR="00065EEF" w:rsidRDefault="00065EEF" w:rsidP="00065EEF">
      <w:pPr>
        <w:pStyle w:val="a3"/>
        <w:shd w:val="clear" w:color="auto" w:fill="FFFFFF"/>
        <w:spacing w:before="288" w:beforeAutospacing="0" w:after="288" w:afterAutospacing="0"/>
        <w:rPr>
          <w:rFonts w:ascii="Verdana" w:hAnsi="Verdana"/>
          <w:color w:val="000000"/>
          <w:sz w:val="23"/>
          <w:szCs w:val="23"/>
          <w:lang w:val="en-US"/>
        </w:rPr>
      </w:pPr>
      <w:r w:rsidRPr="00065EEF">
        <w:rPr>
          <w:rFonts w:ascii="Verdana" w:hAnsi="Verdana"/>
          <w:color w:val="000000"/>
          <w:sz w:val="23"/>
          <w:szCs w:val="23"/>
          <w:lang w:val="en-US"/>
        </w:rPr>
        <w:t>To implement multiple interfaces, separate them with a comma</w:t>
      </w:r>
      <w:r>
        <w:rPr>
          <w:rFonts w:ascii="Verdana" w:hAnsi="Verdana"/>
          <w:color w:val="000000"/>
          <w:sz w:val="23"/>
          <w:szCs w:val="23"/>
          <w:lang w:val="en-US"/>
        </w:rPr>
        <w:t>.</w:t>
      </w:r>
    </w:p>
    <w:p w14:paraId="6CC4DFF9" w14:textId="77777777" w:rsidR="00596CCC" w:rsidRPr="00596CCC" w:rsidRDefault="00596CCC" w:rsidP="00596CCC">
      <w:pPr>
        <w:pStyle w:val="2"/>
        <w:rPr>
          <w:rFonts w:ascii="Segoe Fluent Icons" w:hAnsi="Segoe Fluent Icons"/>
          <w:sz w:val="50"/>
          <w:szCs w:val="50"/>
          <w:lang w:val="en-US"/>
        </w:rPr>
      </w:pPr>
      <w:r w:rsidRPr="00596CCC">
        <w:rPr>
          <w:rFonts w:ascii="Segoe Fluent Icons" w:hAnsi="Segoe Fluent Icons"/>
          <w:sz w:val="50"/>
          <w:szCs w:val="50"/>
          <w:lang w:val="en-US"/>
        </w:rPr>
        <w:lastRenderedPageBreak/>
        <w:t xml:space="preserve">Java </w:t>
      </w:r>
      <w:proofErr w:type="gramStart"/>
      <w:r w:rsidRPr="00596CCC">
        <w:rPr>
          <w:rFonts w:ascii="Segoe Fluent Icons" w:hAnsi="Segoe Fluent Icons"/>
          <w:sz w:val="50"/>
          <w:szCs w:val="50"/>
          <w:lang w:val="en-US"/>
        </w:rPr>
        <w:t>equals(</w:t>
      </w:r>
      <w:proofErr w:type="gramEnd"/>
      <w:r w:rsidRPr="00596CCC">
        <w:rPr>
          <w:rFonts w:ascii="Segoe Fluent Icons" w:hAnsi="Segoe Fluent Icons"/>
          <w:sz w:val="50"/>
          <w:szCs w:val="50"/>
          <w:lang w:val="en-US"/>
        </w:rPr>
        <w:t>)</w:t>
      </w:r>
    </w:p>
    <w:p w14:paraId="57D14FFD" w14:textId="77777777" w:rsidR="00596CCC" w:rsidRPr="00596CCC" w:rsidRDefault="00596CCC" w:rsidP="00596CCC">
      <w:pPr>
        <w:pStyle w:val="a3"/>
        <w:spacing w:before="360" w:beforeAutospacing="0" w:after="360" w:afterAutospacing="0" w:line="360" w:lineRule="atLeast"/>
        <w:rPr>
          <w:rFonts w:ascii="Roboto" w:hAnsi="Roboto"/>
          <w:sz w:val="27"/>
          <w:szCs w:val="27"/>
          <w:lang w:val="en-US"/>
        </w:rPr>
      </w:pPr>
      <w:r w:rsidRPr="00596CCC">
        <w:rPr>
          <w:rFonts w:ascii="Roboto" w:hAnsi="Roboto"/>
          <w:sz w:val="27"/>
          <w:szCs w:val="27"/>
          <w:lang w:val="en-US"/>
        </w:rPr>
        <w:t xml:space="preserve">Object class defined </w:t>
      </w:r>
      <w:proofErr w:type="gramStart"/>
      <w:r w:rsidRPr="00596CCC">
        <w:rPr>
          <w:rFonts w:ascii="Roboto" w:hAnsi="Roboto"/>
          <w:sz w:val="27"/>
          <w:szCs w:val="27"/>
          <w:lang w:val="en-US"/>
        </w:rPr>
        <w:t>equals(</w:t>
      </w:r>
      <w:proofErr w:type="gramEnd"/>
      <w:r w:rsidRPr="00596CCC">
        <w:rPr>
          <w:rFonts w:ascii="Roboto" w:hAnsi="Roboto"/>
          <w:sz w:val="27"/>
          <w:szCs w:val="27"/>
          <w:lang w:val="en-US"/>
        </w:rPr>
        <w:t>) method like this:</w:t>
      </w:r>
    </w:p>
    <w:p w14:paraId="13F6728E" w14:textId="77777777" w:rsidR="00596CCC" w:rsidRPr="00596CCC" w:rsidRDefault="00596CCC" w:rsidP="00596CCC">
      <w:pPr>
        <w:pStyle w:val="HTML0"/>
        <w:ind w:left="75" w:right="75"/>
        <w:rPr>
          <w:rStyle w:val="HTML"/>
          <w:rFonts w:ascii="var(--font-family--code)" w:hAnsi="var(--font-family--code)"/>
          <w:color w:val="FFFFFF"/>
          <w:sz w:val="24"/>
          <w:szCs w:val="24"/>
          <w:shd w:val="clear" w:color="auto" w:fill="161E26"/>
          <w:lang w:val="en-US"/>
        </w:rPr>
      </w:pPr>
    </w:p>
    <w:p w14:paraId="70957CA9" w14:textId="77777777" w:rsidR="00596CCC" w:rsidRPr="00596CCC" w:rsidRDefault="00596CCC" w:rsidP="00596CCC">
      <w:pPr>
        <w:pStyle w:val="HTML0"/>
        <w:ind w:left="75" w:right="75"/>
        <w:rPr>
          <w:rStyle w:val="HTML"/>
          <w:rFonts w:ascii="var(--font-family--code)" w:hAnsi="var(--font-family--code)"/>
          <w:color w:val="FFFFFF"/>
          <w:sz w:val="24"/>
          <w:szCs w:val="24"/>
          <w:highlight w:val="yellow"/>
          <w:shd w:val="clear" w:color="auto" w:fill="161E26"/>
          <w:lang w:val="en-US"/>
        </w:rPr>
      </w:pPr>
      <w:r w:rsidRPr="00596CCC">
        <w:rPr>
          <w:rStyle w:val="hljs-keyword"/>
          <w:rFonts w:ascii="var(--font-family--code)" w:hAnsi="var(--font-family--code)"/>
          <w:color w:val="651FFF"/>
          <w:sz w:val="24"/>
          <w:szCs w:val="24"/>
          <w:highlight w:val="yellow"/>
          <w:shd w:val="clear" w:color="auto" w:fill="161E26"/>
          <w:lang w:val="en-US"/>
        </w:rPr>
        <w:t>public</w:t>
      </w:r>
      <w:r w:rsidRPr="00596CCC">
        <w:rPr>
          <w:rStyle w:val="hljs-function"/>
          <w:rFonts w:ascii="var(--font-family--code)" w:hAnsi="var(--font-family--code)"/>
          <w:color w:val="FFFFFF"/>
          <w:sz w:val="24"/>
          <w:szCs w:val="24"/>
          <w:highlight w:val="yellow"/>
          <w:shd w:val="clear" w:color="auto" w:fill="161E26"/>
          <w:lang w:val="en-US"/>
        </w:rPr>
        <w:t xml:space="preserve"> </w:t>
      </w:r>
      <w:proofErr w:type="spellStart"/>
      <w:r w:rsidRPr="00596CCC">
        <w:rPr>
          <w:rStyle w:val="hljs-keyword"/>
          <w:rFonts w:ascii="var(--font-family--code)" w:hAnsi="var(--font-family--code)"/>
          <w:color w:val="651FFF"/>
          <w:sz w:val="24"/>
          <w:szCs w:val="24"/>
          <w:highlight w:val="yellow"/>
          <w:shd w:val="clear" w:color="auto" w:fill="161E26"/>
          <w:lang w:val="en-US"/>
        </w:rPr>
        <w:t>boolean</w:t>
      </w:r>
      <w:proofErr w:type="spellEnd"/>
      <w:r w:rsidRPr="00596CCC">
        <w:rPr>
          <w:rStyle w:val="hljs-function"/>
          <w:rFonts w:ascii="var(--font-family--code)" w:hAnsi="var(--font-family--code)"/>
          <w:color w:val="FFFFFF"/>
          <w:sz w:val="24"/>
          <w:szCs w:val="24"/>
          <w:highlight w:val="yellow"/>
          <w:shd w:val="clear" w:color="auto" w:fill="161E26"/>
          <w:lang w:val="en-US"/>
        </w:rPr>
        <w:t xml:space="preserve"> </w:t>
      </w:r>
      <w:proofErr w:type="gramStart"/>
      <w:r w:rsidRPr="00596CCC">
        <w:rPr>
          <w:rStyle w:val="hljs-title"/>
          <w:rFonts w:ascii="var(--font-family--code)" w:hAnsi="var(--font-family--code)"/>
          <w:color w:val="FFFFFF"/>
          <w:sz w:val="24"/>
          <w:szCs w:val="24"/>
          <w:highlight w:val="yellow"/>
          <w:shd w:val="clear" w:color="auto" w:fill="161E26"/>
          <w:lang w:val="en-US"/>
        </w:rPr>
        <w:t>equals</w:t>
      </w:r>
      <w:r w:rsidRPr="00596CCC">
        <w:rPr>
          <w:rStyle w:val="hljs-params"/>
          <w:rFonts w:ascii="var(--font-family--code)" w:hAnsi="var(--font-family--code)"/>
          <w:color w:val="B9B9B9"/>
          <w:sz w:val="24"/>
          <w:szCs w:val="24"/>
          <w:highlight w:val="yellow"/>
          <w:shd w:val="clear" w:color="auto" w:fill="161E26"/>
          <w:lang w:val="en-US"/>
        </w:rPr>
        <w:t>(</w:t>
      </w:r>
      <w:proofErr w:type="gramEnd"/>
      <w:r w:rsidRPr="00596CCC">
        <w:rPr>
          <w:rStyle w:val="hljs-params"/>
          <w:rFonts w:ascii="var(--font-family--code)" w:hAnsi="var(--font-family--code)"/>
          <w:color w:val="B9B9B9"/>
          <w:sz w:val="24"/>
          <w:szCs w:val="24"/>
          <w:highlight w:val="yellow"/>
          <w:shd w:val="clear" w:color="auto" w:fill="161E26"/>
          <w:lang w:val="en-US"/>
        </w:rPr>
        <w:t>Object obj)</w:t>
      </w:r>
      <w:r w:rsidRPr="00596CCC">
        <w:rPr>
          <w:rStyle w:val="hljs-function"/>
          <w:rFonts w:ascii="var(--font-family--code)" w:hAnsi="var(--font-family--code)"/>
          <w:color w:val="FFFFFF"/>
          <w:sz w:val="24"/>
          <w:szCs w:val="24"/>
          <w:highlight w:val="yellow"/>
          <w:shd w:val="clear" w:color="auto" w:fill="161E26"/>
          <w:lang w:val="en-US"/>
        </w:rPr>
        <w:t xml:space="preserve"> </w:t>
      </w:r>
      <w:r w:rsidRPr="00596CCC">
        <w:rPr>
          <w:rStyle w:val="HTML"/>
          <w:rFonts w:ascii="var(--font-family--code)" w:hAnsi="var(--font-family--code)"/>
          <w:color w:val="FFFFFF"/>
          <w:sz w:val="24"/>
          <w:szCs w:val="24"/>
          <w:highlight w:val="yellow"/>
          <w:shd w:val="clear" w:color="auto" w:fill="161E26"/>
          <w:lang w:val="en-US"/>
        </w:rPr>
        <w:t>{</w:t>
      </w:r>
    </w:p>
    <w:p w14:paraId="31DC5FBF" w14:textId="77777777" w:rsidR="00596CCC" w:rsidRPr="00596CCC" w:rsidRDefault="00596CCC" w:rsidP="00596CCC">
      <w:pPr>
        <w:pStyle w:val="HTML0"/>
        <w:ind w:left="75" w:right="75"/>
        <w:rPr>
          <w:rStyle w:val="HTML"/>
          <w:rFonts w:ascii="var(--font-family--code)" w:hAnsi="var(--font-family--code)"/>
          <w:color w:val="FFFFFF"/>
          <w:sz w:val="24"/>
          <w:szCs w:val="24"/>
          <w:highlight w:val="yellow"/>
          <w:shd w:val="clear" w:color="auto" w:fill="161E26"/>
          <w:lang w:val="en-US"/>
        </w:rPr>
      </w:pPr>
      <w:r w:rsidRPr="00596CCC">
        <w:rPr>
          <w:rStyle w:val="HTML"/>
          <w:rFonts w:ascii="var(--font-family--code)" w:hAnsi="var(--font-family--code)"/>
          <w:color w:val="FFFFFF"/>
          <w:sz w:val="24"/>
          <w:szCs w:val="24"/>
          <w:highlight w:val="yellow"/>
          <w:shd w:val="clear" w:color="auto" w:fill="161E26"/>
          <w:lang w:val="en-US"/>
        </w:rPr>
        <w:t xml:space="preserve">        </w:t>
      </w:r>
      <w:r w:rsidRPr="00596CCC">
        <w:rPr>
          <w:rStyle w:val="hljs-keyword"/>
          <w:rFonts w:ascii="var(--font-family--code)" w:hAnsi="var(--font-family--code)"/>
          <w:color w:val="651FFF"/>
          <w:sz w:val="24"/>
          <w:szCs w:val="24"/>
          <w:highlight w:val="yellow"/>
          <w:shd w:val="clear" w:color="auto" w:fill="161E26"/>
          <w:lang w:val="en-US"/>
        </w:rPr>
        <w:t>return</w:t>
      </w:r>
      <w:r w:rsidRPr="00596CCC">
        <w:rPr>
          <w:rStyle w:val="HTML"/>
          <w:rFonts w:ascii="var(--font-family--code)" w:hAnsi="var(--font-family--code)"/>
          <w:color w:val="FFFFFF"/>
          <w:sz w:val="24"/>
          <w:szCs w:val="24"/>
          <w:highlight w:val="yellow"/>
          <w:shd w:val="clear" w:color="auto" w:fill="161E26"/>
          <w:lang w:val="en-US"/>
        </w:rPr>
        <w:t xml:space="preserve"> (</w:t>
      </w:r>
      <w:r w:rsidRPr="00596CCC">
        <w:rPr>
          <w:rStyle w:val="hljs-keyword"/>
          <w:rFonts w:ascii="var(--font-family--code)" w:hAnsi="var(--font-family--code)"/>
          <w:color w:val="651FFF"/>
          <w:sz w:val="24"/>
          <w:szCs w:val="24"/>
          <w:highlight w:val="yellow"/>
          <w:shd w:val="clear" w:color="auto" w:fill="161E26"/>
          <w:lang w:val="en-US"/>
        </w:rPr>
        <w:t>this</w:t>
      </w:r>
      <w:r w:rsidRPr="00596CCC">
        <w:rPr>
          <w:rStyle w:val="HTML"/>
          <w:rFonts w:ascii="var(--font-family--code)" w:hAnsi="var(--font-family--code)"/>
          <w:color w:val="FFFFFF"/>
          <w:sz w:val="24"/>
          <w:szCs w:val="24"/>
          <w:highlight w:val="yellow"/>
          <w:shd w:val="clear" w:color="auto" w:fill="161E26"/>
          <w:lang w:val="en-US"/>
        </w:rPr>
        <w:t xml:space="preserve"> == obj);</w:t>
      </w:r>
    </w:p>
    <w:p w14:paraId="6E520211" w14:textId="77777777" w:rsidR="00596CCC" w:rsidRPr="00596CCC" w:rsidRDefault="00596CCC" w:rsidP="00596CCC">
      <w:pPr>
        <w:pStyle w:val="HTML0"/>
        <w:ind w:left="75" w:right="75"/>
        <w:rPr>
          <w:rStyle w:val="HTML"/>
          <w:rFonts w:ascii="var(--font-family--code)" w:hAnsi="var(--font-family--code)"/>
          <w:color w:val="FFFFFF"/>
          <w:sz w:val="24"/>
          <w:szCs w:val="24"/>
          <w:shd w:val="clear" w:color="auto" w:fill="161E26"/>
          <w:lang w:val="en-US"/>
        </w:rPr>
      </w:pPr>
      <w:r w:rsidRPr="00596CCC">
        <w:rPr>
          <w:rStyle w:val="HTML"/>
          <w:rFonts w:ascii="var(--font-family--code)" w:hAnsi="var(--font-family--code)"/>
          <w:color w:val="FFFFFF"/>
          <w:sz w:val="24"/>
          <w:szCs w:val="24"/>
          <w:highlight w:val="yellow"/>
          <w:shd w:val="clear" w:color="auto" w:fill="161E26"/>
          <w:lang w:val="en-US"/>
        </w:rPr>
        <w:t>}</w:t>
      </w:r>
    </w:p>
    <w:p w14:paraId="5B2644A7" w14:textId="77777777" w:rsidR="00596CCC" w:rsidRPr="00596CCC" w:rsidRDefault="00596CCC" w:rsidP="00596CCC">
      <w:pPr>
        <w:pStyle w:val="a3"/>
        <w:spacing w:before="360" w:beforeAutospacing="0" w:after="360" w:afterAutospacing="0" w:line="360" w:lineRule="atLeast"/>
        <w:rPr>
          <w:rFonts w:ascii="Roboto" w:hAnsi="Roboto"/>
          <w:sz w:val="27"/>
          <w:szCs w:val="27"/>
          <w:lang w:val="en-US"/>
        </w:rPr>
      </w:pPr>
      <w:r w:rsidRPr="00596CCC">
        <w:rPr>
          <w:rFonts w:ascii="Roboto" w:hAnsi="Roboto"/>
          <w:sz w:val="27"/>
          <w:szCs w:val="27"/>
          <w:lang w:val="en-US"/>
        </w:rPr>
        <w:t xml:space="preserve">According to java documentation of </w:t>
      </w:r>
      <w:proofErr w:type="gramStart"/>
      <w:r w:rsidRPr="00596CCC">
        <w:rPr>
          <w:rFonts w:ascii="Roboto" w:hAnsi="Roboto"/>
          <w:sz w:val="27"/>
          <w:szCs w:val="27"/>
          <w:lang w:val="en-US"/>
        </w:rPr>
        <w:t>equals(</w:t>
      </w:r>
      <w:proofErr w:type="gramEnd"/>
      <w:r w:rsidRPr="00596CCC">
        <w:rPr>
          <w:rFonts w:ascii="Roboto" w:hAnsi="Roboto"/>
          <w:sz w:val="27"/>
          <w:szCs w:val="27"/>
          <w:lang w:val="en-US"/>
        </w:rPr>
        <w:t>) method, any implementation should adhere to following principles.</w:t>
      </w:r>
    </w:p>
    <w:p w14:paraId="6624ABE2" w14:textId="77777777" w:rsidR="00596CCC" w:rsidRPr="00596CCC" w:rsidRDefault="00596CCC" w:rsidP="00596CCC">
      <w:pPr>
        <w:numPr>
          <w:ilvl w:val="0"/>
          <w:numId w:val="16"/>
        </w:numPr>
        <w:spacing w:beforeAutospacing="1" w:after="0" w:afterAutospacing="1" w:line="240" w:lineRule="auto"/>
        <w:rPr>
          <w:rFonts w:ascii="Roboto" w:hAnsi="Roboto"/>
          <w:sz w:val="27"/>
          <w:szCs w:val="27"/>
          <w:lang w:val="en-US"/>
        </w:rPr>
      </w:pPr>
      <w:r w:rsidRPr="00596CCC">
        <w:rPr>
          <w:rFonts w:ascii="Roboto" w:hAnsi="Roboto"/>
          <w:sz w:val="27"/>
          <w:szCs w:val="27"/>
          <w:lang w:val="en-US"/>
        </w:rPr>
        <w:t>For any object x, </w:t>
      </w:r>
      <w:proofErr w:type="spellStart"/>
      <w:proofErr w:type="gramStart"/>
      <w:r w:rsidRPr="00596CCC">
        <w:rPr>
          <w:rStyle w:val="HTML"/>
          <w:rFonts w:ascii="var(--font-family--code)" w:eastAsiaTheme="minorHAnsi" w:hAnsi="var(--font-family--code)"/>
          <w:color w:val="FFFFFF"/>
          <w:sz w:val="24"/>
          <w:szCs w:val="24"/>
          <w:shd w:val="clear" w:color="auto" w:fill="2B3233"/>
          <w:lang w:val="en-US"/>
        </w:rPr>
        <w:t>x.equals</w:t>
      </w:r>
      <w:proofErr w:type="spellEnd"/>
      <w:proofErr w:type="gramEnd"/>
      <w:r w:rsidRPr="00596CCC">
        <w:rPr>
          <w:rStyle w:val="HTML"/>
          <w:rFonts w:ascii="var(--font-family--code)" w:eastAsiaTheme="minorHAnsi" w:hAnsi="var(--font-family--code)"/>
          <w:color w:val="FFFFFF"/>
          <w:sz w:val="24"/>
          <w:szCs w:val="24"/>
          <w:shd w:val="clear" w:color="auto" w:fill="2B3233"/>
          <w:lang w:val="en-US"/>
        </w:rPr>
        <w:t>(x)</w:t>
      </w:r>
      <w:r w:rsidRPr="00596CCC">
        <w:rPr>
          <w:rFonts w:ascii="Roboto" w:hAnsi="Roboto"/>
          <w:sz w:val="27"/>
          <w:szCs w:val="27"/>
          <w:lang w:val="en-US"/>
        </w:rPr>
        <w:t> should return </w:t>
      </w:r>
      <w:r w:rsidRPr="00596CCC">
        <w:rPr>
          <w:rStyle w:val="HTML"/>
          <w:rFonts w:ascii="var(--font-family--code)" w:eastAsiaTheme="minorHAnsi" w:hAnsi="var(--font-family--code)"/>
          <w:color w:val="FFFFFF"/>
          <w:sz w:val="24"/>
          <w:szCs w:val="24"/>
          <w:shd w:val="clear" w:color="auto" w:fill="2B3233"/>
          <w:lang w:val="en-US"/>
        </w:rPr>
        <w:t>true</w:t>
      </w:r>
      <w:r w:rsidRPr="00596CCC">
        <w:rPr>
          <w:rFonts w:ascii="Roboto" w:hAnsi="Roboto"/>
          <w:sz w:val="27"/>
          <w:szCs w:val="27"/>
          <w:lang w:val="en-US"/>
        </w:rPr>
        <w:t>.</w:t>
      </w:r>
    </w:p>
    <w:p w14:paraId="27E2E88D" w14:textId="77777777" w:rsidR="00596CCC" w:rsidRPr="00596CCC" w:rsidRDefault="00596CCC" w:rsidP="00596CCC">
      <w:pPr>
        <w:numPr>
          <w:ilvl w:val="0"/>
          <w:numId w:val="16"/>
        </w:numPr>
        <w:spacing w:beforeAutospacing="1" w:after="0" w:afterAutospacing="1" w:line="240" w:lineRule="auto"/>
        <w:rPr>
          <w:rFonts w:ascii="Roboto" w:hAnsi="Roboto"/>
          <w:sz w:val="27"/>
          <w:szCs w:val="27"/>
          <w:lang w:val="en-US"/>
        </w:rPr>
      </w:pPr>
      <w:r w:rsidRPr="00596CCC">
        <w:rPr>
          <w:rFonts w:ascii="Roboto" w:hAnsi="Roboto"/>
          <w:sz w:val="27"/>
          <w:szCs w:val="27"/>
          <w:lang w:val="en-US"/>
        </w:rPr>
        <w:t>For any two object x and y, </w:t>
      </w:r>
      <w:proofErr w:type="spellStart"/>
      <w:proofErr w:type="gramStart"/>
      <w:r w:rsidRPr="00596CCC">
        <w:rPr>
          <w:rStyle w:val="HTML"/>
          <w:rFonts w:ascii="var(--font-family--code)" w:eastAsiaTheme="minorHAnsi" w:hAnsi="var(--font-family--code)"/>
          <w:color w:val="FFFFFF"/>
          <w:sz w:val="24"/>
          <w:szCs w:val="24"/>
          <w:shd w:val="clear" w:color="auto" w:fill="2B3233"/>
          <w:lang w:val="en-US"/>
        </w:rPr>
        <w:t>x.equals</w:t>
      </w:r>
      <w:proofErr w:type="spellEnd"/>
      <w:proofErr w:type="gramEnd"/>
      <w:r w:rsidRPr="00596CCC">
        <w:rPr>
          <w:rStyle w:val="HTML"/>
          <w:rFonts w:ascii="var(--font-family--code)" w:eastAsiaTheme="minorHAnsi" w:hAnsi="var(--font-family--code)"/>
          <w:color w:val="FFFFFF"/>
          <w:sz w:val="24"/>
          <w:szCs w:val="24"/>
          <w:shd w:val="clear" w:color="auto" w:fill="2B3233"/>
          <w:lang w:val="en-US"/>
        </w:rPr>
        <w:t>(y)</w:t>
      </w:r>
      <w:r w:rsidRPr="00596CCC">
        <w:rPr>
          <w:rFonts w:ascii="Roboto" w:hAnsi="Roboto"/>
          <w:sz w:val="27"/>
          <w:szCs w:val="27"/>
          <w:lang w:val="en-US"/>
        </w:rPr>
        <w:t> should return </w:t>
      </w:r>
      <w:r w:rsidRPr="00596CCC">
        <w:rPr>
          <w:rStyle w:val="HTML"/>
          <w:rFonts w:ascii="var(--font-family--code)" w:eastAsiaTheme="minorHAnsi" w:hAnsi="var(--font-family--code)"/>
          <w:color w:val="FFFFFF"/>
          <w:sz w:val="24"/>
          <w:szCs w:val="24"/>
          <w:shd w:val="clear" w:color="auto" w:fill="2B3233"/>
          <w:lang w:val="en-US"/>
        </w:rPr>
        <w:t>true</w:t>
      </w:r>
      <w:r w:rsidRPr="00596CCC">
        <w:rPr>
          <w:rFonts w:ascii="Roboto" w:hAnsi="Roboto"/>
          <w:sz w:val="27"/>
          <w:szCs w:val="27"/>
          <w:lang w:val="en-US"/>
        </w:rPr>
        <w:t> if and only if </w:t>
      </w:r>
      <w:proofErr w:type="spellStart"/>
      <w:r w:rsidRPr="00596CCC">
        <w:rPr>
          <w:rStyle w:val="HTML"/>
          <w:rFonts w:ascii="var(--font-family--code)" w:eastAsiaTheme="minorHAnsi" w:hAnsi="var(--font-family--code)"/>
          <w:color w:val="FFFFFF"/>
          <w:sz w:val="24"/>
          <w:szCs w:val="24"/>
          <w:shd w:val="clear" w:color="auto" w:fill="2B3233"/>
          <w:lang w:val="en-US"/>
        </w:rPr>
        <w:t>y.equals</w:t>
      </w:r>
      <w:proofErr w:type="spellEnd"/>
      <w:r w:rsidRPr="00596CCC">
        <w:rPr>
          <w:rStyle w:val="HTML"/>
          <w:rFonts w:ascii="var(--font-family--code)" w:eastAsiaTheme="minorHAnsi" w:hAnsi="var(--font-family--code)"/>
          <w:color w:val="FFFFFF"/>
          <w:sz w:val="24"/>
          <w:szCs w:val="24"/>
          <w:shd w:val="clear" w:color="auto" w:fill="2B3233"/>
          <w:lang w:val="en-US"/>
        </w:rPr>
        <w:t>(x)</w:t>
      </w:r>
      <w:r w:rsidRPr="00596CCC">
        <w:rPr>
          <w:rFonts w:ascii="Roboto" w:hAnsi="Roboto"/>
          <w:sz w:val="27"/>
          <w:szCs w:val="27"/>
          <w:lang w:val="en-US"/>
        </w:rPr>
        <w:t> returns </w:t>
      </w:r>
      <w:r w:rsidRPr="00596CCC">
        <w:rPr>
          <w:rStyle w:val="HTML"/>
          <w:rFonts w:ascii="var(--font-family--code)" w:eastAsiaTheme="minorHAnsi" w:hAnsi="var(--font-family--code)"/>
          <w:color w:val="FFFFFF"/>
          <w:sz w:val="24"/>
          <w:szCs w:val="24"/>
          <w:shd w:val="clear" w:color="auto" w:fill="2B3233"/>
          <w:lang w:val="en-US"/>
        </w:rPr>
        <w:t>true</w:t>
      </w:r>
      <w:r w:rsidRPr="00596CCC">
        <w:rPr>
          <w:rFonts w:ascii="Roboto" w:hAnsi="Roboto"/>
          <w:sz w:val="27"/>
          <w:szCs w:val="27"/>
          <w:lang w:val="en-US"/>
        </w:rPr>
        <w:t>.</w:t>
      </w:r>
    </w:p>
    <w:p w14:paraId="47002ED5" w14:textId="77777777" w:rsidR="00596CCC" w:rsidRPr="00596CCC" w:rsidRDefault="00596CCC" w:rsidP="00596CCC">
      <w:pPr>
        <w:numPr>
          <w:ilvl w:val="0"/>
          <w:numId w:val="16"/>
        </w:numPr>
        <w:spacing w:beforeAutospacing="1" w:after="0" w:afterAutospacing="1" w:line="240" w:lineRule="auto"/>
        <w:rPr>
          <w:rFonts w:ascii="Roboto" w:hAnsi="Roboto"/>
          <w:sz w:val="27"/>
          <w:szCs w:val="27"/>
          <w:lang w:val="en-US"/>
        </w:rPr>
      </w:pPr>
      <w:r w:rsidRPr="00596CCC">
        <w:rPr>
          <w:rFonts w:ascii="Roboto" w:hAnsi="Roboto"/>
          <w:sz w:val="27"/>
          <w:szCs w:val="27"/>
          <w:lang w:val="en-US"/>
        </w:rPr>
        <w:t>For multiple objects x, y, and z, if </w:t>
      </w:r>
      <w:proofErr w:type="spellStart"/>
      <w:proofErr w:type="gramStart"/>
      <w:r w:rsidRPr="00596CCC">
        <w:rPr>
          <w:rStyle w:val="HTML"/>
          <w:rFonts w:ascii="var(--font-family--code)" w:eastAsiaTheme="minorHAnsi" w:hAnsi="var(--font-family--code)"/>
          <w:color w:val="FFFFFF"/>
          <w:sz w:val="24"/>
          <w:szCs w:val="24"/>
          <w:shd w:val="clear" w:color="auto" w:fill="2B3233"/>
          <w:lang w:val="en-US"/>
        </w:rPr>
        <w:t>x.equals</w:t>
      </w:r>
      <w:proofErr w:type="spellEnd"/>
      <w:proofErr w:type="gramEnd"/>
      <w:r w:rsidRPr="00596CCC">
        <w:rPr>
          <w:rStyle w:val="HTML"/>
          <w:rFonts w:ascii="var(--font-family--code)" w:eastAsiaTheme="minorHAnsi" w:hAnsi="var(--font-family--code)"/>
          <w:color w:val="FFFFFF"/>
          <w:sz w:val="24"/>
          <w:szCs w:val="24"/>
          <w:shd w:val="clear" w:color="auto" w:fill="2B3233"/>
          <w:lang w:val="en-US"/>
        </w:rPr>
        <w:t>(y)</w:t>
      </w:r>
      <w:r w:rsidRPr="00596CCC">
        <w:rPr>
          <w:rFonts w:ascii="Roboto" w:hAnsi="Roboto"/>
          <w:sz w:val="27"/>
          <w:szCs w:val="27"/>
          <w:lang w:val="en-US"/>
        </w:rPr>
        <w:t> returns </w:t>
      </w:r>
      <w:r w:rsidRPr="00596CCC">
        <w:rPr>
          <w:rStyle w:val="HTML"/>
          <w:rFonts w:ascii="var(--font-family--code)" w:eastAsiaTheme="minorHAnsi" w:hAnsi="var(--font-family--code)"/>
          <w:color w:val="FFFFFF"/>
          <w:sz w:val="24"/>
          <w:szCs w:val="24"/>
          <w:shd w:val="clear" w:color="auto" w:fill="2B3233"/>
          <w:lang w:val="en-US"/>
        </w:rPr>
        <w:t>true</w:t>
      </w:r>
      <w:r w:rsidRPr="00596CCC">
        <w:rPr>
          <w:rFonts w:ascii="Roboto" w:hAnsi="Roboto"/>
          <w:sz w:val="27"/>
          <w:szCs w:val="27"/>
          <w:lang w:val="en-US"/>
        </w:rPr>
        <w:t> and </w:t>
      </w:r>
      <w:proofErr w:type="spellStart"/>
      <w:r w:rsidRPr="00596CCC">
        <w:rPr>
          <w:rStyle w:val="HTML"/>
          <w:rFonts w:ascii="var(--font-family--code)" w:eastAsiaTheme="minorHAnsi" w:hAnsi="var(--font-family--code)"/>
          <w:color w:val="FFFFFF"/>
          <w:sz w:val="24"/>
          <w:szCs w:val="24"/>
          <w:shd w:val="clear" w:color="auto" w:fill="2B3233"/>
          <w:lang w:val="en-US"/>
        </w:rPr>
        <w:t>y.equals</w:t>
      </w:r>
      <w:proofErr w:type="spellEnd"/>
      <w:r w:rsidRPr="00596CCC">
        <w:rPr>
          <w:rStyle w:val="HTML"/>
          <w:rFonts w:ascii="var(--font-family--code)" w:eastAsiaTheme="minorHAnsi" w:hAnsi="var(--font-family--code)"/>
          <w:color w:val="FFFFFF"/>
          <w:sz w:val="24"/>
          <w:szCs w:val="24"/>
          <w:shd w:val="clear" w:color="auto" w:fill="2B3233"/>
          <w:lang w:val="en-US"/>
        </w:rPr>
        <w:t>(z)</w:t>
      </w:r>
      <w:r w:rsidRPr="00596CCC">
        <w:rPr>
          <w:rFonts w:ascii="Roboto" w:hAnsi="Roboto"/>
          <w:sz w:val="27"/>
          <w:szCs w:val="27"/>
          <w:lang w:val="en-US"/>
        </w:rPr>
        <w:t> returns </w:t>
      </w:r>
      <w:r w:rsidRPr="00596CCC">
        <w:rPr>
          <w:rStyle w:val="HTML"/>
          <w:rFonts w:ascii="var(--font-family--code)" w:eastAsiaTheme="minorHAnsi" w:hAnsi="var(--font-family--code)"/>
          <w:color w:val="FFFFFF"/>
          <w:sz w:val="24"/>
          <w:szCs w:val="24"/>
          <w:shd w:val="clear" w:color="auto" w:fill="2B3233"/>
          <w:lang w:val="en-US"/>
        </w:rPr>
        <w:t>true</w:t>
      </w:r>
      <w:r w:rsidRPr="00596CCC">
        <w:rPr>
          <w:rFonts w:ascii="Roboto" w:hAnsi="Roboto"/>
          <w:sz w:val="27"/>
          <w:szCs w:val="27"/>
          <w:lang w:val="en-US"/>
        </w:rPr>
        <w:t>, then </w:t>
      </w:r>
      <w:proofErr w:type="spellStart"/>
      <w:r w:rsidRPr="00596CCC">
        <w:rPr>
          <w:rStyle w:val="HTML"/>
          <w:rFonts w:ascii="var(--font-family--code)" w:eastAsiaTheme="minorHAnsi" w:hAnsi="var(--font-family--code)"/>
          <w:color w:val="FFFFFF"/>
          <w:sz w:val="24"/>
          <w:szCs w:val="24"/>
          <w:shd w:val="clear" w:color="auto" w:fill="2B3233"/>
          <w:lang w:val="en-US"/>
        </w:rPr>
        <w:t>x.equals</w:t>
      </w:r>
      <w:proofErr w:type="spellEnd"/>
      <w:r w:rsidRPr="00596CCC">
        <w:rPr>
          <w:rStyle w:val="HTML"/>
          <w:rFonts w:ascii="var(--font-family--code)" w:eastAsiaTheme="minorHAnsi" w:hAnsi="var(--font-family--code)"/>
          <w:color w:val="FFFFFF"/>
          <w:sz w:val="24"/>
          <w:szCs w:val="24"/>
          <w:shd w:val="clear" w:color="auto" w:fill="2B3233"/>
          <w:lang w:val="en-US"/>
        </w:rPr>
        <w:t>(z)</w:t>
      </w:r>
      <w:r w:rsidRPr="00596CCC">
        <w:rPr>
          <w:rFonts w:ascii="Roboto" w:hAnsi="Roboto"/>
          <w:sz w:val="27"/>
          <w:szCs w:val="27"/>
          <w:lang w:val="en-US"/>
        </w:rPr>
        <w:t> should return </w:t>
      </w:r>
      <w:r w:rsidRPr="00596CCC">
        <w:rPr>
          <w:rStyle w:val="HTML"/>
          <w:rFonts w:ascii="var(--font-family--code)" w:eastAsiaTheme="minorHAnsi" w:hAnsi="var(--font-family--code)"/>
          <w:color w:val="FFFFFF"/>
          <w:sz w:val="24"/>
          <w:szCs w:val="24"/>
          <w:shd w:val="clear" w:color="auto" w:fill="2B3233"/>
          <w:lang w:val="en-US"/>
        </w:rPr>
        <w:t>true</w:t>
      </w:r>
      <w:r w:rsidRPr="00596CCC">
        <w:rPr>
          <w:rFonts w:ascii="Roboto" w:hAnsi="Roboto"/>
          <w:sz w:val="27"/>
          <w:szCs w:val="27"/>
          <w:lang w:val="en-US"/>
        </w:rPr>
        <w:t>.</w:t>
      </w:r>
    </w:p>
    <w:p w14:paraId="6D117166" w14:textId="77777777" w:rsidR="00596CCC" w:rsidRPr="00596CCC" w:rsidRDefault="00596CCC" w:rsidP="00596CCC">
      <w:pPr>
        <w:numPr>
          <w:ilvl w:val="0"/>
          <w:numId w:val="16"/>
        </w:numPr>
        <w:spacing w:beforeAutospacing="1" w:after="0" w:afterAutospacing="1" w:line="240" w:lineRule="auto"/>
        <w:rPr>
          <w:rFonts w:ascii="Roboto" w:hAnsi="Roboto"/>
          <w:sz w:val="27"/>
          <w:szCs w:val="27"/>
          <w:lang w:val="en-US"/>
        </w:rPr>
      </w:pPr>
      <w:r w:rsidRPr="00596CCC">
        <w:rPr>
          <w:rFonts w:ascii="Roboto" w:hAnsi="Roboto"/>
          <w:sz w:val="27"/>
          <w:szCs w:val="27"/>
          <w:lang w:val="en-US"/>
        </w:rPr>
        <w:t>Multiple invocations of </w:t>
      </w:r>
      <w:proofErr w:type="spellStart"/>
      <w:proofErr w:type="gramStart"/>
      <w:r w:rsidRPr="00596CCC">
        <w:rPr>
          <w:rStyle w:val="HTML"/>
          <w:rFonts w:ascii="var(--font-family--code)" w:eastAsiaTheme="minorHAnsi" w:hAnsi="var(--font-family--code)"/>
          <w:color w:val="FFFFFF"/>
          <w:sz w:val="24"/>
          <w:szCs w:val="24"/>
          <w:shd w:val="clear" w:color="auto" w:fill="2B3233"/>
          <w:lang w:val="en-US"/>
        </w:rPr>
        <w:t>x.equals</w:t>
      </w:r>
      <w:proofErr w:type="spellEnd"/>
      <w:proofErr w:type="gramEnd"/>
      <w:r w:rsidRPr="00596CCC">
        <w:rPr>
          <w:rStyle w:val="HTML"/>
          <w:rFonts w:ascii="var(--font-family--code)" w:eastAsiaTheme="minorHAnsi" w:hAnsi="var(--font-family--code)"/>
          <w:color w:val="FFFFFF"/>
          <w:sz w:val="24"/>
          <w:szCs w:val="24"/>
          <w:shd w:val="clear" w:color="auto" w:fill="2B3233"/>
          <w:lang w:val="en-US"/>
        </w:rPr>
        <w:t>(y)</w:t>
      </w:r>
      <w:r w:rsidRPr="00596CCC">
        <w:rPr>
          <w:rFonts w:ascii="Roboto" w:hAnsi="Roboto"/>
          <w:sz w:val="27"/>
          <w:szCs w:val="27"/>
          <w:lang w:val="en-US"/>
        </w:rPr>
        <w:t> should return same result, unless any of the object properties is modified that is being used in the </w:t>
      </w:r>
      <w:r w:rsidRPr="00596CCC">
        <w:rPr>
          <w:rStyle w:val="HTML"/>
          <w:rFonts w:ascii="var(--font-family--code)" w:eastAsiaTheme="minorHAnsi" w:hAnsi="var(--font-family--code)"/>
          <w:color w:val="FFFFFF"/>
          <w:sz w:val="24"/>
          <w:szCs w:val="24"/>
          <w:shd w:val="clear" w:color="auto" w:fill="2B3233"/>
          <w:lang w:val="en-US"/>
        </w:rPr>
        <w:t>equals()</w:t>
      </w:r>
      <w:r w:rsidRPr="00596CCC">
        <w:rPr>
          <w:rFonts w:ascii="Roboto" w:hAnsi="Roboto"/>
          <w:sz w:val="27"/>
          <w:szCs w:val="27"/>
          <w:lang w:val="en-US"/>
        </w:rPr>
        <w:t> method implementation.</w:t>
      </w:r>
    </w:p>
    <w:p w14:paraId="513855F5" w14:textId="77777777" w:rsidR="00596CCC" w:rsidRPr="00596CCC" w:rsidRDefault="00596CCC" w:rsidP="00596CCC">
      <w:pPr>
        <w:numPr>
          <w:ilvl w:val="0"/>
          <w:numId w:val="16"/>
        </w:numPr>
        <w:spacing w:beforeAutospacing="1" w:after="0" w:afterAutospacing="1" w:line="240" w:lineRule="auto"/>
        <w:rPr>
          <w:rFonts w:ascii="Roboto" w:hAnsi="Roboto"/>
          <w:sz w:val="27"/>
          <w:szCs w:val="27"/>
          <w:lang w:val="en-US"/>
        </w:rPr>
      </w:pPr>
      <w:r w:rsidRPr="00596CCC">
        <w:rPr>
          <w:rFonts w:ascii="Roboto" w:hAnsi="Roboto"/>
          <w:sz w:val="27"/>
          <w:szCs w:val="27"/>
          <w:lang w:val="en-US"/>
        </w:rPr>
        <w:t xml:space="preserve">Object class </w:t>
      </w:r>
      <w:proofErr w:type="gramStart"/>
      <w:r w:rsidRPr="00596CCC">
        <w:rPr>
          <w:rFonts w:ascii="Roboto" w:hAnsi="Roboto"/>
          <w:sz w:val="27"/>
          <w:szCs w:val="27"/>
          <w:lang w:val="en-US"/>
        </w:rPr>
        <w:t>equals(</w:t>
      </w:r>
      <w:proofErr w:type="gramEnd"/>
      <w:r w:rsidRPr="00596CCC">
        <w:rPr>
          <w:rFonts w:ascii="Roboto" w:hAnsi="Roboto"/>
          <w:sz w:val="27"/>
          <w:szCs w:val="27"/>
          <w:lang w:val="en-US"/>
        </w:rPr>
        <w:t>) method implementation returns </w:t>
      </w:r>
      <w:r w:rsidRPr="00596CCC">
        <w:rPr>
          <w:rStyle w:val="HTML"/>
          <w:rFonts w:ascii="var(--font-family--code)" w:eastAsiaTheme="minorHAnsi" w:hAnsi="var(--font-family--code)"/>
          <w:color w:val="FFFFFF"/>
          <w:sz w:val="24"/>
          <w:szCs w:val="24"/>
          <w:shd w:val="clear" w:color="auto" w:fill="2B3233"/>
          <w:lang w:val="en-US"/>
        </w:rPr>
        <w:t>true</w:t>
      </w:r>
      <w:r w:rsidRPr="00596CCC">
        <w:rPr>
          <w:rFonts w:ascii="Roboto" w:hAnsi="Roboto"/>
          <w:sz w:val="27"/>
          <w:szCs w:val="27"/>
          <w:lang w:val="en-US"/>
        </w:rPr>
        <w:t> only when both the references are pointing to same object.</w:t>
      </w:r>
    </w:p>
    <w:p w14:paraId="7946743D" w14:textId="77777777" w:rsidR="00596CCC" w:rsidRPr="00596CCC" w:rsidRDefault="00596CCC" w:rsidP="00596CCC">
      <w:pPr>
        <w:pStyle w:val="2"/>
        <w:spacing w:before="450" w:beforeAutospacing="0" w:after="300" w:afterAutospacing="0"/>
        <w:rPr>
          <w:rFonts w:ascii="Segoe Fluent Icons" w:hAnsi="Segoe Fluent Icons"/>
          <w:sz w:val="50"/>
          <w:szCs w:val="50"/>
          <w:lang w:val="en-US"/>
        </w:rPr>
      </w:pPr>
      <w:r w:rsidRPr="00596CCC">
        <w:rPr>
          <w:rFonts w:ascii="Segoe Fluent Icons" w:hAnsi="Segoe Fluent Icons"/>
          <w:sz w:val="50"/>
          <w:szCs w:val="50"/>
          <w:lang w:val="en-US"/>
        </w:rPr>
        <w:t xml:space="preserve">Java </w:t>
      </w:r>
      <w:proofErr w:type="spellStart"/>
      <w:proofErr w:type="gramStart"/>
      <w:r w:rsidRPr="00596CCC">
        <w:rPr>
          <w:rFonts w:ascii="Segoe Fluent Icons" w:hAnsi="Segoe Fluent Icons"/>
          <w:sz w:val="50"/>
          <w:szCs w:val="50"/>
          <w:lang w:val="en-US"/>
        </w:rPr>
        <w:t>hashCode</w:t>
      </w:r>
      <w:proofErr w:type="spellEnd"/>
      <w:r w:rsidRPr="00596CCC">
        <w:rPr>
          <w:rFonts w:ascii="Segoe Fluent Icons" w:hAnsi="Segoe Fluent Icons"/>
          <w:sz w:val="50"/>
          <w:szCs w:val="50"/>
          <w:lang w:val="en-US"/>
        </w:rPr>
        <w:t>(</w:t>
      </w:r>
      <w:proofErr w:type="gramEnd"/>
      <w:r w:rsidRPr="00596CCC">
        <w:rPr>
          <w:rFonts w:ascii="Segoe Fluent Icons" w:hAnsi="Segoe Fluent Icons"/>
          <w:sz w:val="50"/>
          <w:szCs w:val="50"/>
          <w:lang w:val="en-US"/>
        </w:rPr>
        <w:t>)</w:t>
      </w:r>
    </w:p>
    <w:p w14:paraId="1EE63901" w14:textId="77777777" w:rsidR="00596CCC" w:rsidRPr="00596CCC" w:rsidRDefault="00596CCC" w:rsidP="00596CCC">
      <w:pPr>
        <w:pStyle w:val="a3"/>
        <w:spacing w:before="360" w:beforeAutospacing="0" w:after="360" w:afterAutospacing="0" w:line="360" w:lineRule="atLeast"/>
        <w:rPr>
          <w:rFonts w:ascii="Roboto" w:hAnsi="Roboto"/>
          <w:sz w:val="27"/>
          <w:szCs w:val="27"/>
        </w:rPr>
      </w:pPr>
      <w:r w:rsidRPr="00596CCC">
        <w:rPr>
          <w:rFonts w:ascii="Roboto" w:hAnsi="Roboto"/>
          <w:sz w:val="27"/>
          <w:szCs w:val="27"/>
          <w:lang w:val="en-US"/>
        </w:rPr>
        <w:t xml:space="preserve">Java Object </w:t>
      </w:r>
      <w:proofErr w:type="spellStart"/>
      <w:proofErr w:type="gramStart"/>
      <w:r w:rsidRPr="00596CCC">
        <w:rPr>
          <w:rFonts w:ascii="Roboto" w:hAnsi="Roboto"/>
          <w:sz w:val="27"/>
          <w:szCs w:val="27"/>
          <w:lang w:val="en-US"/>
        </w:rPr>
        <w:t>hashCode</w:t>
      </w:r>
      <w:proofErr w:type="spellEnd"/>
      <w:r w:rsidRPr="00596CCC">
        <w:rPr>
          <w:rFonts w:ascii="Roboto" w:hAnsi="Roboto"/>
          <w:sz w:val="27"/>
          <w:szCs w:val="27"/>
          <w:lang w:val="en-US"/>
        </w:rPr>
        <w:t>(</w:t>
      </w:r>
      <w:proofErr w:type="gramEnd"/>
      <w:r w:rsidRPr="00596CCC">
        <w:rPr>
          <w:rFonts w:ascii="Roboto" w:hAnsi="Roboto"/>
          <w:sz w:val="27"/>
          <w:szCs w:val="27"/>
          <w:lang w:val="en-US"/>
        </w:rPr>
        <w:t xml:space="preserve">) is a native method and returns the integer hash code value of the object. </w:t>
      </w:r>
      <w:r w:rsidRPr="00596CCC">
        <w:rPr>
          <w:rFonts w:ascii="Roboto" w:hAnsi="Roboto"/>
          <w:sz w:val="27"/>
          <w:szCs w:val="27"/>
        </w:rPr>
        <w:t xml:space="preserve">The </w:t>
      </w:r>
      <w:proofErr w:type="spellStart"/>
      <w:r w:rsidRPr="00596CCC">
        <w:rPr>
          <w:rFonts w:ascii="Roboto" w:hAnsi="Roboto"/>
          <w:sz w:val="27"/>
          <w:szCs w:val="27"/>
        </w:rPr>
        <w:t>general</w:t>
      </w:r>
      <w:proofErr w:type="spellEnd"/>
      <w:r w:rsidRPr="00596CCC">
        <w:rPr>
          <w:rFonts w:ascii="Roboto" w:hAnsi="Roboto"/>
          <w:sz w:val="27"/>
          <w:szCs w:val="27"/>
        </w:rPr>
        <w:t xml:space="preserve"> </w:t>
      </w:r>
      <w:proofErr w:type="spellStart"/>
      <w:r w:rsidRPr="00596CCC">
        <w:rPr>
          <w:rFonts w:ascii="Roboto" w:hAnsi="Roboto"/>
          <w:sz w:val="27"/>
          <w:szCs w:val="27"/>
        </w:rPr>
        <w:t>contract</w:t>
      </w:r>
      <w:proofErr w:type="spellEnd"/>
      <w:r w:rsidRPr="00596CCC">
        <w:rPr>
          <w:rFonts w:ascii="Roboto" w:hAnsi="Roboto"/>
          <w:sz w:val="27"/>
          <w:szCs w:val="27"/>
        </w:rPr>
        <w:t xml:space="preserve"> </w:t>
      </w:r>
      <w:proofErr w:type="spellStart"/>
      <w:r w:rsidRPr="00596CCC">
        <w:rPr>
          <w:rFonts w:ascii="Roboto" w:hAnsi="Roboto"/>
          <w:sz w:val="27"/>
          <w:szCs w:val="27"/>
        </w:rPr>
        <w:t>of</w:t>
      </w:r>
      <w:proofErr w:type="spellEnd"/>
      <w:r w:rsidRPr="00596CCC">
        <w:rPr>
          <w:rFonts w:ascii="Roboto" w:hAnsi="Roboto"/>
          <w:sz w:val="27"/>
          <w:szCs w:val="27"/>
        </w:rPr>
        <w:t xml:space="preserve"> </w:t>
      </w:r>
      <w:proofErr w:type="spellStart"/>
      <w:proofErr w:type="gramStart"/>
      <w:r w:rsidRPr="00596CCC">
        <w:rPr>
          <w:rFonts w:ascii="Roboto" w:hAnsi="Roboto"/>
          <w:sz w:val="27"/>
          <w:szCs w:val="27"/>
        </w:rPr>
        <w:t>hashCode</w:t>
      </w:r>
      <w:proofErr w:type="spellEnd"/>
      <w:r w:rsidRPr="00596CCC">
        <w:rPr>
          <w:rFonts w:ascii="Roboto" w:hAnsi="Roboto"/>
          <w:sz w:val="27"/>
          <w:szCs w:val="27"/>
        </w:rPr>
        <w:t>(</w:t>
      </w:r>
      <w:proofErr w:type="gramEnd"/>
      <w:r w:rsidRPr="00596CCC">
        <w:rPr>
          <w:rFonts w:ascii="Roboto" w:hAnsi="Roboto"/>
          <w:sz w:val="27"/>
          <w:szCs w:val="27"/>
        </w:rPr>
        <w:t xml:space="preserve">) </w:t>
      </w:r>
      <w:proofErr w:type="spellStart"/>
      <w:r w:rsidRPr="00596CCC">
        <w:rPr>
          <w:rFonts w:ascii="Roboto" w:hAnsi="Roboto"/>
          <w:sz w:val="27"/>
          <w:szCs w:val="27"/>
        </w:rPr>
        <w:t>method</w:t>
      </w:r>
      <w:proofErr w:type="spellEnd"/>
      <w:r w:rsidRPr="00596CCC">
        <w:rPr>
          <w:rFonts w:ascii="Roboto" w:hAnsi="Roboto"/>
          <w:sz w:val="27"/>
          <w:szCs w:val="27"/>
        </w:rPr>
        <w:t xml:space="preserve"> </w:t>
      </w:r>
      <w:proofErr w:type="spellStart"/>
      <w:r w:rsidRPr="00596CCC">
        <w:rPr>
          <w:rFonts w:ascii="Roboto" w:hAnsi="Roboto"/>
          <w:sz w:val="27"/>
          <w:szCs w:val="27"/>
        </w:rPr>
        <w:t>is</w:t>
      </w:r>
      <w:proofErr w:type="spellEnd"/>
      <w:r w:rsidRPr="00596CCC">
        <w:rPr>
          <w:rFonts w:ascii="Roboto" w:hAnsi="Roboto"/>
          <w:sz w:val="27"/>
          <w:szCs w:val="27"/>
        </w:rPr>
        <w:t>:</w:t>
      </w:r>
    </w:p>
    <w:p w14:paraId="0125A41F" w14:textId="77777777" w:rsidR="00596CCC" w:rsidRPr="00596CCC" w:rsidRDefault="00596CCC" w:rsidP="00596CCC">
      <w:pPr>
        <w:numPr>
          <w:ilvl w:val="0"/>
          <w:numId w:val="17"/>
        </w:numPr>
        <w:spacing w:before="100" w:beforeAutospacing="1" w:after="100" w:afterAutospacing="1" w:line="240" w:lineRule="auto"/>
        <w:rPr>
          <w:rFonts w:ascii="Roboto" w:hAnsi="Roboto"/>
          <w:sz w:val="27"/>
          <w:szCs w:val="27"/>
          <w:lang w:val="en-US"/>
        </w:rPr>
      </w:pPr>
      <w:r w:rsidRPr="00596CCC">
        <w:rPr>
          <w:rFonts w:ascii="Roboto" w:hAnsi="Roboto"/>
          <w:sz w:val="27"/>
          <w:szCs w:val="27"/>
          <w:lang w:val="en-US"/>
        </w:rPr>
        <w:t xml:space="preserve">Multiple invocations of </w:t>
      </w:r>
      <w:proofErr w:type="spellStart"/>
      <w:proofErr w:type="gramStart"/>
      <w:r w:rsidRPr="00596CCC">
        <w:rPr>
          <w:rFonts w:ascii="Roboto" w:hAnsi="Roboto"/>
          <w:sz w:val="27"/>
          <w:szCs w:val="27"/>
          <w:lang w:val="en-US"/>
        </w:rPr>
        <w:t>hashCode</w:t>
      </w:r>
      <w:proofErr w:type="spellEnd"/>
      <w:r w:rsidRPr="00596CCC">
        <w:rPr>
          <w:rFonts w:ascii="Roboto" w:hAnsi="Roboto"/>
          <w:sz w:val="27"/>
          <w:szCs w:val="27"/>
          <w:lang w:val="en-US"/>
        </w:rPr>
        <w:t>(</w:t>
      </w:r>
      <w:proofErr w:type="gramEnd"/>
      <w:r w:rsidRPr="00596CCC">
        <w:rPr>
          <w:rFonts w:ascii="Roboto" w:hAnsi="Roboto"/>
          <w:sz w:val="27"/>
          <w:szCs w:val="27"/>
          <w:lang w:val="en-US"/>
        </w:rPr>
        <w:t>) should return the same integer value, unless the object property is modified that is being used in the equals() method.</w:t>
      </w:r>
    </w:p>
    <w:p w14:paraId="1C15FB0D" w14:textId="77777777" w:rsidR="00596CCC" w:rsidRPr="00596CCC" w:rsidRDefault="00596CCC" w:rsidP="00596CCC">
      <w:pPr>
        <w:numPr>
          <w:ilvl w:val="0"/>
          <w:numId w:val="17"/>
        </w:numPr>
        <w:spacing w:before="100" w:beforeAutospacing="1" w:after="100" w:afterAutospacing="1" w:line="240" w:lineRule="auto"/>
        <w:rPr>
          <w:rFonts w:ascii="Roboto" w:hAnsi="Roboto"/>
          <w:sz w:val="27"/>
          <w:szCs w:val="27"/>
          <w:lang w:val="en-US"/>
        </w:rPr>
      </w:pPr>
      <w:r w:rsidRPr="00596CCC">
        <w:rPr>
          <w:rFonts w:ascii="Roboto" w:hAnsi="Roboto"/>
          <w:sz w:val="27"/>
          <w:szCs w:val="27"/>
          <w:lang w:val="en-US"/>
        </w:rPr>
        <w:t>An object hash code value can change in multiple executions of the same application.</w:t>
      </w:r>
    </w:p>
    <w:p w14:paraId="124CE7A3" w14:textId="77777777" w:rsidR="00596CCC" w:rsidRPr="00596CCC" w:rsidRDefault="00596CCC" w:rsidP="00596CCC">
      <w:pPr>
        <w:numPr>
          <w:ilvl w:val="0"/>
          <w:numId w:val="17"/>
        </w:numPr>
        <w:spacing w:before="100" w:beforeAutospacing="1" w:after="100" w:afterAutospacing="1" w:line="240" w:lineRule="auto"/>
        <w:rPr>
          <w:rFonts w:ascii="Roboto" w:hAnsi="Roboto"/>
          <w:sz w:val="27"/>
          <w:szCs w:val="27"/>
          <w:lang w:val="en-US"/>
        </w:rPr>
      </w:pPr>
      <w:r w:rsidRPr="00596CCC">
        <w:rPr>
          <w:rFonts w:ascii="Roboto" w:hAnsi="Roboto"/>
          <w:sz w:val="27"/>
          <w:szCs w:val="27"/>
          <w:lang w:val="en-US"/>
        </w:rPr>
        <w:t xml:space="preserve">If two objects are equal according to </w:t>
      </w:r>
      <w:proofErr w:type="gramStart"/>
      <w:r w:rsidRPr="00596CCC">
        <w:rPr>
          <w:rFonts w:ascii="Roboto" w:hAnsi="Roboto"/>
          <w:sz w:val="27"/>
          <w:szCs w:val="27"/>
          <w:lang w:val="en-US"/>
        </w:rPr>
        <w:t>equals(</w:t>
      </w:r>
      <w:proofErr w:type="gramEnd"/>
      <w:r w:rsidRPr="00596CCC">
        <w:rPr>
          <w:rFonts w:ascii="Roboto" w:hAnsi="Roboto"/>
          <w:sz w:val="27"/>
          <w:szCs w:val="27"/>
          <w:lang w:val="en-US"/>
        </w:rPr>
        <w:t>) method, then their hash code must be same.</w:t>
      </w:r>
    </w:p>
    <w:p w14:paraId="2B5F02E3" w14:textId="77777777" w:rsidR="00596CCC" w:rsidRPr="00596CCC" w:rsidRDefault="00596CCC" w:rsidP="00596CCC">
      <w:pPr>
        <w:numPr>
          <w:ilvl w:val="0"/>
          <w:numId w:val="17"/>
        </w:numPr>
        <w:spacing w:before="100" w:beforeAutospacing="1" w:after="100" w:afterAutospacing="1" w:line="240" w:lineRule="auto"/>
        <w:rPr>
          <w:rFonts w:ascii="Roboto" w:hAnsi="Roboto"/>
          <w:sz w:val="27"/>
          <w:szCs w:val="27"/>
          <w:lang w:val="en-US"/>
        </w:rPr>
      </w:pPr>
      <w:r w:rsidRPr="00596CCC">
        <w:rPr>
          <w:rFonts w:ascii="Roboto" w:hAnsi="Roboto"/>
          <w:sz w:val="27"/>
          <w:szCs w:val="27"/>
          <w:lang w:val="en-US"/>
        </w:rPr>
        <w:t xml:space="preserve">If two objects are unequal according to </w:t>
      </w:r>
      <w:proofErr w:type="gramStart"/>
      <w:r w:rsidRPr="00596CCC">
        <w:rPr>
          <w:rFonts w:ascii="Roboto" w:hAnsi="Roboto"/>
          <w:sz w:val="27"/>
          <w:szCs w:val="27"/>
          <w:lang w:val="en-US"/>
        </w:rPr>
        <w:t>equals(</w:t>
      </w:r>
      <w:proofErr w:type="gramEnd"/>
      <w:r w:rsidRPr="00596CCC">
        <w:rPr>
          <w:rFonts w:ascii="Roboto" w:hAnsi="Roboto"/>
          <w:sz w:val="27"/>
          <w:szCs w:val="27"/>
          <w:lang w:val="en-US"/>
        </w:rPr>
        <w:t>) method, their hash code are not required to be different. Their hash code value may or may-not be equal.</w:t>
      </w:r>
    </w:p>
    <w:p w14:paraId="76FE962A" w14:textId="77777777" w:rsidR="00596CCC" w:rsidRPr="00596CCC" w:rsidRDefault="00596CCC" w:rsidP="00596CCC">
      <w:pPr>
        <w:pStyle w:val="2"/>
        <w:spacing w:before="450" w:beforeAutospacing="0" w:after="300" w:afterAutospacing="0"/>
        <w:rPr>
          <w:rFonts w:ascii="var(--font-family--heading)" w:hAnsi="var(--font-family--heading)"/>
          <w:lang w:val="en-US"/>
        </w:rPr>
      </w:pPr>
      <w:r w:rsidRPr="00596CCC">
        <w:rPr>
          <w:rFonts w:ascii="var(--font-family--heading)" w:hAnsi="var(--font-family--heading)"/>
          <w:lang w:val="en-US"/>
        </w:rPr>
        <w:lastRenderedPageBreak/>
        <w:t xml:space="preserve">Importance of </w:t>
      </w:r>
      <w:proofErr w:type="gramStart"/>
      <w:r w:rsidRPr="00596CCC">
        <w:rPr>
          <w:rFonts w:ascii="var(--font-family--heading)" w:hAnsi="var(--font-family--heading)"/>
          <w:lang w:val="en-US"/>
        </w:rPr>
        <w:t>equals(</w:t>
      </w:r>
      <w:proofErr w:type="gramEnd"/>
      <w:r w:rsidRPr="00596CCC">
        <w:rPr>
          <w:rFonts w:ascii="var(--font-family--heading)" w:hAnsi="var(--font-family--heading)"/>
          <w:lang w:val="en-US"/>
        </w:rPr>
        <w:t xml:space="preserve">) and </w:t>
      </w:r>
      <w:proofErr w:type="spellStart"/>
      <w:r w:rsidRPr="00596CCC">
        <w:rPr>
          <w:rFonts w:ascii="var(--font-family--heading)" w:hAnsi="var(--font-family--heading)"/>
          <w:lang w:val="en-US"/>
        </w:rPr>
        <w:t>hashCode</w:t>
      </w:r>
      <w:proofErr w:type="spellEnd"/>
      <w:r w:rsidRPr="00596CCC">
        <w:rPr>
          <w:rFonts w:ascii="var(--font-family--heading)" w:hAnsi="var(--font-family--heading)"/>
          <w:lang w:val="en-US"/>
        </w:rPr>
        <w:t>() method</w:t>
      </w:r>
    </w:p>
    <w:p w14:paraId="1FD3CDB2" w14:textId="77777777" w:rsidR="00596CCC" w:rsidRPr="00596CCC" w:rsidRDefault="00596CCC" w:rsidP="00596CCC">
      <w:pPr>
        <w:pStyle w:val="a3"/>
        <w:spacing w:before="360" w:beforeAutospacing="0" w:after="360" w:afterAutospacing="0" w:line="360" w:lineRule="atLeast"/>
        <w:rPr>
          <w:rFonts w:ascii="Roboto" w:hAnsi="Roboto"/>
          <w:sz w:val="27"/>
          <w:szCs w:val="27"/>
          <w:lang w:val="en-US"/>
        </w:rPr>
      </w:pPr>
      <w:r w:rsidRPr="00596CCC">
        <w:rPr>
          <w:rFonts w:ascii="Roboto" w:hAnsi="Roboto"/>
          <w:sz w:val="27"/>
          <w:szCs w:val="27"/>
          <w:lang w:val="en-US"/>
        </w:rPr>
        <w:t xml:space="preserve">Java </w:t>
      </w:r>
      <w:proofErr w:type="spellStart"/>
      <w:proofErr w:type="gramStart"/>
      <w:r w:rsidRPr="00596CCC">
        <w:rPr>
          <w:rFonts w:ascii="Roboto" w:hAnsi="Roboto"/>
          <w:sz w:val="27"/>
          <w:szCs w:val="27"/>
          <w:lang w:val="en-US"/>
        </w:rPr>
        <w:t>hashCode</w:t>
      </w:r>
      <w:proofErr w:type="spellEnd"/>
      <w:r w:rsidRPr="00596CCC">
        <w:rPr>
          <w:rFonts w:ascii="Roboto" w:hAnsi="Roboto"/>
          <w:sz w:val="27"/>
          <w:szCs w:val="27"/>
          <w:lang w:val="en-US"/>
        </w:rPr>
        <w:t>(</w:t>
      </w:r>
      <w:proofErr w:type="gramEnd"/>
      <w:r w:rsidRPr="00596CCC">
        <w:rPr>
          <w:rFonts w:ascii="Roboto" w:hAnsi="Roboto"/>
          <w:sz w:val="27"/>
          <w:szCs w:val="27"/>
          <w:lang w:val="en-US"/>
        </w:rPr>
        <w:t>) and equals() method are used in Hash table based implementations in java for storing and retrieving data. I have explained it in detail at </w:t>
      </w:r>
      <w:hyperlink r:id="rId32" w:anchor="how-hashmap-works-in-java" w:tgtFrame="_blank" w:history="1">
        <w:r w:rsidRPr="00596CCC">
          <w:rPr>
            <w:rStyle w:val="a5"/>
            <w:rFonts w:ascii="Roboto" w:hAnsi="Roboto"/>
            <w:color w:val="2B8DED"/>
            <w:sz w:val="27"/>
            <w:szCs w:val="27"/>
            <w:lang w:val="en-US"/>
          </w:rPr>
          <w:t>How HashMap works in java?</w:t>
        </w:r>
      </w:hyperlink>
    </w:p>
    <w:p w14:paraId="1B86EE46" w14:textId="77777777" w:rsidR="00596CCC" w:rsidRPr="00596CCC" w:rsidRDefault="00596CCC" w:rsidP="00596CCC">
      <w:pPr>
        <w:pStyle w:val="a3"/>
        <w:spacing w:before="360" w:beforeAutospacing="0" w:after="360" w:afterAutospacing="0" w:line="360" w:lineRule="atLeast"/>
        <w:rPr>
          <w:rFonts w:ascii="Roboto" w:hAnsi="Roboto"/>
          <w:sz w:val="27"/>
          <w:szCs w:val="27"/>
          <w:lang w:val="en-US"/>
        </w:rPr>
      </w:pPr>
      <w:r w:rsidRPr="00596CCC">
        <w:rPr>
          <w:rFonts w:ascii="Roboto" w:hAnsi="Roboto"/>
          <w:sz w:val="27"/>
          <w:szCs w:val="27"/>
          <w:lang w:val="en-US"/>
        </w:rPr>
        <w:t xml:space="preserve">The implementation of </w:t>
      </w:r>
      <w:proofErr w:type="gramStart"/>
      <w:r w:rsidRPr="00596CCC">
        <w:rPr>
          <w:rFonts w:ascii="Roboto" w:hAnsi="Roboto"/>
          <w:sz w:val="27"/>
          <w:szCs w:val="27"/>
          <w:lang w:val="en-US"/>
        </w:rPr>
        <w:t>equals(</w:t>
      </w:r>
      <w:proofErr w:type="gramEnd"/>
      <w:r w:rsidRPr="00596CCC">
        <w:rPr>
          <w:rFonts w:ascii="Roboto" w:hAnsi="Roboto"/>
          <w:sz w:val="27"/>
          <w:szCs w:val="27"/>
          <w:lang w:val="en-US"/>
        </w:rPr>
        <w:t xml:space="preserve">) and </w:t>
      </w:r>
      <w:proofErr w:type="spellStart"/>
      <w:r w:rsidRPr="00596CCC">
        <w:rPr>
          <w:rFonts w:ascii="Roboto" w:hAnsi="Roboto"/>
          <w:sz w:val="27"/>
          <w:szCs w:val="27"/>
          <w:lang w:val="en-US"/>
        </w:rPr>
        <w:t>hashCode</w:t>
      </w:r>
      <w:proofErr w:type="spellEnd"/>
      <w:r w:rsidRPr="00596CCC">
        <w:rPr>
          <w:rFonts w:ascii="Roboto" w:hAnsi="Roboto"/>
          <w:sz w:val="27"/>
          <w:szCs w:val="27"/>
          <w:lang w:val="en-US"/>
        </w:rPr>
        <w:t>() should follow these rules.</w:t>
      </w:r>
    </w:p>
    <w:p w14:paraId="226FA748" w14:textId="77777777" w:rsidR="00596CCC" w:rsidRPr="00596CCC" w:rsidRDefault="00596CCC" w:rsidP="00596CCC">
      <w:pPr>
        <w:numPr>
          <w:ilvl w:val="0"/>
          <w:numId w:val="18"/>
        </w:numPr>
        <w:spacing w:beforeAutospacing="1" w:after="0" w:afterAutospacing="1" w:line="240" w:lineRule="auto"/>
        <w:rPr>
          <w:rFonts w:ascii="Roboto" w:hAnsi="Roboto"/>
          <w:sz w:val="27"/>
          <w:szCs w:val="27"/>
          <w:lang w:val="en-US"/>
        </w:rPr>
      </w:pPr>
      <w:r w:rsidRPr="00596CCC">
        <w:rPr>
          <w:rFonts w:ascii="Roboto" w:hAnsi="Roboto"/>
          <w:sz w:val="27"/>
          <w:szCs w:val="27"/>
          <w:lang w:val="en-US"/>
        </w:rPr>
        <w:t>If </w:t>
      </w:r>
      <w:r w:rsidRPr="00596CCC">
        <w:rPr>
          <w:rStyle w:val="HTML"/>
          <w:rFonts w:ascii="var(--font-family--code)" w:eastAsiaTheme="minorHAnsi" w:hAnsi="var(--font-family--code)"/>
          <w:color w:val="FFFFFF"/>
          <w:sz w:val="24"/>
          <w:szCs w:val="24"/>
          <w:shd w:val="clear" w:color="auto" w:fill="2B3233"/>
          <w:lang w:val="en-US"/>
        </w:rPr>
        <w:t>o</w:t>
      </w:r>
      <w:proofErr w:type="gramStart"/>
      <w:r w:rsidRPr="00596CCC">
        <w:rPr>
          <w:rStyle w:val="HTML"/>
          <w:rFonts w:ascii="var(--font-family--code)" w:eastAsiaTheme="minorHAnsi" w:hAnsi="var(--font-family--code)"/>
          <w:color w:val="FFFFFF"/>
          <w:sz w:val="24"/>
          <w:szCs w:val="24"/>
          <w:shd w:val="clear" w:color="auto" w:fill="2B3233"/>
          <w:lang w:val="en-US"/>
        </w:rPr>
        <w:t>1.equals</w:t>
      </w:r>
      <w:proofErr w:type="gramEnd"/>
      <w:r w:rsidRPr="00596CCC">
        <w:rPr>
          <w:rStyle w:val="HTML"/>
          <w:rFonts w:ascii="var(--font-family--code)" w:eastAsiaTheme="minorHAnsi" w:hAnsi="var(--font-family--code)"/>
          <w:color w:val="FFFFFF"/>
          <w:sz w:val="24"/>
          <w:szCs w:val="24"/>
          <w:shd w:val="clear" w:color="auto" w:fill="2B3233"/>
          <w:lang w:val="en-US"/>
        </w:rPr>
        <w:t>(o2)</w:t>
      </w:r>
      <w:r w:rsidRPr="00596CCC">
        <w:rPr>
          <w:rFonts w:ascii="Roboto" w:hAnsi="Roboto"/>
          <w:sz w:val="27"/>
          <w:szCs w:val="27"/>
          <w:lang w:val="en-US"/>
        </w:rPr>
        <w:t>, then </w:t>
      </w:r>
      <w:r w:rsidRPr="00596CCC">
        <w:rPr>
          <w:rStyle w:val="HTML"/>
          <w:rFonts w:ascii="var(--font-family--code)" w:eastAsiaTheme="minorHAnsi" w:hAnsi="var(--font-family--code)"/>
          <w:color w:val="FFFFFF"/>
          <w:sz w:val="24"/>
          <w:szCs w:val="24"/>
          <w:shd w:val="clear" w:color="auto" w:fill="2B3233"/>
          <w:lang w:val="en-US"/>
        </w:rPr>
        <w:t>o1.hashCode() == o2.hashCode()</w:t>
      </w:r>
      <w:r w:rsidRPr="00596CCC">
        <w:rPr>
          <w:rFonts w:ascii="Roboto" w:hAnsi="Roboto"/>
          <w:sz w:val="27"/>
          <w:szCs w:val="27"/>
          <w:lang w:val="en-US"/>
        </w:rPr>
        <w:t> should always be </w:t>
      </w:r>
      <w:r w:rsidRPr="00596CCC">
        <w:rPr>
          <w:rStyle w:val="HTML"/>
          <w:rFonts w:ascii="var(--font-family--code)" w:eastAsiaTheme="minorHAnsi" w:hAnsi="var(--font-family--code)"/>
          <w:color w:val="FFFFFF"/>
          <w:sz w:val="24"/>
          <w:szCs w:val="24"/>
          <w:shd w:val="clear" w:color="auto" w:fill="2B3233"/>
          <w:lang w:val="en-US"/>
        </w:rPr>
        <w:t>true</w:t>
      </w:r>
      <w:r w:rsidRPr="00596CCC">
        <w:rPr>
          <w:rFonts w:ascii="Roboto" w:hAnsi="Roboto"/>
          <w:sz w:val="27"/>
          <w:szCs w:val="27"/>
          <w:lang w:val="en-US"/>
        </w:rPr>
        <w:t>.</w:t>
      </w:r>
    </w:p>
    <w:p w14:paraId="3071434F" w14:textId="5E4A9D4F" w:rsidR="00596CCC" w:rsidRDefault="00596CCC" w:rsidP="00596CCC">
      <w:pPr>
        <w:numPr>
          <w:ilvl w:val="0"/>
          <w:numId w:val="18"/>
        </w:numPr>
        <w:spacing w:beforeAutospacing="1" w:after="0" w:afterAutospacing="1" w:line="240" w:lineRule="auto"/>
        <w:rPr>
          <w:rFonts w:ascii="Roboto" w:hAnsi="Roboto"/>
          <w:sz w:val="27"/>
          <w:szCs w:val="27"/>
          <w:lang w:val="en-US"/>
        </w:rPr>
      </w:pPr>
      <w:r w:rsidRPr="00596CCC">
        <w:rPr>
          <w:rFonts w:ascii="Roboto" w:hAnsi="Roboto"/>
          <w:sz w:val="27"/>
          <w:szCs w:val="27"/>
          <w:lang w:val="en-US"/>
        </w:rPr>
        <w:t>If </w:t>
      </w:r>
      <w:r w:rsidRPr="00596CCC">
        <w:rPr>
          <w:rStyle w:val="HTML"/>
          <w:rFonts w:ascii="var(--font-family--code)" w:eastAsiaTheme="minorHAnsi" w:hAnsi="var(--font-family--code)"/>
          <w:color w:val="FFFFFF"/>
          <w:sz w:val="24"/>
          <w:szCs w:val="24"/>
          <w:shd w:val="clear" w:color="auto" w:fill="2B3233"/>
          <w:lang w:val="en-US"/>
        </w:rPr>
        <w:t>o</w:t>
      </w:r>
      <w:proofErr w:type="gramStart"/>
      <w:r w:rsidRPr="00596CCC">
        <w:rPr>
          <w:rStyle w:val="HTML"/>
          <w:rFonts w:ascii="var(--font-family--code)" w:eastAsiaTheme="minorHAnsi" w:hAnsi="var(--font-family--code)"/>
          <w:color w:val="FFFFFF"/>
          <w:sz w:val="24"/>
          <w:szCs w:val="24"/>
          <w:shd w:val="clear" w:color="auto" w:fill="2B3233"/>
          <w:lang w:val="en-US"/>
        </w:rPr>
        <w:t>1.hashCode</w:t>
      </w:r>
      <w:proofErr w:type="gramEnd"/>
      <w:r w:rsidRPr="00596CCC">
        <w:rPr>
          <w:rStyle w:val="HTML"/>
          <w:rFonts w:ascii="var(--font-family--code)" w:eastAsiaTheme="minorHAnsi" w:hAnsi="var(--font-family--code)"/>
          <w:color w:val="FFFFFF"/>
          <w:sz w:val="24"/>
          <w:szCs w:val="24"/>
          <w:shd w:val="clear" w:color="auto" w:fill="2B3233"/>
          <w:lang w:val="en-US"/>
        </w:rPr>
        <w:t>() == o2.hashCode</w:t>
      </w:r>
      <w:r w:rsidRPr="00596CCC">
        <w:rPr>
          <w:rFonts w:ascii="Roboto" w:hAnsi="Roboto"/>
          <w:sz w:val="27"/>
          <w:szCs w:val="27"/>
          <w:lang w:val="en-US"/>
        </w:rPr>
        <w:t> is true, it doesn’t mean that </w:t>
      </w:r>
      <w:r w:rsidRPr="00596CCC">
        <w:rPr>
          <w:rStyle w:val="HTML"/>
          <w:rFonts w:ascii="var(--font-family--code)" w:eastAsiaTheme="minorHAnsi" w:hAnsi="var(--font-family--code)"/>
          <w:color w:val="FFFFFF"/>
          <w:sz w:val="24"/>
          <w:szCs w:val="24"/>
          <w:shd w:val="clear" w:color="auto" w:fill="2B3233"/>
          <w:lang w:val="en-US"/>
        </w:rPr>
        <w:t>o1.equals(o2)</w:t>
      </w:r>
      <w:r w:rsidRPr="00596CCC">
        <w:rPr>
          <w:rFonts w:ascii="Roboto" w:hAnsi="Roboto"/>
          <w:sz w:val="27"/>
          <w:szCs w:val="27"/>
          <w:lang w:val="en-US"/>
        </w:rPr>
        <w:t> will be </w:t>
      </w:r>
      <w:r w:rsidRPr="00596CCC">
        <w:rPr>
          <w:rStyle w:val="HTML"/>
          <w:rFonts w:ascii="var(--font-family--code)" w:eastAsiaTheme="minorHAnsi" w:hAnsi="var(--font-family--code)"/>
          <w:color w:val="FFFFFF"/>
          <w:sz w:val="24"/>
          <w:szCs w:val="24"/>
          <w:shd w:val="clear" w:color="auto" w:fill="2B3233"/>
          <w:lang w:val="en-US"/>
        </w:rPr>
        <w:t>true</w:t>
      </w:r>
      <w:r w:rsidRPr="00596CCC">
        <w:rPr>
          <w:rFonts w:ascii="Roboto" w:hAnsi="Roboto"/>
          <w:sz w:val="27"/>
          <w:szCs w:val="27"/>
          <w:lang w:val="en-US"/>
        </w:rPr>
        <w:t>.</w:t>
      </w:r>
    </w:p>
    <w:p w14:paraId="6F81CC31" w14:textId="77777777" w:rsidR="00540CF9" w:rsidRPr="00540CF9" w:rsidRDefault="00540CF9" w:rsidP="00540CF9">
      <w:pPr>
        <w:spacing w:beforeAutospacing="1" w:after="0" w:afterAutospacing="1" w:line="240" w:lineRule="auto"/>
        <w:rPr>
          <w:rFonts w:ascii="Segoe Fluent Icons" w:hAnsi="Segoe Fluent Icons"/>
          <w:sz w:val="50"/>
          <w:szCs w:val="50"/>
          <w:lang w:val="en-US"/>
        </w:rPr>
      </w:pPr>
    </w:p>
    <w:p w14:paraId="18EE0A88" w14:textId="760AB75B" w:rsidR="00596CCC" w:rsidRDefault="00596CCC" w:rsidP="00596CCC">
      <w:pPr>
        <w:pStyle w:val="1"/>
        <w:spacing w:before="0" w:after="150" w:line="288" w:lineRule="atLeast"/>
        <w:textAlignment w:val="baseline"/>
        <w:rPr>
          <w:rFonts w:ascii="Segoe Fluent Icons" w:hAnsi="Segoe Fluent Icons"/>
          <w:color w:val="444444"/>
          <w:sz w:val="50"/>
          <w:szCs w:val="50"/>
          <w:lang w:val="en-US"/>
        </w:rPr>
      </w:pPr>
      <w:proofErr w:type="spellStart"/>
      <w:proofErr w:type="gramStart"/>
      <w:r w:rsidRPr="00540CF9">
        <w:rPr>
          <w:rFonts w:ascii="Segoe Fluent Icons" w:hAnsi="Segoe Fluent Icons"/>
          <w:color w:val="444444"/>
          <w:sz w:val="50"/>
          <w:szCs w:val="50"/>
          <w:lang w:val="en-US"/>
        </w:rPr>
        <w:t>toString</w:t>
      </w:r>
      <w:proofErr w:type="spellEnd"/>
      <w:r w:rsidRPr="00540CF9">
        <w:rPr>
          <w:rFonts w:ascii="Segoe Fluent Icons" w:hAnsi="Segoe Fluent Icons"/>
          <w:color w:val="444444"/>
          <w:sz w:val="50"/>
          <w:szCs w:val="50"/>
          <w:lang w:val="en-US"/>
        </w:rPr>
        <w:t>(</w:t>
      </w:r>
      <w:proofErr w:type="gramEnd"/>
      <w:r w:rsidRPr="00540CF9">
        <w:rPr>
          <w:rFonts w:ascii="Segoe Fluent Icons" w:hAnsi="Segoe Fluent Icons"/>
          <w:color w:val="444444"/>
          <w:sz w:val="50"/>
          <w:szCs w:val="50"/>
          <w:lang w:val="en-US"/>
        </w:rPr>
        <w:t>)` method in Java</w:t>
      </w:r>
    </w:p>
    <w:p w14:paraId="14291486" w14:textId="77777777" w:rsidR="00540CF9" w:rsidRPr="00540CF9" w:rsidRDefault="00540CF9" w:rsidP="00540CF9">
      <w:pPr>
        <w:rPr>
          <w:lang w:val="en-US"/>
        </w:rPr>
      </w:pPr>
    </w:p>
    <w:p w14:paraId="7F16C4BD" w14:textId="77777777" w:rsidR="00596CCC" w:rsidRPr="00540CF9" w:rsidRDefault="00596CCC" w:rsidP="00596CCC">
      <w:pPr>
        <w:pStyle w:val="problem"/>
        <w:shd w:val="clear" w:color="auto" w:fill="FFFFFF"/>
        <w:spacing w:before="0" w:beforeAutospacing="0" w:after="0" w:afterAutospacing="0"/>
        <w:textAlignment w:val="baseline"/>
        <w:rPr>
          <w:rFonts w:ascii="Verdana" w:hAnsi="Verdana" w:cs="Segoe UI"/>
          <w:color w:val="008200"/>
          <w:sz w:val="23"/>
          <w:szCs w:val="23"/>
          <w:lang w:val="en-US"/>
        </w:rPr>
      </w:pPr>
      <w:r w:rsidRPr="00540CF9">
        <w:rPr>
          <w:rFonts w:ascii="Verdana" w:hAnsi="Verdana" w:cs="Segoe UI"/>
          <w:color w:val="008200"/>
          <w:sz w:val="23"/>
          <w:szCs w:val="23"/>
          <w:lang w:val="en-US"/>
        </w:rPr>
        <w:t>The </w:t>
      </w:r>
      <w:proofErr w:type="spellStart"/>
      <w:proofErr w:type="gramStart"/>
      <w:r w:rsidRPr="00540CF9">
        <w:rPr>
          <w:rStyle w:val="HTML"/>
          <w:rFonts w:ascii="Verdana" w:hAnsi="Verdana"/>
          <w:color w:val="008200"/>
          <w:sz w:val="23"/>
          <w:szCs w:val="23"/>
          <w:bdr w:val="single" w:sz="6" w:space="1" w:color="F7F9FA" w:frame="1"/>
          <w:shd w:val="clear" w:color="auto" w:fill="F7F9FA"/>
          <w:lang w:val="en-US"/>
        </w:rPr>
        <w:t>toString</w:t>
      </w:r>
      <w:proofErr w:type="spellEnd"/>
      <w:r w:rsidRPr="00540CF9">
        <w:rPr>
          <w:rStyle w:val="HTML"/>
          <w:rFonts w:ascii="Verdana" w:hAnsi="Verdana"/>
          <w:color w:val="008200"/>
          <w:sz w:val="23"/>
          <w:szCs w:val="23"/>
          <w:bdr w:val="single" w:sz="6" w:space="1" w:color="F7F9FA" w:frame="1"/>
          <w:shd w:val="clear" w:color="auto" w:fill="F7F9FA"/>
          <w:lang w:val="en-US"/>
        </w:rPr>
        <w:t>(</w:t>
      </w:r>
      <w:proofErr w:type="gramEnd"/>
      <w:r w:rsidRPr="00540CF9">
        <w:rPr>
          <w:rStyle w:val="HTML"/>
          <w:rFonts w:ascii="Verdana" w:hAnsi="Verdana"/>
          <w:color w:val="008200"/>
          <w:sz w:val="23"/>
          <w:szCs w:val="23"/>
          <w:bdr w:val="single" w:sz="6" w:space="1" w:color="F7F9FA" w:frame="1"/>
          <w:shd w:val="clear" w:color="auto" w:fill="F7F9FA"/>
          <w:lang w:val="en-US"/>
        </w:rPr>
        <w:t>)</w:t>
      </w:r>
      <w:r w:rsidRPr="00540CF9">
        <w:rPr>
          <w:rFonts w:ascii="Verdana" w:hAnsi="Verdana" w:cs="Segoe UI"/>
          <w:color w:val="008200"/>
          <w:sz w:val="23"/>
          <w:szCs w:val="23"/>
          <w:lang w:val="en-US"/>
        </w:rPr>
        <w:t> method returns the string representation of an object. It is widely used for debugging, printing objects’ contents in logs, etc. This post will discuss how to override the </w:t>
      </w:r>
      <w:proofErr w:type="spellStart"/>
      <w:proofErr w:type="gramStart"/>
      <w:r w:rsidRPr="00540CF9">
        <w:rPr>
          <w:rStyle w:val="HTML"/>
          <w:rFonts w:ascii="Verdana" w:hAnsi="Verdana"/>
          <w:color w:val="008200"/>
          <w:sz w:val="23"/>
          <w:szCs w:val="23"/>
          <w:bdr w:val="single" w:sz="6" w:space="1" w:color="F7F9FA" w:frame="1"/>
          <w:shd w:val="clear" w:color="auto" w:fill="F7F9FA"/>
          <w:lang w:val="en-US"/>
        </w:rPr>
        <w:t>toString</w:t>
      </w:r>
      <w:proofErr w:type="spellEnd"/>
      <w:r w:rsidRPr="00540CF9">
        <w:rPr>
          <w:rStyle w:val="HTML"/>
          <w:rFonts w:ascii="Verdana" w:hAnsi="Verdana"/>
          <w:color w:val="008200"/>
          <w:sz w:val="23"/>
          <w:szCs w:val="23"/>
          <w:bdr w:val="single" w:sz="6" w:space="1" w:color="F7F9FA" w:frame="1"/>
          <w:shd w:val="clear" w:color="auto" w:fill="F7F9FA"/>
          <w:lang w:val="en-US"/>
        </w:rPr>
        <w:t>(</w:t>
      </w:r>
      <w:proofErr w:type="gramEnd"/>
      <w:r w:rsidRPr="00540CF9">
        <w:rPr>
          <w:rStyle w:val="HTML"/>
          <w:rFonts w:ascii="Verdana" w:hAnsi="Verdana"/>
          <w:color w:val="008200"/>
          <w:sz w:val="23"/>
          <w:szCs w:val="23"/>
          <w:bdr w:val="single" w:sz="6" w:space="1" w:color="F7F9FA" w:frame="1"/>
          <w:shd w:val="clear" w:color="auto" w:fill="F7F9FA"/>
          <w:lang w:val="en-US"/>
        </w:rPr>
        <w:t>)</w:t>
      </w:r>
      <w:r w:rsidRPr="00540CF9">
        <w:rPr>
          <w:rFonts w:ascii="Verdana" w:hAnsi="Verdana" w:cs="Segoe UI"/>
          <w:color w:val="008200"/>
          <w:sz w:val="23"/>
          <w:szCs w:val="23"/>
          <w:lang w:val="en-US"/>
        </w:rPr>
        <w:t> method in Java.</w:t>
      </w:r>
    </w:p>
    <w:p w14:paraId="278695DA" w14:textId="3F153528" w:rsidR="00596CCC" w:rsidRPr="00540CF9" w:rsidRDefault="00596CCC" w:rsidP="00596CCC">
      <w:pPr>
        <w:pStyle w:val="a3"/>
        <w:shd w:val="clear" w:color="auto" w:fill="FFFFFF"/>
        <w:spacing w:before="0" w:beforeAutospacing="0" w:after="0" w:afterAutospacing="0"/>
        <w:textAlignment w:val="baseline"/>
        <w:rPr>
          <w:rFonts w:ascii="Verdana" w:hAnsi="Verdana" w:cs="Segoe UI"/>
          <w:color w:val="444444"/>
          <w:sz w:val="23"/>
          <w:szCs w:val="23"/>
          <w:lang w:val="en-US"/>
        </w:rPr>
      </w:pPr>
      <w:r w:rsidRPr="00540CF9">
        <w:rPr>
          <w:rFonts w:ascii="Verdana" w:hAnsi="Verdana" w:cs="Segoe UI"/>
          <w:color w:val="444444"/>
          <w:sz w:val="23"/>
          <w:szCs w:val="23"/>
          <w:lang w:val="en-US"/>
        </w:rPr>
        <w:t>The object class already contains the </w:t>
      </w:r>
      <w:proofErr w:type="spellStart"/>
      <w:proofErr w:type="gramStart"/>
      <w:r w:rsidRPr="00540CF9">
        <w:rPr>
          <w:rStyle w:val="HTML"/>
          <w:rFonts w:ascii="Verdana" w:hAnsi="Verdana"/>
          <w:color w:val="444444"/>
          <w:sz w:val="23"/>
          <w:szCs w:val="23"/>
          <w:bdr w:val="single" w:sz="6" w:space="1" w:color="F7F9FA" w:frame="1"/>
          <w:shd w:val="clear" w:color="auto" w:fill="F7F9FA"/>
          <w:lang w:val="en-US"/>
        </w:rPr>
        <w:t>toString</w:t>
      </w:r>
      <w:proofErr w:type="spellEnd"/>
      <w:r w:rsidRPr="00540CF9">
        <w:rPr>
          <w:rStyle w:val="HTML"/>
          <w:rFonts w:ascii="Verdana" w:hAnsi="Verdana"/>
          <w:color w:val="444444"/>
          <w:sz w:val="23"/>
          <w:szCs w:val="23"/>
          <w:bdr w:val="single" w:sz="6" w:space="1" w:color="F7F9FA" w:frame="1"/>
          <w:shd w:val="clear" w:color="auto" w:fill="F7F9FA"/>
          <w:lang w:val="en-US"/>
        </w:rPr>
        <w:t>(</w:t>
      </w:r>
      <w:proofErr w:type="gramEnd"/>
      <w:r w:rsidRPr="00540CF9">
        <w:rPr>
          <w:rStyle w:val="HTML"/>
          <w:rFonts w:ascii="Verdana" w:hAnsi="Verdana"/>
          <w:color w:val="444444"/>
          <w:sz w:val="23"/>
          <w:szCs w:val="23"/>
          <w:bdr w:val="single" w:sz="6" w:space="1" w:color="F7F9FA" w:frame="1"/>
          <w:shd w:val="clear" w:color="auto" w:fill="F7F9FA"/>
          <w:lang w:val="en-US"/>
        </w:rPr>
        <w:t>)</w:t>
      </w:r>
      <w:r w:rsidRPr="00540CF9">
        <w:rPr>
          <w:rFonts w:ascii="Verdana" w:hAnsi="Verdana" w:cs="Segoe UI"/>
          <w:color w:val="444444"/>
          <w:sz w:val="23"/>
          <w:szCs w:val="23"/>
          <w:lang w:val="en-US"/>
        </w:rPr>
        <w:t> method, which returns a string that “textually represents” the object. The default implementation of the </w:t>
      </w:r>
      <w:proofErr w:type="spellStart"/>
      <w:r w:rsidRPr="00540CF9">
        <w:rPr>
          <w:rStyle w:val="HTML"/>
          <w:rFonts w:ascii="Verdana" w:hAnsi="Verdana"/>
          <w:color w:val="444444"/>
          <w:sz w:val="23"/>
          <w:szCs w:val="23"/>
          <w:bdr w:val="single" w:sz="6" w:space="1" w:color="F7F9FA" w:frame="1"/>
          <w:shd w:val="clear" w:color="auto" w:fill="F7F9FA"/>
          <w:lang w:val="en-US"/>
        </w:rPr>
        <w:t>Object.toString</w:t>
      </w:r>
      <w:proofErr w:type="spellEnd"/>
      <w:r w:rsidRPr="00540CF9">
        <w:rPr>
          <w:rStyle w:val="HTML"/>
          <w:rFonts w:ascii="Verdana" w:hAnsi="Verdana"/>
          <w:color w:val="444444"/>
          <w:sz w:val="23"/>
          <w:szCs w:val="23"/>
          <w:bdr w:val="single" w:sz="6" w:space="1" w:color="F7F9FA" w:frame="1"/>
          <w:shd w:val="clear" w:color="auto" w:fill="F7F9FA"/>
          <w:lang w:val="en-US"/>
        </w:rPr>
        <w:t>()</w:t>
      </w:r>
      <w:r w:rsidRPr="00540CF9">
        <w:rPr>
          <w:rFonts w:ascii="Verdana" w:hAnsi="Verdana" w:cs="Segoe UI"/>
          <w:color w:val="444444"/>
          <w:sz w:val="23"/>
          <w:szCs w:val="23"/>
          <w:lang w:val="en-US"/>
        </w:rPr>
        <w:t> method returns a string consisting of the class name, </w:t>
      </w:r>
      <w:r w:rsidRPr="00540CF9">
        <w:rPr>
          <w:rStyle w:val="HTML"/>
          <w:rFonts w:ascii="Verdana" w:hAnsi="Verdana"/>
          <w:color w:val="444444"/>
          <w:sz w:val="23"/>
          <w:szCs w:val="23"/>
          <w:bdr w:val="single" w:sz="6" w:space="1" w:color="F7F9FA" w:frame="1"/>
          <w:shd w:val="clear" w:color="auto" w:fill="F7F9FA"/>
          <w:lang w:val="en-US"/>
        </w:rPr>
        <w:t>'@'</w:t>
      </w:r>
      <w:r w:rsidRPr="00540CF9">
        <w:rPr>
          <w:rFonts w:ascii="Verdana" w:hAnsi="Verdana" w:cs="Segoe UI"/>
          <w:color w:val="444444"/>
          <w:sz w:val="23"/>
          <w:szCs w:val="23"/>
          <w:lang w:val="en-US"/>
        </w:rPr>
        <w:t xml:space="preserve"> character, followed by the unsigned hexadecimal representation of the hash code of the object. </w:t>
      </w:r>
      <w:proofErr w:type="spellStart"/>
      <w:r w:rsidRPr="00540CF9">
        <w:rPr>
          <w:rFonts w:ascii="Verdana" w:hAnsi="Verdana" w:cs="Segoe UI"/>
          <w:color w:val="444444"/>
          <w:sz w:val="23"/>
          <w:szCs w:val="23"/>
          <w:lang w:val="en-US"/>
        </w:rPr>
        <w:t>i.e</w:t>
      </w:r>
      <w:proofErr w:type="spellEnd"/>
      <w:r w:rsidRPr="00540CF9">
        <w:rPr>
          <w:rFonts w:ascii="Verdana" w:hAnsi="Verdana" w:cs="Segoe UI"/>
          <w:color w:val="444444"/>
          <w:sz w:val="23"/>
          <w:szCs w:val="23"/>
          <w:lang w:val="en-US"/>
        </w:rPr>
        <w:t>,</w:t>
      </w:r>
    </w:p>
    <w:p w14:paraId="2BA50DAF" w14:textId="77777777" w:rsidR="00540CF9" w:rsidRPr="00596CCC" w:rsidRDefault="00540CF9" w:rsidP="00596CCC">
      <w:pPr>
        <w:pStyle w:val="a3"/>
        <w:shd w:val="clear" w:color="auto" w:fill="FFFFFF"/>
        <w:spacing w:before="0" w:beforeAutospacing="0" w:after="0" w:afterAutospacing="0"/>
        <w:textAlignment w:val="baseline"/>
        <w:rPr>
          <w:rFonts w:ascii="Segoe UI" w:hAnsi="Segoe UI" w:cs="Segoe UI"/>
          <w:color w:val="444444"/>
          <w:sz w:val="23"/>
          <w:szCs w:val="23"/>
          <w:lang w:val="en-US"/>
        </w:rPr>
      </w:pPr>
    </w:p>
    <w:tbl>
      <w:tblPr>
        <w:tblW w:w="0" w:type="dxa"/>
        <w:tblCellMar>
          <w:left w:w="0" w:type="dxa"/>
          <w:right w:w="0" w:type="dxa"/>
        </w:tblCellMar>
        <w:tblLook w:val="04A0" w:firstRow="1" w:lastRow="0" w:firstColumn="1" w:lastColumn="0" w:noHBand="0" w:noVBand="1"/>
      </w:tblPr>
      <w:tblGrid>
        <w:gridCol w:w="197"/>
        <w:gridCol w:w="8829"/>
      </w:tblGrid>
      <w:tr w:rsidR="00596CCC" w:rsidRPr="00540CF9" w14:paraId="1BACF80D" w14:textId="77777777" w:rsidTr="00596CCC">
        <w:tc>
          <w:tcPr>
            <w:tcW w:w="0" w:type="auto"/>
            <w:tcBorders>
              <w:top w:val="nil"/>
              <w:left w:val="nil"/>
              <w:bottom w:val="nil"/>
              <w:right w:val="single" w:sz="6" w:space="0" w:color="auto"/>
            </w:tcBorders>
            <w:tcMar>
              <w:top w:w="0" w:type="dxa"/>
              <w:left w:w="0" w:type="dxa"/>
              <w:bottom w:w="0" w:type="dxa"/>
              <w:right w:w="75" w:type="dxa"/>
            </w:tcMar>
            <w:hideMark/>
          </w:tcPr>
          <w:p w14:paraId="712F842A" w14:textId="77777777" w:rsidR="00596CCC" w:rsidRPr="00540CF9" w:rsidRDefault="00596CCC">
            <w:pPr>
              <w:spacing w:line="255" w:lineRule="atLeast"/>
              <w:jc w:val="center"/>
              <w:textAlignment w:val="baseline"/>
              <w:rPr>
                <w:rFonts w:ascii="inherit" w:hAnsi="inherit" w:cs="Times New Roman"/>
                <w:color w:val="AFAFAF"/>
              </w:rPr>
            </w:pPr>
            <w:r w:rsidRPr="00540CF9">
              <w:rPr>
                <w:rFonts w:ascii="inherit" w:hAnsi="inherit"/>
                <w:color w:val="AFAFAF"/>
              </w:rPr>
              <w:t>1</w:t>
            </w:r>
          </w:p>
          <w:p w14:paraId="46EE3366" w14:textId="77777777" w:rsidR="00596CCC" w:rsidRPr="00540CF9" w:rsidRDefault="00596CCC">
            <w:pPr>
              <w:spacing w:line="255" w:lineRule="atLeast"/>
              <w:jc w:val="center"/>
              <w:textAlignment w:val="baseline"/>
              <w:rPr>
                <w:rFonts w:ascii="inherit" w:hAnsi="inherit"/>
                <w:color w:val="AFAFAF"/>
              </w:rPr>
            </w:pPr>
            <w:r w:rsidRPr="00540CF9">
              <w:rPr>
                <w:rFonts w:ascii="inherit" w:hAnsi="inherit"/>
                <w:color w:val="AFAFAF"/>
              </w:rPr>
              <w:t>2</w:t>
            </w:r>
          </w:p>
          <w:p w14:paraId="3B369883" w14:textId="77777777" w:rsidR="00596CCC" w:rsidRPr="00540CF9" w:rsidRDefault="00596CCC">
            <w:pPr>
              <w:spacing w:line="255" w:lineRule="atLeast"/>
              <w:jc w:val="center"/>
              <w:textAlignment w:val="baseline"/>
              <w:rPr>
                <w:rFonts w:ascii="inherit" w:hAnsi="inherit"/>
                <w:color w:val="AFAFAF"/>
              </w:rPr>
            </w:pPr>
            <w:r w:rsidRPr="00540CF9">
              <w:rPr>
                <w:rFonts w:ascii="inherit" w:hAnsi="inherit"/>
                <w:color w:val="AFAFAF"/>
              </w:rPr>
              <w:t>3</w:t>
            </w:r>
          </w:p>
        </w:tc>
        <w:tc>
          <w:tcPr>
            <w:tcW w:w="11452" w:type="dxa"/>
            <w:tcBorders>
              <w:top w:val="nil"/>
              <w:left w:val="nil"/>
              <w:bottom w:val="nil"/>
              <w:right w:val="nil"/>
            </w:tcBorders>
            <w:hideMark/>
          </w:tcPr>
          <w:p w14:paraId="3885A5DE" w14:textId="77777777" w:rsidR="00596CCC" w:rsidRPr="00540CF9" w:rsidRDefault="00596CCC">
            <w:pPr>
              <w:spacing w:line="255" w:lineRule="atLeast"/>
              <w:textAlignment w:val="baseline"/>
              <w:rPr>
                <w:rFonts w:ascii="inherit" w:hAnsi="inherit"/>
                <w:color w:val="000000"/>
                <w:lang w:val="en-US"/>
              </w:rPr>
            </w:pPr>
            <w:r w:rsidRPr="00540CF9">
              <w:rPr>
                <w:rStyle w:val="c-m"/>
                <w:rFonts w:ascii="inherit" w:hAnsi="inherit"/>
                <w:color w:val="800080"/>
                <w:bdr w:val="none" w:sz="0" w:space="0" w:color="auto" w:frame="1"/>
                <w:lang w:val="en-US"/>
              </w:rPr>
              <w:t>public</w:t>
            </w:r>
            <w:r w:rsidRPr="00540CF9">
              <w:rPr>
                <w:rStyle w:val="c-h"/>
                <w:rFonts w:ascii="inherit" w:hAnsi="inherit"/>
                <w:color w:val="006FE0"/>
                <w:bdr w:val="none" w:sz="0" w:space="0" w:color="auto" w:frame="1"/>
                <w:lang w:val="en-US"/>
              </w:rPr>
              <w:t xml:space="preserve"> </w:t>
            </w:r>
            <w:r w:rsidRPr="00540CF9">
              <w:rPr>
                <w:rStyle w:val="c-t"/>
                <w:rFonts w:ascii="inherit" w:hAnsi="inherit"/>
                <w:color w:val="800080"/>
                <w:bdr w:val="none" w:sz="0" w:space="0" w:color="auto" w:frame="1"/>
                <w:lang w:val="en-US"/>
              </w:rPr>
              <w:t>String</w:t>
            </w:r>
            <w:r w:rsidRPr="00540CF9">
              <w:rPr>
                <w:rStyle w:val="c-h"/>
                <w:rFonts w:ascii="inherit" w:hAnsi="inherit"/>
                <w:color w:val="006FE0"/>
                <w:bdr w:val="none" w:sz="0" w:space="0" w:color="auto" w:frame="1"/>
                <w:lang w:val="en-US"/>
              </w:rPr>
              <w:t xml:space="preserve"> </w:t>
            </w:r>
            <w:proofErr w:type="spellStart"/>
            <w:proofErr w:type="gramStart"/>
            <w:r w:rsidRPr="00540CF9">
              <w:rPr>
                <w:rStyle w:val="c-e"/>
                <w:rFonts w:ascii="inherit" w:hAnsi="inherit"/>
                <w:color w:val="004ED0"/>
                <w:bdr w:val="none" w:sz="0" w:space="0" w:color="auto" w:frame="1"/>
                <w:lang w:val="en-US"/>
              </w:rPr>
              <w:t>toString</w:t>
            </w:r>
            <w:proofErr w:type="spellEnd"/>
            <w:r w:rsidRPr="00540CF9">
              <w:rPr>
                <w:rStyle w:val="c-sy"/>
                <w:rFonts w:ascii="inherit" w:hAnsi="inherit"/>
                <w:color w:val="333333"/>
                <w:bdr w:val="none" w:sz="0" w:space="0" w:color="auto" w:frame="1"/>
                <w:lang w:val="en-US"/>
              </w:rPr>
              <w:t>(</w:t>
            </w:r>
            <w:proofErr w:type="gramEnd"/>
            <w:r w:rsidRPr="00540CF9">
              <w:rPr>
                <w:rStyle w:val="c-sy"/>
                <w:rFonts w:ascii="inherit" w:hAnsi="inherit"/>
                <w:color w:val="333333"/>
                <w:bdr w:val="none" w:sz="0" w:space="0" w:color="auto" w:frame="1"/>
                <w:lang w:val="en-US"/>
              </w:rPr>
              <w:t>)</w:t>
            </w:r>
            <w:r w:rsidRPr="00540CF9">
              <w:rPr>
                <w:rStyle w:val="c-h"/>
                <w:rFonts w:ascii="inherit" w:hAnsi="inherit"/>
                <w:color w:val="006FE0"/>
                <w:bdr w:val="none" w:sz="0" w:space="0" w:color="auto" w:frame="1"/>
                <w:lang w:val="en-US"/>
              </w:rPr>
              <w:t xml:space="preserve"> </w:t>
            </w:r>
            <w:r w:rsidRPr="00540CF9">
              <w:rPr>
                <w:rStyle w:val="c-sy"/>
                <w:rFonts w:ascii="inherit" w:hAnsi="inherit"/>
                <w:color w:val="333333"/>
                <w:bdr w:val="none" w:sz="0" w:space="0" w:color="auto" w:frame="1"/>
                <w:lang w:val="en-US"/>
              </w:rPr>
              <w:t>{</w:t>
            </w:r>
          </w:p>
          <w:p w14:paraId="7A390C0A" w14:textId="77777777" w:rsidR="00596CCC" w:rsidRPr="00540CF9" w:rsidRDefault="00596CCC">
            <w:pPr>
              <w:spacing w:line="255" w:lineRule="atLeast"/>
              <w:textAlignment w:val="baseline"/>
              <w:rPr>
                <w:rFonts w:ascii="inherit" w:hAnsi="inherit"/>
                <w:color w:val="000000"/>
                <w:lang w:val="en-US"/>
              </w:rPr>
            </w:pPr>
            <w:r w:rsidRPr="00540CF9">
              <w:rPr>
                <w:rStyle w:val="c-h"/>
                <w:rFonts w:ascii="inherit" w:hAnsi="inherit"/>
                <w:color w:val="006FE0"/>
                <w:bdr w:val="none" w:sz="0" w:space="0" w:color="auto" w:frame="1"/>
                <w:lang w:val="en-US"/>
              </w:rPr>
              <w:t>    </w:t>
            </w:r>
            <w:r w:rsidRPr="00540CF9">
              <w:rPr>
                <w:rStyle w:val="c-st"/>
                <w:rFonts w:ascii="inherit" w:hAnsi="inherit"/>
                <w:color w:val="800080"/>
                <w:bdr w:val="none" w:sz="0" w:space="0" w:color="auto" w:frame="1"/>
                <w:lang w:val="en-US"/>
              </w:rPr>
              <w:t>return</w:t>
            </w:r>
            <w:r w:rsidRPr="00540CF9">
              <w:rPr>
                <w:rStyle w:val="c-h"/>
                <w:rFonts w:ascii="inherit" w:hAnsi="inherit"/>
                <w:color w:val="006FE0"/>
                <w:bdr w:val="none" w:sz="0" w:space="0" w:color="auto" w:frame="1"/>
                <w:lang w:val="en-US"/>
              </w:rPr>
              <w:t xml:space="preserve"> </w:t>
            </w:r>
            <w:proofErr w:type="spellStart"/>
            <w:r w:rsidRPr="00540CF9">
              <w:rPr>
                <w:rStyle w:val="c-e"/>
                <w:rFonts w:ascii="inherit" w:hAnsi="inherit"/>
                <w:color w:val="004ED0"/>
                <w:bdr w:val="none" w:sz="0" w:space="0" w:color="auto" w:frame="1"/>
                <w:lang w:val="en-US"/>
              </w:rPr>
              <w:t>getClass</w:t>
            </w:r>
            <w:proofErr w:type="spellEnd"/>
            <w:r w:rsidRPr="00540CF9">
              <w:rPr>
                <w:rStyle w:val="c-sy"/>
                <w:rFonts w:ascii="inherit" w:hAnsi="inherit"/>
                <w:color w:val="333333"/>
                <w:bdr w:val="none" w:sz="0" w:space="0" w:color="auto" w:frame="1"/>
                <w:lang w:val="en-US"/>
              </w:rPr>
              <w:t>(</w:t>
            </w:r>
            <w:proofErr w:type="gramStart"/>
            <w:r w:rsidRPr="00540CF9">
              <w:rPr>
                <w:rStyle w:val="c-sy"/>
                <w:rFonts w:ascii="inherit" w:hAnsi="inherit"/>
                <w:color w:val="333333"/>
                <w:bdr w:val="none" w:sz="0" w:space="0" w:color="auto" w:frame="1"/>
                <w:lang w:val="en-US"/>
              </w:rPr>
              <w:t>).</w:t>
            </w:r>
            <w:proofErr w:type="spellStart"/>
            <w:r w:rsidRPr="00540CF9">
              <w:rPr>
                <w:rStyle w:val="c-e"/>
                <w:rFonts w:ascii="inherit" w:hAnsi="inherit"/>
                <w:color w:val="004ED0"/>
                <w:bdr w:val="none" w:sz="0" w:space="0" w:color="auto" w:frame="1"/>
                <w:lang w:val="en-US"/>
              </w:rPr>
              <w:t>getName</w:t>
            </w:r>
            <w:proofErr w:type="spellEnd"/>
            <w:proofErr w:type="gramEnd"/>
            <w:r w:rsidRPr="00540CF9">
              <w:rPr>
                <w:rStyle w:val="c-sy"/>
                <w:rFonts w:ascii="inherit" w:hAnsi="inherit"/>
                <w:color w:val="333333"/>
                <w:bdr w:val="none" w:sz="0" w:space="0" w:color="auto" w:frame="1"/>
                <w:lang w:val="en-US"/>
              </w:rPr>
              <w:t>()</w:t>
            </w:r>
            <w:r w:rsidRPr="00540CF9">
              <w:rPr>
                <w:rStyle w:val="c-h"/>
                <w:rFonts w:ascii="inherit" w:hAnsi="inherit"/>
                <w:color w:val="006FE0"/>
                <w:bdr w:val="none" w:sz="0" w:space="0" w:color="auto" w:frame="1"/>
                <w:lang w:val="en-US"/>
              </w:rPr>
              <w:t xml:space="preserve"> </w:t>
            </w:r>
            <w:r w:rsidRPr="00540CF9">
              <w:rPr>
                <w:rStyle w:val="c-o"/>
                <w:rFonts w:ascii="inherit" w:hAnsi="inherit"/>
                <w:color w:val="006FE0"/>
                <w:bdr w:val="none" w:sz="0" w:space="0" w:color="auto" w:frame="1"/>
                <w:lang w:val="en-US"/>
              </w:rPr>
              <w:t>+</w:t>
            </w:r>
            <w:r w:rsidRPr="00540CF9">
              <w:rPr>
                <w:rStyle w:val="c-h"/>
                <w:rFonts w:ascii="inherit" w:hAnsi="inherit"/>
                <w:color w:val="006FE0"/>
                <w:bdr w:val="none" w:sz="0" w:space="0" w:color="auto" w:frame="1"/>
                <w:lang w:val="en-US"/>
              </w:rPr>
              <w:t xml:space="preserve"> </w:t>
            </w:r>
            <w:r w:rsidRPr="00540CF9">
              <w:rPr>
                <w:rStyle w:val="c-s"/>
                <w:rFonts w:ascii="inherit" w:hAnsi="inherit"/>
                <w:color w:val="880000"/>
                <w:bdr w:val="none" w:sz="0" w:space="0" w:color="auto" w:frame="1"/>
                <w:lang w:val="en-US"/>
              </w:rPr>
              <w:t>"@"</w:t>
            </w:r>
            <w:r w:rsidRPr="00540CF9">
              <w:rPr>
                <w:rStyle w:val="c-h"/>
                <w:rFonts w:ascii="inherit" w:hAnsi="inherit"/>
                <w:color w:val="006FE0"/>
                <w:bdr w:val="none" w:sz="0" w:space="0" w:color="auto" w:frame="1"/>
                <w:lang w:val="en-US"/>
              </w:rPr>
              <w:t xml:space="preserve"> </w:t>
            </w:r>
            <w:r w:rsidRPr="00540CF9">
              <w:rPr>
                <w:rStyle w:val="c-o"/>
                <w:rFonts w:ascii="inherit" w:hAnsi="inherit"/>
                <w:color w:val="006FE0"/>
                <w:bdr w:val="none" w:sz="0" w:space="0" w:color="auto" w:frame="1"/>
                <w:lang w:val="en-US"/>
              </w:rPr>
              <w:t>+</w:t>
            </w:r>
            <w:r w:rsidRPr="00540CF9">
              <w:rPr>
                <w:rStyle w:val="c-h"/>
                <w:rFonts w:ascii="inherit" w:hAnsi="inherit"/>
                <w:color w:val="006FE0"/>
                <w:bdr w:val="none" w:sz="0" w:space="0" w:color="auto" w:frame="1"/>
                <w:lang w:val="en-US"/>
              </w:rPr>
              <w:t xml:space="preserve"> </w:t>
            </w:r>
            <w:proofErr w:type="spellStart"/>
            <w:r w:rsidRPr="00540CF9">
              <w:rPr>
                <w:rStyle w:val="c-t"/>
                <w:rFonts w:ascii="inherit" w:hAnsi="inherit"/>
                <w:color w:val="800080"/>
                <w:bdr w:val="none" w:sz="0" w:space="0" w:color="auto" w:frame="1"/>
                <w:lang w:val="en-US"/>
              </w:rPr>
              <w:t>Integer</w:t>
            </w:r>
            <w:r w:rsidRPr="00540CF9">
              <w:rPr>
                <w:rStyle w:val="c-sy"/>
                <w:rFonts w:ascii="inherit" w:hAnsi="inherit"/>
                <w:color w:val="333333"/>
                <w:bdr w:val="none" w:sz="0" w:space="0" w:color="auto" w:frame="1"/>
                <w:lang w:val="en-US"/>
              </w:rPr>
              <w:t>.</w:t>
            </w:r>
            <w:r w:rsidRPr="00540CF9">
              <w:rPr>
                <w:rStyle w:val="c-e"/>
                <w:rFonts w:ascii="inherit" w:hAnsi="inherit"/>
                <w:color w:val="004ED0"/>
                <w:bdr w:val="none" w:sz="0" w:space="0" w:color="auto" w:frame="1"/>
                <w:lang w:val="en-US"/>
              </w:rPr>
              <w:t>toHexString</w:t>
            </w:r>
            <w:proofErr w:type="spellEnd"/>
            <w:r w:rsidRPr="00540CF9">
              <w:rPr>
                <w:rStyle w:val="c-sy"/>
                <w:rFonts w:ascii="inherit" w:hAnsi="inherit"/>
                <w:color w:val="333333"/>
                <w:bdr w:val="none" w:sz="0" w:space="0" w:color="auto" w:frame="1"/>
                <w:lang w:val="en-US"/>
              </w:rPr>
              <w:t>(</w:t>
            </w:r>
            <w:proofErr w:type="spellStart"/>
            <w:r w:rsidRPr="00540CF9">
              <w:rPr>
                <w:rStyle w:val="c-e"/>
                <w:rFonts w:ascii="inherit" w:hAnsi="inherit"/>
                <w:color w:val="004ED0"/>
                <w:bdr w:val="none" w:sz="0" w:space="0" w:color="auto" w:frame="1"/>
                <w:lang w:val="en-US"/>
              </w:rPr>
              <w:t>hashCode</w:t>
            </w:r>
            <w:proofErr w:type="spellEnd"/>
            <w:r w:rsidRPr="00540CF9">
              <w:rPr>
                <w:rStyle w:val="c-sy"/>
                <w:rFonts w:ascii="inherit" w:hAnsi="inherit"/>
                <w:color w:val="333333"/>
                <w:bdr w:val="none" w:sz="0" w:space="0" w:color="auto" w:frame="1"/>
                <w:lang w:val="en-US"/>
              </w:rPr>
              <w:t>());</w:t>
            </w:r>
          </w:p>
          <w:p w14:paraId="798FC607" w14:textId="77777777" w:rsidR="00596CCC" w:rsidRPr="00540CF9" w:rsidRDefault="00596CCC">
            <w:pPr>
              <w:spacing w:line="255" w:lineRule="atLeast"/>
              <w:textAlignment w:val="baseline"/>
              <w:rPr>
                <w:rFonts w:ascii="inherit" w:hAnsi="inherit"/>
                <w:color w:val="000000"/>
              </w:rPr>
            </w:pPr>
            <w:r w:rsidRPr="00540CF9">
              <w:rPr>
                <w:rStyle w:val="c-sy"/>
                <w:rFonts w:ascii="inherit" w:hAnsi="inherit"/>
                <w:color w:val="333333"/>
                <w:bdr w:val="none" w:sz="0" w:space="0" w:color="auto" w:frame="1"/>
              </w:rPr>
              <w:t>}</w:t>
            </w:r>
          </w:p>
        </w:tc>
      </w:tr>
    </w:tbl>
    <w:p w14:paraId="55B4C7CA" w14:textId="77777777" w:rsidR="00596CCC" w:rsidRPr="00540CF9" w:rsidRDefault="00596CCC" w:rsidP="00596CCC">
      <w:pPr>
        <w:pStyle w:val="a3"/>
        <w:shd w:val="clear" w:color="auto" w:fill="FFFFFF"/>
        <w:spacing w:before="0" w:beforeAutospacing="0" w:after="0" w:afterAutospacing="0"/>
        <w:textAlignment w:val="baseline"/>
        <w:rPr>
          <w:rFonts w:ascii="Verdana" w:hAnsi="Verdana" w:cs="Segoe UI"/>
          <w:color w:val="444444"/>
          <w:sz w:val="23"/>
          <w:szCs w:val="23"/>
          <w:lang w:val="en-US"/>
        </w:rPr>
      </w:pPr>
      <w:r w:rsidRPr="00596CCC">
        <w:rPr>
          <w:rFonts w:ascii="Segoe UI" w:hAnsi="Segoe UI" w:cs="Segoe UI"/>
          <w:color w:val="444444"/>
          <w:sz w:val="23"/>
          <w:szCs w:val="23"/>
          <w:lang w:val="en-US"/>
        </w:rPr>
        <w:t> </w:t>
      </w:r>
      <w:r w:rsidRPr="00596CCC">
        <w:rPr>
          <w:rFonts w:ascii="Segoe UI" w:hAnsi="Segoe UI" w:cs="Segoe UI"/>
          <w:color w:val="444444"/>
          <w:sz w:val="23"/>
          <w:szCs w:val="23"/>
          <w:lang w:val="en-US"/>
        </w:rPr>
        <w:br/>
      </w:r>
      <w:r w:rsidRPr="00540CF9">
        <w:rPr>
          <w:rFonts w:ascii="Verdana" w:hAnsi="Verdana" w:cs="Segoe UI"/>
          <w:color w:val="444444"/>
          <w:sz w:val="23"/>
          <w:szCs w:val="23"/>
          <w:lang w:val="en-US"/>
        </w:rPr>
        <w:t>Since all Java objects inherit from </w:t>
      </w:r>
      <w:proofErr w:type="spellStart"/>
      <w:proofErr w:type="gramStart"/>
      <w:r w:rsidRPr="00540CF9">
        <w:rPr>
          <w:rStyle w:val="HTML"/>
          <w:rFonts w:ascii="Verdana" w:hAnsi="Verdana"/>
          <w:color w:val="444444"/>
          <w:sz w:val="23"/>
          <w:szCs w:val="23"/>
          <w:bdr w:val="single" w:sz="6" w:space="1" w:color="F7F9FA" w:frame="1"/>
          <w:shd w:val="clear" w:color="auto" w:fill="F7F9FA"/>
          <w:lang w:val="en-US"/>
        </w:rPr>
        <w:t>java.lang</w:t>
      </w:r>
      <w:proofErr w:type="gramEnd"/>
      <w:r w:rsidRPr="00540CF9">
        <w:rPr>
          <w:rStyle w:val="HTML"/>
          <w:rFonts w:ascii="Verdana" w:hAnsi="Verdana"/>
          <w:color w:val="444444"/>
          <w:sz w:val="23"/>
          <w:szCs w:val="23"/>
          <w:bdr w:val="single" w:sz="6" w:space="1" w:color="F7F9FA" w:frame="1"/>
          <w:shd w:val="clear" w:color="auto" w:fill="F7F9FA"/>
          <w:lang w:val="en-US"/>
        </w:rPr>
        <w:t>.Object</w:t>
      </w:r>
      <w:proofErr w:type="spellEnd"/>
      <w:r w:rsidRPr="00540CF9">
        <w:rPr>
          <w:rFonts w:ascii="Verdana" w:hAnsi="Verdana" w:cs="Segoe UI"/>
          <w:color w:val="444444"/>
          <w:sz w:val="23"/>
          <w:szCs w:val="23"/>
          <w:lang w:val="en-US"/>
        </w:rPr>
        <w:t>, you need to override the </w:t>
      </w:r>
      <w:proofErr w:type="spellStart"/>
      <w:r w:rsidRPr="00540CF9">
        <w:rPr>
          <w:rStyle w:val="HTML"/>
          <w:rFonts w:ascii="Verdana" w:hAnsi="Verdana"/>
          <w:color w:val="444444"/>
          <w:sz w:val="23"/>
          <w:szCs w:val="23"/>
          <w:bdr w:val="single" w:sz="6" w:space="1" w:color="F7F9FA" w:frame="1"/>
          <w:shd w:val="clear" w:color="auto" w:fill="F7F9FA"/>
          <w:lang w:val="en-US"/>
        </w:rPr>
        <w:t>toString</w:t>
      </w:r>
      <w:proofErr w:type="spellEnd"/>
      <w:r w:rsidRPr="00540CF9">
        <w:rPr>
          <w:rStyle w:val="HTML"/>
          <w:rFonts w:ascii="Verdana" w:hAnsi="Verdana"/>
          <w:color w:val="444444"/>
          <w:sz w:val="23"/>
          <w:szCs w:val="23"/>
          <w:bdr w:val="single" w:sz="6" w:space="1" w:color="F7F9FA" w:frame="1"/>
          <w:shd w:val="clear" w:color="auto" w:fill="F7F9FA"/>
          <w:lang w:val="en-US"/>
        </w:rPr>
        <w:t>()</w:t>
      </w:r>
      <w:r w:rsidRPr="00540CF9">
        <w:rPr>
          <w:rFonts w:ascii="Verdana" w:hAnsi="Verdana" w:cs="Segoe UI"/>
          <w:color w:val="444444"/>
          <w:sz w:val="23"/>
          <w:szCs w:val="23"/>
          <w:lang w:val="en-US"/>
        </w:rPr>
        <w:t> method to get the desired string representation. Otherwise, the above default implementation of the </w:t>
      </w:r>
      <w:proofErr w:type="spellStart"/>
      <w:proofErr w:type="gramStart"/>
      <w:r w:rsidRPr="00540CF9">
        <w:rPr>
          <w:rStyle w:val="HTML"/>
          <w:rFonts w:ascii="Verdana" w:hAnsi="Verdana"/>
          <w:color w:val="444444"/>
          <w:sz w:val="23"/>
          <w:szCs w:val="23"/>
          <w:bdr w:val="single" w:sz="6" w:space="1" w:color="F7F9FA" w:frame="1"/>
          <w:shd w:val="clear" w:color="auto" w:fill="F7F9FA"/>
          <w:lang w:val="en-US"/>
        </w:rPr>
        <w:t>toString</w:t>
      </w:r>
      <w:proofErr w:type="spellEnd"/>
      <w:r w:rsidRPr="00540CF9">
        <w:rPr>
          <w:rStyle w:val="HTML"/>
          <w:rFonts w:ascii="Verdana" w:hAnsi="Verdana"/>
          <w:color w:val="444444"/>
          <w:sz w:val="23"/>
          <w:szCs w:val="23"/>
          <w:bdr w:val="single" w:sz="6" w:space="1" w:color="F7F9FA" w:frame="1"/>
          <w:shd w:val="clear" w:color="auto" w:fill="F7F9FA"/>
          <w:lang w:val="en-US"/>
        </w:rPr>
        <w:t>(</w:t>
      </w:r>
      <w:proofErr w:type="gramEnd"/>
      <w:r w:rsidRPr="00540CF9">
        <w:rPr>
          <w:rStyle w:val="HTML"/>
          <w:rFonts w:ascii="Verdana" w:hAnsi="Verdana"/>
          <w:color w:val="444444"/>
          <w:sz w:val="23"/>
          <w:szCs w:val="23"/>
          <w:bdr w:val="single" w:sz="6" w:space="1" w:color="F7F9FA" w:frame="1"/>
          <w:shd w:val="clear" w:color="auto" w:fill="F7F9FA"/>
          <w:lang w:val="en-US"/>
        </w:rPr>
        <w:t>)</w:t>
      </w:r>
      <w:r w:rsidRPr="00540CF9">
        <w:rPr>
          <w:rFonts w:ascii="Verdana" w:hAnsi="Verdana" w:cs="Segoe UI"/>
          <w:color w:val="444444"/>
          <w:sz w:val="23"/>
          <w:szCs w:val="23"/>
          <w:lang w:val="en-US"/>
        </w:rPr>
        <w:t> method will be invoked when you try to print an object.</w:t>
      </w:r>
    </w:p>
    <w:p w14:paraId="2814AAC9" w14:textId="6C959BC0" w:rsidR="00596CCC" w:rsidRDefault="00596CCC" w:rsidP="00065EEF">
      <w:pPr>
        <w:pStyle w:val="a3"/>
        <w:shd w:val="clear" w:color="auto" w:fill="FFFFFF"/>
        <w:spacing w:before="288" w:beforeAutospacing="0" w:after="288" w:afterAutospacing="0"/>
        <w:rPr>
          <w:rFonts w:ascii="Verdana" w:hAnsi="Verdana"/>
          <w:color w:val="000000"/>
          <w:sz w:val="23"/>
          <w:szCs w:val="23"/>
          <w:lang w:val="en-US"/>
        </w:rPr>
      </w:pPr>
    </w:p>
    <w:p w14:paraId="7AC5B97B" w14:textId="0E699C66" w:rsidR="005E0597" w:rsidRDefault="005E0597" w:rsidP="00065EEF">
      <w:pPr>
        <w:pStyle w:val="a3"/>
        <w:shd w:val="clear" w:color="auto" w:fill="FFFFFF"/>
        <w:spacing w:before="288" w:beforeAutospacing="0" w:after="288" w:afterAutospacing="0"/>
        <w:rPr>
          <w:rFonts w:ascii="Verdana" w:hAnsi="Verdana"/>
          <w:color w:val="000000"/>
          <w:sz w:val="23"/>
          <w:szCs w:val="23"/>
          <w:lang w:val="en-US"/>
        </w:rPr>
      </w:pPr>
    </w:p>
    <w:p w14:paraId="2C982062" w14:textId="77777777" w:rsidR="005E0597" w:rsidRPr="005E0597" w:rsidRDefault="005E0597" w:rsidP="005E0597">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5E0597">
        <w:rPr>
          <w:rFonts w:ascii="Segoe UI" w:hAnsi="Segoe UI" w:cs="Segoe UI"/>
          <w:b w:val="0"/>
          <w:bCs w:val="0"/>
          <w:color w:val="000000"/>
          <w:sz w:val="48"/>
          <w:szCs w:val="48"/>
          <w:lang w:val="en-US"/>
        </w:rPr>
        <w:lastRenderedPageBreak/>
        <w:t>Enums</w:t>
      </w:r>
    </w:p>
    <w:p w14:paraId="631F2146" w14:textId="77777777" w:rsidR="005E0597" w:rsidRPr="005E0597" w:rsidRDefault="005E0597" w:rsidP="005E0597">
      <w:pPr>
        <w:pStyle w:val="a3"/>
        <w:shd w:val="clear" w:color="auto" w:fill="FFFFFF"/>
        <w:spacing w:before="288" w:beforeAutospacing="0" w:after="288" w:afterAutospacing="0"/>
        <w:rPr>
          <w:rFonts w:ascii="Verdana" w:hAnsi="Verdana"/>
          <w:color w:val="000000"/>
          <w:sz w:val="23"/>
          <w:szCs w:val="23"/>
          <w:lang w:val="en-US"/>
        </w:rPr>
      </w:pPr>
      <w:r w:rsidRPr="005E0597">
        <w:rPr>
          <w:rFonts w:ascii="Verdana" w:hAnsi="Verdana"/>
          <w:color w:val="000000"/>
          <w:sz w:val="23"/>
          <w:szCs w:val="23"/>
          <w:lang w:val="en-US"/>
        </w:rPr>
        <w:t>An </w:t>
      </w:r>
      <w:proofErr w:type="spellStart"/>
      <w:r w:rsidRPr="005E0597">
        <w:rPr>
          <w:rStyle w:val="HTML"/>
          <w:rFonts w:ascii="Consolas" w:hAnsi="Consolas"/>
          <w:color w:val="DC143C"/>
          <w:sz w:val="24"/>
          <w:szCs w:val="24"/>
          <w:lang w:val="en-US"/>
        </w:rPr>
        <w:t>enum</w:t>
      </w:r>
      <w:proofErr w:type="spellEnd"/>
      <w:r w:rsidRPr="005E0597">
        <w:rPr>
          <w:rFonts w:ascii="Verdana" w:hAnsi="Verdana"/>
          <w:color w:val="000000"/>
          <w:sz w:val="23"/>
          <w:szCs w:val="23"/>
          <w:lang w:val="en-US"/>
        </w:rPr>
        <w:t> is a special "class" that represents a group of </w:t>
      </w:r>
      <w:r w:rsidRPr="005E0597">
        <w:rPr>
          <w:rStyle w:val="a4"/>
          <w:rFonts w:ascii="Verdana" w:hAnsi="Verdana"/>
          <w:color w:val="000000"/>
          <w:sz w:val="23"/>
          <w:szCs w:val="23"/>
          <w:lang w:val="en-US"/>
        </w:rPr>
        <w:t>constants</w:t>
      </w:r>
      <w:r w:rsidRPr="005E0597">
        <w:rPr>
          <w:rFonts w:ascii="Verdana" w:hAnsi="Verdana"/>
          <w:color w:val="000000"/>
          <w:sz w:val="23"/>
          <w:szCs w:val="23"/>
          <w:lang w:val="en-US"/>
        </w:rPr>
        <w:t> (unchangeable variables, like </w:t>
      </w:r>
      <w:r w:rsidRPr="005E0597">
        <w:rPr>
          <w:rStyle w:val="HTML"/>
          <w:rFonts w:ascii="Consolas" w:hAnsi="Consolas"/>
          <w:color w:val="DC143C"/>
          <w:sz w:val="24"/>
          <w:szCs w:val="24"/>
          <w:lang w:val="en-US"/>
        </w:rPr>
        <w:t>final</w:t>
      </w:r>
      <w:r w:rsidRPr="005E0597">
        <w:rPr>
          <w:rFonts w:ascii="Verdana" w:hAnsi="Verdana"/>
          <w:color w:val="000000"/>
          <w:sz w:val="23"/>
          <w:szCs w:val="23"/>
          <w:lang w:val="en-US"/>
        </w:rPr>
        <w:t> variables).</w:t>
      </w:r>
    </w:p>
    <w:p w14:paraId="751BD20E" w14:textId="05B28C2F" w:rsidR="005E0597" w:rsidRPr="005E0597" w:rsidRDefault="005E0597" w:rsidP="005E0597">
      <w:pPr>
        <w:pStyle w:val="a3"/>
        <w:shd w:val="clear" w:color="auto" w:fill="FFFFFF"/>
        <w:spacing w:before="288" w:beforeAutospacing="0" w:after="288" w:afterAutospacing="0"/>
        <w:rPr>
          <w:rStyle w:val="HTML"/>
          <w:rFonts w:ascii="Consolas" w:hAnsi="Consolas"/>
          <w:color w:val="000000"/>
          <w:sz w:val="23"/>
          <w:szCs w:val="23"/>
          <w:lang w:val="en-US"/>
        </w:rPr>
      </w:pPr>
      <w:r w:rsidRPr="005E0597">
        <w:rPr>
          <w:rFonts w:ascii="Verdana" w:hAnsi="Verdana"/>
          <w:color w:val="000000"/>
          <w:sz w:val="23"/>
          <w:szCs w:val="23"/>
          <w:lang w:val="en-US"/>
        </w:rPr>
        <w:t>To create an </w:t>
      </w:r>
      <w:proofErr w:type="spellStart"/>
      <w:r w:rsidRPr="005E0597">
        <w:rPr>
          <w:rStyle w:val="HTML"/>
          <w:rFonts w:ascii="Consolas" w:hAnsi="Consolas"/>
          <w:color w:val="DC143C"/>
          <w:sz w:val="24"/>
          <w:szCs w:val="24"/>
          <w:lang w:val="en-US"/>
        </w:rPr>
        <w:t>enum</w:t>
      </w:r>
      <w:proofErr w:type="spellEnd"/>
      <w:r w:rsidRPr="005E0597">
        <w:rPr>
          <w:rFonts w:ascii="Verdana" w:hAnsi="Verdana"/>
          <w:color w:val="000000"/>
          <w:sz w:val="23"/>
          <w:szCs w:val="23"/>
          <w:lang w:val="en-US"/>
        </w:rPr>
        <w:t>, use the </w:t>
      </w:r>
      <w:proofErr w:type="spellStart"/>
      <w:r w:rsidRPr="005E0597">
        <w:rPr>
          <w:rStyle w:val="HTML"/>
          <w:rFonts w:ascii="Consolas" w:hAnsi="Consolas"/>
          <w:color w:val="DC143C"/>
          <w:sz w:val="24"/>
          <w:szCs w:val="24"/>
          <w:lang w:val="en-US"/>
        </w:rPr>
        <w:t>enum</w:t>
      </w:r>
      <w:proofErr w:type="spellEnd"/>
      <w:r w:rsidRPr="005E0597">
        <w:rPr>
          <w:rFonts w:ascii="Verdana" w:hAnsi="Verdana"/>
          <w:color w:val="000000"/>
          <w:sz w:val="23"/>
          <w:szCs w:val="23"/>
          <w:lang w:val="en-US"/>
        </w:rPr>
        <w:t> keyword (instead of class or interface), and separate the constants with a comma. Note that they should be in uppercase letters</w:t>
      </w:r>
    </w:p>
    <w:p w14:paraId="47565487" w14:textId="77777777" w:rsidR="005E0597" w:rsidRPr="005E0597" w:rsidRDefault="005E0597" w:rsidP="005E0597">
      <w:pPr>
        <w:pStyle w:val="a3"/>
        <w:shd w:val="clear" w:color="auto" w:fill="E7E9EB"/>
        <w:spacing w:before="240" w:beforeAutospacing="0" w:after="240" w:afterAutospacing="0"/>
        <w:rPr>
          <w:rFonts w:ascii="Verdana" w:hAnsi="Verdana"/>
          <w:color w:val="000000"/>
          <w:sz w:val="23"/>
          <w:szCs w:val="23"/>
          <w:lang w:val="en-US"/>
        </w:rPr>
      </w:pPr>
      <w:r w:rsidRPr="005E0597">
        <w:rPr>
          <w:rFonts w:ascii="Verdana" w:hAnsi="Verdana"/>
          <w:color w:val="000000"/>
          <w:sz w:val="23"/>
          <w:szCs w:val="23"/>
          <w:lang w:val="en-US"/>
        </w:rPr>
        <w:t>You can access </w:t>
      </w:r>
      <w:proofErr w:type="spellStart"/>
      <w:r w:rsidRPr="005E0597">
        <w:rPr>
          <w:rStyle w:val="HTML"/>
          <w:rFonts w:ascii="Consolas" w:hAnsi="Consolas"/>
          <w:color w:val="DC143C"/>
          <w:sz w:val="24"/>
          <w:szCs w:val="24"/>
          <w:lang w:val="en-US"/>
        </w:rPr>
        <w:t>enum</w:t>
      </w:r>
      <w:proofErr w:type="spellEnd"/>
      <w:r w:rsidRPr="005E0597">
        <w:rPr>
          <w:rFonts w:ascii="Verdana" w:hAnsi="Verdana"/>
          <w:color w:val="000000"/>
          <w:sz w:val="23"/>
          <w:szCs w:val="23"/>
          <w:lang w:val="en-US"/>
        </w:rPr>
        <w:t> constants with the </w:t>
      </w:r>
      <w:r w:rsidRPr="005E0597">
        <w:rPr>
          <w:rStyle w:val="a4"/>
          <w:rFonts w:ascii="Verdana" w:hAnsi="Verdana"/>
          <w:color w:val="000000"/>
          <w:sz w:val="23"/>
          <w:szCs w:val="23"/>
          <w:lang w:val="en-US"/>
        </w:rPr>
        <w:t>dot</w:t>
      </w:r>
      <w:r w:rsidRPr="005E0597">
        <w:rPr>
          <w:rFonts w:ascii="Verdana" w:hAnsi="Verdana"/>
          <w:color w:val="000000"/>
          <w:sz w:val="23"/>
          <w:szCs w:val="23"/>
          <w:lang w:val="en-US"/>
        </w:rPr>
        <w:t> syntax:</w:t>
      </w:r>
    </w:p>
    <w:p w14:paraId="55F5992E" w14:textId="77777777" w:rsidR="005E0597" w:rsidRPr="005E0597" w:rsidRDefault="005E0597" w:rsidP="005E0597">
      <w:pPr>
        <w:shd w:val="clear" w:color="auto" w:fill="FFFFFF"/>
        <w:rPr>
          <w:rFonts w:ascii="Consolas" w:hAnsi="Consolas"/>
          <w:color w:val="000000"/>
          <w:sz w:val="23"/>
          <w:szCs w:val="23"/>
          <w:lang w:val="en-US"/>
        </w:rPr>
      </w:pPr>
      <w:r w:rsidRPr="005E0597">
        <w:rPr>
          <w:rStyle w:val="javacolor"/>
          <w:rFonts w:ascii="Consolas" w:hAnsi="Consolas"/>
          <w:color w:val="000000"/>
          <w:sz w:val="23"/>
          <w:szCs w:val="23"/>
          <w:lang w:val="en-US"/>
        </w:rPr>
        <w:t xml:space="preserve">Level </w:t>
      </w:r>
      <w:proofErr w:type="spellStart"/>
      <w:r w:rsidRPr="005E0597">
        <w:rPr>
          <w:rStyle w:val="javacolor"/>
          <w:rFonts w:ascii="Consolas" w:hAnsi="Consolas"/>
          <w:color w:val="000000"/>
          <w:sz w:val="23"/>
          <w:szCs w:val="23"/>
          <w:lang w:val="en-US"/>
        </w:rPr>
        <w:t>myVar</w:t>
      </w:r>
      <w:proofErr w:type="spellEnd"/>
      <w:r w:rsidRPr="005E0597">
        <w:rPr>
          <w:rStyle w:val="javacolor"/>
          <w:rFonts w:ascii="Consolas" w:hAnsi="Consolas"/>
          <w:color w:val="000000"/>
          <w:sz w:val="23"/>
          <w:szCs w:val="23"/>
          <w:lang w:val="en-US"/>
        </w:rPr>
        <w:t xml:space="preserve"> = </w:t>
      </w:r>
      <w:proofErr w:type="spellStart"/>
      <w:r w:rsidRPr="005E0597">
        <w:rPr>
          <w:rStyle w:val="javacolor"/>
          <w:rFonts w:ascii="Consolas" w:hAnsi="Consolas"/>
          <w:color w:val="000000"/>
          <w:sz w:val="23"/>
          <w:szCs w:val="23"/>
          <w:lang w:val="en-US"/>
        </w:rPr>
        <w:t>Level.</w:t>
      </w:r>
      <w:r w:rsidRPr="005E0597">
        <w:rPr>
          <w:rStyle w:val="javapropertycolor"/>
          <w:rFonts w:ascii="Consolas" w:hAnsi="Consolas"/>
          <w:color w:val="000000"/>
          <w:sz w:val="23"/>
          <w:szCs w:val="23"/>
          <w:lang w:val="en-US"/>
        </w:rPr>
        <w:t>MEDIUM</w:t>
      </w:r>
      <w:proofErr w:type="spellEnd"/>
      <w:r w:rsidRPr="005E0597">
        <w:rPr>
          <w:rStyle w:val="javacolor"/>
          <w:rFonts w:ascii="Consolas" w:hAnsi="Consolas"/>
          <w:color w:val="000000"/>
          <w:sz w:val="23"/>
          <w:szCs w:val="23"/>
          <w:lang w:val="en-US"/>
        </w:rPr>
        <w:t>;</w:t>
      </w:r>
    </w:p>
    <w:p w14:paraId="0AE108D4" w14:textId="016E4D96" w:rsidR="005E0597" w:rsidRPr="00DB38E5" w:rsidRDefault="005E0597" w:rsidP="00DB38E5">
      <w:pPr>
        <w:pStyle w:val="a3"/>
        <w:shd w:val="clear" w:color="auto" w:fill="FFFFCC"/>
        <w:spacing w:before="240" w:beforeAutospacing="0" w:after="240" w:afterAutospacing="0"/>
        <w:rPr>
          <w:rFonts w:ascii="Verdana" w:hAnsi="Verdana"/>
          <w:color w:val="000000"/>
          <w:sz w:val="23"/>
          <w:szCs w:val="23"/>
          <w:lang w:val="en-US"/>
        </w:rPr>
      </w:pPr>
      <w:r w:rsidRPr="005E0597">
        <w:rPr>
          <w:rStyle w:val="a4"/>
          <w:rFonts w:ascii="Verdana" w:hAnsi="Verdana"/>
          <w:color w:val="000000"/>
          <w:sz w:val="23"/>
          <w:szCs w:val="23"/>
          <w:lang w:val="en-US"/>
        </w:rPr>
        <w:t>Enum</w:t>
      </w:r>
      <w:r w:rsidRPr="005E0597">
        <w:rPr>
          <w:rFonts w:ascii="Verdana" w:hAnsi="Verdana"/>
          <w:color w:val="000000"/>
          <w:sz w:val="23"/>
          <w:szCs w:val="23"/>
          <w:lang w:val="en-US"/>
        </w:rPr>
        <w:t> is short for "enumerations", which means "specifically listed".</w:t>
      </w:r>
    </w:p>
    <w:p w14:paraId="761C6AAE" w14:textId="77777777" w:rsidR="005E0597" w:rsidRPr="005E0597" w:rsidRDefault="005E0597" w:rsidP="005E0597">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5E0597">
        <w:rPr>
          <w:rFonts w:ascii="Segoe UI" w:hAnsi="Segoe UI" w:cs="Segoe UI"/>
          <w:b w:val="0"/>
          <w:bCs w:val="0"/>
          <w:color w:val="000000"/>
          <w:sz w:val="48"/>
          <w:szCs w:val="48"/>
          <w:lang w:val="en-US"/>
        </w:rPr>
        <w:t>Enum inside a Class</w:t>
      </w:r>
    </w:p>
    <w:p w14:paraId="0799D213" w14:textId="18D30D5B" w:rsidR="005E0597" w:rsidRPr="00DB38E5" w:rsidRDefault="005E0597" w:rsidP="00DB38E5">
      <w:pPr>
        <w:pStyle w:val="a3"/>
        <w:shd w:val="clear" w:color="auto" w:fill="FFFFFF"/>
        <w:spacing w:before="288" w:beforeAutospacing="0" w:after="288" w:afterAutospacing="0"/>
        <w:rPr>
          <w:rFonts w:ascii="Consolas" w:hAnsi="Consolas" w:cs="Courier New"/>
          <w:color w:val="000000"/>
          <w:sz w:val="23"/>
          <w:szCs w:val="23"/>
          <w:lang w:val="en-US"/>
        </w:rPr>
      </w:pPr>
      <w:r w:rsidRPr="005E0597">
        <w:rPr>
          <w:rFonts w:ascii="Verdana" w:hAnsi="Verdana"/>
          <w:color w:val="000000"/>
          <w:sz w:val="23"/>
          <w:szCs w:val="23"/>
          <w:lang w:val="en-US"/>
        </w:rPr>
        <w:t>You can also have an </w:t>
      </w:r>
      <w:proofErr w:type="spellStart"/>
      <w:r w:rsidRPr="005E0597">
        <w:rPr>
          <w:rStyle w:val="HTML"/>
          <w:rFonts w:ascii="Consolas" w:hAnsi="Consolas"/>
          <w:color w:val="DC143C"/>
          <w:sz w:val="24"/>
          <w:szCs w:val="24"/>
          <w:lang w:val="en-US"/>
        </w:rPr>
        <w:t>enum</w:t>
      </w:r>
      <w:proofErr w:type="spellEnd"/>
      <w:r w:rsidRPr="005E0597">
        <w:rPr>
          <w:rFonts w:ascii="Verdana" w:hAnsi="Verdana"/>
          <w:color w:val="000000"/>
          <w:sz w:val="23"/>
          <w:szCs w:val="23"/>
          <w:lang w:val="en-US"/>
        </w:rPr>
        <w:t> inside a class</w:t>
      </w:r>
      <w:r w:rsidR="00000000">
        <w:pict w14:anchorId="29DB8B34">
          <v:rect id="_x0000_i1037" style="width:0;height:0" o:hralign="center" o:hrstd="t" o:hrnoshade="t" o:hr="t" fillcolor="black" stroked="f"/>
        </w:pict>
      </w:r>
    </w:p>
    <w:p w14:paraId="331CD1E2" w14:textId="77777777" w:rsidR="005E0597" w:rsidRPr="005E0597" w:rsidRDefault="005E0597" w:rsidP="005E0597">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5E0597">
        <w:rPr>
          <w:rFonts w:ascii="Segoe UI" w:hAnsi="Segoe UI" w:cs="Segoe UI"/>
          <w:b w:val="0"/>
          <w:bCs w:val="0"/>
          <w:color w:val="000000"/>
          <w:sz w:val="48"/>
          <w:szCs w:val="48"/>
          <w:lang w:val="en-US"/>
        </w:rPr>
        <w:t>Enum in a Switch Statement</w:t>
      </w:r>
    </w:p>
    <w:p w14:paraId="16858E40" w14:textId="2C7B7AF2" w:rsidR="005E0597" w:rsidRPr="00FB0D71" w:rsidRDefault="005E0597" w:rsidP="00DB38E5">
      <w:pPr>
        <w:pStyle w:val="a3"/>
        <w:shd w:val="clear" w:color="auto" w:fill="FFFFFF"/>
        <w:spacing w:before="288" w:beforeAutospacing="0" w:after="288" w:afterAutospacing="0"/>
        <w:rPr>
          <w:lang w:val="en-US"/>
        </w:rPr>
      </w:pPr>
      <w:r w:rsidRPr="005E0597">
        <w:rPr>
          <w:rFonts w:ascii="Verdana" w:hAnsi="Verdana"/>
          <w:color w:val="000000"/>
          <w:sz w:val="23"/>
          <w:szCs w:val="23"/>
          <w:lang w:val="en-US"/>
        </w:rPr>
        <w:t>Enums are often used in </w:t>
      </w:r>
      <w:r w:rsidRPr="005E0597">
        <w:rPr>
          <w:rStyle w:val="HTML"/>
          <w:rFonts w:ascii="Consolas" w:hAnsi="Consolas"/>
          <w:color w:val="DC143C"/>
          <w:sz w:val="24"/>
          <w:szCs w:val="24"/>
          <w:lang w:val="en-US"/>
        </w:rPr>
        <w:t>switch</w:t>
      </w:r>
      <w:r w:rsidRPr="005E0597">
        <w:rPr>
          <w:rFonts w:ascii="Verdana" w:hAnsi="Verdana"/>
          <w:color w:val="000000"/>
          <w:sz w:val="23"/>
          <w:szCs w:val="23"/>
          <w:lang w:val="en-US"/>
        </w:rPr>
        <w:t> statements to check for corresponding values</w:t>
      </w:r>
    </w:p>
    <w:p w14:paraId="1CAEE3BA" w14:textId="77777777" w:rsidR="005E0597" w:rsidRPr="005E0597" w:rsidRDefault="005E0597" w:rsidP="005E0597">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5E0597">
        <w:rPr>
          <w:rFonts w:ascii="Segoe UI" w:hAnsi="Segoe UI" w:cs="Segoe UI"/>
          <w:b w:val="0"/>
          <w:bCs w:val="0"/>
          <w:color w:val="000000"/>
          <w:sz w:val="48"/>
          <w:szCs w:val="48"/>
          <w:lang w:val="en-US"/>
        </w:rPr>
        <w:t>Loop Through an Enum</w:t>
      </w:r>
    </w:p>
    <w:p w14:paraId="4D245BCB" w14:textId="132C8A46" w:rsidR="005E0597" w:rsidRPr="005E0597" w:rsidRDefault="005E0597" w:rsidP="00DB38E5">
      <w:pPr>
        <w:pStyle w:val="a3"/>
        <w:shd w:val="clear" w:color="auto" w:fill="FFFFFF"/>
        <w:spacing w:before="288" w:beforeAutospacing="0" w:after="288" w:afterAutospacing="0"/>
        <w:rPr>
          <w:rFonts w:ascii="Verdana" w:hAnsi="Verdana"/>
          <w:color w:val="000000"/>
          <w:sz w:val="23"/>
          <w:szCs w:val="23"/>
          <w:lang w:val="en-US"/>
        </w:rPr>
      </w:pPr>
      <w:r w:rsidRPr="005E0597">
        <w:rPr>
          <w:rFonts w:ascii="Verdana" w:hAnsi="Verdana"/>
          <w:color w:val="000000"/>
          <w:sz w:val="23"/>
          <w:szCs w:val="23"/>
          <w:lang w:val="en-US"/>
        </w:rPr>
        <w:t xml:space="preserve">The </w:t>
      </w:r>
      <w:proofErr w:type="spellStart"/>
      <w:r w:rsidRPr="005E0597">
        <w:rPr>
          <w:rFonts w:ascii="Verdana" w:hAnsi="Verdana"/>
          <w:color w:val="000000"/>
          <w:sz w:val="23"/>
          <w:szCs w:val="23"/>
          <w:lang w:val="en-US"/>
        </w:rPr>
        <w:t>enum</w:t>
      </w:r>
      <w:proofErr w:type="spellEnd"/>
      <w:r w:rsidRPr="005E0597">
        <w:rPr>
          <w:rFonts w:ascii="Verdana" w:hAnsi="Verdana"/>
          <w:color w:val="000000"/>
          <w:sz w:val="23"/>
          <w:szCs w:val="23"/>
          <w:lang w:val="en-US"/>
        </w:rPr>
        <w:t xml:space="preserve"> type has a </w:t>
      </w:r>
      <w:proofErr w:type="gramStart"/>
      <w:r w:rsidRPr="005E0597">
        <w:rPr>
          <w:rStyle w:val="HTML"/>
          <w:rFonts w:ascii="Consolas" w:hAnsi="Consolas"/>
          <w:color w:val="DC143C"/>
          <w:sz w:val="24"/>
          <w:szCs w:val="24"/>
          <w:lang w:val="en-US"/>
        </w:rPr>
        <w:t>values(</w:t>
      </w:r>
      <w:proofErr w:type="gramEnd"/>
      <w:r w:rsidRPr="005E0597">
        <w:rPr>
          <w:rStyle w:val="HTML"/>
          <w:rFonts w:ascii="Consolas" w:hAnsi="Consolas"/>
          <w:color w:val="DC143C"/>
          <w:sz w:val="24"/>
          <w:szCs w:val="24"/>
          <w:lang w:val="en-US"/>
        </w:rPr>
        <w:t>)</w:t>
      </w:r>
      <w:r w:rsidRPr="005E0597">
        <w:rPr>
          <w:rFonts w:ascii="Verdana" w:hAnsi="Verdana"/>
          <w:color w:val="000000"/>
          <w:sz w:val="23"/>
          <w:szCs w:val="23"/>
          <w:lang w:val="en-US"/>
        </w:rPr>
        <w:t xml:space="preserve"> method, which returns an array of all </w:t>
      </w:r>
      <w:proofErr w:type="spellStart"/>
      <w:r w:rsidRPr="005E0597">
        <w:rPr>
          <w:rFonts w:ascii="Verdana" w:hAnsi="Verdana"/>
          <w:color w:val="000000"/>
          <w:sz w:val="23"/>
          <w:szCs w:val="23"/>
          <w:lang w:val="en-US"/>
        </w:rPr>
        <w:t>enum</w:t>
      </w:r>
      <w:proofErr w:type="spellEnd"/>
      <w:r w:rsidRPr="005E0597">
        <w:rPr>
          <w:rFonts w:ascii="Verdana" w:hAnsi="Verdana"/>
          <w:color w:val="000000"/>
          <w:sz w:val="23"/>
          <w:szCs w:val="23"/>
          <w:lang w:val="en-US"/>
        </w:rPr>
        <w:t xml:space="preserve"> constants. This method is useful when you want to loop through the constants of an </w:t>
      </w:r>
      <w:proofErr w:type="spellStart"/>
      <w:r w:rsidRPr="005E0597">
        <w:rPr>
          <w:rFonts w:ascii="Verdana" w:hAnsi="Verdana"/>
          <w:color w:val="000000"/>
          <w:sz w:val="23"/>
          <w:szCs w:val="23"/>
          <w:lang w:val="en-US"/>
        </w:rPr>
        <w:t>enum</w:t>
      </w:r>
      <w:proofErr w:type="spellEnd"/>
    </w:p>
    <w:p w14:paraId="06E24CF2" w14:textId="77777777" w:rsidR="005E0597" w:rsidRPr="005E0597" w:rsidRDefault="005E0597" w:rsidP="005E0597">
      <w:pPr>
        <w:pStyle w:val="4"/>
        <w:shd w:val="clear" w:color="auto" w:fill="FFFFCC"/>
        <w:spacing w:before="150" w:after="150"/>
        <w:rPr>
          <w:rFonts w:ascii="Segoe UI" w:hAnsi="Segoe UI" w:cs="Segoe UI"/>
          <w:color w:val="000000"/>
          <w:sz w:val="30"/>
          <w:szCs w:val="30"/>
          <w:lang w:val="en-US"/>
        </w:rPr>
      </w:pPr>
      <w:r w:rsidRPr="005E0597">
        <w:rPr>
          <w:rFonts w:ascii="Segoe UI" w:hAnsi="Segoe UI" w:cs="Segoe UI"/>
          <w:b/>
          <w:bCs/>
          <w:color w:val="000000"/>
          <w:sz w:val="30"/>
          <w:szCs w:val="30"/>
          <w:lang w:val="en-US"/>
        </w:rPr>
        <w:t>Difference between Enums and Classes</w:t>
      </w:r>
    </w:p>
    <w:p w14:paraId="5D493919" w14:textId="75B02452" w:rsidR="00DB38E5" w:rsidRPr="005E0597" w:rsidRDefault="00DB38E5" w:rsidP="00DB38E5">
      <w:pPr>
        <w:pStyle w:val="a3"/>
        <w:shd w:val="clear" w:color="auto" w:fill="FFFFCC"/>
        <w:spacing w:before="240" w:beforeAutospacing="0" w:after="240" w:afterAutospacing="0"/>
        <w:rPr>
          <w:rFonts w:ascii="Verdana" w:hAnsi="Verdana"/>
          <w:color w:val="000000"/>
          <w:sz w:val="23"/>
          <w:szCs w:val="23"/>
          <w:lang w:val="en-US"/>
        </w:rPr>
      </w:pPr>
      <w:r w:rsidRPr="005E0597">
        <w:rPr>
          <w:rFonts w:ascii="Verdana" w:hAnsi="Verdana"/>
          <w:color w:val="000000"/>
          <w:sz w:val="23"/>
          <w:szCs w:val="23"/>
          <w:lang w:val="en-US"/>
        </w:rPr>
        <w:t>An </w:t>
      </w:r>
      <w:proofErr w:type="spellStart"/>
      <w:r w:rsidRPr="005E0597">
        <w:rPr>
          <w:rStyle w:val="HTML"/>
          <w:rFonts w:ascii="Consolas" w:hAnsi="Consolas"/>
          <w:color w:val="DC143C"/>
          <w:sz w:val="24"/>
          <w:szCs w:val="24"/>
          <w:lang w:val="en-US"/>
        </w:rPr>
        <w:t>enum</w:t>
      </w:r>
      <w:proofErr w:type="spellEnd"/>
      <w:r w:rsidRPr="005E0597">
        <w:rPr>
          <w:rFonts w:ascii="Verdana" w:hAnsi="Verdana"/>
          <w:color w:val="000000"/>
          <w:sz w:val="23"/>
          <w:szCs w:val="23"/>
          <w:lang w:val="en-US"/>
        </w:rPr>
        <w:t> can, just like a </w:t>
      </w:r>
      <w:r w:rsidRPr="005E0597">
        <w:rPr>
          <w:rStyle w:val="HTML"/>
          <w:rFonts w:ascii="Consolas" w:hAnsi="Consolas"/>
          <w:color w:val="DC143C"/>
          <w:sz w:val="24"/>
          <w:szCs w:val="24"/>
          <w:lang w:val="en-US"/>
        </w:rPr>
        <w:t>class</w:t>
      </w:r>
      <w:r w:rsidRPr="005E0597">
        <w:rPr>
          <w:rFonts w:ascii="Verdana" w:hAnsi="Verdana"/>
          <w:color w:val="000000"/>
          <w:sz w:val="23"/>
          <w:szCs w:val="23"/>
          <w:lang w:val="en-US"/>
        </w:rPr>
        <w:t xml:space="preserve">, have attributes and methods. The only difference is that </w:t>
      </w:r>
      <w:proofErr w:type="spellStart"/>
      <w:r w:rsidRPr="005E0597">
        <w:rPr>
          <w:rFonts w:ascii="Verdana" w:hAnsi="Verdana"/>
          <w:color w:val="000000"/>
          <w:sz w:val="23"/>
          <w:szCs w:val="23"/>
          <w:lang w:val="en-US"/>
        </w:rPr>
        <w:t>enum</w:t>
      </w:r>
      <w:proofErr w:type="spellEnd"/>
      <w:r w:rsidRPr="005E0597">
        <w:rPr>
          <w:rFonts w:ascii="Verdana" w:hAnsi="Verdana"/>
          <w:color w:val="000000"/>
          <w:sz w:val="23"/>
          <w:szCs w:val="23"/>
          <w:lang w:val="en-US"/>
        </w:rPr>
        <w:t xml:space="preserve"> constants</w:t>
      </w:r>
      <w:r>
        <w:rPr>
          <w:rFonts w:ascii="Verdana" w:hAnsi="Verdana"/>
          <w:color w:val="000000"/>
          <w:sz w:val="23"/>
          <w:szCs w:val="23"/>
          <w:lang w:val="en-US"/>
        </w:rPr>
        <w:t xml:space="preserve"> </w:t>
      </w:r>
      <w:r w:rsidRPr="005E0597">
        <w:rPr>
          <w:rFonts w:ascii="Verdana" w:hAnsi="Verdana"/>
          <w:color w:val="000000"/>
          <w:sz w:val="23"/>
          <w:szCs w:val="23"/>
          <w:lang w:val="en-US"/>
        </w:rPr>
        <w:t>are unchangeable - cannot be overridden).</w:t>
      </w:r>
    </w:p>
    <w:p w14:paraId="6FD783CC" w14:textId="77777777" w:rsidR="005E0597" w:rsidRPr="005E0597" w:rsidRDefault="005E0597" w:rsidP="007421D5">
      <w:pPr>
        <w:pStyle w:val="a3"/>
        <w:spacing w:before="240" w:beforeAutospacing="0" w:after="240" w:afterAutospacing="0"/>
        <w:rPr>
          <w:rFonts w:ascii="Verdana" w:hAnsi="Verdana"/>
          <w:color w:val="000000"/>
          <w:sz w:val="23"/>
          <w:szCs w:val="23"/>
          <w:lang w:val="en-US"/>
        </w:rPr>
      </w:pPr>
      <w:r w:rsidRPr="005E0597">
        <w:rPr>
          <w:rFonts w:ascii="Verdana" w:hAnsi="Verdana"/>
          <w:color w:val="000000"/>
          <w:sz w:val="23"/>
          <w:szCs w:val="23"/>
          <w:lang w:val="en-US"/>
        </w:rPr>
        <w:t>An </w:t>
      </w:r>
      <w:proofErr w:type="spellStart"/>
      <w:r w:rsidRPr="005E0597">
        <w:rPr>
          <w:rStyle w:val="HTML"/>
          <w:rFonts w:ascii="Consolas" w:hAnsi="Consolas"/>
          <w:color w:val="DC143C"/>
          <w:sz w:val="24"/>
          <w:szCs w:val="24"/>
          <w:lang w:val="en-US"/>
        </w:rPr>
        <w:t>enum</w:t>
      </w:r>
      <w:proofErr w:type="spellEnd"/>
      <w:r w:rsidRPr="005E0597">
        <w:rPr>
          <w:rFonts w:ascii="Verdana" w:hAnsi="Verdana"/>
          <w:color w:val="000000"/>
          <w:sz w:val="23"/>
          <w:szCs w:val="23"/>
          <w:lang w:val="en-US"/>
        </w:rPr>
        <w:t> cannot be used to create objects, and it cannot extend other classes (but it can implement interfaces).</w:t>
      </w:r>
    </w:p>
    <w:p w14:paraId="39E81DD9" w14:textId="77777777" w:rsidR="005E0597" w:rsidRPr="005E0597" w:rsidRDefault="005E0597" w:rsidP="005E0597">
      <w:pPr>
        <w:pStyle w:val="4"/>
        <w:shd w:val="clear" w:color="auto" w:fill="FFFFCC"/>
        <w:spacing w:before="150" w:after="150"/>
        <w:rPr>
          <w:rFonts w:ascii="Segoe UI" w:hAnsi="Segoe UI" w:cs="Segoe UI"/>
          <w:color w:val="000000"/>
          <w:sz w:val="30"/>
          <w:szCs w:val="30"/>
          <w:lang w:val="en-US"/>
        </w:rPr>
      </w:pPr>
      <w:r w:rsidRPr="005E0597">
        <w:rPr>
          <w:rFonts w:ascii="Segoe UI" w:hAnsi="Segoe UI" w:cs="Segoe UI"/>
          <w:b/>
          <w:bCs/>
          <w:color w:val="000000"/>
          <w:sz w:val="30"/>
          <w:szCs w:val="30"/>
          <w:lang w:val="en-US"/>
        </w:rPr>
        <w:t xml:space="preserve">Why And When </w:t>
      </w:r>
      <w:proofErr w:type="gramStart"/>
      <w:r w:rsidRPr="005E0597">
        <w:rPr>
          <w:rFonts w:ascii="Segoe UI" w:hAnsi="Segoe UI" w:cs="Segoe UI"/>
          <w:b/>
          <w:bCs/>
          <w:color w:val="000000"/>
          <w:sz w:val="30"/>
          <w:szCs w:val="30"/>
          <w:lang w:val="en-US"/>
        </w:rPr>
        <w:t>To</w:t>
      </w:r>
      <w:proofErr w:type="gramEnd"/>
      <w:r w:rsidRPr="005E0597">
        <w:rPr>
          <w:rFonts w:ascii="Segoe UI" w:hAnsi="Segoe UI" w:cs="Segoe UI"/>
          <w:b/>
          <w:bCs/>
          <w:color w:val="000000"/>
          <w:sz w:val="30"/>
          <w:szCs w:val="30"/>
          <w:lang w:val="en-US"/>
        </w:rPr>
        <w:t xml:space="preserve"> Use Enums?</w:t>
      </w:r>
    </w:p>
    <w:p w14:paraId="18CDE7AC" w14:textId="77777777" w:rsidR="005E0597" w:rsidRPr="005E0597" w:rsidRDefault="005E0597" w:rsidP="005E0597">
      <w:pPr>
        <w:pStyle w:val="a3"/>
        <w:shd w:val="clear" w:color="auto" w:fill="FFFFCC"/>
        <w:spacing w:before="240" w:beforeAutospacing="0" w:after="240" w:afterAutospacing="0"/>
        <w:rPr>
          <w:rFonts w:ascii="Verdana" w:hAnsi="Verdana"/>
          <w:color w:val="000000"/>
          <w:sz w:val="23"/>
          <w:szCs w:val="23"/>
          <w:lang w:val="en-US"/>
        </w:rPr>
      </w:pPr>
      <w:r w:rsidRPr="005E0597">
        <w:rPr>
          <w:rFonts w:ascii="Verdana" w:hAnsi="Verdana"/>
          <w:color w:val="000000"/>
          <w:sz w:val="23"/>
          <w:szCs w:val="23"/>
          <w:lang w:val="en-US"/>
        </w:rPr>
        <w:t xml:space="preserve">Use </w:t>
      </w:r>
      <w:proofErr w:type="spellStart"/>
      <w:r w:rsidRPr="005E0597">
        <w:rPr>
          <w:rFonts w:ascii="Verdana" w:hAnsi="Verdana"/>
          <w:color w:val="000000"/>
          <w:sz w:val="23"/>
          <w:szCs w:val="23"/>
          <w:lang w:val="en-US"/>
        </w:rPr>
        <w:t>enums</w:t>
      </w:r>
      <w:proofErr w:type="spellEnd"/>
      <w:r w:rsidRPr="005E0597">
        <w:rPr>
          <w:rFonts w:ascii="Verdana" w:hAnsi="Verdana"/>
          <w:color w:val="000000"/>
          <w:sz w:val="23"/>
          <w:szCs w:val="23"/>
          <w:lang w:val="en-US"/>
        </w:rPr>
        <w:t xml:space="preserve"> when you have values that you know aren't going to change, like month days, days, colors, deck of cards, etc.</w:t>
      </w:r>
    </w:p>
    <w:p w14:paraId="5638B1F6" w14:textId="77777777" w:rsidR="007421D5" w:rsidRPr="007421D5" w:rsidRDefault="007421D5" w:rsidP="007421D5">
      <w:pPr>
        <w:pStyle w:val="a8"/>
        <w:rPr>
          <w:rFonts w:eastAsia="Times New Roman"/>
          <w:lang w:val="en-US"/>
        </w:rPr>
      </w:pPr>
      <w:proofErr w:type="gramStart"/>
      <w:r w:rsidRPr="007421D5">
        <w:rPr>
          <w:rFonts w:eastAsia="Times New Roman"/>
          <w:lang w:val="en-US"/>
        </w:rPr>
        <w:lastRenderedPageBreak/>
        <w:t>finalize(</w:t>
      </w:r>
      <w:proofErr w:type="gramEnd"/>
      <w:r w:rsidRPr="007421D5">
        <w:rPr>
          <w:rFonts w:eastAsia="Times New Roman"/>
          <w:lang w:val="en-US"/>
        </w:rPr>
        <w:t>) Method in Java and How to Override it?</w:t>
      </w:r>
    </w:p>
    <w:p w14:paraId="65D1EFC7" w14:textId="77777777" w:rsidR="007421D5" w:rsidRPr="007421D5" w:rsidRDefault="007421D5" w:rsidP="007421D5">
      <w:pPr>
        <w:pStyle w:val="a3"/>
        <w:shd w:val="clear" w:color="auto" w:fill="FFFFFF"/>
        <w:spacing w:before="288" w:after="288"/>
        <w:rPr>
          <w:rFonts w:ascii="Verdana" w:hAnsi="Verdana"/>
          <w:color w:val="000000"/>
          <w:sz w:val="23"/>
          <w:szCs w:val="23"/>
          <w:lang w:val="en-US"/>
        </w:rPr>
      </w:pPr>
      <w:r w:rsidRPr="007421D5">
        <w:rPr>
          <w:rFonts w:ascii="Verdana" w:hAnsi="Verdana"/>
          <w:color w:val="000000"/>
          <w:sz w:val="23"/>
          <w:szCs w:val="23"/>
          <w:lang w:val="en-US"/>
        </w:rPr>
        <w:t>The Java </w:t>
      </w:r>
      <w:r w:rsidRPr="007421D5">
        <w:rPr>
          <w:rFonts w:ascii="Verdana" w:hAnsi="Verdana"/>
          <w:b/>
          <w:bCs/>
          <w:color w:val="000000"/>
          <w:sz w:val="23"/>
          <w:szCs w:val="23"/>
          <w:lang w:val="en-US"/>
        </w:rPr>
        <w:t>finalize() method</w:t>
      </w:r>
      <w:r w:rsidRPr="007421D5">
        <w:rPr>
          <w:rFonts w:ascii="Verdana" w:hAnsi="Verdana"/>
          <w:color w:val="000000"/>
          <w:sz w:val="23"/>
          <w:szCs w:val="23"/>
          <w:lang w:val="en-US"/>
        </w:rPr>
        <w:t> of </w:t>
      </w:r>
      <w:hyperlink r:id="rId33" w:history="1">
        <w:r w:rsidRPr="007421D5">
          <w:rPr>
            <w:rStyle w:val="a5"/>
            <w:rFonts w:ascii="Verdana" w:hAnsi="Verdana"/>
            <w:sz w:val="23"/>
            <w:szCs w:val="23"/>
            <w:lang w:val="en-US"/>
          </w:rPr>
          <w:t>Object class</w:t>
        </w:r>
      </w:hyperlink>
      <w:r w:rsidRPr="007421D5">
        <w:rPr>
          <w:rFonts w:ascii="Verdana" w:hAnsi="Verdana"/>
          <w:color w:val="000000"/>
          <w:sz w:val="23"/>
          <w:szCs w:val="23"/>
          <w:lang w:val="en-US"/>
        </w:rPr>
        <w:t> is a method that the </w:t>
      </w:r>
      <w:hyperlink r:id="rId34" w:history="1">
        <w:r w:rsidRPr="007421D5">
          <w:rPr>
            <w:rStyle w:val="a5"/>
            <w:rFonts w:ascii="Verdana" w:hAnsi="Verdana"/>
            <w:sz w:val="23"/>
            <w:szCs w:val="23"/>
            <w:lang w:val="en-US"/>
          </w:rPr>
          <w:t>Garbage Collector</w:t>
        </w:r>
      </w:hyperlink>
      <w:r w:rsidRPr="007421D5">
        <w:rPr>
          <w:rFonts w:ascii="Verdana" w:hAnsi="Verdana"/>
          <w:color w:val="000000"/>
          <w:sz w:val="23"/>
          <w:szCs w:val="23"/>
          <w:lang w:val="en-US"/>
        </w:rPr>
        <w:t xml:space="preserve"> always calls just before the deletion/destroying the object which is eligible for Garbage Collection to perform clean-up activity. Clean-up activity means closing the resources associated with that object like Database Connection, Network Connection, or we can say resource de-allocation. Remember, it is not a reserved keyword. Once the </w:t>
      </w:r>
      <w:proofErr w:type="gramStart"/>
      <w:r w:rsidRPr="007421D5">
        <w:rPr>
          <w:rFonts w:ascii="Verdana" w:hAnsi="Verdana"/>
          <w:color w:val="000000"/>
          <w:sz w:val="23"/>
          <w:szCs w:val="23"/>
          <w:lang w:val="en-US"/>
        </w:rPr>
        <w:t>finalize(</w:t>
      </w:r>
      <w:proofErr w:type="gramEnd"/>
      <w:r w:rsidRPr="007421D5">
        <w:rPr>
          <w:rFonts w:ascii="Verdana" w:hAnsi="Verdana"/>
          <w:color w:val="000000"/>
          <w:sz w:val="23"/>
          <w:szCs w:val="23"/>
          <w:lang w:val="en-US"/>
        </w:rPr>
        <w:t>) method completes immediately, Garbage Collector destroys that object. </w:t>
      </w:r>
    </w:p>
    <w:p w14:paraId="44050223" w14:textId="77777777" w:rsidR="007421D5" w:rsidRDefault="007421D5" w:rsidP="007421D5">
      <w:pPr>
        <w:pStyle w:val="2"/>
        <w:rPr>
          <w:lang w:val="en-US"/>
        </w:rPr>
      </w:pPr>
      <w:r w:rsidRPr="007421D5">
        <w:rPr>
          <w:lang w:val="en-US"/>
        </w:rPr>
        <w:t>Finalization: </w:t>
      </w:r>
    </w:p>
    <w:p w14:paraId="41E89383" w14:textId="4110FE9F" w:rsidR="007421D5" w:rsidRPr="007421D5" w:rsidRDefault="007421D5" w:rsidP="007421D5">
      <w:pPr>
        <w:pStyle w:val="a3"/>
        <w:shd w:val="clear" w:color="auto" w:fill="FFFFFF"/>
        <w:spacing w:before="288" w:after="288"/>
        <w:rPr>
          <w:rFonts w:ascii="Verdana" w:hAnsi="Verdana"/>
          <w:color w:val="000000"/>
          <w:sz w:val="23"/>
          <w:szCs w:val="23"/>
          <w:lang w:val="en-US"/>
        </w:rPr>
      </w:pPr>
      <w:r w:rsidRPr="007421D5">
        <w:rPr>
          <w:rFonts w:ascii="Verdana" w:hAnsi="Verdana"/>
          <w:color w:val="000000"/>
          <w:sz w:val="23"/>
          <w:szCs w:val="23"/>
          <w:lang w:val="en-US"/>
        </w:rPr>
        <w:t xml:space="preserve">Just before destroying any object, the garbage collector always calls </w:t>
      </w:r>
      <w:proofErr w:type="gramStart"/>
      <w:r w:rsidRPr="007421D5">
        <w:rPr>
          <w:rFonts w:ascii="Verdana" w:hAnsi="Verdana"/>
          <w:color w:val="000000"/>
          <w:sz w:val="23"/>
          <w:szCs w:val="23"/>
          <w:lang w:val="en-US"/>
        </w:rPr>
        <w:t>finalize(</w:t>
      </w:r>
      <w:proofErr w:type="gramEnd"/>
      <w:r w:rsidRPr="007421D5">
        <w:rPr>
          <w:rFonts w:ascii="Verdana" w:hAnsi="Verdana"/>
          <w:color w:val="000000"/>
          <w:sz w:val="23"/>
          <w:szCs w:val="23"/>
          <w:lang w:val="en-US"/>
        </w:rPr>
        <w:t>) method to perform clean-up activities on that object. This process is known as Finalization in Java.</w:t>
      </w:r>
    </w:p>
    <w:p w14:paraId="126FE9DA" w14:textId="77777777" w:rsidR="007421D5" w:rsidRPr="007421D5" w:rsidRDefault="007421D5" w:rsidP="007421D5">
      <w:pPr>
        <w:pStyle w:val="a3"/>
        <w:shd w:val="clear" w:color="auto" w:fill="FFFFFF"/>
        <w:spacing w:before="288" w:after="288"/>
        <w:rPr>
          <w:rFonts w:ascii="Verdana" w:hAnsi="Verdana"/>
          <w:i/>
          <w:iCs/>
          <w:color w:val="000000"/>
          <w:sz w:val="23"/>
          <w:szCs w:val="23"/>
          <w:lang w:val="en-US"/>
        </w:rPr>
      </w:pPr>
      <w:r w:rsidRPr="007421D5">
        <w:rPr>
          <w:rFonts w:ascii="Verdana" w:hAnsi="Verdana"/>
          <w:b/>
          <w:bCs/>
          <w:i/>
          <w:iCs/>
          <w:color w:val="000000"/>
          <w:sz w:val="23"/>
          <w:szCs w:val="23"/>
          <w:highlight w:val="darkGray"/>
          <w:lang w:val="en-US"/>
        </w:rPr>
        <w:t>Note: </w:t>
      </w:r>
      <w:r w:rsidRPr="007421D5">
        <w:rPr>
          <w:rFonts w:ascii="Verdana" w:hAnsi="Verdana"/>
          <w:i/>
          <w:iCs/>
          <w:color w:val="000000"/>
          <w:sz w:val="23"/>
          <w:szCs w:val="23"/>
          <w:highlight w:val="darkGray"/>
          <w:lang w:val="en-US"/>
        </w:rPr>
        <w:t xml:space="preserve">The Garbage collector calls the </w:t>
      </w:r>
      <w:proofErr w:type="gramStart"/>
      <w:r w:rsidRPr="007421D5">
        <w:rPr>
          <w:rFonts w:ascii="Verdana" w:hAnsi="Verdana"/>
          <w:i/>
          <w:iCs/>
          <w:color w:val="000000"/>
          <w:sz w:val="23"/>
          <w:szCs w:val="23"/>
          <w:highlight w:val="darkGray"/>
          <w:lang w:val="en-US"/>
        </w:rPr>
        <w:t>finalize(</w:t>
      </w:r>
      <w:proofErr w:type="gramEnd"/>
      <w:r w:rsidRPr="007421D5">
        <w:rPr>
          <w:rFonts w:ascii="Verdana" w:hAnsi="Verdana"/>
          <w:i/>
          <w:iCs/>
          <w:color w:val="000000"/>
          <w:sz w:val="23"/>
          <w:szCs w:val="23"/>
          <w:highlight w:val="darkGray"/>
          <w:lang w:val="en-US"/>
        </w:rPr>
        <w:t>) method only once on any object.</w:t>
      </w:r>
    </w:p>
    <w:p w14:paraId="6A6AFAD4" w14:textId="77777777" w:rsidR="007421D5" w:rsidRPr="007421D5" w:rsidRDefault="007421D5" w:rsidP="007421D5">
      <w:pPr>
        <w:pStyle w:val="2"/>
        <w:rPr>
          <w:lang w:val="en-US"/>
        </w:rPr>
      </w:pPr>
      <w:r w:rsidRPr="007421D5">
        <w:rPr>
          <w:lang w:val="en-US"/>
        </w:rPr>
        <w:t>Syntax: </w:t>
      </w:r>
    </w:p>
    <w:p w14:paraId="25257E6B" w14:textId="77777777" w:rsidR="007421D5" w:rsidRPr="007421D5" w:rsidRDefault="007421D5" w:rsidP="007421D5">
      <w:pPr>
        <w:pStyle w:val="a3"/>
        <w:shd w:val="clear" w:color="auto" w:fill="FFFFFF"/>
        <w:spacing w:before="288" w:after="288"/>
        <w:rPr>
          <w:rFonts w:ascii="Verdana" w:hAnsi="Verdana"/>
          <w:color w:val="000000"/>
          <w:sz w:val="23"/>
          <w:szCs w:val="23"/>
          <w:lang w:val="en-US"/>
        </w:rPr>
      </w:pPr>
      <w:r w:rsidRPr="007421D5">
        <w:rPr>
          <w:rFonts w:ascii="Verdana" w:hAnsi="Verdana"/>
          <w:color w:val="000000"/>
          <w:sz w:val="23"/>
          <w:szCs w:val="23"/>
          <w:lang w:val="en-US"/>
        </w:rPr>
        <w:t xml:space="preserve">protected void finalize throws </w:t>
      </w:r>
      <w:proofErr w:type="gramStart"/>
      <w:r w:rsidRPr="007421D5">
        <w:rPr>
          <w:rFonts w:ascii="Verdana" w:hAnsi="Verdana"/>
          <w:color w:val="000000"/>
          <w:sz w:val="23"/>
          <w:szCs w:val="23"/>
          <w:lang w:val="en-US"/>
        </w:rPr>
        <w:t>Throwable{</w:t>
      </w:r>
      <w:proofErr w:type="gramEnd"/>
      <w:r w:rsidRPr="007421D5">
        <w:rPr>
          <w:rFonts w:ascii="Verdana" w:hAnsi="Verdana"/>
          <w:color w:val="000000"/>
          <w:sz w:val="23"/>
          <w:szCs w:val="23"/>
          <w:lang w:val="en-US"/>
        </w:rPr>
        <w:t>}</w:t>
      </w:r>
    </w:p>
    <w:p w14:paraId="2A6F9BD3" w14:textId="1AFE46BB" w:rsidR="007421D5" w:rsidRDefault="007421D5" w:rsidP="007421D5">
      <w:pPr>
        <w:pStyle w:val="a3"/>
        <w:shd w:val="clear" w:color="auto" w:fill="FFFFFF"/>
        <w:spacing w:before="288" w:after="288"/>
        <w:rPr>
          <w:rFonts w:ascii="Verdana" w:hAnsi="Verdana"/>
          <w:color w:val="000000"/>
          <w:sz w:val="23"/>
          <w:szCs w:val="23"/>
          <w:lang w:val="en-US"/>
        </w:rPr>
      </w:pPr>
      <w:r w:rsidRPr="007421D5">
        <w:rPr>
          <w:rFonts w:ascii="Verdana" w:hAnsi="Verdana"/>
          <w:color w:val="000000"/>
          <w:sz w:val="23"/>
          <w:szCs w:val="23"/>
          <w:lang w:val="en-US"/>
        </w:rPr>
        <w:t xml:space="preserve">Since the Object class contains the </w:t>
      </w:r>
      <w:proofErr w:type="gramStart"/>
      <w:r w:rsidRPr="007421D5">
        <w:rPr>
          <w:rFonts w:ascii="Verdana" w:hAnsi="Verdana"/>
          <w:color w:val="000000"/>
          <w:sz w:val="23"/>
          <w:szCs w:val="23"/>
          <w:lang w:val="en-US"/>
        </w:rPr>
        <w:t>finalize</w:t>
      </w:r>
      <w:proofErr w:type="gramEnd"/>
      <w:r w:rsidRPr="007421D5">
        <w:rPr>
          <w:rFonts w:ascii="Verdana" w:hAnsi="Verdana"/>
          <w:color w:val="000000"/>
          <w:sz w:val="23"/>
          <w:szCs w:val="23"/>
          <w:lang w:val="en-US"/>
        </w:rPr>
        <w:t xml:space="preserve"> method hence finalize method is available for every java class since Object is the superclass of all java classes. Since it is available for every java class, Garbage Collector can call the </w:t>
      </w:r>
      <w:proofErr w:type="gramStart"/>
      <w:r w:rsidRPr="007421D5">
        <w:rPr>
          <w:rFonts w:ascii="Verdana" w:hAnsi="Verdana"/>
          <w:color w:val="000000"/>
          <w:sz w:val="23"/>
          <w:szCs w:val="23"/>
          <w:lang w:val="en-US"/>
        </w:rPr>
        <w:t>finalize(</w:t>
      </w:r>
      <w:proofErr w:type="gramEnd"/>
      <w:r w:rsidRPr="007421D5">
        <w:rPr>
          <w:rFonts w:ascii="Verdana" w:hAnsi="Verdana"/>
          <w:color w:val="000000"/>
          <w:sz w:val="23"/>
          <w:szCs w:val="23"/>
          <w:lang w:val="en-US"/>
        </w:rPr>
        <w:t>) method on any java object.</w:t>
      </w:r>
    </w:p>
    <w:p w14:paraId="27EC2A1C" w14:textId="77777777" w:rsidR="007421D5" w:rsidRPr="007421D5" w:rsidRDefault="007421D5" w:rsidP="007421D5">
      <w:pPr>
        <w:pStyle w:val="a3"/>
        <w:shd w:val="clear" w:color="auto" w:fill="FFFFFF"/>
        <w:spacing w:before="288" w:after="288"/>
        <w:rPr>
          <w:rFonts w:ascii="Verdana" w:hAnsi="Verdana"/>
          <w:color w:val="000000"/>
          <w:sz w:val="23"/>
          <w:szCs w:val="23"/>
          <w:lang w:val="en-US"/>
        </w:rPr>
      </w:pPr>
    </w:p>
    <w:p w14:paraId="16B9B609" w14:textId="77777777" w:rsidR="007421D5" w:rsidRPr="007421D5" w:rsidRDefault="007421D5" w:rsidP="007421D5">
      <w:pPr>
        <w:pStyle w:val="2"/>
        <w:rPr>
          <w:lang w:val="en-US"/>
        </w:rPr>
      </w:pPr>
      <w:r w:rsidRPr="007421D5">
        <w:rPr>
          <w:lang w:val="en-US"/>
        </w:rPr>
        <w:t xml:space="preserve">Why </w:t>
      </w:r>
      <w:proofErr w:type="gramStart"/>
      <w:r w:rsidRPr="007421D5">
        <w:rPr>
          <w:lang w:val="en-US"/>
        </w:rPr>
        <w:t>finalize(</w:t>
      </w:r>
      <w:proofErr w:type="gramEnd"/>
      <w:r w:rsidRPr="007421D5">
        <w:rPr>
          <w:lang w:val="en-US"/>
        </w:rPr>
        <w:t>) method is used? </w:t>
      </w:r>
    </w:p>
    <w:p w14:paraId="6D893C93" w14:textId="77777777" w:rsidR="007421D5" w:rsidRPr="007421D5" w:rsidRDefault="007421D5" w:rsidP="007421D5">
      <w:pPr>
        <w:pStyle w:val="a3"/>
        <w:shd w:val="clear" w:color="auto" w:fill="FFFFFF"/>
        <w:spacing w:before="288" w:after="288"/>
        <w:rPr>
          <w:rFonts w:ascii="Verdana" w:hAnsi="Verdana"/>
          <w:color w:val="000000"/>
          <w:sz w:val="23"/>
          <w:szCs w:val="23"/>
          <w:lang w:val="en-US"/>
        </w:rPr>
      </w:pPr>
      <w:proofErr w:type="gramStart"/>
      <w:r w:rsidRPr="007421D5">
        <w:rPr>
          <w:rFonts w:ascii="Verdana" w:hAnsi="Verdana"/>
          <w:color w:val="000000"/>
          <w:sz w:val="23"/>
          <w:szCs w:val="23"/>
          <w:lang w:val="en-US"/>
        </w:rPr>
        <w:t>finalize(</w:t>
      </w:r>
      <w:proofErr w:type="gramEnd"/>
      <w:r w:rsidRPr="007421D5">
        <w:rPr>
          <w:rFonts w:ascii="Verdana" w:hAnsi="Verdana"/>
          <w:color w:val="000000"/>
          <w:sz w:val="23"/>
          <w:szCs w:val="23"/>
          <w:lang w:val="en-US"/>
        </w:rPr>
        <w:t xml:space="preserve">) method releases system resources before the garbage collector runs for a specific object. JVM allows </w:t>
      </w:r>
      <w:proofErr w:type="gramStart"/>
      <w:r w:rsidRPr="007421D5">
        <w:rPr>
          <w:rFonts w:ascii="Verdana" w:hAnsi="Verdana"/>
          <w:color w:val="000000"/>
          <w:sz w:val="23"/>
          <w:szCs w:val="23"/>
          <w:lang w:val="en-US"/>
        </w:rPr>
        <w:t>finalize(</w:t>
      </w:r>
      <w:proofErr w:type="gramEnd"/>
      <w:r w:rsidRPr="007421D5">
        <w:rPr>
          <w:rFonts w:ascii="Verdana" w:hAnsi="Verdana"/>
          <w:color w:val="000000"/>
          <w:sz w:val="23"/>
          <w:szCs w:val="23"/>
          <w:lang w:val="en-US"/>
        </w:rPr>
        <w:t>) to be invoked only once per object.</w:t>
      </w:r>
    </w:p>
    <w:p w14:paraId="44E5D447" w14:textId="77777777" w:rsidR="007421D5" w:rsidRPr="007421D5" w:rsidRDefault="007421D5" w:rsidP="007421D5">
      <w:pPr>
        <w:pStyle w:val="a3"/>
        <w:shd w:val="clear" w:color="auto" w:fill="FFFFFF"/>
        <w:spacing w:before="288" w:after="288"/>
        <w:rPr>
          <w:rFonts w:ascii="Verdana" w:hAnsi="Verdana"/>
          <w:color w:val="000000"/>
          <w:sz w:val="23"/>
          <w:szCs w:val="23"/>
          <w:lang w:val="en-US"/>
        </w:rPr>
      </w:pPr>
      <w:r w:rsidRPr="007421D5">
        <w:rPr>
          <w:rFonts w:ascii="Verdana" w:hAnsi="Verdana"/>
          <w:b/>
          <w:bCs/>
          <w:color w:val="000000"/>
          <w:sz w:val="23"/>
          <w:szCs w:val="23"/>
          <w:lang w:val="en-US"/>
        </w:rPr>
        <w:t xml:space="preserve">How to override </w:t>
      </w:r>
      <w:proofErr w:type="gramStart"/>
      <w:r w:rsidRPr="007421D5">
        <w:rPr>
          <w:rFonts w:ascii="Verdana" w:hAnsi="Verdana"/>
          <w:b/>
          <w:bCs/>
          <w:color w:val="000000"/>
          <w:sz w:val="23"/>
          <w:szCs w:val="23"/>
          <w:lang w:val="en-US"/>
        </w:rPr>
        <w:t>finalize(</w:t>
      </w:r>
      <w:proofErr w:type="gramEnd"/>
      <w:r w:rsidRPr="007421D5">
        <w:rPr>
          <w:rFonts w:ascii="Verdana" w:hAnsi="Verdana"/>
          <w:b/>
          <w:bCs/>
          <w:color w:val="000000"/>
          <w:sz w:val="23"/>
          <w:szCs w:val="23"/>
          <w:lang w:val="en-US"/>
        </w:rPr>
        <w:t>) method?</w:t>
      </w:r>
      <w:r w:rsidRPr="007421D5">
        <w:rPr>
          <w:rFonts w:ascii="Verdana" w:hAnsi="Verdana"/>
          <w:color w:val="000000"/>
          <w:sz w:val="23"/>
          <w:szCs w:val="23"/>
          <w:lang w:val="en-US"/>
        </w:rPr>
        <w:t> </w:t>
      </w:r>
    </w:p>
    <w:p w14:paraId="400D91D1" w14:textId="77777777" w:rsidR="007421D5" w:rsidRPr="007421D5" w:rsidRDefault="007421D5" w:rsidP="007421D5">
      <w:pPr>
        <w:pStyle w:val="a3"/>
        <w:shd w:val="clear" w:color="auto" w:fill="FFFFFF"/>
        <w:spacing w:before="288" w:after="288"/>
        <w:rPr>
          <w:rFonts w:ascii="Verdana" w:hAnsi="Verdana"/>
          <w:color w:val="000000"/>
          <w:sz w:val="23"/>
          <w:szCs w:val="23"/>
          <w:lang w:val="en-US"/>
        </w:rPr>
      </w:pPr>
      <w:r w:rsidRPr="007421D5">
        <w:rPr>
          <w:rFonts w:ascii="Verdana" w:hAnsi="Verdana"/>
          <w:color w:val="000000"/>
          <w:sz w:val="23"/>
          <w:szCs w:val="23"/>
          <w:lang w:val="en-US"/>
        </w:rPr>
        <w:t>The finalize method, which is present in the Object class, has an </w:t>
      </w:r>
      <w:r w:rsidRPr="007421D5">
        <w:rPr>
          <w:rFonts w:ascii="Verdana" w:hAnsi="Verdana"/>
          <w:b/>
          <w:bCs/>
          <w:color w:val="000000"/>
          <w:sz w:val="23"/>
          <w:szCs w:val="23"/>
          <w:lang w:val="en-US"/>
        </w:rPr>
        <w:t>empty implementation</w:t>
      </w:r>
      <w:r w:rsidRPr="007421D5">
        <w:rPr>
          <w:rFonts w:ascii="Verdana" w:hAnsi="Verdana"/>
          <w:color w:val="000000"/>
          <w:sz w:val="23"/>
          <w:szCs w:val="23"/>
          <w:lang w:val="en-US"/>
        </w:rPr>
        <w:t>. In our class, clean-up activities are there. Then we have to </w:t>
      </w:r>
      <w:r w:rsidRPr="007421D5">
        <w:rPr>
          <w:rFonts w:ascii="Verdana" w:hAnsi="Verdana"/>
          <w:b/>
          <w:bCs/>
          <w:color w:val="000000"/>
          <w:sz w:val="23"/>
          <w:szCs w:val="23"/>
          <w:lang w:val="en-US"/>
        </w:rPr>
        <w:t>override this method</w:t>
      </w:r>
      <w:r w:rsidRPr="007421D5">
        <w:rPr>
          <w:rFonts w:ascii="Verdana" w:hAnsi="Verdana"/>
          <w:color w:val="000000"/>
          <w:sz w:val="23"/>
          <w:szCs w:val="23"/>
          <w:lang w:val="en-US"/>
        </w:rPr>
        <w:t> to define our clean-up activities.</w:t>
      </w:r>
    </w:p>
    <w:p w14:paraId="04A1A5B0" w14:textId="3721AB73" w:rsidR="005E0597" w:rsidRDefault="005E0597" w:rsidP="00065EEF">
      <w:pPr>
        <w:pStyle w:val="a3"/>
        <w:shd w:val="clear" w:color="auto" w:fill="FFFFFF"/>
        <w:spacing w:before="288" w:beforeAutospacing="0" w:after="288" w:afterAutospacing="0"/>
        <w:rPr>
          <w:rFonts w:ascii="Verdana" w:hAnsi="Verdana"/>
          <w:color w:val="000000"/>
          <w:sz w:val="23"/>
          <w:szCs w:val="23"/>
          <w:lang w:val="en-US"/>
        </w:rPr>
      </w:pPr>
    </w:p>
    <w:p w14:paraId="33F4DB01" w14:textId="77777777" w:rsidR="00FB0D71" w:rsidRPr="00FB0D71" w:rsidRDefault="00FB0D71" w:rsidP="00FB0D71">
      <w:pPr>
        <w:pStyle w:val="a8"/>
        <w:rPr>
          <w:lang w:val="en-US"/>
        </w:rPr>
      </w:pPr>
      <w:r w:rsidRPr="00FB0D71">
        <w:rPr>
          <w:lang w:val="en-US"/>
        </w:rPr>
        <w:lastRenderedPageBreak/>
        <w:t>JUnit Tutorial | Testing Framework for Java</w:t>
      </w:r>
    </w:p>
    <w:p w14:paraId="53829678" w14:textId="77777777" w:rsidR="00FB0D71" w:rsidRPr="00FB0D71" w:rsidRDefault="00FB0D71" w:rsidP="00FB0D71">
      <w:pPr>
        <w:pStyle w:val="a3"/>
        <w:shd w:val="clear" w:color="auto" w:fill="FFFFFF"/>
        <w:jc w:val="both"/>
        <w:rPr>
          <w:rFonts w:ascii="Segoe UI" w:hAnsi="Segoe UI" w:cs="Segoe UI"/>
          <w:color w:val="333333"/>
          <w:lang w:val="en-US"/>
        </w:rPr>
      </w:pPr>
      <w:r w:rsidRPr="00FB0D71">
        <w:rPr>
          <w:rFonts w:ascii="Segoe UI" w:hAnsi="Segoe UI" w:cs="Segoe UI"/>
          <w:color w:val="333333"/>
          <w:lang w:val="en-US"/>
        </w:rPr>
        <w:t>JUnit tutorial provides basic and advanced concepts of </w:t>
      </w:r>
      <w:r w:rsidRPr="00FB0D71">
        <w:rPr>
          <w:rFonts w:ascii="Segoe UI" w:hAnsi="Segoe UI" w:cs="Segoe UI"/>
          <w:b/>
          <w:bCs/>
          <w:color w:val="333333"/>
          <w:lang w:val="en-US"/>
        </w:rPr>
        <w:t>unit testing in java</w:t>
      </w:r>
      <w:r w:rsidRPr="00FB0D71">
        <w:rPr>
          <w:rFonts w:ascii="Segoe UI" w:hAnsi="Segoe UI" w:cs="Segoe UI"/>
          <w:color w:val="333333"/>
          <w:lang w:val="en-US"/>
        </w:rPr>
        <w:t xml:space="preserve"> with examples. Our </w:t>
      </w:r>
      <w:proofErr w:type="spellStart"/>
      <w:r w:rsidRPr="00FB0D71">
        <w:rPr>
          <w:rFonts w:ascii="Segoe UI" w:hAnsi="Segoe UI" w:cs="Segoe UI"/>
          <w:color w:val="333333"/>
          <w:lang w:val="en-US"/>
        </w:rPr>
        <w:t>junit</w:t>
      </w:r>
      <w:proofErr w:type="spellEnd"/>
      <w:r w:rsidRPr="00FB0D71">
        <w:rPr>
          <w:rFonts w:ascii="Segoe UI" w:hAnsi="Segoe UI" w:cs="Segoe UI"/>
          <w:color w:val="333333"/>
          <w:lang w:val="en-US"/>
        </w:rPr>
        <w:t xml:space="preserve"> tutorial is designed for beginners and professionals.</w:t>
      </w:r>
    </w:p>
    <w:p w14:paraId="53D36304" w14:textId="77777777" w:rsidR="00FB0D71" w:rsidRPr="00FB0D71" w:rsidRDefault="00FB0D71" w:rsidP="00FB0D71">
      <w:pPr>
        <w:pStyle w:val="a3"/>
        <w:shd w:val="clear" w:color="auto" w:fill="FFFFFF"/>
        <w:jc w:val="both"/>
        <w:rPr>
          <w:rFonts w:ascii="Segoe UI" w:hAnsi="Segoe UI" w:cs="Segoe UI"/>
          <w:color w:val="333333"/>
          <w:lang w:val="en-US"/>
        </w:rPr>
      </w:pPr>
      <w:r w:rsidRPr="00FB0D71">
        <w:rPr>
          <w:rFonts w:ascii="Segoe UI" w:hAnsi="Segoe UI" w:cs="Segoe UI"/>
          <w:color w:val="333333"/>
          <w:lang w:val="en-US"/>
        </w:rPr>
        <w:t>It is an </w:t>
      </w:r>
      <w:r w:rsidRPr="00FB0D71">
        <w:rPr>
          <w:rFonts w:ascii="Segoe UI" w:hAnsi="Segoe UI" w:cs="Segoe UI"/>
          <w:i/>
          <w:iCs/>
          <w:color w:val="333333"/>
          <w:lang w:val="en-US"/>
        </w:rPr>
        <w:t>open-source testing framework</w:t>
      </w:r>
      <w:r w:rsidRPr="00FB0D71">
        <w:rPr>
          <w:rFonts w:ascii="Segoe UI" w:hAnsi="Segoe UI" w:cs="Segoe UI"/>
          <w:color w:val="333333"/>
          <w:lang w:val="en-US"/>
        </w:rPr>
        <w:t> for java programmers. The java programmer can create test cases and test his/her own code.</w:t>
      </w:r>
    </w:p>
    <w:p w14:paraId="6F8A8018" w14:textId="04916B95" w:rsidR="00FB0D71" w:rsidRPr="00FB0D71" w:rsidRDefault="00FB0D71" w:rsidP="00FB0D71">
      <w:pPr>
        <w:pStyle w:val="a3"/>
        <w:shd w:val="clear" w:color="auto" w:fill="FFFFFF"/>
        <w:jc w:val="both"/>
        <w:rPr>
          <w:rFonts w:ascii="Segoe UI" w:hAnsi="Segoe UI" w:cs="Segoe UI"/>
          <w:color w:val="333333"/>
          <w:lang w:val="en-US"/>
        </w:rPr>
      </w:pPr>
      <w:r w:rsidRPr="00FB0D71">
        <w:rPr>
          <w:rFonts w:ascii="Segoe UI" w:hAnsi="Segoe UI" w:cs="Segoe UI"/>
          <w:color w:val="333333"/>
          <w:lang w:val="en-US"/>
        </w:rPr>
        <w:t xml:space="preserve">It is one of the unit testing </w:t>
      </w:r>
      <w:proofErr w:type="gramStart"/>
      <w:r w:rsidRPr="00FB0D71">
        <w:rPr>
          <w:rFonts w:ascii="Segoe UI" w:hAnsi="Segoe UI" w:cs="Segoe UI"/>
          <w:color w:val="333333"/>
          <w:lang w:val="en-US"/>
        </w:rPr>
        <w:t>framework</w:t>
      </w:r>
      <w:proofErr w:type="gramEnd"/>
      <w:r w:rsidRPr="00FB0D71">
        <w:rPr>
          <w:rFonts w:ascii="Segoe UI" w:hAnsi="Segoe UI" w:cs="Segoe UI"/>
          <w:color w:val="333333"/>
          <w:lang w:val="en-US"/>
        </w:rPr>
        <w:t>.</w:t>
      </w:r>
    </w:p>
    <w:p w14:paraId="2F610B49" w14:textId="77777777" w:rsidR="00FB0D71" w:rsidRPr="00FB0D71" w:rsidRDefault="00FB0D71" w:rsidP="00FB0D71">
      <w:pPr>
        <w:pStyle w:val="a3"/>
        <w:shd w:val="clear" w:color="auto" w:fill="FFFFFF"/>
        <w:jc w:val="both"/>
        <w:rPr>
          <w:rFonts w:ascii="Segoe UI" w:hAnsi="Segoe UI" w:cs="Segoe UI"/>
          <w:color w:val="333333"/>
          <w:lang w:val="en-US"/>
        </w:rPr>
      </w:pPr>
      <w:r w:rsidRPr="00FB0D71">
        <w:rPr>
          <w:rFonts w:ascii="Segoe UI" w:hAnsi="Segoe UI" w:cs="Segoe UI"/>
          <w:color w:val="333333"/>
          <w:lang w:val="en-US"/>
        </w:rPr>
        <w:t>To perform unit testing, we need to create test cases. The </w:t>
      </w:r>
      <w:r w:rsidRPr="00FB0D71">
        <w:rPr>
          <w:rFonts w:ascii="Segoe UI" w:hAnsi="Segoe UI" w:cs="Segoe UI"/>
          <w:b/>
          <w:bCs/>
          <w:color w:val="333333"/>
          <w:lang w:val="en-US"/>
        </w:rPr>
        <w:t>unit test case</w:t>
      </w:r>
      <w:r w:rsidRPr="00FB0D71">
        <w:rPr>
          <w:rFonts w:ascii="Segoe UI" w:hAnsi="Segoe UI" w:cs="Segoe UI"/>
          <w:color w:val="333333"/>
          <w:lang w:val="en-US"/>
        </w:rPr>
        <w:t> is a code which ensures that the program logic works as expected.</w:t>
      </w:r>
    </w:p>
    <w:p w14:paraId="38FABF05" w14:textId="77777777" w:rsidR="00FB0D71" w:rsidRPr="00FB0D71" w:rsidRDefault="00FB0D71" w:rsidP="00FB0D71">
      <w:pPr>
        <w:pStyle w:val="a3"/>
        <w:shd w:val="clear" w:color="auto" w:fill="FFFFFF"/>
        <w:jc w:val="both"/>
        <w:rPr>
          <w:rFonts w:ascii="Segoe UI" w:hAnsi="Segoe UI" w:cs="Segoe UI"/>
          <w:color w:val="333333"/>
          <w:lang w:val="en-US"/>
        </w:rPr>
      </w:pPr>
      <w:r w:rsidRPr="00FB0D71">
        <w:rPr>
          <w:rFonts w:ascii="Segoe UI" w:hAnsi="Segoe UI" w:cs="Segoe UI"/>
          <w:color w:val="333333"/>
          <w:lang w:val="en-US"/>
        </w:rPr>
        <w:t>The </w:t>
      </w:r>
      <w:proofErr w:type="spellStart"/>
      <w:proofErr w:type="gramStart"/>
      <w:r w:rsidRPr="00FB0D71">
        <w:rPr>
          <w:rFonts w:ascii="Segoe UI" w:hAnsi="Segoe UI" w:cs="Segoe UI"/>
          <w:b/>
          <w:bCs/>
          <w:color w:val="333333"/>
          <w:lang w:val="en-US"/>
        </w:rPr>
        <w:t>org.junit</w:t>
      </w:r>
      <w:proofErr w:type="spellEnd"/>
      <w:proofErr w:type="gramEnd"/>
      <w:r w:rsidRPr="00FB0D71">
        <w:rPr>
          <w:rFonts w:ascii="Segoe UI" w:hAnsi="Segoe UI" w:cs="Segoe UI"/>
          <w:color w:val="333333"/>
          <w:lang w:val="en-US"/>
        </w:rPr>
        <w:t xml:space="preserve"> package contains many interfaces and classes for </w:t>
      </w:r>
      <w:proofErr w:type="spellStart"/>
      <w:r w:rsidRPr="00FB0D71">
        <w:rPr>
          <w:rFonts w:ascii="Segoe UI" w:hAnsi="Segoe UI" w:cs="Segoe UI"/>
          <w:color w:val="333333"/>
          <w:lang w:val="en-US"/>
        </w:rPr>
        <w:t>junit</w:t>
      </w:r>
      <w:proofErr w:type="spellEnd"/>
      <w:r w:rsidRPr="00FB0D71">
        <w:rPr>
          <w:rFonts w:ascii="Segoe UI" w:hAnsi="Segoe UI" w:cs="Segoe UI"/>
          <w:color w:val="333333"/>
          <w:lang w:val="en-US"/>
        </w:rPr>
        <w:t xml:space="preserve"> testing such as Assert, Test, Before, After etc.</w:t>
      </w:r>
    </w:p>
    <w:p w14:paraId="067EF1F2" w14:textId="77777777" w:rsidR="00FB0D71" w:rsidRDefault="00000000" w:rsidP="00FB0D71">
      <w:pPr>
        <w:rPr>
          <w:rFonts w:ascii="Times New Roman" w:hAnsi="Times New Roman" w:cs="Times New Roman"/>
        </w:rPr>
      </w:pPr>
      <w:r>
        <w:pict w14:anchorId="1E271D88">
          <v:rect id="_x0000_i1038" style="width:0;height:.75pt" o:hrstd="t" o:hrnoshade="t" o:hr="t" fillcolor="#d4d4d4" stroked="f"/>
        </w:pict>
      </w:r>
    </w:p>
    <w:p w14:paraId="4F147D32" w14:textId="77777777" w:rsidR="00FB0D71" w:rsidRPr="00FB0D71" w:rsidRDefault="00FB0D71" w:rsidP="00FB0D71">
      <w:pPr>
        <w:pStyle w:val="2"/>
        <w:shd w:val="clear" w:color="auto" w:fill="FFFFFF"/>
        <w:spacing w:line="312" w:lineRule="atLeast"/>
        <w:jc w:val="both"/>
        <w:rPr>
          <w:rFonts w:ascii="Helvetica" w:hAnsi="Helvetica"/>
          <w:b w:val="0"/>
          <w:bCs w:val="0"/>
          <w:color w:val="610B38"/>
          <w:sz w:val="38"/>
          <w:szCs w:val="38"/>
          <w:lang w:val="en-US"/>
        </w:rPr>
      </w:pPr>
      <w:r w:rsidRPr="00FB0D71">
        <w:rPr>
          <w:rFonts w:ascii="Helvetica" w:hAnsi="Helvetica"/>
          <w:b w:val="0"/>
          <w:bCs w:val="0"/>
          <w:color w:val="610B38"/>
          <w:sz w:val="38"/>
          <w:szCs w:val="38"/>
          <w:lang w:val="en-US"/>
        </w:rPr>
        <w:t>Types of unit testing</w:t>
      </w:r>
    </w:p>
    <w:p w14:paraId="6013CE6A" w14:textId="77777777" w:rsidR="00FB0D71" w:rsidRPr="00FB0D71" w:rsidRDefault="00FB0D71" w:rsidP="00FB0D71">
      <w:pPr>
        <w:pStyle w:val="a3"/>
        <w:shd w:val="clear" w:color="auto" w:fill="FFFFFF"/>
        <w:jc w:val="both"/>
        <w:rPr>
          <w:rFonts w:ascii="Segoe UI" w:hAnsi="Segoe UI" w:cs="Segoe UI"/>
          <w:color w:val="333333"/>
          <w:lang w:val="en-US"/>
        </w:rPr>
      </w:pPr>
      <w:r w:rsidRPr="00FB0D71">
        <w:rPr>
          <w:rFonts w:ascii="Segoe UI" w:hAnsi="Segoe UI" w:cs="Segoe UI"/>
          <w:color w:val="333333"/>
          <w:lang w:val="en-US"/>
        </w:rPr>
        <w:t>There are two ways to perform unit testing: 1) manual testing 2) automated testing.</w:t>
      </w:r>
    </w:p>
    <w:p w14:paraId="72E29DE2" w14:textId="77777777" w:rsidR="00FB0D71" w:rsidRPr="00FB0D71" w:rsidRDefault="00FB0D71" w:rsidP="00FB0D71">
      <w:pPr>
        <w:pStyle w:val="4"/>
        <w:shd w:val="clear" w:color="auto" w:fill="FFFFFF"/>
        <w:jc w:val="both"/>
        <w:rPr>
          <w:rFonts w:ascii="Helvetica" w:hAnsi="Helvetica" w:cs="Times New Roman"/>
          <w:color w:val="610B4B"/>
          <w:sz w:val="26"/>
          <w:szCs w:val="26"/>
          <w:lang w:val="en-US"/>
        </w:rPr>
      </w:pPr>
      <w:r w:rsidRPr="00FB0D71">
        <w:rPr>
          <w:rFonts w:ascii="Helvetica" w:hAnsi="Helvetica"/>
          <w:b/>
          <w:bCs/>
          <w:color w:val="610B4B"/>
          <w:sz w:val="26"/>
          <w:szCs w:val="26"/>
          <w:lang w:val="en-US"/>
        </w:rPr>
        <w:t>1) Manual Testing</w:t>
      </w:r>
    </w:p>
    <w:p w14:paraId="7ACFDE16" w14:textId="77777777" w:rsidR="00FB0D71" w:rsidRPr="00FB0D71" w:rsidRDefault="00FB0D71" w:rsidP="00FB0D71">
      <w:pPr>
        <w:pStyle w:val="a3"/>
        <w:shd w:val="clear" w:color="auto" w:fill="FFFFFF"/>
        <w:jc w:val="both"/>
        <w:rPr>
          <w:rFonts w:ascii="Segoe UI" w:hAnsi="Segoe UI" w:cs="Segoe UI"/>
          <w:color w:val="333333"/>
          <w:lang w:val="en-US"/>
        </w:rPr>
      </w:pPr>
      <w:r w:rsidRPr="00FB0D71">
        <w:rPr>
          <w:rFonts w:ascii="Segoe UI" w:hAnsi="Segoe UI" w:cs="Segoe UI"/>
          <w:color w:val="333333"/>
          <w:lang w:val="en-US"/>
        </w:rPr>
        <w:t>If you execute the test cases manually without any tool support, it is known as manual testing. It is time consuming and less reliable.</w:t>
      </w:r>
    </w:p>
    <w:p w14:paraId="1387DCEB" w14:textId="77777777" w:rsidR="00FB0D71" w:rsidRPr="00FB0D71" w:rsidRDefault="00FB0D71" w:rsidP="00FB0D71">
      <w:pPr>
        <w:pStyle w:val="4"/>
        <w:shd w:val="clear" w:color="auto" w:fill="FFFFFF"/>
        <w:jc w:val="both"/>
        <w:rPr>
          <w:rFonts w:ascii="Helvetica" w:hAnsi="Helvetica" w:cs="Times New Roman"/>
          <w:color w:val="610B4B"/>
          <w:sz w:val="26"/>
          <w:szCs w:val="26"/>
          <w:lang w:val="en-US"/>
        </w:rPr>
      </w:pPr>
      <w:r w:rsidRPr="00FB0D71">
        <w:rPr>
          <w:rFonts w:ascii="Helvetica" w:hAnsi="Helvetica"/>
          <w:b/>
          <w:bCs/>
          <w:color w:val="610B4B"/>
          <w:sz w:val="26"/>
          <w:szCs w:val="26"/>
          <w:lang w:val="en-US"/>
        </w:rPr>
        <w:t>2) Automated Testing</w:t>
      </w:r>
    </w:p>
    <w:p w14:paraId="5E32DEA3" w14:textId="77777777" w:rsidR="00FB0D71" w:rsidRDefault="00FB0D71" w:rsidP="00FB0D71">
      <w:pPr>
        <w:pStyle w:val="a3"/>
        <w:shd w:val="clear" w:color="auto" w:fill="FFFFFF"/>
        <w:jc w:val="both"/>
        <w:rPr>
          <w:rFonts w:ascii="Segoe UI" w:hAnsi="Segoe UI" w:cs="Segoe UI"/>
          <w:color w:val="333333"/>
        </w:rPr>
      </w:pPr>
      <w:r w:rsidRPr="00FB0D71">
        <w:rPr>
          <w:rFonts w:ascii="Segoe UI" w:hAnsi="Segoe UI" w:cs="Segoe UI"/>
          <w:color w:val="333333"/>
          <w:lang w:val="en-US"/>
        </w:rPr>
        <w:t xml:space="preserve">If you execute the test cases by tool support, it is known as automated testing. </w:t>
      </w:r>
      <w:r>
        <w:rPr>
          <w:rFonts w:ascii="Segoe UI" w:hAnsi="Segoe UI" w:cs="Segoe UI"/>
          <w:color w:val="333333"/>
        </w:rPr>
        <w:t xml:space="preserve">It </w:t>
      </w:r>
      <w:proofErr w:type="spellStart"/>
      <w:r>
        <w:rPr>
          <w:rFonts w:ascii="Segoe UI" w:hAnsi="Segoe UI" w:cs="Segoe UI"/>
          <w:color w:val="333333"/>
        </w:rPr>
        <w:t>is</w:t>
      </w:r>
      <w:proofErr w:type="spellEnd"/>
      <w:r>
        <w:rPr>
          <w:rFonts w:ascii="Segoe UI" w:hAnsi="Segoe UI" w:cs="Segoe UI"/>
          <w:color w:val="333333"/>
        </w:rPr>
        <w:t xml:space="preserve"> </w:t>
      </w:r>
      <w:proofErr w:type="spellStart"/>
      <w:r>
        <w:rPr>
          <w:rFonts w:ascii="Segoe UI" w:hAnsi="Segoe UI" w:cs="Segoe UI"/>
          <w:color w:val="333333"/>
        </w:rPr>
        <w:t>fast</w:t>
      </w:r>
      <w:proofErr w:type="spellEnd"/>
      <w:r>
        <w:rPr>
          <w:rFonts w:ascii="Segoe UI" w:hAnsi="Segoe UI" w:cs="Segoe UI"/>
          <w:color w:val="333333"/>
        </w:rPr>
        <w:t xml:space="preserve"> </w:t>
      </w:r>
      <w:proofErr w:type="spellStart"/>
      <w:r>
        <w:rPr>
          <w:rFonts w:ascii="Segoe UI" w:hAnsi="Segoe UI" w:cs="Segoe UI"/>
          <w:color w:val="333333"/>
        </w:rPr>
        <w:t>and</w:t>
      </w:r>
      <w:proofErr w:type="spellEnd"/>
      <w:r>
        <w:rPr>
          <w:rFonts w:ascii="Segoe UI" w:hAnsi="Segoe UI" w:cs="Segoe UI"/>
          <w:color w:val="333333"/>
        </w:rPr>
        <w:t xml:space="preserve"> </w:t>
      </w:r>
      <w:proofErr w:type="spellStart"/>
      <w:r>
        <w:rPr>
          <w:rFonts w:ascii="Segoe UI" w:hAnsi="Segoe UI" w:cs="Segoe UI"/>
          <w:color w:val="333333"/>
        </w:rPr>
        <w:t>more</w:t>
      </w:r>
      <w:proofErr w:type="spellEnd"/>
      <w:r>
        <w:rPr>
          <w:rFonts w:ascii="Segoe UI" w:hAnsi="Segoe UI" w:cs="Segoe UI"/>
          <w:color w:val="333333"/>
        </w:rPr>
        <w:t xml:space="preserve"> </w:t>
      </w:r>
      <w:proofErr w:type="spellStart"/>
      <w:r>
        <w:rPr>
          <w:rFonts w:ascii="Segoe UI" w:hAnsi="Segoe UI" w:cs="Segoe UI"/>
          <w:color w:val="333333"/>
        </w:rPr>
        <w:t>reliable</w:t>
      </w:r>
      <w:proofErr w:type="spellEnd"/>
      <w:r>
        <w:rPr>
          <w:rFonts w:ascii="Segoe UI" w:hAnsi="Segoe UI" w:cs="Segoe UI"/>
          <w:color w:val="333333"/>
        </w:rPr>
        <w:t>.</w:t>
      </w:r>
    </w:p>
    <w:p w14:paraId="6094070D" w14:textId="77777777" w:rsidR="00FB0D71" w:rsidRDefault="00000000" w:rsidP="00FB0D71">
      <w:pPr>
        <w:rPr>
          <w:rFonts w:ascii="Times New Roman" w:hAnsi="Times New Roman" w:cs="Times New Roman"/>
        </w:rPr>
      </w:pPr>
      <w:r>
        <w:pict w14:anchorId="5DA499FC">
          <v:rect id="_x0000_i1039" style="width:0;height:.75pt" o:hrstd="t" o:hrnoshade="t" o:hr="t" fillcolor="#d4d4d4" stroked="f"/>
        </w:pict>
      </w:r>
    </w:p>
    <w:p w14:paraId="29DF76E2" w14:textId="77777777" w:rsidR="00FB0D71" w:rsidRPr="00FB0D71" w:rsidRDefault="00FB0D71" w:rsidP="00FB0D71">
      <w:pPr>
        <w:pStyle w:val="4"/>
        <w:shd w:val="clear" w:color="auto" w:fill="FFFFFF"/>
        <w:jc w:val="both"/>
        <w:rPr>
          <w:rFonts w:ascii="Helvetica" w:hAnsi="Helvetica"/>
          <w:color w:val="610B4B"/>
          <w:sz w:val="26"/>
          <w:szCs w:val="26"/>
          <w:lang w:val="en-US"/>
        </w:rPr>
      </w:pPr>
      <w:r w:rsidRPr="00FB0D71">
        <w:rPr>
          <w:rFonts w:ascii="Helvetica" w:hAnsi="Helvetica"/>
          <w:b/>
          <w:bCs/>
          <w:color w:val="610B4B"/>
          <w:sz w:val="26"/>
          <w:szCs w:val="26"/>
          <w:lang w:val="en-US"/>
        </w:rPr>
        <w:t>Annotations for Junit testing</w:t>
      </w:r>
    </w:p>
    <w:p w14:paraId="7CE08AEC" w14:textId="77777777" w:rsidR="00FB0D71" w:rsidRPr="00FB0D71" w:rsidRDefault="00FB0D71" w:rsidP="00FB0D71">
      <w:pPr>
        <w:pStyle w:val="a3"/>
        <w:shd w:val="clear" w:color="auto" w:fill="FFFFFF"/>
        <w:jc w:val="both"/>
        <w:rPr>
          <w:rFonts w:ascii="Segoe UI" w:hAnsi="Segoe UI" w:cs="Segoe UI"/>
          <w:color w:val="333333"/>
          <w:lang w:val="en-US"/>
        </w:rPr>
      </w:pPr>
      <w:r w:rsidRPr="00FB0D71">
        <w:rPr>
          <w:rFonts w:ascii="Segoe UI" w:hAnsi="Segoe UI" w:cs="Segoe UI"/>
          <w:color w:val="333333"/>
          <w:lang w:val="en-US"/>
        </w:rPr>
        <w:t>The Junit 4.x framework is annotation based, so let's see the annotations that can be used while writing the test cases.</w:t>
      </w:r>
    </w:p>
    <w:p w14:paraId="4D3E833C" w14:textId="77777777" w:rsidR="00FB0D71" w:rsidRPr="00FB0D71" w:rsidRDefault="00FB0D71" w:rsidP="00FB0D71">
      <w:pPr>
        <w:pStyle w:val="a3"/>
        <w:shd w:val="clear" w:color="auto" w:fill="FFFFFF"/>
        <w:jc w:val="both"/>
        <w:rPr>
          <w:rFonts w:ascii="Segoe UI" w:hAnsi="Segoe UI" w:cs="Segoe UI"/>
          <w:color w:val="333333"/>
          <w:lang w:val="en-US"/>
        </w:rPr>
      </w:pPr>
      <w:r w:rsidRPr="00FB0D71">
        <w:rPr>
          <w:rFonts w:ascii="Segoe UI" w:hAnsi="Segoe UI" w:cs="Segoe UI"/>
          <w:b/>
          <w:bCs/>
          <w:color w:val="333333"/>
          <w:lang w:val="en-US"/>
        </w:rPr>
        <w:t>@Test</w:t>
      </w:r>
      <w:r w:rsidRPr="00FB0D71">
        <w:rPr>
          <w:rFonts w:ascii="Segoe UI" w:hAnsi="Segoe UI" w:cs="Segoe UI"/>
          <w:color w:val="333333"/>
          <w:lang w:val="en-US"/>
        </w:rPr>
        <w:t> annotation specifies that method is the test method.</w:t>
      </w:r>
    </w:p>
    <w:p w14:paraId="723D663E" w14:textId="77777777" w:rsidR="00FB0D71" w:rsidRPr="00FB0D71" w:rsidRDefault="00FB0D71" w:rsidP="00FB0D71">
      <w:pPr>
        <w:pStyle w:val="a3"/>
        <w:shd w:val="clear" w:color="auto" w:fill="FFFFFF"/>
        <w:jc w:val="both"/>
        <w:rPr>
          <w:rFonts w:ascii="Segoe UI" w:hAnsi="Segoe UI" w:cs="Segoe UI"/>
          <w:color w:val="333333"/>
          <w:lang w:val="en-US"/>
        </w:rPr>
      </w:pPr>
      <w:r w:rsidRPr="00FB0D71">
        <w:rPr>
          <w:rFonts w:ascii="Segoe UI" w:hAnsi="Segoe UI" w:cs="Segoe UI"/>
          <w:b/>
          <w:bCs/>
          <w:color w:val="333333"/>
          <w:lang w:val="en-US"/>
        </w:rPr>
        <w:lastRenderedPageBreak/>
        <w:t>@Test(timeout=1000)</w:t>
      </w:r>
      <w:r w:rsidRPr="00FB0D71">
        <w:rPr>
          <w:rFonts w:ascii="Segoe UI" w:hAnsi="Segoe UI" w:cs="Segoe UI"/>
          <w:color w:val="333333"/>
          <w:lang w:val="en-US"/>
        </w:rPr>
        <w:t> annotation specifies that method will be failed if it takes longer than 1000 milliseconds (1 second).</w:t>
      </w:r>
    </w:p>
    <w:p w14:paraId="3888435F" w14:textId="77777777" w:rsidR="00FB0D71" w:rsidRPr="00FB0D71" w:rsidRDefault="00FB0D71" w:rsidP="00FB0D71">
      <w:pPr>
        <w:pStyle w:val="a3"/>
        <w:shd w:val="clear" w:color="auto" w:fill="FFFFFF"/>
        <w:jc w:val="both"/>
        <w:rPr>
          <w:rFonts w:ascii="Segoe UI" w:hAnsi="Segoe UI" w:cs="Segoe UI"/>
          <w:color w:val="333333"/>
          <w:lang w:val="en-US"/>
        </w:rPr>
      </w:pPr>
      <w:r w:rsidRPr="00FB0D71">
        <w:rPr>
          <w:rFonts w:ascii="Segoe UI" w:hAnsi="Segoe UI" w:cs="Segoe UI"/>
          <w:b/>
          <w:bCs/>
          <w:color w:val="333333"/>
          <w:lang w:val="en-US"/>
        </w:rPr>
        <w:t>@BeforeClass</w:t>
      </w:r>
      <w:r w:rsidRPr="00FB0D71">
        <w:rPr>
          <w:rFonts w:ascii="Segoe UI" w:hAnsi="Segoe UI" w:cs="Segoe UI"/>
          <w:color w:val="333333"/>
          <w:lang w:val="en-US"/>
        </w:rPr>
        <w:t> annotation specifies that method will be invoked only once, before starting all the tests.</w:t>
      </w:r>
    </w:p>
    <w:p w14:paraId="5E8D6E40" w14:textId="77777777" w:rsidR="00FB0D71" w:rsidRPr="00FB0D71" w:rsidRDefault="00FB0D71" w:rsidP="00FB0D71">
      <w:pPr>
        <w:pStyle w:val="a3"/>
        <w:shd w:val="clear" w:color="auto" w:fill="FFFFFF"/>
        <w:jc w:val="both"/>
        <w:rPr>
          <w:rFonts w:ascii="Segoe UI" w:hAnsi="Segoe UI" w:cs="Segoe UI"/>
          <w:color w:val="333333"/>
          <w:lang w:val="en-US"/>
        </w:rPr>
      </w:pPr>
      <w:r w:rsidRPr="00FB0D71">
        <w:rPr>
          <w:rFonts w:ascii="Segoe UI" w:hAnsi="Segoe UI" w:cs="Segoe UI"/>
          <w:b/>
          <w:bCs/>
          <w:color w:val="333333"/>
          <w:lang w:val="en-US"/>
        </w:rPr>
        <w:t>@Before</w:t>
      </w:r>
      <w:r w:rsidRPr="00FB0D71">
        <w:rPr>
          <w:rFonts w:ascii="Segoe UI" w:hAnsi="Segoe UI" w:cs="Segoe UI"/>
          <w:color w:val="333333"/>
          <w:lang w:val="en-US"/>
        </w:rPr>
        <w:t> annotation specifies that method will be invoked before each test.</w:t>
      </w:r>
    </w:p>
    <w:p w14:paraId="72CB65D0" w14:textId="77777777" w:rsidR="00FB0D71" w:rsidRPr="00FB0D71" w:rsidRDefault="00FB0D71" w:rsidP="00FB0D71">
      <w:pPr>
        <w:pStyle w:val="a3"/>
        <w:shd w:val="clear" w:color="auto" w:fill="FFFFFF"/>
        <w:jc w:val="both"/>
        <w:rPr>
          <w:rFonts w:ascii="Segoe UI" w:hAnsi="Segoe UI" w:cs="Segoe UI"/>
          <w:color w:val="333333"/>
          <w:lang w:val="en-US"/>
        </w:rPr>
      </w:pPr>
      <w:r w:rsidRPr="00FB0D71">
        <w:rPr>
          <w:rFonts w:ascii="Segoe UI" w:hAnsi="Segoe UI" w:cs="Segoe UI"/>
          <w:b/>
          <w:bCs/>
          <w:color w:val="333333"/>
          <w:lang w:val="en-US"/>
        </w:rPr>
        <w:t>@After</w:t>
      </w:r>
      <w:r w:rsidRPr="00FB0D71">
        <w:rPr>
          <w:rFonts w:ascii="Segoe UI" w:hAnsi="Segoe UI" w:cs="Segoe UI"/>
          <w:color w:val="333333"/>
          <w:lang w:val="en-US"/>
        </w:rPr>
        <w:t> annotation specifies that method will be invoked after each test.</w:t>
      </w:r>
    </w:p>
    <w:p w14:paraId="000DD13B" w14:textId="77777777" w:rsidR="00FB0D71" w:rsidRPr="00FB0D71" w:rsidRDefault="00FB0D71" w:rsidP="00FB0D71">
      <w:pPr>
        <w:pStyle w:val="a3"/>
        <w:shd w:val="clear" w:color="auto" w:fill="FFFFFF"/>
        <w:jc w:val="both"/>
        <w:rPr>
          <w:rFonts w:ascii="Segoe UI" w:hAnsi="Segoe UI" w:cs="Segoe UI"/>
          <w:color w:val="333333"/>
          <w:lang w:val="en-US"/>
        </w:rPr>
      </w:pPr>
      <w:r w:rsidRPr="00FB0D71">
        <w:rPr>
          <w:rFonts w:ascii="Segoe UI" w:hAnsi="Segoe UI" w:cs="Segoe UI"/>
          <w:b/>
          <w:bCs/>
          <w:color w:val="333333"/>
          <w:lang w:val="en-US"/>
        </w:rPr>
        <w:t>@AfterClass</w:t>
      </w:r>
      <w:r w:rsidRPr="00FB0D71">
        <w:rPr>
          <w:rFonts w:ascii="Segoe UI" w:hAnsi="Segoe UI" w:cs="Segoe UI"/>
          <w:color w:val="333333"/>
          <w:lang w:val="en-US"/>
        </w:rPr>
        <w:t> annotation specifies that method will be invoked only once, after finishing all the tests.</w:t>
      </w:r>
    </w:p>
    <w:p w14:paraId="2D2070DE" w14:textId="77777777" w:rsidR="00FB0D71" w:rsidRDefault="00000000" w:rsidP="00FB0D71">
      <w:pPr>
        <w:rPr>
          <w:rFonts w:ascii="Times New Roman" w:hAnsi="Times New Roman" w:cs="Times New Roman"/>
        </w:rPr>
      </w:pPr>
      <w:r>
        <w:pict w14:anchorId="0EB43F80">
          <v:rect id="_x0000_i1040" style="width:0;height:.75pt" o:hrstd="t" o:hrnoshade="t" o:hr="t" fillcolor="#d4d4d4" stroked="f"/>
        </w:pict>
      </w:r>
    </w:p>
    <w:p w14:paraId="5096C379" w14:textId="77777777" w:rsidR="00FB0D71" w:rsidRPr="00FB0D71" w:rsidRDefault="00FB0D71" w:rsidP="00FB0D71">
      <w:pPr>
        <w:pStyle w:val="2"/>
        <w:shd w:val="clear" w:color="auto" w:fill="FFFFFF"/>
        <w:spacing w:line="312" w:lineRule="atLeast"/>
        <w:jc w:val="both"/>
        <w:rPr>
          <w:rFonts w:ascii="Helvetica" w:hAnsi="Helvetica"/>
          <w:b w:val="0"/>
          <w:bCs w:val="0"/>
          <w:color w:val="610B38"/>
          <w:sz w:val="38"/>
          <w:szCs w:val="38"/>
          <w:lang w:val="en-US"/>
        </w:rPr>
      </w:pPr>
      <w:r w:rsidRPr="00FB0D71">
        <w:rPr>
          <w:rFonts w:ascii="Helvetica" w:hAnsi="Helvetica"/>
          <w:b w:val="0"/>
          <w:bCs w:val="0"/>
          <w:color w:val="610B38"/>
          <w:sz w:val="38"/>
          <w:szCs w:val="38"/>
          <w:lang w:val="en-US"/>
        </w:rPr>
        <w:t>Assert class</w:t>
      </w:r>
    </w:p>
    <w:p w14:paraId="42D5E3BB" w14:textId="77777777" w:rsidR="00FB0D71" w:rsidRPr="00FB0D71" w:rsidRDefault="00FB0D71" w:rsidP="00FB0D71">
      <w:pPr>
        <w:pStyle w:val="a3"/>
        <w:shd w:val="clear" w:color="auto" w:fill="FFFFFF"/>
        <w:jc w:val="both"/>
        <w:rPr>
          <w:rFonts w:ascii="Segoe UI" w:hAnsi="Segoe UI" w:cs="Segoe UI"/>
          <w:color w:val="333333"/>
          <w:lang w:val="en-US"/>
        </w:rPr>
      </w:pPr>
      <w:r w:rsidRPr="00FB0D71">
        <w:rPr>
          <w:rFonts w:ascii="Segoe UI" w:hAnsi="Segoe UI" w:cs="Segoe UI"/>
          <w:color w:val="333333"/>
          <w:lang w:val="en-US"/>
        </w:rPr>
        <w:t xml:space="preserve">The </w:t>
      </w:r>
      <w:proofErr w:type="spellStart"/>
      <w:proofErr w:type="gramStart"/>
      <w:r w:rsidRPr="00FB0D71">
        <w:rPr>
          <w:rFonts w:ascii="Segoe UI" w:hAnsi="Segoe UI" w:cs="Segoe UI"/>
          <w:color w:val="333333"/>
          <w:lang w:val="en-US"/>
        </w:rPr>
        <w:t>org.junit</w:t>
      </w:r>
      <w:proofErr w:type="gramEnd"/>
      <w:r w:rsidRPr="00FB0D71">
        <w:rPr>
          <w:rFonts w:ascii="Segoe UI" w:hAnsi="Segoe UI" w:cs="Segoe UI"/>
          <w:color w:val="333333"/>
          <w:lang w:val="en-US"/>
        </w:rPr>
        <w:t>.Assert</w:t>
      </w:r>
      <w:proofErr w:type="spellEnd"/>
      <w:r w:rsidRPr="00FB0D71">
        <w:rPr>
          <w:rFonts w:ascii="Segoe UI" w:hAnsi="Segoe UI" w:cs="Segoe UI"/>
          <w:color w:val="333333"/>
          <w:lang w:val="en-US"/>
        </w:rPr>
        <w:t xml:space="preserve"> class provides methods to assert the program logic.</w:t>
      </w:r>
    </w:p>
    <w:p w14:paraId="228E508E" w14:textId="77777777" w:rsidR="00FB0D71" w:rsidRPr="00FB0D71" w:rsidRDefault="00FB0D71" w:rsidP="00FB0D71">
      <w:pPr>
        <w:pStyle w:val="4"/>
        <w:shd w:val="clear" w:color="auto" w:fill="FFFFFF"/>
        <w:jc w:val="both"/>
        <w:rPr>
          <w:rFonts w:ascii="Helvetica" w:hAnsi="Helvetica" w:cs="Times New Roman"/>
          <w:color w:val="556B2F"/>
          <w:sz w:val="26"/>
          <w:szCs w:val="26"/>
          <w:lang w:val="en-US"/>
        </w:rPr>
      </w:pPr>
      <w:r w:rsidRPr="00FB0D71">
        <w:rPr>
          <w:rFonts w:ascii="Helvetica" w:hAnsi="Helvetica"/>
          <w:color w:val="556B2F"/>
          <w:sz w:val="26"/>
          <w:szCs w:val="26"/>
          <w:lang w:val="en-US"/>
        </w:rPr>
        <w:t>Methods of Assert class</w:t>
      </w:r>
    </w:p>
    <w:p w14:paraId="48B52656" w14:textId="77777777" w:rsidR="00FB0D71" w:rsidRPr="00FB0D71" w:rsidRDefault="00FB0D71" w:rsidP="00FB0D71">
      <w:pPr>
        <w:pStyle w:val="a3"/>
        <w:shd w:val="clear" w:color="auto" w:fill="FFFFFF"/>
        <w:jc w:val="both"/>
        <w:rPr>
          <w:rFonts w:ascii="Segoe UI" w:hAnsi="Segoe UI" w:cs="Segoe UI"/>
          <w:color w:val="333333"/>
          <w:lang w:val="en-US"/>
        </w:rPr>
      </w:pPr>
      <w:r w:rsidRPr="00FB0D71">
        <w:rPr>
          <w:rFonts w:ascii="Segoe UI" w:hAnsi="Segoe UI" w:cs="Segoe UI"/>
          <w:color w:val="333333"/>
          <w:lang w:val="en-US"/>
        </w:rPr>
        <w:t>The common methods of Assert class are as follows:</w:t>
      </w:r>
    </w:p>
    <w:p w14:paraId="688C8768" w14:textId="77777777" w:rsidR="00FB0D71" w:rsidRDefault="00FB0D71">
      <w:pPr>
        <w:numPr>
          <w:ilvl w:val="0"/>
          <w:numId w:val="19"/>
        </w:numPr>
        <w:shd w:val="clear" w:color="auto" w:fill="FFFFFF"/>
        <w:spacing w:before="60" w:after="100" w:afterAutospacing="1" w:line="375" w:lineRule="atLeast"/>
        <w:jc w:val="both"/>
        <w:rPr>
          <w:rFonts w:ascii="Segoe UI" w:hAnsi="Segoe UI" w:cs="Segoe UI"/>
          <w:color w:val="000000"/>
        </w:rPr>
      </w:pPr>
      <w:r w:rsidRPr="00FB0D71">
        <w:rPr>
          <w:rFonts w:ascii="Segoe UI" w:hAnsi="Segoe UI" w:cs="Segoe UI"/>
          <w:b/>
          <w:bCs/>
          <w:color w:val="000000"/>
          <w:lang w:val="en-US"/>
        </w:rPr>
        <w:t xml:space="preserve">void </w:t>
      </w:r>
      <w:proofErr w:type="spellStart"/>
      <w:proofErr w:type="gramStart"/>
      <w:r w:rsidRPr="00FB0D71">
        <w:rPr>
          <w:rFonts w:ascii="Segoe UI" w:hAnsi="Segoe UI" w:cs="Segoe UI"/>
          <w:b/>
          <w:bCs/>
          <w:color w:val="000000"/>
          <w:lang w:val="en-US"/>
        </w:rPr>
        <w:t>assertEquals</w:t>
      </w:r>
      <w:proofErr w:type="spellEnd"/>
      <w:r w:rsidRPr="00FB0D71">
        <w:rPr>
          <w:rFonts w:ascii="Segoe UI" w:hAnsi="Segoe UI" w:cs="Segoe UI"/>
          <w:b/>
          <w:bCs/>
          <w:color w:val="000000"/>
          <w:lang w:val="en-US"/>
        </w:rPr>
        <w:t>(</w:t>
      </w:r>
      <w:proofErr w:type="spellStart"/>
      <w:proofErr w:type="gramEnd"/>
      <w:r w:rsidRPr="00FB0D71">
        <w:rPr>
          <w:rFonts w:ascii="Segoe UI" w:hAnsi="Segoe UI" w:cs="Segoe UI"/>
          <w:b/>
          <w:bCs/>
          <w:color w:val="000000"/>
          <w:lang w:val="en-US"/>
        </w:rPr>
        <w:t>boolean</w:t>
      </w:r>
      <w:proofErr w:type="spellEnd"/>
      <w:r w:rsidRPr="00FB0D71">
        <w:rPr>
          <w:rFonts w:ascii="Segoe UI" w:hAnsi="Segoe UI" w:cs="Segoe UI"/>
          <w:b/>
          <w:bCs/>
          <w:color w:val="000000"/>
          <w:lang w:val="en-US"/>
        </w:rPr>
        <w:t xml:space="preserve"> </w:t>
      </w:r>
      <w:proofErr w:type="spellStart"/>
      <w:r w:rsidRPr="00FB0D71">
        <w:rPr>
          <w:rFonts w:ascii="Segoe UI" w:hAnsi="Segoe UI" w:cs="Segoe UI"/>
          <w:b/>
          <w:bCs/>
          <w:color w:val="000000"/>
          <w:lang w:val="en-US"/>
        </w:rPr>
        <w:t>expected,boolean</w:t>
      </w:r>
      <w:proofErr w:type="spellEnd"/>
      <w:r w:rsidRPr="00FB0D71">
        <w:rPr>
          <w:rFonts w:ascii="Segoe UI" w:hAnsi="Segoe UI" w:cs="Segoe UI"/>
          <w:b/>
          <w:bCs/>
          <w:color w:val="000000"/>
          <w:lang w:val="en-US"/>
        </w:rPr>
        <w:t xml:space="preserve"> actual)</w:t>
      </w:r>
      <w:r w:rsidRPr="00FB0D71">
        <w:rPr>
          <w:rFonts w:ascii="Segoe UI" w:hAnsi="Segoe UI" w:cs="Segoe UI"/>
          <w:color w:val="000000"/>
          <w:lang w:val="en-US"/>
        </w:rPr>
        <w:t xml:space="preserve">: checks that two primitives/objects are equal. </w:t>
      </w:r>
      <w:r>
        <w:rPr>
          <w:rFonts w:ascii="Segoe UI" w:hAnsi="Segoe UI" w:cs="Segoe UI"/>
          <w:color w:val="000000"/>
        </w:rPr>
        <w:t xml:space="preserve">It </w:t>
      </w:r>
      <w:proofErr w:type="spellStart"/>
      <w:r>
        <w:rPr>
          <w:rFonts w:ascii="Segoe UI" w:hAnsi="Segoe UI" w:cs="Segoe UI"/>
          <w:color w:val="000000"/>
        </w:rPr>
        <w:t>is</w:t>
      </w:r>
      <w:proofErr w:type="spellEnd"/>
      <w:r>
        <w:rPr>
          <w:rFonts w:ascii="Segoe UI" w:hAnsi="Segoe UI" w:cs="Segoe UI"/>
          <w:color w:val="000000"/>
        </w:rPr>
        <w:t xml:space="preserve"> </w:t>
      </w:r>
      <w:proofErr w:type="spellStart"/>
      <w:r>
        <w:rPr>
          <w:rFonts w:ascii="Segoe UI" w:hAnsi="Segoe UI" w:cs="Segoe UI"/>
          <w:color w:val="000000"/>
        </w:rPr>
        <w:t>overloaded</w:t>
      </w:r>
      <w:proofErr w:type="spellEnd"/>
      <w:r>
        <w:rPr>
          <w:rFonts w:ascii="Segoe UI" w:hAnsi="Segoe UI" w:cs="Segoe UI"/>
          <w:color w:val="000000"/>
        </w:rPr>
        <w:t>.</w:t>
      </w:r>
    </w:p>
    <w:p w14:paraId="72339CA3" w14:textId="77777777" w:rsidR="00FB0D71" w:rsidRPr="00FB0D71" w:rsidRDefault="00FB0D71">
      <w:pPr>
        <w:numPr>
          <w:ilvl w:val="0"/>
          <w:numId w:val="19"/>
        </w:numPr>
        <w:shd w:val="clear" w:color="auto" w:fill="FFFFFF"/>
        <w:spacing w:before="60" w:after="100" w:afterAutospacing="1" w:line="375" w:lineRule="atLeast"/>
        <w:jc w:val="both"/>
        <w:rPr>
          <w:rFonts w:ascii="Segoe UI" w:hAnsi="Segoe UI" w:cs="Segoe UI"/>
          <w:color w:val="000000"/>
          <w:lang w:val="en-US"/>
        </w:rPr>
      </w:pPr>
      <w:r w:rsidRPr="00FB0D71">
        <w:rPr>
          <w:rFonts w:ascii="Segoe UI" w:hAnsi="Segoe UI" w:cs="Segoe UI"/>
          <w:b/>
          <w:bCs/>
          <w:color w:val="000000"/>
          <w:lang w:val="en-US"/>
        </w:rPr>
        <w:t xml:space="preserve">void </w:t>
      </w:r>
      <w:proofErr w:type="spellStart"/>
      <w:proofErr w:type="gramStart"/>
      <w:r w:rsidRPr="00FB0D71">
        <w:rPr>
          <w:rFonts w:ascii="Segoe UI" w:hAnsi="Segoe UI" w:cs="Segoe UI"/>
          <w:b/>
          <w:bCs/>
          <w:color w:val="000000"/>
          <w:lang w:val="en-US"/>
        </w:rPr>
        <w:t>assertTrue</w:t>
      </w:r>
      <w:proofErr w:type="spellEnd"/>
      <w:r w:rsidRPr="00FB0D71">
        <w:rPr>
          <w:rFonts w:ascii="Segoe UI" w:hAnsi="Segoe UI" w:cs="Segoe UI"/>
          <w:b/>
          <w:bCs/>
          <w:color w:val="000000"/>
          <w:lang w:val="en-US"/>
        </w:rPr>
        <w:t>(</w:t>
      </w:r>
      <w:proofErr w:type="spellStart"/>
      <w:proofErr w:type="gramEnd"/>
      <w:r w:rsidRPr="00FB0D71">
        <w:rPr>
          <w:rFonts w:ascii="Segoe UI" w:hAnsi="Segoe UI" w:cs="Segoe UI"/>
          <w:b/>
          <w:bCs/>
          <w:color w:val="000000"/>
          <w:lang w:val="en-US"/>
        </w:rPr>
        <w:t>boolean</w:t>
      </w:r>
      <w:proofErr w:type="spellEnd"/>
      <w:r w:rsidRPr="00FB0D71">
        <w:rPr>
          <w:rFonts w:ascii="Segoe UI" w:hAnsi="Segoe UI" w:cs="Segoe UI"/>
          <w:b/>
          <w:bCs/>
          <w:color w:val="000000"/>
          <w:lang w:val="en-US"/>
        </w:rPr>
        <w:t xml:space="preserve"> condition)</w:t>
      </w:r>
      <w:r w:rsidRPr="00FB0D71">
        <w:rPr>
          <w:rFonts w:ascii="Segoe UI" w:hAnsi="Segoe UI" w:cs="Segoe UI"/>
          <w:color w:val="000000"/>
          <w:lang w:val="en-US"/>
        </w:rPr>
        <w:t>: checks that a condition is true.</w:t>
      </w:r>
    </w:p>
    <w:p w14:paraId="410CFCB8" w14:textId="77777777" w:rsidR="00FB0D71" w:rsidRPr="00FB0D71" w:rsidRDefault="00FB0D71">
      <w:pPr>
        <w:numPr>
          <w:ilvl w:val="0"/>
          <w:numId w:val="19"/>
        </w:numPr>
        <w:shd w:val="clear" w:color="auto" w:fill="FFFFFF"/>
        <w:spacing w:before="60" w:after="100" w:afterAutospacing="1" w:line="375" w:lineRule="atLeast"/>
        <w:jc w:val="both"/>
        <w:rPr>
          <w:rFonts w:ascii="Segoe UI" w:hAnsi="Segoe UI" w:cs="Segoe UI"/>
          <w:color w:val="000000"/>
          <w:lang w:val="en-US"/>
        </w:rPr>
      </w:pPr>
      <w:r w:rsidRPr="00FB0D71">
        <w:rPr>
          <w:rFonts w:ascii="Segoe UI" w:hAnsi="Segoe UI" w:cs="Segoe UI"/>
          <w:b/>
          <w:bCs/>
          <w:color w:val="000000"/>
          <w:lang w:val="en-US"/>
        </w:rPr>
        <w:t xml:space="preserve">void </w:t>
      </w:r>
      <w:proofErr w:type="spellStart"/>
      <w:proofErr w:type="gramStart"/>
      <w:r w:rsidRPr="00FB0D71">
        <w:rPr>
          <w:rFonts w:ascii="Segoe UI" w:hAnsi="Segoe UI" w:cs="Segoe UI"/>
          <w:b/>
          <w:bCs/>
          <w:color w:val="000000"/>
          <w:lang w:val="en-US"/>
        </w:rPr>
        <w:t>assertFalse</w:t>
      </w:r>
      <w:proofErr w:type="spellEnd"/>
      <w:r w:rsidRPr="00FB0D71">
        <w:rPr>
          <w:rFonts w:ascii="Segoe UI" w:hAnsi="Segoe UI" w:cs="Segoe UI"/>
          <w:b/>
          <w:bCs/>
          <w:color w:val="000000"/>
          <w:lang w:val="en-US"/>
        </w:rPr>
        <w:t>(</w:t>
      </w:r>
      <w:proofErr w:type="spellStart"/>
      <w:proofErr w:type="gramEnd"/>
      <w:r w:rsidRPr="00FB0D71">
        <w:rPr>
          <w:rFonts w:ascii="Segoe UI" w:hAnsi="Segoe UI" w:cs="Segoe UI"/>
          <w:b/>
          <w:bCs/>
          <w:color w:val="000000"/>
          <w:lang w:val="en-US"/>
        </w:rPr>
        <w:t>boolean</w:t>
      </w:r>
      <w:proofErr w:type="spellEnd"/>
      <w:r w:rsidRPr="00FB0D71">
        <w:rPr>
          <w:rFonts w:ascii="Segoe UI" w:hAnsi="Segoe UI" w:cs="Segoe UI"/>
          <w:b/>
          <w:bCs/>
          <w:color w:val="000000"/>
          <w:lang w:val="en-US"/>
        </w:rPr>
        <w:t xml:space="preserve"> condition)</w:t>
      </w:r>
      <w:r w:rsidRPr="00FB0D71">
        <w:rPr>
          <w:rFonts w:ascii="Segoe UI" w:hAnsi="Segoe UI" w:cs="Segoe UI"/>
          <w:color w:val="000000"/>
          <w:lang w:val="en-US"/>
        </w:rPr>
        <w:t>: checks that a condition is false.</w:t>
      </w:r>
    </w:p>
    <w:p w14:paraId="2A480114" w14:textId="77777777" w:rsidR="00FB0D71" w:rsidRPr="00FB0D71" w:rsidRDefault="00FB0D71">
      <w:pPr>
        <w:numPr>
          <w:ilvl w:val="0"/>
          <w:numId w:val="19"/>
        </w:numPr>
        <w:shd w:val="clear" w:color="auto" w:fill="FFFFFF"/>
        <w:spacing w:before="60" w:after="100" w:afterAutospacing="1" w:line="375" w:lineRule="atLeast"/>
        <w:jc w:val="both"/>
        <w:rPr>
          <w:rFonts w:ascii="Segoe UI" w:hAnsi="Segoe UI" w:cs="Segoe UI"/>
          <w:color w:val="000000"/>
          <w:lang w:val="en-US"/>
        </w:rPr>
      </w:pPr>
      <w:r w:rsidRPr="00FB0D71">
        <w:rPr>
          <w:rFonts w:ascii="Segoe UI" w:hAnsi="Segoe UI" w:cs="Segoe UI"/>
          <w:b/>
          <w:bCs/>
          <w:color w:val="000000"/>
          <w:lang w:val="en-US"/>
        </w:rPr>
        <w:t xml:space="preserve">void </w:t>
      </w:r>
      <w:proofErr w:type="spellStart"/>
      <w:proofErr w:type="gramStart"/>
      <w:r w:rsidRPr="00FB0D71">
        <w:rPr>
          <w:rFonts w:ascii="Segoe UI" w:hAnsi="Segoe UI" w:cs="Segoe UI"/>
          <w:b/>
          <w:bCs/>
          <w:color w:val="000000"/>
          <w:lang w:val="en-US"/>
        </w:rPr>
        <w:t>assertNull</w:t>
      </w:r>
      <w:proofErr w:type="spellEnd"/>
      <w:r w:rsidRPr="00FB0D71">
        <w:rPr>
          <w:rFonts w:ascii="Segoe UI" w:hAnsi="Segoe UI" w:cs="Segoe UI"/>
          <w:b/>
          <w:bCs/>
          <w:color w:val="000000"/>
          <w:lang w:val="en-US"/>
        </w:rPr>
        <w:t>(</w:t>
      </w:r>
      <w:proofErr w:type="gramEnd"/>
      <w:r w:rsidRPr="00FB0D71">
        <w:rPr>
          <w:rFonts w:ascii="Segoe UI" w:hAnsi="Segoe UI" w:cs="Segoe UI"/>
          <w:b/>
          <w:bCs/>
          <w:color w:val="000000"/>
          <w:lang w:val="en-US"/>
        </w:rPr>
        <w:t>Object obj)</w:t>
      </w:r>
      <w:r w:rsidRPr="00FB0D71">
        <w:rPr>
          <w:rFonts w:ascii="Segoe UI" w:hAnsi="Segoe UI" w:cs="Segoe UI"/>
          <w:color w:val="000000"/>
          <w:lang w:val="en-US"/>
        </w:rPr>
        <w:t>: checks that object is null.</w:t>
      </w:r>
    </w:p>
    <w:p w14:paraId="275E14C3" w14:textId="77777777" w:rsidR="00FB0D71" w:rsidRPr="00FB0D71" w:rsidRDefault="00FB0D71">
      <w:pPr>
        <w:numPr>
          <w:ilvl w:val="0"/>
          <w:numId w:val="19"/>
        </w:numPr>
        <w:shd w:val="clear" w:color="auto" w:fill="FFFFFF"/>
        <w:spacing w:before="60" w:after="100" w:afterAutospacing="1" w:line="375" w:lineRule="atLeast"/>
        <w:jc w:val="both"/>
        <w:rPr>
          <w:rFonts w:ascii="Segoe UI" w:hAnsi="Segoe UI" w:cs="Segoe UI"/>
          <w:color w:val="000000"/>
          <w:lang w:val="en-US"/>
        </w:rPr>
      </w:pPr>
      <w:r w:rsidRPr="00FB0D71">
        <w:rPr>
          <w:rFonts w:ascii="Segoe UI" w:hAnsi="Segoe UI" w:cs="Segoe UI"/>
          <w:b/>
          <w:bCs/>
          <w:color w:val="000000"/>
          <w:lang w:val="en-US"/>
        </w:rPr>
        <w:t xml:space="preserve">void </w:t>
      </w:r>
      <w:proofErr w:type="spellStart"/>
      <w:proofErr w:type="gramStart"/>
      <w:r w:rsidRPr="00FB0D71">
        <w:rPr>
          <w:rFonts w:ascii="Segoe UI" w:hAnsi="Segoe UI" w:cs="Segoe UI"/>
          <w:b/>
          <w:bCs/>
          <w:color w:val="000000"/>
          <w:lang w:val="en-US"/>
        </w:rPr>
        <w:t>assertNotNull</w:t>
      </w:r>
      <w:proofErr w:type="spellEnd"/>
      <w:r w:rsidRPr="00FB0D71">
        <w:rPr>
          <w:rFonts w:ascii="Segoe UI" w:hAnsi="Segoe UI" w:cs="Segoe UI"/>
          <w:b/>
          <w:bCs/>
          <w:color w:val="000000"/>
          <w:lang w:val="en-US"/>
        </w:rPr>
        <w:t>(</w:t>
      </w:r>
      <w:proofErr w:type="gramEnd"/>
      <w:r w:rsidRPr="00FB0D71">
        <w:rPr>
          <w:rFonts w:ascii="Segoe UI" w:hAnsi="Segoe UI" w:cs="Segoe UI"/>
          <w:b/>
          <w:bCs/>
          <w:color w:val="000000"/>
          <w:lang w:val="en-US"/>
        </w:rPr>
        <w:t>Object obj)</w:t>
      </w:r>
      <w:r w:rsidRPr="00FB0D71">
        <w:rPr>
          <w:rFonts w:ascii="Segoe UI" w:hAnsi="Segoe UI" w:cs="Segoe UI"/>
          <w:color w:val="000000"/>
          <w:lang w:val="en-US"/>
        </w:rPr>
        <w:t>: checks that object is not null.</w:t>
      </w:r>
    </w:p>
    <w:p w14:paraId="21BB3538" w14:textId="72D1CAFA" w:rsidR="007421D5" w:rsidRDefault="007421D5" w:rsidP="00065EEF">
      <w:pPr>
        <w:pStyle w:val="a3"/>
        <w:shd w:val="clear" w:color="auto" w:fill="FFFFFF"/>
        <w:spacing w:before="288" w:beforeAutospacing="0" w:after="288" w:afterAutospacing="0"/>
        <w:rPr>
          <w:rFonts w:ascii="Verdana" w:hAnsi="Verdana"/>
          <w:color w:val="000000"/>
          <w:sz w:val="23"/>
          <w:szCs w:val="23"/>
          <w:lang w:val="en-US"/>
        </w:rPr>
      </w:pPr>
    </w:p>
    <w:p w14:paraId="7564CA42" w14:textId="36B0467B" w:rsidR="00682B22" w:rsidRDefault="00682B22" w:rsidP="00065EEF">
      <w:pPr>
        <w:pStyle w:val="a3"/>
        <w:shd w:val="clear" w:color="auto" w:fill="FFFFFF"/>
        <w:spacing w:before="288" w:beforeAutospacing="0" w:after="288" w:afterAutospacing="0"/>
        <w:rPr>
          <w:rFonts w:ascii="Verdana" w:hAnsi="Verdana"/>
          <w:color w:val="000000"/>
          <w:sz w:val="23"/>
          <w:szCs w:val="23"/>
          <w:lang w:val="en-US"/>
        </w:rPr>
      </w:pPr>
    </w:p>
    <w:p w14:paraId="238CA3F1" w14:textId="657A246C" w:rsidR="00682B22" w:rsidRDefault="00682B22" w:rsidP="00065EEF">
      <w:pPr>
        <w:pStyle w:val="a3"/>
        <w:shd w:val="clear" w:color="auto" w:fill="FFFFFF"/>
        <w:spacing w:before="288" w:beforeAutospacing="0" w:after="288" w:afterAutospacing="0"/>
        <w:rPr>
          <w:rFonts w:ascii="Verdana" w:hAnsi="Verdana"/>
          <w:color w:val="000000"/>
          <w:sz w:val="23"/>
          <w:szCs w:val="23"/>
          <w:lang w:val="en-US"/>
        </w:rPr>
      </w:pPr>
    </w:p>
    <w:p w14:paraId="19D43534" w14:textId="7D09C9EE" w:rsidR="00682B22" w:rsidRDefault="00682B22" w:rsidP="00065EEF">
      <w:pPr>
        <w:pStyle w:val="a3"/>
        <w:shd w:val="clear" w:color="auto" w:fill="FFFFFF"/>
        <w:spacing w:before="288" w:beforeAutospacing="0" w:after="288" w:afterAutospacing="0"/>
        <w:rPr>
          <w:rFonts w:ascii="Verdana" w:hAnsi="Verdana"/>
          <w:color w:val="000000"/>
          <w:sz w:val="23"/>
          <w:szCs w:val="23"/>
          <w:lang w:val="en-US"/>
        </w:rPr>
      </w:pPr>
    </w:p>
    <w:p w14:paraId="7B949895" w14:textId="0EAE8657" w:rsidR="00682B22" w:rsidRDefault="00682B22" w:rsidP="00065EEF">
      <w:pPr>
        <w:pStyle w:val="a3"/>
        <w:shd w:val="clear" w:color="auto" w:fill="FFFFFF"/>
        <w:spacing w:before="288" w:beforeAutospacing="0" w:after="288" w:afterAutospacing="0"/>
        <w:rPr>
          <w:rFonts w:ascii="Verdana" w:hAnsi="Verdana"/>
          <w:color w:val="000000"/>
          <w:sz w:val="23"/>
          <w:szCs w:val="23"/>
          <w:lang w:val="en-US"/>
        </w:rPr>
      </w:pPr>
    </w:p>
    <w:p w14:paraId="586474F8" w14:textId="20E8453B" w:rsidR="00682B22" w:rsidRDefault="00682B22" w:rsidP="00065EEF">
      <w:pPr>
        <w:pStyle w:val="a3"/>
        <w:shd w:val="clear" w:color="auto" w:fill="FFFFFF"/>
        <w:spacing w:before="288" w:beforeAutospacing="0" w:after="288" w:afterAutospacing="0"/>
        <w:rPr>
          <w:rFonts w:ascii="Verdana" w:hAnsi="Verdana"/>
          <w:color w:val="000000"/>
          <w:sz w:val="23"/>
          <w:szCs w:val="23"/>
          <w:lang w:val="en-US"/>
        </w:rPr>
      </w:pPr>
    </w:p>
    <w:p w14:paraId="09B4BAEF" w14:textId="740A5AA2" w:rsidR="00682B22" w:rsidRDefault="00682B22" w:rsidP="00065EEF">
      <w:pPr>
        <w:pStyle w:val="a3"/>
        <w:shd w:val="clear" w:color="auto" w:fill="FFFFFF"/>
        <w:spacing w:before="288" w:beforeAutospacing="0" w:after="288" w:afterAutospacing="0"/>
        <w:rPr>
          <w:rFonts w:ascii="Verdana" w:hAnsi="Verdana"/>
          <w:color w:val="000000"/>
          <w:sz w:val="23"/>
          <w:szCs w:val="23"/>
          <w:lang w:val="en-US"/>
        </w:rPr>
      </w:pPr>
    </w:p>
    <w:p w14:paraId="139A9472" w14:textId="77777777" w:rsidR="00682B22" w:rsidRPr="00F43D06" w:rsidRDefault="00682B22" w:rsidP="00682B22">
      <w:pPr>
        <w:pStyle w:val="2"/>
        <w:rPr>
          <w:sz w:val="40"/>
          <w:szCs w:val="40"/>
          <w:lang w:val="en-US"/>
        </w:rPr>
      </w:pPr>
      <w:proofErr w:type="spellStart"/>
      <w:r w:rsidRPr="00F43D06">
        <w:rPr>
          <w:sz w:val="40"/>
          <w:szCs w:val="40"/>
          <w:lang w:val="en-US"/>
        </w:rPr>
        <w:lastRenderedPageBreak/>
        <w:t>Varargs</w:t>
      </w:r>
      <w:proofErr w:type="spellEnd"/>
    </w:p>
    <w:p w14:paraId="2C3D8540" w14:textId="77777777" w:rsidR="00682B22" w:rsidRPr="00682B22" w:rsidRDefault="00682B22" w:rsidP="00682B22">
      <w:pPr>
        <w:pStyle w:val="a3"/>
        <w:spacing w:before="288" w:beforeAutospacing="0" w:after="288" w:afterAutospacing="0"/>
        <w:rPr>
          <w:rFonts w:ascii="Verdana" w:hAnsi="Verdana"/>
          <w:color w:val="000000"/>
          <w:sz w:val="23"/>
          <w:szCs w:val="23"/>
          <w:lang w:val="en-US"/>
        </w:rPr>
      </w:pPr>
      <w:r w:rsidRPr="00682B22">
        <w:rPr>
          <w:rFonts w:ascii="Verdana" w:hAnsi="Verdana"/>
          <w:color w:val="000000"/>
          <w:sz w:val="23"/>
          <w:szCs w:val="23"/>
          <w:lang w:val="en-US"/>
        </w:rPr>
        <w:t>It's possible to pass an arbitrary number of the same type arguments to a method using the special syntax named </w:t>
      </w:r>
      <w:proofErr w:type="spellStart"/>
      <w:r w:rsidRPr="00682B22">
        <w:rPr>
          <w:rFonts w:ascii="Verdana" w:hAnsi="Verdana"/>
          <w:b/>
          <w:bCs/>
          <w:color w:val="000000"/>
          <w:sz w:val="23"/>
          <w:szCs w:val="23"/>
          <w:lang w:val="en-US"/>
        </w:rPr>
        <w:t>varargs</w:t>
      </w:r>
      <w:proofErr w:type="spellEnd"/>
      <w:r w:rsidRPr="00682B22">
        <w:rPr>
          <w:rFonts w:ascii="Verdana" w:hAnsi="Verdana"/>
          <w:b/>
          <w:bCs/>
          <w:color w:val="000000"/>
          <w:sz w:val="23"/>
          <w:szCs w:val="23"/>
          <w:lang w:val="en-US"/>
        </w:rPr>
        <w:t xml:space="preserve"> (variable-length arguments)</w:t>
      </w:r>
      <w:r w:rsidRPr="00682B22">
        <w:rPr>
          <w:rFonts w:ascii="Verdana" w:hAnsi="Verdana"/>
          <w:color w:val="000000"/>
          <w:sz w:val="23"/>
          <w:szCs w:val="23"/>
          <w:lang w:val="en-US"/>
        </w:rPr>
        <w:t>. These arguments are specified by three dots after the type. In the body of the method, you can process this parameter as a regular array of the specified type.</w:t>
      </w:r>
    </w:p>
    <w:p w14:paraId="4F2DA5B1" w14:textId="77777777" w:rsidR="00682B22" w:rsidRPr="00682B22" w:rsidRDefault="00682B22" w:rsidP="00682B22">
      <w:pPr>
        <w:pStyle w:val="a3"/>
        <w:spacing w:before="288" w:beforeAutospacing="0" w:after="288" w:afterAutospacing="0"/>
        <w:rPr>
          <w:rFonts w:ascii="Verdana" w:hAnsi="Verdana"/>
          <w:color w:val="000000"/>
          <w:sz w:val="23"/>
          <w:szCs w:val="23"/>
          <w:lang w:val="en-US"/>
        </w:rPr>
      </w:pPr>
      <w:r w:rsidRPr="00682B22">
        <w:rPr>
          <w:rFonts w:ascii="Verdana" w:hAnsi="Verdana"/>
          <w:color w:val="000000"/>
          <w:sz w:val="23"/>
          <w:szCs w:val="23"/>
          <w:lang w:val="en-US"/>
        </w:rPr>
        <w:t>The following method takes an integer </w:t>
      </w:r>
      <w:proofErr w:type="spellStart"/>
      <w:r w:rsidRPr="00682B22">
        <w:rPr>
          <w:rFonts w:ascii="Verdana" w:hAnsi="Verdana"/>
          <w:b/>
          <w:bCs/>
          <w:color w:val="000000"/>
          <w:sz w:val="23"/>
          <w:szCs w:val="23"/>
          <w:lang w:val="en-US"/>
        </w:rPr>
        <w:t>vararg</w:t>
      </w:r>
      <w:proofErr w:type="spellEnd"/>
      <w:r w:rsidRPr="00682B22">
        <w:rPr>
          <w:rFonts w:ascii="Verdana" w:hAnsi="Verdana"/>
          <w:b/>
          <w:bCs/>
          <w:color w:val="000000"/>
          <w:sz w:val="23"/>
          <w:szCs w:val="23"/>
          <w:lang w:val="en-US"/>
        </w:rPr>
        <w:t> </w:t>
      </w:r>
      <w:r w:rsidRPr="00682B22">
        <w:rPr>
          <w:rFonts w:ascii="Verdana" w:hAnsi="Verdana"/>
          <w:color w:val="000000"/>
          <w:sz w:val="23"/>
          <w:szCs w:val="23"/>
          <w:lang w:val="en-US"/>
        </w:rPr>
        <w:t>parameter and outputs the number of arguments in the standard output using the</w:t>
      </w:r>
      <w:r w:rsidRPr="00682B22">
        <w:rPr>
          <w:rFonts w:ascii="Verdana" w:hAnsi="Verdana"/>
          <w:b/>
          <w:bCs/>
          <w:color w:val="000000"/>
          <w:sz w:val="23"/>
          <w:szCs w:val="23"/>
          <w:lang w:val="en-US"/>
        </w:rPr>
        <w:t> length</w:t>
      </w:r>
      <w:r w:rsidRPr="00682B22">
        <w:rPr>
          <w:rFonts w:ascii="Verdana" w:hAnsi="Verdana"/>
          <w:color w:val="000000"/>
          <w:sz w:val="23"/>
          <w:szCs w:val="23"/>
          <w:lang w:val="en-US"/>
        </w:rPr>
        <w:t> property of arrays.</w:t>
      </w:r>
    </w:p>
    <w:p w14:paraId="253A4F0B" w14:textId="77777777" w:rsidR="00682B22" w:rsidRPr="00682B22" w:rsidRDefault="00682B22" w:rsidP="00682B22">
      <w:pPr>
        <w:pStyle w:val="a3"/>
        <w:spacing w:before="288" w:after="288"/>
        <w:rPr>
          <w:rFonts w:ascii="Verdana" w:hAnsi="Verdana"/>
          <w:color w:val="000000"/>
          <w:sz w:val="23"/>
          <w:szCs w:val="23"/>
          <w:lang w:val="en-US"/>
        </w:rPr>
      </w:pPr>
      <w:r w:rsidRPr="00682B22">
        <w:rPr>
          <w:rFonts w:ascii="Verdana" w:hAnsi="Verdana"/>
          <w:color w:val="000000"/>
          <w:sz w:val="23"/>
          <w:szCs w:val="23"/>
          <w:highlight w:val="darkGray"/>
          <w:lang w:val="en-US"/>
        </w:rPr>
        <w:t>public static void </w:t>
      </w:r>
      <w:proofErr w:type="spellStart"/>
      <w:proofErr w:type="gramStart"/>
      <w:r w:rsidRPr="00682B22">
        <w:rPr>
          <w:rFonts w:ascii="Verdana" w:hAnsi="Verdana"/>
          <w:color w:val="000000"/>
          <w:sz w:val="23"/>
          <w:szCs w:val="23"/>
          <w:highlight w:val="darkGray"/>
          <w:lang w:val="en-US"/>
        </w:rPr>
        <w:t>printNumberOfArguments</w:t>
      </w:r>
      <w:proofErr w:type="spellEnd"/>
      <w:r w:rsidRPr="00682B22">
        <w:rPr>
          <w:rFonts w:ascii="Verdana" w:hAnsi="Verdana"/>
          <w:color w:val="000000"/>
          <w:sz w:val="23"/>
          <w:szCs w:val="23"/>
          <w:highlight w:val="darkGray"/>
          <w:lang w:val="en-US"/>
        </w:rPr>
        <w:t>(</w:t>
      </w:r>
      <w:proofErr w:type="gramEnd"/>
      <w:r w:rsidRPr="00682B22">
        <w:rPr>
          <w:rFonts w:ascii="Verdana" w:hAnsi="Verdana"/>
          <w:color w:val="000000"/>
          <w:sz w:val="23"/>
          <w:szCs w:val="23"/>
          <w:highlight w:val="darkGray"/>
          <w:lang w:val="en-US"/>
        </w:rPr>
        <w:t>int... numbers) {</w:t>
      </w:r>
      <w:r w:rsidRPr="00682B22">
        <w:rPr>
          <w:rFonts w:ascii="Verdana" w:hAnsi="Verdana"/>
          <w:color w:val="000000"/>
          <w:sz w:val="23"/>
          <w:szCs w:val="23"/>
          <w:highlight w:val="darkGray"/>
          <w:lang w:val="en-US"/>
        </w:rPr>
        <w:br/>
        <w:t>    </w:t>
      </w:r>
      <w:proofErr w:type="spellStart"/>
      <w:r w:rsidRPr="00682B22">
        <w:rPr>
          <w:rFonts w:ascii="Verdana" w:hAnsi="Verdana"/>
          <w:color w:val="000000"/>
          <w:sz w:val="23"/>
          <w:szCs w:val="23"/>
          <w:highlight w:val="darkGray"/>
          <w:lang w:val="en-US"/>
        </w:rPr>
        <w:t>System.out.println</w:t>
      </w:r>
      <w:proofErr w:type="spellEnd"/>
      <w:r w:rsidRPr="00682B22">
        <w:rPr>
          <w:rFonts w:ascii="Verdana" w:hAnsi="Verdana"/>
          <w:color w:val="000000"/>
          <w:sz w:val="23"/>
          <w:szCs w:val="23"/>
          <w:highlight w:val="darkGray"/>
          <w:lang w:val="en-US"/>
        </w:rPr>
        <w:t>(</w:t>
      </w:r>
      <w:proofErr w:type="spellStart"/>
      <w:r w:rsidRPr="00682B22">
        <w:rPr>
          <w:rFonts w:ascii="Verdana" w:hAnsi="Verdana"/>
          <w:color w:val="000000"/>
          <w:sz w:val="23"/>
          <w:szCs w:val="23"/>
          <w:highlight w:val="darkGray"/>
          <w:lang w:val="en-US"/>
        </w:rPr>
        <w:t>numbers.length</w:t>
      </w:r>
      <w:proofErr w:type="spellEnd"/>
      <w:r w:rsidRPr="00682B22">
        <w:rPr>
          <w:rFonts w:ascii="Verdana" w:hAnsi="Verdana"/>
          <w:color w:val="000000"/>
          <w:sz w:val="23"/>
          <w:szCs w:val="23"/>
          <w:highlight w:val="darkGray"/>
          <w:lang w:val="en-US"/>
        </w:rPr>
        <w:t>);</w:t>
      </w:r>
      <w:r w:rsidRPr="00682B22">
        <w:rPr>
          <w:rFonts w:ascii="Verdana" w:hAnsi="Verdana"/>
          <w:color w:val="000000"/>
          <w:sz w:val="23"/>
          <w:szCs w:val="23"/>
          <w:highlight w:val="darkGray"/>
          <w:lang w:val="en-US"/>
        </w:rPr>
        <w:br/>
        <w:t>}</w:t>
      </w:r>
    </w:p>
    <w:p w14:paraId="48F7275F" w14:textId="77777777" w:rsidR="00682B22" w:rsidRPr="00682B22" w:rsidRDefault="00682B22" w:rsidP="00682B22">
      <w:pPr>
        <w:pStyle w:val="a3"/>
        <w:spacing w:before="288" w:beforeAutospacing="0" w:after="288" w:afterAutospacing="0"/>
        <w:rPr>
          <w:rFonts w:ascii="Verdana" w:hAnsi="Verdana"/>
          <w:color w:val="000000"/>
          <w:sz w:val="23"/>
          <w:szCs w:val="23"/>
          <w:lang w:val="en-US"/>
        </w:rPr>
      </w:pPr>
      <w:r w:rsidRPr="00682B22">
        <w:rPr>
          <w:rFonts w:ascii="Verdana" w:hAnsi="Verdana"/>
          <w:color w:val="000000"/>
          <w:sz w:val="23"/>
          <w:szCs w:val="23"/>
          <w:lang w:val="en-US"/>
        </w:rPr>
        <w:t>As you can see, a special syntax </w:t>
      </w:r>
      <w:r w:rsidRPr="00682B22">
        <w:rPr>
          <w:rFonts w:ascii="Verdana" w:hAnsi="Verdana"/>
          <w:b/>
          <w:bCs/>
          <w:color w:val="000000"/>
          <w:sz w:val="23"/>
          <w:szCs w:val="23"/>
          <w:lang w:val="en-US"/>
        </w:rPr>
        <w:t>...</w:t>
      </w:r>
      <w:r w:rsidRPr="00682B22">
        <w:rPr>
          <w:rFonts w:ascii="Verdana" w:hAnsi="Verdana"/>
          <w:color w:val="000000"/>
          <w:sz w:val="23"/>
          <w:szCs w:val="23"/>
          <w:lang w:val="en-US"/>
        </w:rPr>
        <w:t> is used here to specify a </w:t>
      </w:r>
      <w:proofErr w:type="spellStart"/>
      <w:r w:rsidRPr="00682B22">
        <w:rPr>
          <w:rFonts w:ascii="Verdana" w:hAnsi="Verdana"/>
          <w:b/>
          <w:bCs/>
          <w:color w:val="000000"/>
          <w:sz w:val="23"/>
          <w:szCs w:val="23"/>
          <w:lang w:val="en-US"/>
        </w:rPr>
        <w:t>vararg</w:t>
      </w:r>
      <w:proofErr w:type="spellEnd"/>
      <w:r w:rsidRPr="00682B22">
        <w:rPr>
          <w:rFonts w:ascii="Verdana" w:hAnsi="Verdana"/>
          <w:color w:val="000000"/>
          <w:sz w:val="23"/>
          <w:szCs w:val="23"/>
          <w:lang w:val="en-US"/>
        </w:rPr>
        <w:t> parameter.</w:t>
      </w:r>
    </w:p>
    <w:p w14:paraId="4CAE4133" w14:textId="77777777" w:rsidR="00682B22" w:rsidRPr="00682B22" w:rsidRDefault="00682B22" w:rsidP="00682B22">
      <w:pPr>
        <w:pStyle w:val="a3"/>
        <w:spacing w:before="288" w:beforeAutospacing="0" w:after="288" w:afterAutospacing="0"/>
        <w:rPr>
          <w:rFonts w:ascii="Verdana" w:hAnsi="Verdana"/>
          <w:color w:val="000000"/>
          <w:sz w:val="23"/>
          <w:szCs w:val="23"/>
          <w:lang w:val="en-US"/>
        </w:rPr>
      </w:pPr>
      <w:r w:rsidRPr="00682B22">
        <w:rPr>
          <w:rFonts w:ascii="Verdana" w:hAnsi="Verdana"/>
          <w:color w:val="000000"/>
          <w:sz w:val="23"/>
          <w:szCs w:val="23"/>
          <w:lang w:val="en-US"/>
        </w:rPr>
        <w:t xml:space="preserve">Now, you can invoke the method passing several integer numbers or an array of </w:t>
      </w:r>
      <w:proofErr w:type="spellStart"/>
      <w:r w:rsidRPr="00682B22">
        <w:rPr>
          <w:rFonts w:ascii="Verdana" w:hAnsi="Verdana"/>
          <w:color w:val="000000"/>
          <w:sz w:val="23"/>
          <w:szCs w:val="23"/>
          <w:lang w:val="en-US"/>
        </w:rPr>
        <w:t>ints</w:t>
      </w:r>
      <w:proofErr w:type="spellEnd"/>
      <w:r w:rsidRPr="00682B22">
        <w:rPr>
          <w:rFonts w:ascii="Verdana" w:hAnsi="Verdana"/>
          <w:color w:val="000000"/>
          <w:sz w:val="23"/>
          <w:szCs w:val="23"/>
          <w:lang w:val="en-US"/>
        </w:rPr>
        <w:t>.</w:t>
      </w:r>
    </w:p>
    <w:p w14:paraId="54082BA0" w14:textId="77777777" w:rsidR="00682B22" w:rsidRPr="00682B22" w:rsidRDefault="00682B22" w:rsidP="00682B22">
      <w:pPr>
        <w:pStyle w:val="a3"/>
        <w:spacing w:before="288" w:after="288"/>
        <w:rPr>
          <w:rFonts w:ascii="Verdana" w:hAnsi="Verdana"/>
          <w:color w:val="000000"/>
          <w:sz w:val="20"/>
          <w:szCs w:val="20"/>
          <w:highlight w:val="darkGray"/>
          <w:lang w:val="en-US"/>
        </w:rPr>
      </w:pPr>
      <w:proofErr w:type="spellStart"/>
      <w:proofErr w:type="gramStart"/>
      <w:r w:rsidRPr="00682B22">
        <w:rPr>
          <w:rFonts w:ascii="Verdana" w:hAnsi="Verdana"/>
          <w:color w:val="000000"/>
          <w:sz w:val="20"/>
          <w:szCs w:val="20"/>
          <w:highlight w:val="darkGray"/>
          <w:lang w:val="en-US"/>
        </w:rPr>
        <w:t>printNumberOfArguments</w:t>
      </w:r>
      <w:proofErr w:type="spellEnd"/>
      <w:r w:rsidRPr="00682B22">
        <w:rPr>
          <w:rFonts w:ascii="Verdana" w:hAnsi="Verdana"/>
          <w:color w:val="000000"/>
          <w:sz w:val="20"/>
          <w:szCs w:val="20"/>
          <w:highlight w:val="darkGray"/>
          <w:lang w:val="en-US"/>
        </w:rPr>
        <w:t>(</w:t>
      </w:r>
      <w:proofErr w:type="gramEnd"/>
      <w:r w:rsidRPr="00682B22">
        <w:rPr>
          <w:rFonts w:ascii="Verdana" w:hAnsi="Verdana"/>
          <w:color w:val="000000"/>
          <w:sz w:val="20"/>
          <w:szCs w:val="20"/>
          <w:highlight w:val="darkGray"/>
          <w:lang w:val="en-US"/>
        </w:rPr>
        <w:t>1);</w:t>
      </w:r>
      <w:r w:rsidRPr="00682B22">
        <w:rPr>
          <w:rFonts w:ascii="Verdana" w:hAnsi="Verdana"/>
          <w:color w:val="000000"/>
          <w:sz w:val="20"/>
          <w:szCs w:val="20"/>
          <w:highlight w:val="darkGray"/>
          <w:lang w:val="en-US"/>
        </w:rPr>
        <w:br/>
      </w:r>
      <w:proofErr w:type="spellStart"/>
      <w:r w:rsidRPr="00682B22">
        <w:rPr>
          <w:rFonts w:ascii="Verdana" w:hAnsi="Verdana"/>
          <w:color w:val="000000"/>
          <w:sz w:val="20"/>
          <w:szCs w:val="20"/>
          <w:highlight w:val="darkGray"/>
          <w:lang w:val="en-US"/>
        </w:rPr>
        <w:t>printNumberOfArguments</w:t>
      </w:r>
      <w:proofErr w:type="spellEnd"/>
      <w:r w:rsidRPr="00682B22">
        <w:rPr>
          <w:rFonts w:ascii="Verdana" w:hAnsi="Verdana"/>
          <w:color w:val="000000"/>
          <w:sz w:val="20"/>
          <w:szCs w:val="20"/>
          <w:highlight w:val="darkGray"/>
          <w:lang w:val="en-US"/>
        </w:rPr>
        <w:t>(1, 2);</w:t>
      </w:r>
      <w:r w:rsidRPr="00682B22">
        <w:rPr>
          <w:rFonts w:ascii="Verdana" w:hAnsi="Verdana"/>
          <w:color w:val="000000"/>
          <w:sz w:val="20"/>
          <w:szCs w:val="20"/>
          <w:highlight w:val="darkGray"/>
          <w:lang w:val="en-US"/>
        </w:rPr>
        <w:br/>
      </w:r>
      <w:proofErr w:type="spellStart"/>
      <w:r w:rsidRPr="00682B22">
        <w:rPr>
          <w:rFonts w:ascii="Verdana" w:hAnsi="Verdana"/>
          <w:color w:val="000000"/>
          <w:sz w:val="20"/>
          <w:szCs w:val="20"/>
          <w:highlight w:val="darkGray"/>
          <w:lang w:val="en-US"/>
        </w:rPr>
        <w:t>printNumberOfArguments</w:t>
      </w:r>
      <w:proofErr w:type="spellEnd"/>
      <w:r w:rsidRPr="00682B22">
        <w:rPr>
          <w:rFonts w:ascii="Verdana" w:hAnsi="Verdana"/>
          <w:color w:val="000000"/>
          <w:sz w:val="20"/>
          <w:szCs w:val="20"/>
          <w:highlight w:val="darkGray"/>
          <w:lang w:val="en-US"/>
        </w:rPr>
        <w:t>(1, 2, 3);</w:t>
      </w:r>
      <w:r w:rsidRPr="00682B22">
        <w:rPr>
          <w:rFonts w:ascii="Verdana" w:hAnsi="Verdana"/>
          <w:color w:val="000000"/>
          <w:sz w:val="20"/>
          <w:szCs w:val="20"/>
          <w:highlight w:val="darkGray"/>
          <w:lang w:val="en-US"/>
        </w:rPr>
        <w:br/>
      </w:r>
      <w:proofErr w:type="spellStart"/>
      <w:r w:rsidRPr="00682B22">
        <w:rPr>
          <w:rFonts w:ascii="Verdana" w:hAnsi="Verdana"/>
          <w:color w:val="000000"/>
          <w:sz w:val="20"/>
          <w:szCs w:val="20"/>
          <w:highlight w:val="darkGray"/>
          <w:lang w:val="en-US"/>
        </w:rPr>
        <w:t>printNumberOfArguments</w:t>
      </w:r>
      <w:proofErr w:type="spellEnd"/>
      <w:r w:rsidRPr="00682B22">
        <w:rPr>
          <w:rFonts w:ascii="Verdana" w:hAnsi="Verdana"/>
          <w:color w:val="000000"/>
          <w:sz w:val="20"/>
          <w:szCs w:val="20"/>
          <w:highlight w:val="darkGray"/>
          <w:lang w:val="en-US"/>
        </w:rPr>
        <w:t>(new int[] { }); // no arguments here</w:t>
      </w:r>
      <w:r w:rsidRPr="00682B22">
        <w:rPr>
          <w:rFonts w:ascii="Verdana" w:hAnsi="Verdana"/>
          <w:color w:val="000000"/>
          <w:sz w:val="20"/>
          <w:szCs w:val="20"/>
          <w:highlight w:val="darkGray"/>
          <w:lang w:val="en-US"/>
        </w:rPr>
        <w:br/>
      </w:r>
      <w:proofErr w:type="spellStart"/>
      <w:r w:rsidRPr="00682B22">
        <w:rPr>
          <w:rFonts w:ascii="Verdana" w:hAnsi="Verdana"/>
          <w:color w:val="000000"/>
          <w:sz w:val="20"/>
          <w:szCs w:val="20"/>
          <w:highlight w:val="darkGray"/>
          <w:lang w:val="en-US"/>
        </w:rPr>
        <w:t>printNumberOfArguments</w:t>
      </w:r>
      <w:proofErr w:type="spellEnd"/>
      <w:r w:rsidRPr="00682B22">
        <w:rPr>
          <w:rFonts w:ascii="Verdana" w:hAnsi="Verdana"/>
          <w:color w:val="000000"/>
          <w:sz w:val="20"/>
          <w:szCs w:val="20"/>
          <w:highlight w:val="darkGray"/>
          <w:lang w:val="en-US"/>
        </w:rPr>
        <w:t>(new int[] { 1, 2 });</w:t>
      </w:r>
    </w:p>
    <w:p w14:paraId="587E7AC1" w14:textId="77777777" w:rsidR="00682B22" w:rsidRPr="00682B22" w:rsidRDefault="00682B22" w:rsidP="00682B22">
      <w:pPr>
        <w:pStyle w:val="a3"/>
        <w:spacing w:before="288" w:beforeAutospacing="0" w:after="288" w:afterAutospacing="0"/>
        <w:rPr>
          <w:rFonts w:ascii="Verdana" w:hAnsi="Verdana"/>
          <w:color w:val="000000"/>
          <w:sz w:val="20"/>
          <w:szCs w:val="20"/>
          <w:highlight w:val="darkGray"/>
          <w:lang w:val="en-US"/>
        </w:rPr>
      </w:pPr>
      <w:r w:rsidRPr="00682B22">
        <w:rPr>
          <w:rFonts w:ascii="Verdana" w:hAnsi="Verdana"/>
          <w:color w:val="000000"/>
          <w:sz w:val="20"/>
          <w:szCs w:val="20"/>
          <w:highlight w:val="darkGray"/>
          <w:lang w:val="en-US"/>
        </w:rPr>
        <w:t>This code outputs:</w:t>
      </w:r>
    </w:p>
    <w:p w14:paraId="79470510" w14:textId="77777777" w:rsidR="00682B22" w:rsidRPr="00682B22" w:rsidRDefault="00682B22" w:rsidP="00682B22">
      <w:pPr>
        <w:pStyle w:val="a3"/>
        <w:spacing w:before="288" w:after="288"/>
        <w:rPr>
          <w:rFonts w:ascii="Verdana" w:hAnsi="Verdana"/>
          <w:color w:val="000000"/>
          <w:sz w:val="20"/>
          <w:szCs w:val="20"/>
          <w:lang w:val="en-US"/>
        </w:rPr>
      </w:pPr>
      <w:r w:rsidRPr="00682B22">
        <w:rPr>
          <w:rFonts w:ascii="Verdana" w:hAnsi="Verdana"/>
          <w:color w:val="000000"/>
          <w:sz w:val="20"/>
          <w:szCs w:val="20"/>
          <w:highlight w:val="darkGray"/>
          <w:lang w:val="en-US"/>
        </w:rPr>
        <w:t>1</w:t>
      </w:r>
      <w:r w:rsidRPr="00682B22">
        <w:rPr>
          <w:rFonts w:ascii="Verdana" w:hAnsi="Verdana"/>
          <w:color w:val="000000"/>
          <w:sz w:val="20"/>
          <w:szCs w:val="20"/>
          <w:highlight w:val="darkGray"/>
          <w:lang w:val="en-US"/>
        </w:rPr>
        <w:br/>
        <w:t>2</w:t>
      </w:r>
      <w:r w:rsidRPr="00682B22">
        <w:rPr>
          <w:rFonts w:ascii="Verdana" w:hAnsi="Verdana"/>
          <w:color w:val="000000"/>
          <w:sz w:val="20"/>
          <w:szCs w:val="20"/>
          <w:highlight w:val="darkGray"/>
          <w:lang w:val="en-US"/>
        </w:rPr>
        <w:br/>
        <w:t>3</w:t>
      </w:r>
      <w:r w:rsidRPr="00682B22">
        <w:rPr>
          <w:rFonts w:ascii="Verdana" w:hAnsi="Verdana"/>
          <w:color w:val="000000"/>
          <w:sz w:val="20"/>
          <w:szCs w:val="20"/>
          <w:highlight w:val="darkGray"/>
          <w:lang w:val="en-US"/>
        </w:rPr>
        <w:br/>
        <w:t>0</w:t>
      </w:r>
      <w:r w:rsidRPr="00682B22">
        <w:rPr>
          <w:rFonts w:ascii="Verdana" w:hAnsi="Verdana"/>
          <w:color w:val="000000"/>
          <w:sz w:val="20"/>
          <w:szCs w:val="20"/>
          <w:highlight w:val="darkGray"/>
          <w:lang w:val="en-US"/>
        </w:rPr>
        <w:br/>
        <w:t>2</w:t>
      </w:r>
    </w:p>
    <w:p w14:paraId="11E13071" w14:textId="244EACC7" w:rsidR="00682B22" w:rsidRPr="00682B22" w:rsidRDefault="00682B22" w:rsidP="00682B22">
      <w:pPr>
        <w:pStyle w:val="a3"/>
        <w:spacing w:before="288" w:after="288"/>
        <w:rPr>
          <w:rFonts w:ascii="Verdana" w:hAnsi="Verdana"/>
          <w:color w:val="000000"/>
          <w:sz w:val="23"/>
          <w:szCs w:val="23"/>
          <w:lang w:val="en-US"/>
        </w:rPr>
      </w:pPr>
      <w:r w:rsidRPr="00682B22">
        <w:rPr>
          <w:rFonts w:ascii="Verdana" w:hAnsi="Verdana"/>
          <w:color w:val="000000"/>
          <w:sz w:val="23"/>
          <w:szCs w:val="23"/>
          <w:lang w:val="en-US"/>
        </w:rPr>
        <w:t>This example also demonstrates the difference between the arguments and parameters of a method. The method has only a single parameter but it can be called with several arguments.</w:t>
      </w:r>
    </w:p>
    <w:p w14:paraId="070C0784" w14:textId="77777777" w:rsidR="00682B22" w:rsidRPr="00682B22" w:rsidRDefault="00682B22" w:rsidP="00682B22">
      <w:pPr>
        <w:pStyle w:val="a3"/>
        <w:spacing w:before="288" w:beforeAutospacing="0" w:after="288" w:afterAutospacing="0"/>
        <w:rPr>
          <w:rFonts w:ascii="Verdana" w:hAnsi="Verdana"/>
          <w:b/>
          <w:bCs/>
          <w:color w:val="000000"/>
          <w:sz w:val="23"/>
          <w:szCs w:val="23"/>
          <w:lang w:val="en-US"/>
        </w:rPr>
      </w:pPr>
      <w:proofErr w:type="spellStart"/>
      <w:r w:rsidRPr="00682B22">
        <w:rPr>
          <w:rFonts w:ascii="Verdana" w:hAnsi="Verdana"/>
          <w:b/>
          <w:bCs/>
          <w:color w:val="000000"/>
          <w:sz w:val="23"/>
          <w:szCs w:val="23"/>
          <w:lang w:val="en-US"/>
        </w:rPr>
        <w:t>Varargs</w:t>
      </w:r>
      <w:proofErr w:type="spellEnd"/>
      <w:r w:rsidRPr="00682B22">
        <w:rPr>
          <w:rFonts w:ascii="Verdana" w:hAnsi="Verdana"/>
          <w:b/>
          <w:bCs/>
          <w:color w:val="000000"/>
          <w:sz w:val="23"/>
          <w:szCs w:val="23"/>
          <w:lang w:val="en-US"/>
        </w:rPr>
        <w:t xml:space="preserve"> and other parameters</w:t>
      </w:r>
    </w:p>
    <w:p w14:paraId="738909B9" w14:textId="77777777" w:rsidR="00682B22" w:rsidRPr="00682B22" w:rsidRDefault="00682B22" w:rsidP="00682B22">
      <w:pPr>
        <w:pStyle w:val="a3"/>
        <w:spacing w:before="288" w:beforeAutospacing="0" w:after="288" w:afterAutospacing="0"/>
        <w:rPr>
          <w:rFonts w:ascii="Verdana" w:hAnsi="Verdana"/>
          <w:color w:val="000000"/>
          <w:sz w:val="23"/>
          <w:szCs w:val="23"/>
          <w:lang w:val="en-US"/>
        </w:rPr>
      </w:pPr>
      <w:r w:rsidRPr="00682B22">
        <w:rPr>
          <w:rFonts w:ascii="Verdana" w:hAnsi="Verdana"/>
          <w:color w:val="000000"/>
          <w:sz w:val="23"/>
          <w:szCs w:val="23"/>
          <w:lang w:val="en-US"/>
        </w:rPr>
        <w:t>If a method has more than one parameter, the </w:t>
      </w:r>
      <w:proofErr w:type="spellStart"/>
      <w:r w:rsidRPr="00682B22">
        <w:rPr>
          <w:rFonts w:ascii="Verdana" w:hAnsi="Verdana"/>
          <w:color w:val="000000"/>
          <w:sz w:val="23"/>
          <w:szCs w:val="23"/>
          <w:lang w:val="en-US"/>
        </w:rPr>
        <w:t>vararg</w:t>
      </w:r>
      <w:proofErr w:type="spellEnd"/>
      <w:r w:rsidRPr="00682B22">
        <w:rPr>
          <w:rFonts w:ascii="Verdana" w:hAnsi="Verdana"/>
          <w:color w:val="000000"/>
          <w:sz w:val="23"/>
          <w:szCs w:val="23"/>
          <w:lang w:val="en-US"/>
        </w:rPr>
        <w:t> parameter must be the last one in the declaration of the method.</w:t>
      </w:r>
    </w:p>
    <w:p w14:paraId="6B46F5F1" w14:textId="4482808E" w:rsidR="00682B22" w:rsidRPr="00682B22" w:rsidRDefault="00682B22" w:rsidP="00682B22">
      <w:pPr>
        <w:pStyle w:val="a3"/>
        <w:spacing w:before="288" w:beforeAutospacing="0" w:after="288" w:afterAutospacing="0"/>
        <w:rPr>
          <w:rFonts w:ascii="Verdana" w:hAnsi="Verdana"/>
          <w:color w:val="000000"/>
          <w:sz w:val="23"/>
          <w:szCs w:val="23"/>
          <w:lang w:val="en-US"/>
        </w:rPr>
      </w:pPr>
      <w:r>
        <w:rPr>
          <w:rFonts w:ascii="Verdana" w:hAnsi="Verdana"/>
          <w:color w:val="000000"/>
          <w:sz w:val="23"/>
          <w:szCs w:val="23"/>
          <w:lang w:val="en-US"/>
        </w:rPr>
        <w:t xml:space="preserve">First </w:t>
      </w:r>
      <w:r w:rsidRPr="00682B22">
        <w:rPr>
          <w:rFonts w:ascii="Verdana" w:hAnsi="Verdana"/>
          <w:color w:val="000000"/>
          <w:sz w:val="23"/>
          <w:szCs w:val="23"/>
          <w:lang w:val="en-US"/>
        </w:rPr>
        <w:t>example</w:t>
      </w:r>
      <w:r>
        <w:rPr>
          <w:rFonts w:ascii="Verdana" w:hAnsi="Verdana"/>
          <w:color w:val="000000"/>
          <w:sz w:val="23"/>
          <w:szCs w:val="23"/>
          <w:lang w:val="en-US"/>
        </w:rPr>
        <w:t xml:space="preserve"> is incorrect, second one is correct</w:t>
      </w:r>
      <w:r w:rsidRPr="00682B22">
        <w:rPr>
          <w:rFonts w:ascii="Verdana" w:hAnsi="Verdana"/>
          <w:color w:val="000000"/>
          <w:sz w:val="23"/>
          <w:szCs w:val="23"/>
          <w:lang w:val="en-US"/>
        </w:rPr>
        <w:t>:</w:t>
      </w:r>
    </w:p>
    <w:p w14:paraId="1C560295" w14:textId="77777777" w:rsidR="00682B22" w:rsidRPr="00682B22" w:rsidRDefault="00682B22" w:rsidP="00682B22">
      <w:pPr>
        <w:pStyle w:val="a3"/>
        <w:spacing w:before="288" w:after="288"/>
        <w:rPr>
          <w:rFonts w:ascii="Verdana" w:hAnsi="Verdana"/>
          <w:color w:val="000000"/>
          <w:sz w:val="23"/>
          <w:szCs w:val="23"/>
          <w:lang w:val="en-US"/>
        </w:rPr>
      </w:pPr>
      <w:r w:rsidRPr="00682B22">
        <w:rPr>
          <w:rFonts w:ascii="Verdana" w:hAnsi="Verdana"/>
          <w:color w:val="000000"/>
          <w:sz w:val="23"/>
          <w:szCs w:val="23"/>
          <w:highlight w:val="darkGray"/>
          <w:lang w:val="en-US"/>
        </w:rPr>
        <w:t>public static void </w:t>
      </w:r>
      <w:proofErr w:type="gramStart"/>
      <w:r w:rsidRPr="00682B22">
        <w:rPr>
          <w:rFonts w:ascii="Verdana" w:hAnsi="Verdana"/>
          <w:color w:val="000000"/>
          <w:sz w:val="23"/>
          <w:szCs w:val="23"/>
          <w:highlight w:val="darkGray"/>
          <w:lang w:val="en-US"/>
        </w:rPr>
        <w:t>method(</w:t>
      </w:r>
      <w:proofErr w:type="gramEnd"/>
      <w:r w:rsidRPr="00682B22">
        <w:rPr>
          <w:rFonts w:ascii="Verdana" w:hAnsi="Verdana"/>
          <w:color w:val="000000"/>
          <w:sz w:val="23"/>
          <w:szCs w:val="23"/>
          <w:highlight w:val="darkGray"/>
          <w:lang w:val="en-US"/>
        </w:rPr>
        <w:t>double... varargs, int a) { /* do something */ }</w:t>
      </w:r>
    </w:p>
    <w:p w14:paraId="4C43E845" w14:textId="5CDB0D03" w:rsidR="00682B22" w:rsidRDefault="00682B22" w:rsidP="00682B22">
      <w:pPr>
        <w:pStyle w:val="a3"/>
        <w:spacing w:before="288" w:after="288"/>
        <w:rPr>
          <w:rFonts w:ascii="Verdana" w:hAnsi="Verdana"/>
          <w:color w:val="000000"/>
          <w:sz w:val="23"/>
          <w:szCs w:val="23"/>
          <w:lang w:val="en-US"/>
        </w:rPr>
      </w:pPr>
      <w:r w:rsidRPr="00682B22">
        <w:rPr>
          <w:rFonts w:ascii="Verdana" w:hAnsi="Verdana"/>
          <w:color w:val="000000"/>
          <w:sz w:val="23"/>
          <w:szCs w:val="23"/>
          <w:highlight w:val="darkGray"/>
          <w:lang w:val="en-US"/>
        </w:rPr>
        <w:t>public static void </w:t>
      </w:r>
      <w:proofErr w:type="gramStart"/>
      <w:r w:rsidRPr="00682B22">
        <w:rPr>
          <w:rFonts w:ascii="Verdana" w:hAnsi="Verdana"/>
          <w:color w:val="000000"/>
          <w:sz w:val="23"/>
          <w:szCs w:val="23"/>
          <w:highlight w:val="darkGray"/>
          <w:lang w:val="en-US"/>
        </w:rPr>
        <w:t>method(</w:t>
      </w:r>
      <w:proofErr w:type="gramEnd"/>
      <w:r w:rsidRPr="00682B22">
        <w:rPr>
          <w:rFonts w:ascii="Verdana" w:hAnsi="Verdana"/>
          <w:color w:val="000000"/>
          <w:sz w:val="23"/>
          <w:szCs w:val="23"/>
          <w:highlight w:val="darkGray"/>
          <w:lang w:val="en-US"/>
        </w:rPr>
        <w:t>int a, double... varargs) { /* do something */ }</w:t>
      </w:r>
    </w:p>
    <w:p w14:paraId="1665BBAC" w14:textId="0FEE7599" w:rsidR="00CC563E" w:rsidRDefault="00CC563E" w:rsidP="00CC563E">
      <w:pPr>
        <w:pStyle w:val="2"/>
        <w:rPr>
          <w:lang w:val="en-US"/>
        </w:rPr>
      </w:pPr>
      <w:r>
        <w:rPr>
          <w:lang w:val="en-US"/>
        </w:rPr>
        <w:lastRenderedPageBreak/>
        <w:t>JVM</w:t>
      </w:r>
    </w:p>
    <w:p w14:paraId="5251EFE5" w14:textId="2831B7D2" w:rsidR="00CC563E" w:rsidRPr="00CC563E" w:rsidRDefault="00CC563E" w:rsidP="00CC563E">
      <w:pPr>
        <w:pStyle w:val="a3"/>
        <w:spacing w:before="288" w:after="288"/>
        <w:rPr>
          <w:rFonts w:ascii="Verdana" w:hAnsi="Verdana"/>
          <w:b/>
          <w:bCs/>
          <w:color w:val="000000"/>
          <w:sz w:val="23"/>
          <w:szCs w:val="23"/>
          <w:lang w:val="en-US"/>
        </w:rPr>
      </w:pPr>
      <w:r w:rsidRPr="00CC563E">
        <w:rPr>
          <w:rFonts w:ascii="Verdana" w:hAnsi="Verdana"/>
          <w:b/>
          <w:bCs/>
          <w:color w:val="000000"/>
          <w:sz w:val="23"/>
          <w:szCs w:val="23"/>
          <w:lang w:val="en-US"/>
        </w:rPr>
        <w:t>Writing a program</w:t>
      </w:r>
    </w:p>
    <w:p w14:paraId="2C6D0932" w14:textId="77777777" w:rsidR="00CC563E" w:rsidRPr="00CC563E" w:rsidRDefault="00CC563E" w:rsidP="00CC563E">
      <w:pPr>
        <w:pStyle w:val="a3"/>
        <w:spacing w:before="288" w:after="288"/>
        <w:rPr>
          <w:rFonts w:ascii="Verdana" w:hAnsi="Verdana"/>
          <w:color w:val="000000"/>
          <w:sz w:val="23"/>
          <w:szCs w:val="23"/>
          <w:lang w:val="en-US"/>
        </w:rPr>
      </w:pPr>
      <w:r w:rsidRPr="00CC563E">
        <w:rPr>
          <w:rFonts w:ascii="Verdana" w:hAnsi="Verdana"/>
          <w:color w:val="000000"/>
          <w:sz w:val="23"/>
          <w:szCs w:val="23"/>
          <w:lang w:val="en-US"/>
        </w:rPr>
        <w:t>As a developer, the first thing you do while creating a program is writing the </w:t>
      </w:r>
      <w:r w:rsidRPr="00CC563E">
        <w:rPr>
          <w:rFonts w:ascii="Verdana" w:hAnsi="Verdana"/>
          <w:b/>
          <w:bCs/>
          <w:color w:val="000000"/>
          <w:sz w:val="23"/>
          <w:szCs w:val="23"/>
          <w:lang w:val="en-US"/>
        </w:rPr>
        <w:t>source code</w:t>
      </w:r>
      <w:r w:rsidRPr="00CC563E">
        <w:rPr>
          <w:rFonts w:ascii="Verdana" w:hAnsi="Verdana"/>
          <w:color w:val="000000"/>
          <w:sz w:val="23"/>
          <w:szCs w:val="23"/>
          <w:lang w:val="en-US"/>
        </w:rPr>
        <w:t> in a plain text file and saving it with an extension corresponding to the programming language you've chosen (.java for the Java language</w:t>
      </w:r>
      <w:proofErr w:type="gramStart"/>
      <w:r w:rsidRPr="00CC563E">
        <w:rPr>
          <w:rFonts w:ascii="Verdana" w:hAnsi="Verdana"/>
          <w:color w:val="000000"/>
          <w:sz w:val="23"/>
          <w:szCs w:val="23"/>
          <w:lang w:val="en-US"/>
        </w:rPr>
        <w:t>, .kt</w:t>
      </w:r>
      <w:proofErr w:type="gramEnd"/>
      <w:r w:rsidRPr="00CC563E">
        <w:rPr>
          <w:rFonts w:ascii="Verdana" w:hAnsi="Verdana"/>
          <w:color w:val="000000"/>
          <w:sz w:val="23"/>
          <w:szCs w:val="23"/>
          <w:lang w:val="en-US"/>
        </w:rPr>
        <w:t> for Kotlin, and so on). A single program consists of one or more such files, which contain instructions specifying what the program does. The source code must follow the syntax rules of the respective language and be easy to read and understand.</w:t>
      </w:r>
    </w:p>
    <w:p w14:paraId="6E06974E" w14:textId="77777777" w:rsidR="00CC563E" w:rsidRPr="00CC563E" w:rsidRDefault="00CC563E" w:rsidP="00CC563E">
      <w:pPr>
        <w:pStyle w:val="a3"/>
        <w:spacing w:before="288" w:after="288"/>
        <w:rPr>
          <w:rFonts w:ascii="Verdana" w:hAnsi="Verdana"/>
          <w:b/>
          <w:bCs/>
          <w:color w:val="000000"/>
          <w:sz w:val="23"/>
          <w:szCs w:val="23"/>
          <w:lang w:val="en-US"/>
        </w:rPr>
      </w:pPr>
      <w:r w:rsidRPr="00CC563E">
        <w:rPr>
          <w:rFonts w:ascii="Verdana" w:hAnsi="Verdana"/>
          <w:b/>
          <w:bCs/>
          <w:color w:val="000000"/>
          <w:sz w:val="23"/>
          <w:szCs w:val="23"/>
          <w:lang w:val="en-US"/>
        </w:rPr>
        <w:t>Compilation</w:t>
      </w:r>
    </w:p>
    <w:p w14:paraId="0DE78ADE" w14:textId="77777777" w:rsidR="00CC563E" w:rsidRPr="00CC563E" w:rsidRDefault="00CC563E" w:rsidP="00CC563E">
      <w:pPr>
        <w:pStyle w:val="a3"/>
        <w:spacing w:before="288" w:after="288"/>
        <w:rPr>
          <w:rFonts w:ascii="Verdana" w:hAnsi="Verdana"/>
          <w:color w:val="000000"/>
          <w:sz w:val="23"/>
          <w:szCs w:val="23"/>
          <w:lang w:val="en-US"/>
        </w:rPr>
      </w:pPr>
      <w:r w:rsidRPr="00CC563E">
        <w:rPr>
          <w:rFonts w:ascii="Verdana" w:hAnsi="Verdana"/>
          <w:color w:val="000000"/>
          <w:sz w:val="23"/>
          <w:szCs w:val="23"/>
          <w:lang w:val="en-US"/>
        </w:rPr>
        <w:t>After the code is written, you need to make the computer run the program. As computers don't understand the source code, it needs to be translated into a computer-comprehensible format. That's where a special program called a </w:t>
      </w:r>
      <w:r w:rsidRPr="00CC563E">
        <w:rPr>
          <w:rFonts w:ascii="Verdana" w:hAnsi="Verdana"/>
          <w:b/>
          <w:bCs/>
          <w:color w:val="000000"/>
          <w:sz w:val="23"/>
          <w:szCs w:val="23"/>
          <w:lang w:val="en-US"/>
        </w:rPr>
        <w:t>compiler</w:t>
      </w:r>
      <w:r w:rsidRPr="00CC563E">
        <w:rPr>
          <w:rFonts w:ascii="Verdana" w:hAnsi="Verdana"/>
          <w:color w:val="000000"/>
          <w:sz w:val="23"/>
          <w:szCs w:val="23"/>
          <w:lang w:val="en-US"/>
        </w:rPr>
        <w:t> comes in handy. The code obtained after compilation is called native code or low-level code. Each computer platform uses different low-level commands, just like people around the world speak different languages. It creates an additional challenge to use a program on different devices.</w:t>
      </w:r>
    </w:p>
    <w:p w14:paraId="06C7201F" w14:textId="77777777" w:rsidR="00CC563E" w:rsidRPr="00CC563E" w:rsidRDefault="00CC563E" w:rsidP="00CC563E">
      <w:pPr>
        <w:pStyle w:val="a3"/>
        <w:spacing w:before="288" w:after="288"/>
        <w:rPr>
          <w:rFonts w:ascii="Verdana" w:hAnsi="Verdana"/>
          <w:color w:val="000000"/>
          <w:sz w:val="23"/>
          <w:szCs w:val="23"/>
          <w:lang w:val="en-US"/>
        </w:rPr>
      </w:pPr>
      <w:r w:rsidRPr="00CC563E">
        <w:rPr>
          <w:rFonts w:ascii="Verdana" w:hAnsi="Verdana"/>
          <w:color w:val="000000"/>
          <w:sz w:val="23"/>
          <w:szCs w:val="23"/>
          <w:lang w:val="en-US"/>
        </w:rPr>
        <w:t>In the world of Java, a compiler (the </w:t>
      </w:r>
      <w:proofErr w:type="spellStart"/>
      <w:r w:rsidRPr="00CC563E">
        <w:rPr>
          <w:rFonts w:ascii="Verdana" w:hAnsi="Verdana"/>
          <w:color w:val="000000"/>
          <w:sz w:val="23"/>
          <w:szCs w:val="23"/>
          <w:lang w:val="en-US"/>
        </w:rPr>
        <w:t>javac</w:t>
      </w:r>
      <w:proofErr w:type="spellEnd"/>
      <w:r w:rsidRPr="00CC563E">
        <w:rPr>
          <w:rFonts w:ascii="Verdana" w:hAnsi="Verdana"/>
          <w:color w:val="000000"/>
          <w:sz w:val="23"/>
          <w:szCs w:val="23"/>
          <w:lang w:val="en-US"/>
        </w:rPr>
        <w:t> tool for Java or the </w:t>
      </w:r>
      <w:proofErr w:type="spellStart"/>
      <w:r w:rsidRPr="00CC563E">
        <w:rPr>
          <w:rFonts w:ascii="Verdana" w:hAnsi="Verdana"/>
          <w:color w:val="000000"/>
          <w:sz w:val="23"/>
          <w:szCs w:val="23"/>
          <w:lang w:val="en-US"/>
        </w:rPr>
        <w:t>kotlinc</w:t>
      </w:r>
      <w:proofErr w:type="spellEnd"/>
      <w:r w:rsidRPr="00CC563E">
        <w:rPr>
          <w:rFonts w:ascii="Verdana" w:hAnsi="Verdana"/>
          <w:color w:val="000000"/>
          <w:sz w:val="23"/>
          <w:szCs w:val="23"/>
          <w:lang w:val="en-US"/>
        </w:rPr>
        <w:t> tool for Kotlin) translates source code into an intermediate representation known as </w:t>
      </w:r>
      <w:r w:rsidRPr="00CC563E">
        <w:rPr>
          <w:rFonts w:ascii="Verdana" w:hAnsi="Verdana"/>
          <w:b/>
          <w:bCs/>
          <w:color w:val="000000"/>
          <w:sz w:val="23"/>
          <w:szCs w:val="23"/>
          <w:lang w:val="en-US"/>
        </w:rPr>
        <w:t>Java bytecode </w:t>
      </w:r>
      <w:r w:rsidRPr="00CC563E">
        <w:rPr>
          <w:rFonts w:ascii="Verdana" w:hAnsi="Verdana"/>
          <w:color w:val="000000"/>
          <w:sz w:val="23"/>
          <w:szCs w:val="23"/>
          <w:lang w:val="en-US"/>
        </w:rPr>
        <w:t>stored in files with a .class extension. Computers can't read bytecode without translation, but a system called the Java Virtual Machine (JVM) can execute it.</w:t>
      </w:r>
    </w:p>
    <w:p w14:paraId="202804F4" w14:textId="77777777" w:rsidR="00CC563E" w:rsidRPr="00CC563E" w:rsidRDefault="00CC563E" w:rsidP="00CC563E">
      <w:pPr>
        <w:pStyle w:val="a3"/>
        <w:spacing w:before="288" w:after="288"/>
        <w:rPr>
          <w:rFonts w:ascii="Verdana" w:hAnsi="Verdana"/>
          <w:b/>
          <w:bCs/>
          <w:color w:val="000000"/>
          <w:sz w:val="23"/>
          <w:szCs w:val="23"/>
          <w:lang w:val="en-US"/>
        </w:rPr>
      </w:pPr>
      <w:r w:rsidRPr="00CC563E">
        <w:rPr>
          <w:rFonts w:ascii="Verdana" w:hAnsi="Verdana"/>
          <w:b/>
          <w:bCs/>
          <w:color w:val="000000"/>
          <w:sz w:val="23"/>
          <w:szCs w:val="23"/>
          <w:lang w:val="en-US"/>
        </w:rPr>
        <w:t>Running a program</w:t>
      </w:r>
    </w:p>
    <w:p w14:paraId="3A52C741" w14:textId="77777777" w:rsidR="00CC563E" w:rsidRPr="00CC563E" w:rsidRDefault="00CC563E" w:rsidP="00CC563E">
      <w:pPr>
        <w:pStyle w:val="a3"/>
        <w:spacing w:before="288" w:after="288"/>
        <w:rPr>
          <w:rFonts w:ascii="Verdana" w:hAnsi="Verdana"/>
          <w:color w:val="000000"/>
          <w:sz w:val="23"/>
          <w:szCs w:val="23"/>
          <w:lang w:val="en-US"/>
        </w:rPr>
      </w:pPr>
      <w:r w:rsidRPr="00CC563E">
        <w:rPr>
          <w:rFonts w:ascii="Verdana" w:hAnsi="Verdana"/>
          <w:color w:val="000000"/>
          <w:sz w:val="23"/>
          <w:szCs w:val="23"/>
          <w:lang w:val="en-US"/>
        </w:rPr>
        <w:t>The </w:t>
      </w:r>
      <w:r w:rsidRPr="00CC563E">
        <w:rPr>
          <w:rFonts w:ascii="Verdana" w:hAnsi="Verdana"/>
          <w:b/>
          <w:bCs/>
          <w:color w:val="000000"/>
          <w:sz w:val="23"/>
          <w:szCs w:val="23"/>
          <w:lang w:val="en-US"/>
        </w:rPr>
        <w:t>Java Virtual Machine</w:t>
      </w:r>
      <w:r w:rsidRPr="00CC563E">
        <w:rPr>
          <w:rFonts w:ascii="Verdana" w:hAnsi="Verdana"/>
          <w:color w:val="000000"/>
          <w:sz w:val="23"/>
          <w:szCs w:val="23"/>
          <w:lang w:val="en-US"/>
        </w:rPr>
        <w:t> is an application that represents a virtual computer according to the JVM specification document. It executes the compiled Java bytecode and translates it into low-level commands, which the computer understands. Each platform has its own version of the JVM, but since all JVMs match the same specification, your program will behave identically on different devices.</w:t>
      </w:r>
    </w:p>
    <w:p w14:paraId="14B2CE73" w14:textId="77777777" w:rsidR="00CC563E" w:rsidRPr="00CC563E" w:rsidRDefault="00CC563E" w:rsidP="00CC563E">
      <w:pPr>
        <w:pStyle w:val="a3"/>
        <w:spacing w:before="288" w:after="288"/>
        <w:rPr>
          <w:rFonts w:ascii="Verdana" w:hAnsi="Verdana"/>
          <w:color w:val="000000"/>
          <w:sz w:val="23"/>
          <w:szCs w:val="23"/>
          <w:lang w:val="en-US"/>
        </w:rPr>
      </w:pPr>
      <w:r w:rsidRPr="00CC563E">
        <w:rPr>
          <w:rFonts w:ascii="Verdana" w:hAnsi="Verdana"/>
          <w:color w:val="000000"/>
          <w:sz w:val="23"/>
          <w:szCs w:val="23"/>
          <w:lang w:val="en-US"/>
        </w:rPr>
        <w:t>One of the main concepts of the Java Platform is "write once, run anywhere". It means that a program can run on various devices as long as they have a JVM installed. This concept is also frequently called </w:t>
      </w:r>
      <w:r w:rsidRPr="00CC563E">
        <w:rPr>
          <w:rFonts w:ascii="Verdana" w:hAnsi="Verdana"/>
          <w:b/>
          <w:bCs/>
          <w:color w:val="000000"/>
          <w:sz w:val="23"/>
          <w:szCs w:val="23"/>
          <w:lang w:val="en-US"/>
        </w:rPr>
        <w:t>platform independence</w:t>
      </w:r>
      <w:r w:rsidRPr="00CC563E">
        <w:rPr>
          <w:rFonts w:ascii="Verdana" w:hAnsi="Verdana"/>
          <w:color w:val="000000"/>
          <w:sz w:val="23"/>
          <w:szCs w:val="23"/>
          <w:lang w:val="en-US"/>
        </w:rPr>
        <w:t> or portability.</w:t>
      </w:r>
    </w:p>
    <w:p w14:paraId="2AA6D058" w14:textId="77777777" w:rsidR="00CC563E" w:rsidRPr="00CC563E" w:rsidRDefault="00CC563E" w:rsidP="00CC563E">
      <w:pPr>
        <w:pStyle w:val="a3"/>
        <w:spacing w:before="288" w:after="288"/>
        <w:rPr>
          <w:rFonts w:ascii="Verdana" w:hAnsi="Verdana"/>
          <w:color w:val="000000"/>
          <w:sz w:val="23"/>
          <w:szCs w:val="23"/>
          <w:lang w:val="en-US"/>
        </w:rPr>
      </w:pPr>
      <w:r w:rsidRPr="00CC563E">
        <w:rPr>
          <w:rFonts w:ascii="Verdana" w:hAnsi="Verdana"/>
          <w:color w:val="000000"/>
          <w:sz w:val="23"/>
          <w:szCs w:val="23"/>
          <w:lang w:val="en-US"/>
        </w:rPr>
        <w:t>It's important to remember: the code input into the JVM is platform-independent, while the output code is platform-dependent.</w:t>
      </w:r>
    </w:p>
    <w:p w14:paraId="5C938D25" w14:textId="0C8DC25D" w:rsidR="00CC563E" w:rsidRPr="00CC563E" w:rsidRDefault="00CC563E" w:rsidP="00CC563E">
      <w:pPr>
        <w:pStyle w:val="a3"/>
        <w:spacing w:before="288" w:after="288"/>
        <w:rPr>
          <w:rFonts w:ascii="Verdana" w:hAnsi="Verdana"/>
          <w:color w:val="000000"/>
          <w:sz w:val="23"/>
          <w:szCs w:val="23"/>
        </w:rPr>
      </w:pPr>
      <w:r w:rsidRPr="00CC563E">
        <w:rPr>
          <w:rFonts w:ascii="Verdana" w:hAnsi="Verdana"/>
          <w:noProof/>
          <w:color w:val="000000"/>
          <w:sz w:val="23"/>
          <w:szCs w:val="23"/>
        </w:rPr>
        <w:lastRenderedPageBreak/>
        <w:drawing>
          <wp:inline distT="0" distB="0" distL="0" distR="0" wp14:anchorId="3566291A" wp14:editId="779D13B2">
            <wp:extent cx="5731510" cy="4891405"/>
            <wp:effectExtent l="0" t="0" r="2540" b="444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4891405"/>
                    </a:xfrm>
                    <a:prstGeom prst="rect">
                      <a:avLst/>
                    </a:prstGeom>
                  </pic:spPr>
                </pic:pic>
              </a:graphicData>
            </a:graphic>
          </wp:inline>
        </w:drawing>
      </w:r>
    </w:p>
    <w:p w14:paraId="239AA1BB" w14:textId="77777777" w:rsidR="00CC563E" w:rsidRPr="00CC563E" w:rsidRDefault="00CC563E" w:rsidP="00CC563E">
      <w:pPr>
        <w:pStyle w:val="a3"/>
        <w:spacing w:before="288" w:after="288"/>
        <w:rPr>
          <w:rFonts w:ascii="Verdana" w:hAnsi="Verdana"/>
          <w:color w:val="000000"/>
          <w:sz w:val="23"/>
          <w:szCs w:val="23"/>
          <w:lang w:val="en-US"/>
        </w:rPr>
      </w:pPr>
      <w:r w:rsidRPr="00CC563E">
        <w:rPr>
          <w:rFonts w:ascii="Verdana" w:hAnsi="Verdana"/>
          <w:i/>
          <w:iCs/>
          <w:color w:val="000000"/>
          <w:sz w:val="23"/>
          <w:szCs w:val="23"/>
          <w:lang w:val="en-US"/>
        </w:rPr>
        <w:t>A platform-independent program in the world of Java</w:t>
      </w:r>
    </w:p>
    <w:p w14:paraId="7E3B3BE0" w14:textId="77777777" w:rsidR="00CC563E" w:rsidRPr="00CC563E" w:rsidRDefault="00CC563E" w:rsidP="00CC563E">
      <w:pPr>
        <w:pStyle w:val="a3"/>
        <w:spacing w:before="288" w:after="288"/>
        <w:rPr>
          <w:rFonts w:ascii="Verdana" w:hAnsi="Verdana"/>
          <w:color w:val="000000"/>
          <w:sz w:val="23"/>
          <w:szCs w:val="23"/>
          <w:lang w:val="en-US"/>
        </w:rPr>
      </w:pPr>
      <w:r w:rsidRPr="00CC563E">
        <w:rPr>
          <w:rFonts w:ascii="Verdana" w:hAnsi="Verdana"/>
          <w:color w:val="000000"/>
          <w:sz w:val="23"/>
          <w:szCs w:val="23"/>
          <w:lang w:val="en-US"/>
        </w:rPr>
        <w:t>If the JVM is installed on the computer, you can run a compiled JVM program using the java tool. It will open a file with the</w:t>
      </w:r>
      <w:r w:rsidRPr="00CC563E">
        <w:rPr>
          <w:rFonts w:ascii="Verdana" w:hAnsi="Verdana"/>
          <w:b/>
          <w:bCs/>
          <w:color w:val="000000"/>
          <w:sz w:val="23"/>
          <w:szCs w:val="23"/>
          <w:lang w:val="en-US"/>
        </w:rPr>
        <w:t> </w:t>
      </w:r>
      <w:r w:rsidRPr="00CC563E">
        <w:rPr>
          <w:rFonts w:ascii="Verdana" w:hAnsi="Verdana"/>
          <w:color w:val="000000"/>
          <w:sz w:val="23"/>
          <w:szCs w:val="23"/>
          <w:lang w:val="en-US"/>
        </w:rPr>
        <w:t>.class extension to launch the program from this file. The tool is the same for all JVM languages.</w:t>
      </w:r>
    </w:p>
    <w:p w14:paraId="41750260" w14:textId="77777777" w:rsidR="00CC563E" w:rsidRPr="00CC563E" w:rsidRDefault="00CC563E" w:rsidP="00CC563E">
      <w:pPr>
        <w:pStyle w:val="a3"/>
        <w:spacing w:before="288" w:after="288"/>
        <w:rPr>
          <w:rFonts w:ascii="Verdana" w:hAnsi="Verdana"/>
          <w:color w:val="000000"/>
          <w:sz w:val="23"/>
          <w:szCs w:val="23"/>
          <w:lang w:val="en-US"/>
        </w:rPr>
      </w:pPr>
      <w:r w:rsidRPr="00CC563E">
        <w:rPr>
          <w:rFonts w:ascii="Verdana" w:hAnsi="Verdana"/>
          <w:color w:val="000000"/>
          <w:sz w:val="23"/>
          <w:szCs w:val="23"/>
          <w:lang w:val="en-US"/>
        </w:rPr>
        <w:t>The picture below briefly summarizes the work cycle of a JVM program.</w:t>
      </w:r>
    </w:p>
    <w:p w14:paraId="40E8FC69" w14:textId="7BEBB231" w:rsidR="00CC563E" w:rsidRPr="00CC563E" w:rsidRDefault="00CC563E" w:rsidP="00CC563E">
      <w:pPr>
        <w:pStyle w:val="a3"/>
        <w:spacing w:before="288" w:after="288"/>
        <w:rPr>
          <w:rFonts w:ascii="Verdana" w:hAnsi="Verdana"/>
          <w:color w:val="000000"/>
          <w:sz w:val="23"/>
          <w:szCs w:val="23"/>
        </w:rPr>
      </w:pPr>
      <w:r w:rsidRPr="00CC563E">
        <w:rPr>
          <w:rFonts w:ascii="Verdana" w:hAnsi="Verdana"/>
          <w:noProof/>
          <w:color w:val="000000"/>
          <w:sz w:val="23"/>
          <w:szCs w:val="23"/>
        </w:rPr>
        <w:lastRenderedPageBreak/>
        <w:drawing>
          <wp:inline distT="0" distB="0" distL="0" distR="0" wp14:anchorId="1C1FFAE3" wp14:editId="5A346C75">
            <wp:extent cx="5731510" cy="3700780"/>
            <wp:effectExtent l="0" t="0" r="254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3700780"/>
                    </a:xfrm>
                    <a:prstGeom prst="rect">
                      <a:avLst/>
                    </a:prstGeom>
                  </pic:spPr>
                </pic:pic>
              </a:graphicData>
            </a:graphic>
          </wp:inline>
        </w:drawing>
      </w:r>
    </w:p>
    <w:p w14:paraId="45281253" w14:textId="77777777" w:rsidR="00CC563E" w:rsidRPr="00CC563E" w:rsidRDefault="00CC563E" w:rsidP="00CC563E">
      <w:pPr>
        <w:pStyle w:val="a3"/>
        <w:spacing w:before="288" w:after="288"/>
        <w:rPr>
          <w:rFonts w:ascii="Verdana" w:hAnsi="Verdana"/>
          <w:b/>
          <w:bCs/>
          <w:color w:val="000000"/>
          <w:sz w:val="23"/>
          <w:szCs w:val="23"/>
          <w:lang w:val="en-US"/>
        </w:rPr>
      </w:pPr>
      <w:r w:rsidRPr="00CC563E">
        <w:rPr>
          <w:rFonts w:ascii="Verdana" w:hAnsi="Verdana"/>
          <w:b/>
          <w:bCs/>
          <w:color w:val="000000"/>
          <w:sz w:val="23"/>
          <w:szCs w:val="23"/>
          <w:lang w:val="en-US"/>
        </w:rPr>
        <w:t>JVM languages</w:t>
      </w:r>
    </w:p>
    <w:p w14:paraId="2D53CD40" w14:textId="77777777" w:rsidR="00CC563E" w:rsidRPr="00CC563E" w:rsidRDefault="00CC563E" w:rsidP="00CC563E">
      <w:pPr>
        <w:pStyle w:val="a3"/>
        <w:spacing w:before="288" w:after="288"/>
        <w:rPr>
          <w:rFonts w:ascii="Verdana" w:hAnsi="Verdana"/>
          <w:color w:val="000000"/>
          <w:sz w:val="23"/>
          <w:szCs w:val="23"/>
          <w:lang w:val="en-US"/>
        </w:rPr>
      </w:pPr>
      <w:r w:rsidRPr="00CC563E">
        <w:rPr>
          <w:rFonts w:ascii="Verdana" w:hAnsi="Verdana"/>
          <w:color w:val="000000"/>
          <w:sz w:val="23"/>
          <w:szCs w:val="23"/>
          <w:lang w:val="en-US"/>
        </w:rPr>
        <w:t>The Java Platform allows using more than one programming language to create programs. This is achieved by the design of the JVM: it doesn't know anything about any particular programming language. It only understands Java bytecode. If the tools for a programming language can generate bytecode, programs written in this language can be executed on the JVM. Such languages are often called </w:t>
      </w:r>
      <w:r w:rsidRPr="00CC563E">
        <w:rPr>
          <w:rFonts w:ascii="Verdana" w:hAnsi="Verdana"/>
          <w:b/>
          <w:bCs/>
          <w:color w:val="000000"/>
          <w:sz w:val="23"/>
          <w:szCs w:val="23"/>
          <w:lang w:val="en-US"/>
        </w:rPr>
        <w:t>JVM languages</w:t>
      </w:r>
      <w:r w:rsidRPr="00CC563E">
        <w:rPr>
          <w:rFonts w:ascii="Verdana" w:hAnsi="Verdana"/>
          <w:color w:val="000000"/>
          <w:sz w:val="23"/>
          <w:szCs w:val="23"/>
          <w:lang w:val="en-US"/>
        </w:rPr>
        <w:t>. They include Java itself, Kotlin, Scala, Groovy, Clojure, and others. So, to create programs in the world of Java, you can choose the most convenient language of your choice.</w:t>
      </w:r>
    </w:p>
    <w:p w14:paraId="02F5D497" w14:textId="77777777" w:rsidR="00CC563E" w:rsidRPr="00CC563E" w:rsidRDefault="00CC563E" w:rsidP="00CC563E">
      <w:pPr>
        <w:pStyle w:val="a3"/>
        <w:spacing w:before="288" w:after="288"/>
        <w:rPr>
          <w:rFonts w:ascii="Verdana" w:hAnsi="Verdana"/>
          <w:color w:val="000000"/>
          <w:sz w:val="23"/>
          <w:szCs w:val="23"/>
          <w:lang w:val="en-US"/>
        </w:rPr>
      </w:pPr>
      <w:r w:rsidRPr="00CC563E">
        <w:rPr>
          <w:rFonts w:ascii="Verdana" w:hAnsi="Verdana"/>
          <w:color w:val="000000"/>
          <w:sz w:val="23"/>
          <w:szCs w:val="23"/>
          <w:lang w:val="en-US"/>
        </w:rPr>
        <w:t>Nowadays, you can find tools to generate Java bytecode for almost any programming language, which means that there's hardly any language that is not a JVM language.</w:t>
      </w:r>
    </w:p>
    <w:p w14:paraId="2BE94B25" w14:textId="0C66C0E4" w:rsidR="00CC563E" w:rsidRPr="00CC563E" w:rsidRDefault="00CC563E" w:rsidP="00CC563E">
      <w:pPr>
        <w:pStyle w:val="a3"/>
        <w:spacing w:before="288" w:after="288"/>
        <w:rPr>
          <w:rFonts w:ascii="Verdana" w:hAnsi="Verdana"/>
          <w:color w:val="000000"/>
          <w:sz w:val="23"/>
          <w:szCs w:val="23"/>
        </w:rPr>
      </w:pPr>
      <w:r w:rsidRPr="00CC563E">
        <w:rPr>
          <w:rFonts w:ascii="Verdana" w:hAnsi="Verdana"/>
          <w:noProof/>
          <w:color w:val="000000"/>
          <w:sz w:val="23"/>
          <w:szCs w:val="23"/>
        </w:rPr>
        <w:drawing>
          <wp:inline distT="0" distB="0" distL="0" distR="0" wp14:anchorId="5D02AC3D" wp14:editId="2EC56903">
            <wp:extent cx="5731510" cy="1669415"/>
            <wp:effectExtent l="0" t="0" r="2540" b="698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1669415"/>
                    </a:xfrm>
                    <a:prstGeom prst="rect">
                      <a:avLst/>
                    </a:prstGeom>
                  </pic:spPr>
                </pic:pic>
              </a:graphicData>
            </a:graphic>
          </wp:inline>
        </w:drawing>
      </w:r>
    </w:p>
    <w:p w14:paraId="5A8F112B" w14:textId="354D7A98" w:rsidR="00682B22" w:rsidRDefault="00CC563E" w:rsidP="00682B22">
      <w:pPr>
        <w:pStyle w:val="a3"/>
        <w:spacing w:before="288" w:after="288"/>
        <w:rPr>
          <w:rFonts w:ascii="Verdana" w:hAnsi="Verdana"/>
          <w:color w:val="000000"/>
          <w:sz w:val="23"/>
          <w:szCs w:val="23"/>
          <w:lang w:val="en-US"/>
        </w:rPr>
      </w:pPr>
      <w:r w:rsidRPr="00CC563E">
        <w:rPr>
          <w:rFonts w:ascii="Verdana" w:hAnsi="Verdana"/>
          <w:i/>
          <w:iCs/>
          <w:color w:val="000000"/>
          <w:sz w:val="23"/>
          <w:szCs w:val="23"/>
          <w:lang w:val="en-US"/>
        </w:rPr>
        <w:t>Different programming languages can be used to write programs in the world of Java</w:t>
      </w:r>
    </w:p>
    <w:p w14:paraId="5DD3933C" w14:textId="77777777" w:rsidR="00F43D06" w:rsidRPr="00F43D06" w:rsidRDefault="00F43D06" w:rsidP="00F43D06">
      <w:pPr>
        <w:pStyle w:val="a8"/>
        <w:rPr>
          <w:lang w:val="en-US"/>
        </w:rPr>
      </w:pPr>
      <w:r w:rsidRPr="00F43D06">
        <w:rPr>
          <w:lang w:val="en-US"/>
        </w:rPr>
        <w:lastRenderedPageBreak/>
        <w:t>Methods provided by the Object class</w:t>
      </w:r>
    </w:p>
    <w:p w14:paraId="18C45BC9" w14:textId="77777777" w:rsidR="00F43D06" w:rsidRPr="00F43D06" w:rsidRDefault="00F43D06" w:rsidP="00F43D06">
      <w:pPr>
        <w:pStyle w:val="a3"/>
        <w:shd w:val="clear" w:color="auto" w:fill="FFFFFF"/>
        <w:rPr>
          <w:rFonts w:ascii="Segoe UI" w:hAnsi="Segoe UI" w:cs="Segoe UI"/>
          <w:color w:val="212529"/>
          <w:spacing w:val="2"/>
          <w:lang w:val="en-US"/>
        </w:rPr>
      </w:pPr>
      <w:r w:rsidRPr="00F43D06">
        <w:rPr>
          <w:rFonts w:ascii="Segoe UI" w:hAnsi="Segoe UI" w:cs="Segoe UI"/>
          <w:color w:val="212529"/>
          <w:spacing w:val="2"/>
          <w:lang w:val="en-US"/>
        </w:rPr>
        <w:t>The </w:t>
      </w:r>
      <w:r w:rsidRPr="00F43D06">
        <w:rPr>
          <w:rStyle w:val="HTML"/>
          <w:color w:val="212529"/>
          <w:spacing w:val="2"/>
          <w:lang w:val="en-US"/>
        </w:rPr>
        <w:t>Object</w:t>
      </w:r>
      <w:r w:rsidRPr="00F43D06">
        <w:rPr>
          <w:rFonts w:ascii="Segoe UI" w:hAnsi="Segoe UI" w:cs="Segoe UI"/>
          <w:color w:val="212529"/>
          <w:spacing w:val="2"/>
          <w:lang w:val="en-US"/>
        </w:rPr>
        <w:t> class provides some common methods to all subclasses. It has nine instance methods (excluding overloaded methods) which can be divided into four groups:</w:t>
      </w:r>
    </w:p>
    <w:p w14:paraId="4001F294" w14:textId="77777777" w:rsidR="00F43D06" w:rsidRPr="00F43D06" w:rsidRDefault="00F43D06">
      <w:pPr>
        <w:numPr>
          <w:ilvl w:val="0"/>
          <w:numId w:val="20"/>
        </w:numPr>
        <w:shd w:val="clear" w:color="auto" w:fill="FFFFFF"/>
        <w:spacing w:before="100" w:beforeAutospacing="1" w:after="100" w:afterAutospacing="1" w:line="240" w:lineRule="auto"/>
        <w:rPr>
          <w:rFonts w:ascii="Segoe UI" w:hAnsi="Segoe UI" w:cs="Segoe UI"/>
          <w:color w:val="212529"/>
          <w:spacing w:val="2"/>
          <w:lang w:val="en-US"/>
        </w:rPr>
      </w:pPr>
      <w:r w:rsidRPr="00F43D06">
        <w:rPr>
          <w:rStyle w:val="a4"/>
          <w:rFonts w:ascii="Segoe UI" w:hAnsi="Segoe UI" w:cs="Segoe UI"/>
          <w:color w:val="212529"/>
          <w:spacing w:val="2"/>
          <w:lang w:val="en-US"/>
        </w:rPr>
        <w:t>threads synchronization:</w:t>
      </w:r>
      <w:r w:rsidRPr="00F43D06">
        <w:rPr>
          <w:rFonts w:ascii="Segoe UI" w:hAnsi="Segoe UI" w:cs="Segoe UI"/>
          <w:color w:val="212529"/>
          <w:spacing w:val="2"/>
          <w:lang w:val="en-US"/>
        </w:rPr>
        <w:t> </w:t>
      </w:r>
      <w:r w:rsidRPr="00F43D06">
        <w:rPr>
          <w:rStyle w:val="HTML"/>
          <w:rFonts w:eastAsiaTheme="minorHAnsi"/>
          <w:color w:val="212529"/>
          <w:spacing w:val="2"/>
          <w:lang w:val="en-US"/>
        </w:rPr>
        <w:t>wait</w:t>
      </w:r>
      <w:r w:rsidRPr="00F43D06">
        <w:rPr>
          <w:rFonts w:ascii="Segoe UI" w:hAnsi="Segoe UI" w:cs="Segoe UI"/>
          <w:color w:val="212529"/>
          <w:spacing w:val="2"/>
          <w:lang w:val="en-US"/>
        </w:rPr>
        <w:t>, </w:t>
      </w:r>
      <w:r w:rsidRPr="00F43D06">
        <w:rPr>
          <w:rStyle w:val="HTML"/>
          <w:rFonts w:eastAsiaTheme="minorHAnsi"/>
          <w:color w:val="212529"/>
          <w:spacing w:val="2"/>
          <w:lang w:val="en-US"/>
        </w:rPr>
        <w:t>notify</w:t>
      </w:r>
      <w:r w:rsidRPr="00F43D06">
        <w:rPr>
          <w:rFonts w:ascii="Segoe UI" w:hAnsi="Segoe UI" w:cs="Segoe UI"/>
          <w:color w:val="212529"/>
          <w:spacing w:val="2"/>
          <w:lang w:val="en-US"/>
        </w:rPr>
        <w:t>, </w:t>
      </w:r>
      <w:proofErr w:type="spellStart"/>
      <w:r w:rsidRPr="00F43D06">
        <w:rPr>
          <w:rStyle w:val="HTML"/>
          <w:rFonts w:eastAsiaTheme="minorHAnsi"/>
          <w:color w:val="212529"/>
          <w:spacing w:val="2"/>
          <w:lang w:val="en-US"/>
        </w:rPr>
        <w:t>notifyAll</w:t>
      </w:r>
      <w:proofErr w:type="spellEnd"/>
      <w:r w:rsidRPr="00F43D06">
        <w:rPr>
          <w:rFonts w:ascii="Segoe UI" w:hAnsi="Segoe UI" w:cs="Segoe UI"/>
          <w:color w:val="212529"/>
          <w:spacing w:val="2"/>
          <w:lang w:val="en-US"/>
        </w:rPr>
        <w:t>;</w:t>
      </w:r>
    </w:p>
    <w:p w14:paraId="25C3F953" w14:textId="77777777" w:rsidR="00F43D06" w:rsidRDefault="00F43D06">
      <w:pPr>
        <w:numPr>
          <w:ilvl w:val="0"/>
          <w:numId w:val="20"/>
        </w:numPr>
        <w:shd w:val="clear" w:color="auto" w:fill="FFFFFF"/>
        <w:spacing w:before="100" w:beforeAutospacing="1" w:after="100" w:afterAutospacing="1" w:line="240" w:lineRule="auto"/>
        <w:rPr>
          <w:rFonts w:ascii="Segoe UI" w:hAnsi="Segoe UI" w:cs="Segoe UI"/>
          <w:color w:val="212529"/>
          <w:spacing w:val="2"/>
        </w:rPr>
      </w:pPr>
      <w:proofErr w:type="spellStart"/>
      <w:r>
        <w:rPr>
          <w:rStyle w:val="a4"/>
          <w:rFonts w:ascii="Segoe UI" w:hAnsi="Segoe UI" w:cs="Segoe UI"/>
          <w:color w:val="212529"/>
          <w:spacing w:val="2"/>
        </w:rPr>
        <w:t>object</w:t>
      </w:r>
      <w:proofErr w:type="spellEnd"/>
      <w:r>
        <w:rPr>
          <w:rStyle w:val="a4"/>
          <w:rFonts w:ascii="Segoe UI" w:hAnsi="Segoe UI" w:cs="Segoe UI"/>
          <w:color w:val="212529"/>
          <w:spacing w:val="2"/>
        </w:rPr>
        <w:t xml:space="preserve"> </w:t>
      </w:r>
      <w:proofErr w:type="spellStart"/>
      <w:r>
        <w:rPr>
          <w:rStyle w:val="a4"/>
          <w:rFonts w:ascii="Segoe UI" w:hAnsi="Segoe UI" w:cs="Segoe UI"/>
          <w:color w:val="212529"/>
          <w:spacing w:val="2"/>
        </w:rPr>
        <w:t>identity</w:t>
      </w:r>
      <w:proofErr w:type="spellEnd"/>
      <w:r>
        <w:rPr>
          <w:rFonts w:ascii="Segoe UI" w:hAnsi="Segoe UI" w:cs="Segoe UI"/>
          <w:color w:val="212529"/>
          <w:spacing w:val="2"/>
        </w:rPr>
        <w:t>: </w:t>
      </w:r>
      <w:proofErr w:type="spellStart"/>
      <w:r>
        <w:rPr>
          <w:rStyle w:val="HTML"/>
          <w:rFonts w:eastAsiaTheme="minorHAnsi"/>
          <w:color w:val="212529"/>
          <w:spacing w:val="2"/>
        </w:rPr>
        <w:t>hashCode</w:t>
      </w:r>
      <w:proofErr w:type="spellEnd"/>
      <w:r>
        <w:rPr>
          <w:rFonts w:ascii="Segoe UI" w:hAnsi="Segoe UI" w:cs="Segoe UI"/>
          <w:color w:val="212529"/>
          <w:spacing w:val="2"/>
        </w:rPr>
        <w:t>, </w:t>
      </w:r>
      <w:proofErr w:type="spellStart"/>
      <w:r>
        <w:rPr>
          <w:rStyle w:val="HTML"/>
          <w:rFonts w:eastAsiaTheme="minorHAnsi"/>
          <w:color w:val="212529"/>
          <w:spacing w:val="2"/>
        </w:rPr>
        <w:t>equals</w:t>
      </w:r>
      <w:proofErr w:type="spellEnd"/>
      <w:r>
        <w:rPr>
          <w:rFonts w:ascii="Segoe UI" w:hAnsi="Segoe UI" w:cs="Segoe UI"/>
          <w:color w:val="212529"/>
          <w:spacing w:val="2"/>
        </w:rPr>
        <w:t>;</w:t>
      </w:r>
    </w:p>
    <w:p w14:paraId="6A40ABA8" w14:textId="77777777" w:rsidR="00F43D06" w:rsidRPr="00F43D06" w:rsidRDefault="00F43D06">
      <w:pPr>
        <w:numPr>
          <w:ilvl w:val="0"/>
          <w:numId w:val="20"/>
        </w:numPr>
        <w:shd w:val="clear" w:color="auto" w:fill="FFFFFF"/>
        <w:spacing w:before="100" w:beforeAutospacing="1" w:after="100" w:afterAutospacing="1" w:line="240" w:lineRule="auto"/>
        <w:rPr>
          <w:rFonts w:ascii="Segoe UI" w:hAnsi="Segoe UI" w:cs="Segoe UI"/>
          <w:color w:val="212529"/>
          <w:spacing w:val="2"/>
          <w:lang w:val="en-US"/>
        </w:rPr>
      </w:pPr>
      <w:r w:rsidRPr="00F43D06">
        <w:rPr>
          <w:rStyle w:val="a4"/>
          <w:rFonts w:ascii="Segoe UI" w:hAnsi="Segoe UI" w:cs="Segoe UI"/>
          <w:color w:val="212529"/>
          <w:spacing w:val="2"/>
          <w:lang w:val="en-US"/>
        </w:rPr>
        <w:t>object management</w:t>
      </w:r>
      <w:r w:rsidRPr="00F43D06">
        <w:rPr>
          <w:rFonts w:ascii="Segoe UI" w:hAnsi="Segoe UI" w:cs="Segoe UI"/>
          <w:color w:val="212529"/>
          <w:spacing w:val="2"/>
          <w:lang w:val="en-US"/>
        </w:rPr>
        <w:t>: </w:t>
      </w:r>
      <w:r w:rsidRPr="00F43D06">
        <w:rPr>
          <w:rStyle w:val="HTML"/>
          <w:rFonts w:eastAsiaTheme="minorHAnsi"/>
          <w:color w:val="212529"/>
          <w:spacing w:val="2"/>
          <w:lang w:val="en-US"/>
        </w:rPr>
        <w:t>finalize</w:t>
      </w:r>
      <w:r w:rsidRPr="00F43D06">
        <w:rPr>
          <w:rStyle w:val="a6"/>
          <w:rFonts w:ascii="Segoe UI" w:hAnsi="Segoe UI" w:cs="Segoe UI"/>
          <w:color w:val="212529"/>
          <w:spacing w:val="2"/>
          <w:lang w:val="en-US"/>
        </w:rPr>
        <w:t>, </w:t>
      </w:r>
      <w:r w:rsidRPr="00F43D06">
        <w:rPr>
          <w:rStyle w:val="HTML"/>
          <w:rFonts w:eastAsiaTheme="minorHAnsi"/>
          <w:color w:val="212529"/>
          <w:spacing w:val="2"/>
          <w:lang w:val="en-US"/>
        </w:rPr>
        <w:t>clone</w:t>
      </w:r>
      <w:r w:rsidRPr="00F43D06">
        <w:rPr>
          <w:rStyle w:val="a6"/>
          <w:rFonts w:ascii="Segoe UI" w:hAnsi="Segoe UI" w:cs="Segoe UI"/>
          <w:color w:val="212529"/>
          <w:spacing w:val="2"/>
          <w:lang w:val="en-US"/>
        </w:rPr>
        <w:t>, </w:t>
      </w:r>
      <w:proofErr w:type="spellStart"/>
      <w:r w:rsidRPr="00F43D06">
        <w:rPr>
          <w:rStyle w:val="HTML"/>
          <w:rFonts w:eastAsiaTheme="minorHAnsi"/>
          <w:color w:val="212529"/>
          <w:spacing w:val="2"/>
          <w:lang w:val="en-US"/>
        </w:rPr>
        <w:t>getClass</w:t>
      </w:r>
      <w:proofErr w:type="spellEnd"/>
      <w:r w:rsidRPr="00F43D06">
        <w:rPr>
          <w:rStyle w:val="a6"/>
          <w:rFonts w:ascii="Segoe UI" w:hAnsi="Segoe UI" w:cs="Segoe UI"/>
          <w:color w:val="212529"/>
          <w:spacing w:val="2"/>
          <w:lang w:val="en-US"/>
        </w:rPr>
        <w:t>;</w:t>
      </w:r>
    </w:p>
    <w:p w14:paraId="4E064950" w14:textId="77777777" w:rsidR="00F43D06" w:rsidRDefault="00F43D06">
      <w:pPr>
        <w:numPr>
          <w:ilvl w:val="0"/>
          <w:numId w:val="20"/>
        </w:numPr>
        <w:shd w:val="clear" w:color="auto" w:fill="FFFFFF"/>
        <w:spacing w:before="100" w:beforeAutospacing="1" w:after="100" w:afterAutospacing="1" w:line="240" w:lineRule="auto"/>
        <w:rPr>
          <w:rFonts w:ascii="Segoe UI" w:hAnsi="Segoe UI" w:cs="Segoe UI"/>
          <w:color w:val="212529"/>
          <w:spacing w:val="2"/>
        </w:rPr>
      </w:pPr>
      <w:proofErr w:type="spellStart"/>
      <w:r>
        <w:rPr>
          <w:rStyle w:val="a4"/>
          <w:rFonts w:ascii="Segoe UI" w:hAnsi="Segoe UI" w:cs="Segoe UI"/>
          <w:color w:val="212529"/>
          <w:spacing w:val="2"/>
        </w:rPr>
        <w:t>human-readable</w:t>
      </w:r>
      <w:proofErr w:type="spellEnd"/>
      <w:r>
        <w:rPr>
          <w:rStyle w:val="a4"/>
          <w:rFonts w:ascii="Segoe UI" w:hAnsi="Segoe UI" w:cs="Segoe UI"/>
          <w:color w:val="212529"/>
          <w:spacing w:val="2"/>
        </w:rPr>
        <w:t xml:space="preserve"> </w:t>
      </w:r>
      <w:proofErr w:type="spellStart"/>
      <w:r>
        <w:rPr>
          <w:rStyle w:val="a4"/>
          <w:rFonts w:ascii="Segoe UI" w:hAnsi="Segoe UI" w:cs="Segoe UI"/>
          <w:color w:val="212529"/>
          <w:spacing w:val="2"/>
        </w:rPr>
        <w:t>representation</w:t>
      </w:r>
      <w:proofErr w:type="spellEnd"/>
      <w:r>
        <w:rPr>
          <w:rFonts w:ascii="Segoe UI" w:hAnsi="Segoe UI" w:cs="Segoe UI"/>
          <w:color w:val="212529"/>
          <w:spacing w:val="2"/>
        </w:rPr>
        <w:t>: </w:t>
      </w:r>
      <w:proofErr w:type="spellStart"/>
      <w:r>
        <w:rPr>
          <w:rStyle w:val="HTML"/>
          <w:rFonts w:eastAsiaTheme="minorHAnsi"/>
          <w:color w:val="212529"/>
          <w:spacing w:val="2"/>
        </w:rPr>
        <w:t>toString</w:t>
      </w:r>
      <w:proofErr w:type="spellEnd"/>
      <w:r>
        <w:rPr>
          <w:rFonts w:ascii="Segoe UI" w:hAnsi="Segoe UI" w:cs="Segoe UI"/>
          <w:color w:val="212529"/>
          <w:spacing w:val="2"/>
        </w:rPr>
        <w:t>;</w:t>
      </w:r>
    </w:p>
    <w:p w14:paraId="62375083" w14:textId="77777777" w:rsidR="00F43D06" w:rsidRDefault="00F43D06" w:rsidP="00F43D06">
      <w:pPr>
        <w:pStyle w:val="a3"/>
        <w:shd w:val="clear" w:color="auto" w:fill="FFFFFF"/>
        <w:rPr>
          <w:rFonts w:ascii="Segoe UI" w:hAnsi="Segoe UI" w:cs="Segoe UI"/>
          <w:color w:val="212529"/>
          <w:spacing w:val="2"/>
        </w:rPr>
      </w:pPr>
      <w:r w:rsidRPr="00F43D06">
        <w:rPr>
          <w:rFonts w:ascii="Segoe UI" w:hAnsi="Segoe UI" w:cs="Segoe UI"/>
          <w:color w:val="212529"/>
          <w:spacing w:val="2"/>
          <w:lang w:val="en-US"/>
        </w:rPr>
        <w:t xml:space="preserve">This way of grouping methods isn't perfect, but it can help you remember them. </w:t>
      </w:r>
      <w:proofErr w:type="spellStart"/>
      <w:r>
        <w:rPr>
          <w:rFonts w:ascii="Segoe UI" w:hAnsi="Segoe UI" w:cs="Segoe UI"/>
          <w:color w:val="212529"/>
          <w:spacing w:val="2"/>
        </w:rPr>
        <w:t>Here's</w:t>
      </w:r>
      <w:proofErr w:type="spellEnd"/>
      <w:r>
        <w:rPr>
          <w:rFonts w:ascii="Segoe UI" w:hAnsi="Segoe UI" w:cs="Segoe UI"/>
          <w:color w:val="212529"/>
          <w:spacing w:val="2"/>
        </w:rPr>
        <w:t xml:space="preserve"> a </w:t>
      </w:r>
      <w:proofErr w:type="spellStart"/>
      <w:r>
        <w:rPr>
          <w:rFonts w:ascii="Segoe UI" w:hAnsi="Segoe UI" w:cs="Segoe UI"/>
          <w:color w:val="212529"/>
          <w:spacing w:val="2"/>
        </w:rPr>
        <w:t>more</w:t>
      </w:r>
      <w:proofErr w:type="spellEnd"/>
      <w:r>
        <w:rPr>
          <w:rFonts w:ascii="Segoe UI" w:hAnsi="Segoe UI" w:cs="Segoe UI"/>
          <w:color w:val="212529"/>
          <w:spacing w:val="2"/>
        </w:rPr>
        <w:t xml:space="preserve"> </w:t>
      </w:r>
      <w:proofErr w:type="spellStart"/>
      <w:r>
        <w:rPr>
          <w:rFonts w:ascii="Segoe UI" w:hAnsi="Segoe UI" w:cs="Segoe UI"/>
          <w:color w:val="212529"/>
          <w:spacing w:val="2"/>
        </w:rPr>
        <w:t>detailed</w:t>
      </w:r>
      <w:proofErr w:type="spellEnd"/>
      <w:r>
        <w:rPr>
          <w:rFonts w:ascii="Segoe UI" w:hAnsi="Segoe UI" w:cs="Segoe UI"/>
          <w:color w:val="212529"/>
          <w:spacing w:val="2"/>
        </w:rPr>
        <w:t xml:space="preserve"> </w:t>
      </w:r>
      <w:proofErr w:type="spellStart"/>
      <w:r>
        <w:rPr>
          <w:rFonts w:ascii="Segoe UI" w:hAnsi="Segoe UI" w:cs="Segoe UI"/>
          <w:color w:val="212529"/>
          <w:spacing w:val="2"/>
        </w:rPr>
        <w:t>explanation</w:t>
      </w:r>
      <w:proofErr w:type="spellEnd"/>
      <w:r>
        <w:rPr>
          <w:rFonts w:ascii="Segoe UI" w:hAnsi="Segoe UI" w:cs="Segoe UI"/>
          <w:color w:val="212529"/>
          <w:spacing w:val="2"/>
        </w:rPr>
        <w:t xml:space="preserve"> </w:t>
      </w:r>
      <w:proofErr w:type="spellStart"/>
      <w:r>
        <w:rPr>
          <w:rFonts w:ascii="Segoe UI" w:hAnsi="Segoe UI" w:cs="Segoe UI"/>
          <w:color w:val="212529"/>
          <w:spacing w:val="2"/>
        </w:rPr>
        <w:t>of</w:t>
      </w:r>
      <w:proofErr w:type="spellEnd"/>
      <w:r>
        <w:rPr>
          <w:rFonts w:ascii="Segoe UI" w:hAnsi="Segoe UI" w:cs="Segoe UI"/>
          <w:color w:val="212529"/>
          <w:spacing w:val="2"/>
        </w:rPr>
        <w:t xml:space="preserve"> </w:t>
      </w:r>
      <w:proofErr w:type="spellStart"/>
      <w:r>
        <w:rPr>
          <w:rFonts w:ascii="Segoe UI" w:hAnsi="Segoe UI" w:cs="Segoe UI"/>
          <w:color w:val="212529"/>
          <w:spacing w:val="2"/>
        </w:rPr>
        <w:t>the</w:t>
      </w:r>
      <w:proofErr w:type="spellEnd"/>
      <w:r>
        <w:rPr>
          <w:rFonts w:ascii="Segoe UI" w:hAnsi="Segoe UI" w:cs="Segoe UI"/>
          <w:color w:val="212529"/>
          <w:spacing w:val="2"/>
        </w:rPr>
        <w:t xml:space="preserve"> </w:t>
      </w:r>
      <w:proofErr w:type="spellStart"/>
      <w:r>
        <w:rPr>
          <w:rFonts w:ascii="Segoe UI" w:hAnsi="Segoe UI" w:cs="Segoe UI"/>
          <w:color w:val="212529"/>
          <w:spacing w:val="2"/>
        </w:rPr>
        <w:t>methods</w:t>
      </w:r>
      <w:proofErr w:type="spellEnd"/>
      <w:r>
        <w:rPr>
          <w:rFonts w:ascii="Segoe UI" w:hAnsi="Segoe UI" w:cs="Segoe UI"/>
          <w:color w:val="212529"/>
          <w:spacing w:val="2"/>
        </w:rPr>
        <w:t>:</w:t>
      </w:r>
    </w:p>
    <w:p w14:paraId="7F18923E" w14:textId="77777777" w:rsidR="00F43D06" w:rsidRPr="00F43D06" w:rsidRDefault="00F43D06">
      <w:pPr>
        <w:numPr>
          <w:ilvl w:val="0"/>
          <w:numId w:val="21"/>
        </w:numPr>
        <w:shd w:val="clear" w:color="auto" w:fill="FFFFFF"/>
        <w:spacing w:before="100" w:beforeAutospacing="1" w:after="100" w:afterAutospacing="1" w:line="240" w:lineRule="auto"/>
        <w:rPr>
          <w:rFonts w:ascii="Segoe UI" w:hAnsi="Segoe UI" w:cs="Segoe UI"/>
          <w:color w:val="212529"/>
          <w:spacing w:val="2"/>
          <w:lang w:val="en-US"/>
        </w:rPr>
      </w:pPr>
      <w:r w:rsidRPr="00F43D06">
        <w:rPr>
          <w:rFonts w:ascii="Segoe UI" w:hAnsi="Segoe UI" w:cs="Segoe UI"/>
          <w:color w:val="212529"/>
          <w:spacing w:val="2"/>
          <w:lang w:val="en-US"/>
        </w:rPr>
        <w:t>The first group of methods (</w:t>
      </w:r>
      <w:r w:rsidRPr="00F43D06">
        <w:rPr>
          <w:rStyle w:val="HTML"/>
          <w:rFonts w:eastAsiaTheme="minorHAnsi"/>
          <w:color w:val="212529"/>
          <w:spacing w:val="2"/>
          <w:lang w:val="en-US"/>
        </w:rPr>
        <w:t>wait</w:t>
      </w:r>
      <w:r w:rsidRPr="00F43D06">
        <w:rPr>
          <w:rFonts w:ascii="Segoe UI" w:hAnsi="Segoe UI" w:cs="Segoe UI"/>
          <w:color w:val="212529"/>
          <w:spacing w:val="2"/>
          <w:lang w:val="en-US"/>
        </w:rPr>
        <w:t>, </w:t>
      </w:r>
      <w:r w:rsidRPr="00F43D06">
        <w:rPr>
          <w:rStyle w:val="HTML"/>
          <w:rFonts w:eastAsiaTheme="minorHAnsi"/>
          <w:color w:val="212529"/>
          <w:spacing w:val="2"/>
          <w:lang w:val="en-US"/>
        </w:rPr>
        <w:t>notify</w:t>
      </w:r>
      <w:r w:rsidRPr="00F43D06">
        <w:rPr>
          <w:rFonts w:ascii="Segoe UI" w:hAnsi="Segoe UI" w:cs="Segoe UI"/>
          <w:color w:val="212529"/>
          <w:spacing w:val="2"/>
          <w:lang w:val="en-US"/>
        </w:rPr>
        <w:t>, </w:t>
      </w:r>
      <w:proofErr w:type="spellStart"/>
      <w:r w:rsidRPr="00F43D06">
        <w:rPr>
          <w:rStyle w:val="HTML"/>
          <w:rFonts w:eastAsiaTheme="minorHAnsi"/>
          <w:color w:val="212529"/>
          <w:spacing w:val="2"/>
          <w:lang w:val="en-US"/>
        </w:rPr>
        <w:t>notifyAll</w:t>
      </w:r>
      <w:proofErr w:type="spellEnd"/>
      <w:r w:rsidRPr="00F43D06">
        <w:rPr>
          <w:rStyle w:val="a6"/>
          <w:rFonts w:ascii="Segoe UI" w:hAnsi="Segoe UI" w:cs="Segoe UI"/>
          <w:color w:val="212529"/>
          <w:spacing w:val="2"/>
          <w:lang w:val="en-US"/>
        </w:rPr>
        <w:t>)</w:t>
      </w:r>
      <w:r w:rsidRPr="00F43D06">
        <w:rPr>
          <w:rFonts w:ascii="Segoe UI" w:hAnsi="Segoe UI" w:cs="Segoe UI"/>
          <w:color w:val="212529"/>
          <w:spacing w:val="2"/>
          <w:lang w:val="en-US"/>
        </w:rPr>
        <w:t> are for working in multithreaded applications.</w:t>
      </w:r>
    </w:p>
    <w:p w14:paraId="6CAF60DD" w14:textId="77777777" w:rsidR="00F43D06" w:rsidRPr="00F43D06" w:rsidRDefault="00F43D06">
      <w:pPr>
        <w:numPr>
          <w:ilvl w:val="0"/>
          <w:numId w:val="21"/>
        </w:numPr>
        <w:shd w:val="clear" w:color="auto" w:fill="FFFFFF"/>
        <w:spacing w:before="100" w:beforeAutospacing="1" w:after="100" w:afterAutospacing="1" w:line="240" w:lineRule="auto"/>
        <w:rPr>
          <w:rFonts w:ascii="Segoe UI" w:hAnsi="Segoe UI" w:cs="Segoe UI"/>
          <w:color w:val="212529"/>
          <w:spacing w:val="2"/>
          <w:lang w:val="en-US"/>
        </w:rPr>
      </w:pPr>
      <w:proofErr w:type="spellStart"/>
      <w:r w:rsidRPr="00F43D06">
        <w:rPr>
          <w:rStyle w:val="HTML"/>
          <w:rFonts w:eastAsiaTheme="minorHAnsi"/>
          <w:color w:val="212529"/>
          <w:spacing w:val="2"/>
          <w:lang w:val="en-US"/>
        </w:rPr>
        <w:t>hashCode</w:t>
      </w:r>
      <w:proofErr w:type="spellEnd"/>
      <w:r w:rsidRPr="00F43D06">
        <w:rPr>
          <w:rFonts w:ascii="Segoe UI" w:hAnsi="Segoe UI" w:cs="Segoe UI"/>
          <w:color w:val="212529"/>
          <w:spacing w:val="2"/>
          <w:lang w:val="en-US"/>
        </w:rPr>
        <w:t> returns a hash code value for the object.</w:t>
      </w:r>
    </w:p>
    <w:p w14:paraId="1F23E05E" w14:textId="77777777" w:rsidR="00F43D06" w:rsidRPr="00F43D06" w:rsidRDefault="00F43D06">
      <w:pPr>
        <w:numPr>
          <w:ilvl w:val="0"/>
          <w:numId w:val="21"/>
        </w:numPr>
        <w:shd w:val="clear" w:color="auto" w:fill="FFFFFF"/>
        <w:spacing w:before="100" w:beforeAutospacing="1" w:after="100" w:afterAutospacing="1" w:line="240" w:lineRule="auto"/>
        <w:rPr>
          <w:rFonts w:ascii="Segoe UI" w:hAnsi="Segoe UI" w:cs="Segoe UI"/>
          <w:color w:val="212529"/>
          <w:spacing w:val="2"/>
          <w:lang w:val="en-US"/>
        </w:rPr>
      </w:pPr>
      <w:r w:rsidRPr="00F43D06">
        <w:rPr>
          <w:rStyle w:val="HTML"/>
          <w:rFonts w:eastAsiaTheme="minorHAnsi"/>
          <w:color w:val="212529"/>
          <w:spacing w:val="2"/>
          <w:lang w:val="en-US"/>
        </w:rPr>
        <w:t>equals</w:t>
      </w:r>
      <w:r w:rsidRPr="00F43D06">
        <w:rPr>
          <w:rStyle w:val="a6"/>
          <w:rFonts w:ascii="Segoe UI" w:hAnsi="Segoe UI" w:cs="Segoe UI"/>
          <w:color w:val="212529"/>
          <w:spacing w:val="2"/>
          <w:lang w:val="en-US"/>
        </w:rPr>
        <w:t> </w:t>
      </w:r>
      <w:r w:rsidRPr="00F43D06">
        <w:rPr>
          <w:rFonts w:ascii="Segoe UI" w:hAnsi="Segoe UI" w:cs="Segoe UI"/>
          <w:color w:val="212529"/>
          <w:spacing w:val="2"/>
          <w:lang w:val="en-US"/>
        </w:rPr>
        <w:t>indicates whether some other object is </w:t>
      </w:r>
      <w:r w:rsidRPr="00F43D06">
        <w:rPr>
          <w:rStyle w:val="a4"/>
          <w:rFonts w:ascii="Segoe UI" w:hAnsi="Segoe UI" w:cs="Segoe UI"/>
          <w:color w:val="212529"/>
          <w:spacing w:val="2"/>
          <w:lang w:val="en-US"/>
        </w:rPr>
        <w:t>"equal to"</w:t>
      </w:r>
      <w:r w:rsidRPr="00F43D06">
        <w:rPr>
          <w:rFonts w:ascii="Segoe UI" w:hAnsi="Segoe UI" w:cs="Segoe UI"/>
          <w:color w:val="212529"/>
          <w:spacing w:val="2"/>
          <w:lang w:val="en-US"/>
        </w:rPr>
        <w:t> this particular one.</w:t>
      </w:r>
    </w:p>
    <w:p w14:paraId="3E634725" w14:textId="77777777" w:rsidR="00F43D06" w:rsidRDefault="00F43D06">
      <w:pPr>
        <w:numPr>
          <w:ilvl w:val="0"/>
          <w:numId w:val="21"/>
        </w:numPr>
        <w:shd w:val="clear" w:color="auto" w:fill="FFFFFF"/>
        <w:spacing w:before="100" w:beforeAutospacing="1" w:after="100" w:afterAutospacing="1" w:line="240" w:lineRule="auto"/>
        <w:rPr>
          <w:rFonts w:ascii="Segoe UI" w:hAnsi="Segoe UI" w:cs="Segoe UI"/>
          <w:color w:val="212529"/>
          <w:spacing w:val="2"/>
        </w:rPr>
      </w:pPr>
      <w:r w:rsidRPr="00F43D06">
        <w:rPr>
          <w:rStyle w:val="HTML"/>
          <w:rFonts w:eastAsiaTheme="minorHAnsi"/>
          <w:color w:val="212529"/>
          <w:spacing w:val="2"/>
          <w:lang w:val="en-US"/>
        </w:rPr>
        <w:t>finalize</w:t>
      </w:r>
      <w:r w:rsidRPr="00F43D06">
        <w:rPr>
          <w:rFonts w:ascii="Segoe UI" w:hAnsi="Segoe UI" w:cs="Segoe UI"/>
          <w:color w:val="212529"/>
          <w:spacing w:val="2"/>
          <w:lang w:val="en-US"/>
        </w:rPr>
        <w:t xml:space="preserve"> is called by the garbage collector (GC) on an object when the GC wants to clean it up. </w:t>
      </w:r>
      <w:r>
        <w:rPr>
          <w:rFonts w:ascii="Segoe UI" w:hAnsi="Segoe UI" w:cs="Segoe UI"/>
          <w:color w:val="212529"/>
          <w:spacing w:val="2"/>
        </w:rPr>
        <w:t>(</w:t>
      </w:r>
      <w:r>
        <w:rPr>
          <w:rStyle w:val="a4"/>
          <w:rFonts w:ascii="Segoe UI" w:hAnsi="Segoe UI" w:cs="Segoe UI"/>
          <w:color w:val="212529"/>
          <w:spacing w:val="2"/>
        </w:rPr>
        <w:t>Note: </w:t>
      </w:r>
      <w:proofErr w:type="spellStart"/>
      <w:r>
        <w:rPr>
          <w:rFonts w:ascii="Segoe UI" w:hAnsi="Segoe UI" w:cs="Segoe UI"/>
          <w:color w:val="212529"/>
          <w:spacing w:val="2"/>
        </w:rPr>
        <w:t>this</w:t>
      </w:r>
      <w:proofErr w:type="spellEnd"/>
      <w:r>
        <w:rPr>
          <w:rFonts w:ascii="Segoe UI" w:hAnsi="Segoe UI" w:cs="Segoe UI"/>
          <w:color w:val="212529"/>
          <w:spacing w:val="2"/>
        </w:rPr>
        <w:t xml:space="preserve"> </w:t>
      </w:r>
      <w:proofErr w:type="spellStart"/>
      <w:r>
        <w:rPr>
          <w:rFonts w:ascii="Segoe UI" w:hAnsi="Segoe UI" w:cs="Segoe UI"/>
          <w:color w:val="212529"/>
          <w:spacing w:val="2"/>
        </w:rPr>
        <w:t>method</w:t>
      </w:r>
      <w:proofErr w:type="spellEnd"/>
      <w:r>
        <w:rPr>
          <w:rFonts w:ascii="Segoe UI" w:hAnsi="Segoe UI" w:cs="Segoe UI"/>
          <w:color w:val="212529"/>
          <w:spacing w:val="2"/>
        </w:rPr>
        <w:t xml:space="preserve"> </w:t>
      </w:r>
      <w:proofErr w:type="spellStart"/>
      <w:r>
        <w:rPr>
          <w:rFonts w:ascii="Segoe UI" w:hAnsi="Segoe UI" w:cs="Segoe UI"/>
          <w:color w:val="212529"/>
          <w:spacing w:val="2"/>
        </w:rPr>
        <w:t>has</w:t>
      </w:r>
      <w:proofErr w:type="spellEnd"/>
      <w:r>
        <w:rPr>
          <w:rFonts w:ascii="Segoe UI" w:hAnsi="Segoe UI" w:cs="Segoe UI"/>
          <w:color w:val="212529"/>
          <w:spacing w:val="2"/>
        </w:rPr>
        <w:t xml:space="preserve"> </w:t>
      </w:r>
      <w:proofErr w:type="spellStart"/>
      <w:r>
        <w:rPr>
          <w:rFonts w:ascii="Segoe UI" w:hAnsi="Segoe UI" w:cs="Segoe UI"/>
          <w:color w:val="212529"/>
          <w:spacing w:val="2"/>
        </w:rPr>
        <w:t>been</w:t>
      </w:r>
      <w:proofErr w:type="spellEnd"/>
      <w:r>
        <w:rPr>
          <w:rFonts w:ascii="Segoe UI" w:hAnsi="Segoe UI" w:cs="Segoe UI"/>
          <w:color w:val="212529"/>
          <w:spacing w:val="2"/>
        </w:rPr>
        <w:t xml:space="preserve"> </w:t>
      </w:r>
      <w:proofErr w:type="spellStart"/>
      <w:r>
        <w:rPr>
          <w:rFonts w:ascii="Segoe UI" w:hAnsi="Segoe UI" w:cs="Segoe UI"/>
          <w:color w:val="212529"/>
          <w:spacing w:val="2"/>
        </w:rPr>
        <w:t>deprecated</w:t>
      </w:r>
      <w:proofErr w:type="spellEnd"/>
      <w:r>
        <w:rPr>
          <w:rFonts w:ascii="Segoe UI" w:hAnsi="Segoe UI" w:cs="Segoe UI"/>
          <w:color w:val="212529"/>
          <w:spacing w:val="2"/>
        </w:rPr>
        <w:t xml:space="preserve"> </w:t>
      </w:r>
      <w:proofErr w:type="spellStart"/>
      <w:r>
        <w:rPr>
          <w:rFonts w:ascii="Segoe UI" w:hAnsi="Segoe UI" w:cs="Segoe UI"/>
          <w:color w:val="212529"/>
          <w:spacing w:val="2"/>
        </w:rPr>
        <w:t>as</w:t>
      </w:r>
      <w:proofErr w:type="spellEnd"/>
      <w:r>
        <w:rPr>
          <w:rFonts w:ascii="Segoe UI" w:hAnsi="Segoe UI" w:cs="Segoe UI"/>
          <w:color w:val="212529"/>
          <w:spacing w:val="2"/>
        </w:rPr>
        <w:t xml:space="preserve"> </w:t>
      </w:r>
      <w:proofErr w:type="spellStart"/>
      <w:r>
        <w:rPr>
          <w:rFonts w:ascii="Segoe UI" w:hAnsi="Segoe UI" w:cs="Segoe UI"/>
          <w:color w:val="212529"/>
          <w:spacing w:val="2"/>
        </w:rPr>
        <w:t>of</w:t>
      </w:r>
      <w:proofErr w:type="spellEnd"/>
      <w:r>
        <w:rPr>
          <w:rFonts w:ascii="Segoe UI" w:hAnsi="Segoe UI" w:cs="Segoe UI"/>
          <w:color w:val="212529"/>
          <w:spacing w:val="2"/>
        </w:rPr>
        <w:t xml:space="preserve"> JDK 9).</w:t>
      </w:r>
    </w:p>
    <w:p w14:paraId="01AD3DD9" w14:textId="77777777" w:rsidR="00F43D06" w:rsidRPr="00F43D06" w:rsidRDefault="00F43D06">
      <w:pPr>
        <w:numPr>
          <w:ilvl w:val="0"/>
          <w:numId w:val="21"/>
        </w:numPr>
        <w:shd w:val="clear" w:color="auto" w:fill="FFFFFF"/>
        <w:spacing w:before="100" w:beforeAutospacing="1" w:after="100" w:afterAutospacing="1" w:line="240" w:lineRule="auto"/>
        <w:rPr>
          <w:rFonts w:ascii="Segoe UI" w:hAnsi="Segoe UI" w:cs="Segoe UI"/>
          <w:color w:val="212529"/>
          <w:spacing w:val="2"/>
          <w:lang w:val="en-US"/>
        </w:rPr>
      </w:pPr>
      <w:r w:rsidRPr="00F43D06">
        <w:rPr>
          <w:rStyle w:val="HTML"/>
          <w:rFonts w:eastAsiaTheme="minorHAnsi"/>
          <w:color w:val="212529"/>
          <w:spacing w:val="2"/>
          <w:lang w:val="en-US"/>
        </w:rPr>
        <w:t>clone</w:t>
      </w:r>
      <w:r w:rsidRPr="00F43D06">
        <w:rPr>
          <w:rFonts w:ascii="Segoe UI" w:hAnsi="Segoe UI" w:cs="Segoe UI"/>
          <w:color w:val="212529"/>
          <w:spacing w:val="2"/>
          <w:lang w:val="en-US"/>
        </w:rPr>
        <w:t> creates and returns a copy of the object.</w:t>
      </w:r>
    </w:p>
    <w:p w14:paraId="6E2A546B" w14:textId="77777777" w:rsidR="00F43D06" w:rsidRPr="00F43D06" w:rsidRDefault="00F43D06">
      <w:pPr>
        <w:numPr>
          <w:ilvl w:val="0"/>
          <w:numId w:val="21"/>
        </w:numPr>
        <w:shd w:val="clear" w:color="auto" w:fill="FFFFFF"/>
        <w:spacing w:before="100" w:beforeAutospacing="1" w:after="100" w:afterAutospacing="1" w:line="240" w:lineRule="auto"/>
        <w:rPr>
          <w:rFonts w:ascii="Segoe UI" w:hAnsi="Segoe UI" w:cs="Segoe UI"/>
          <w:color w:val="212529"/>
          <w:spacing w:val="2"/>
          <w:lang w:val="en-US"/>
        </w:rPr>
      </w:pPr>
      <w:proofErr w:type="spellStart"/>
      <w:r w:rsidRPr="00F43D06">
        <w:rPr>
          <w:rStyle w:val="HTML"/>
          <w:rFonts w:eastAsiaTheme="minorHAnsi"/>
          <w:color w:val="212529"/>
          <w:spacing w:val="2"/>
          <w:lang w:val="en-US"/>
        </w:rPr>
        <w:t>getClass</w:t>
      </w:r>
      <w:proofErr w:type="spellEnd"/>
      <w:r w:rsidRPr="00F43D06">
        <w:rPr>
          <w:rFonts w:ascii="Segoe UI" w:hAnsi="Segoe UI" w:cs="Segoe UI"/>
          <w:color w:val="212529"/>
          <w:spacing w:val="2"/>
          <w:lang w:val="en-US"/>
        </w:rPr>
        <w:t> returns an instance of </w:t>
      </w:r>
      <w:r w:rsidRPr="00F43D06">
        <w:rPr>
          <w:rStyle w:val="HTML"/>
          <w:rFonts w:eastAsiaTheme="minorHAnsi"/>
          <w:color w:val="212529"/>
          <w:spacing w:val="2"/>
          <w:lang w:val="en-US"/>
        </w:rPr>
        <w:t>Class</w:t>
      </w:r>
      <w:r w:rsidRPr="00F43D06">
        <w:rPr>
          <w:rFonts w:ascii="Segoe UI" w:hAnsi="Segoe UI" w:cs="Segoe UI"/>
          <w:color w:val="212529"/>
          <w:spacing w:val="2"/>
          <w:lang w:val="en-US"/>
        </w:rPr>
        <w:t>, which has information about the runtime class.</w:t>
      </w:r>
    </w:p>
    <w:p w14:paraId="68F57B9E" w14:textId="77777777" w:rsidR="00F43D06" w:rsidRPr="00F43D06" w:rsidRDefault="00F43D06">
      <w:pPr>
        <w:numPr>
          <w:ilvl w:val="0"/>
          <w:numId w:val="21"/>
        </w:numPr>
        <w:shd w:val="clear" w:color="auto" w:fill="FFFFFF"/>
        <w:spacing w:before="100" w:beforeAutospacing="1" w:after="100" w:afterAutospacing="1" w:line="240" w:lineRule="auto"/>
        <w:rPr>
          <w:rFonts w:ascii="Segoe UI" w:hAnsi="Segoe UI" w:cs="Segoe UI"/>
          <w:color w:val="212529"/>
          <w:spacing w:val="2"/>
          <w:lang w:val="en-US"/>
        </w:rPr>
      </w:pPr>
      <w:proofErr w:type="spellStart"/>
      <w:r w:rsidRPr="00F43D06">
        <w:rPr>
          <w:rStyle w:val="HTML"/>
          <w:rFonts w:eastAsiaTheme="minorHAnsi"/>
          <w:color w:val="212529"/>
          <w:spacing w:val="2"/>
          <w:lang w:val="en-US"/>
        </w:rPr>
        <w:t>toString</w:t>
      </w:r>
      <w:proofErr w:type="spellEnd"/>
      <w:r w:rsidRPr="00F43D06">
        <w:rPr>
          <w:rFonts w:ascii="Segoe UI" w:hAnsi="Segoe UI" w:cs="Segoe UI"/>
          <w:color w:val="212529"/>
          <w:spacing w:val="2"/>
          <w:lang w:val="en-US"/>
        </w:rPr>
        <w:t> returns a string representation of the object.</w:t>
      </w:r>
    </w:p>
    <w:p w14:paraId="2C9438C9" w14:textId="77777777" w:rsidR="00F43D06" w:rsidRPr="00F43D06" w:rsidRDefault="00F43D06" w:rsidP="00F43D06">
      <w:pPr>
        <w:pStyle w:val="a3"/>
        <w:shd w:val="clear" w:color="auto" w:fill="FFFFFF"/>
        <w:rPr>
          <w:rFonts w:ascii="Segoe UI" w:hAnsi="Segoe UI" w:cs="Segoe UI"/>
          <w:color w:val="212529"/>
          <w:spacing w:val="2"/>
          <w:lang w:val="en-US"/>
        </w:rPr>
      </w:pPr>
      <w:r w:rsidRPr="00F43D06">
        <w:rPr>
          <w:rFonts w:ascii="Segoe UI" w:hAnsi="Segoe UI" w:cs="Segoe UI"/>
          <w:color w:val="212529"/>
          <w:spacing w:val="2"/>
          <w:lang w:val="en-US"/>
        </w:rPr>
        <w:t>Some of the methods listed above are native, which means they are implemented in the </w:t>
      </w:r>
      <w:r w:rsidRPr="00F43D06">
        <w:rPr>
          <w:rStyle w:val="a4"/>
          <w:rFonts w:ascii="Segoe UI" w:eastAsiaTheme="majorEastAsia" w:hAnsi="Segoe UI" w:cs="Segoe UI"/>
          <w:color w:val="212529"/>
          <w:spacing w:val="2"/>
          <w:lang w:val="en-US"/>
        </w:rPr>
        <w:t>native</w:t>
      </w:r>
      <w:r w:rsidRPr="00F43D06">
        <w:rPr>
          <w:rFonts w:ascii="Segoe UI" w:hAnsi="Segoe UI" w:cs="Segoe UI"/>
          <w:color w:val="212529"/>
          <w:spacing w:val="2"/>
          <w:lang w:val="en-US"/>
        </w:rPr>
        <w:t> code. It is typically written in C or C++. Native methods are usually used to interface with system calls or libraries written in other programming languages.</w:t>
      </w:r>
    </w:p>
    <w:p w14:paraId="4D534F6F" w14:textId="77777777" w:rsidR="00F43D06" w:rsidRPr="00F43D06" w:rsidRDefault="00F43D06" w:rsidP="00F43D06">
      <w:pPr>
        <w:pStyle w:val="a3"/>
        <w:shd w:val="clear" w:color="auto" w:fill="FFFFFF"/>
        <w:rPr>
          <w:rFonts w:ascii="Segoe UI" w:hAnsi="Segoe UI" w:cs="Segoe UI"/>
          <w:color w:val="212529"/>
          <w:spacing w:val="2"/>
          <w:lang w:val="en-US"/>
        </w:rPr>
      </w:pPr>
      <w:r w:rsidRPr="00F43D06">
        <w:rPr>
          <w:rFonts w:ascii="Segoe UI" w:hAnsi="Segoe UI" w:cs="Segoe UI"/>
          <w:color w:val="212529"/>
          <w:spacing w:val="2"/>
          <w:lang w:val="en-US"/>
        </w:rPr>
        <w:t>In the following topics, we will consider these class methods in more detail.</w:t>
      </w:r>
    </w:p>
    <w:p w14:paraId="7864DF80" w14:textId="1D9FF59E" w:rsidR="00CC563E" w:rsidRDefault="00CC563E" w:rsidP="00682B22">
      <w:pPr>
        <w:pStyle w:val="a3"/>
        <w:spacing w:before="288" w:after="288"/>
        <w:rPr>
          <w:rFonts w:ascii="Verdana" w:hAnsi="Verdana"/>
          <w:color w:val="000000"/>
          <w:sz w:val="23"/>
          <w:szCs w:val="23"/>
          <w:lang w:val="en-US"/>
        </w:rPr>
      </w:pPr>
    </w:p>
    <w:p w14:paraId="1C9E615A" w14:textId="030980F5" w:rsidR="00B8541B" w:rsidRDefault="00B8541B" w:rsidP="00682B22">
      <w:pPr>
        <w:pStyle w:val="a3"/>
        <w:spacing w:before="288" w:after="288"/>
        <w:rPr>
          <w:rFonts w:ascii="Verdana" w:hAnsi="Verdana"/>
          <w:color w:val="000000"/>
          <w:sz w:val="23"/>
          <w:szCs w:val="23"/>
          <w:lang w:val="en-US"/>
        </w:rPr>
      </w:pPr>
    </w:p>
    <w:p w14:paraId="1EA4E084" w14:textId="3645F38F" w:rsidR="00B8541B" w:rsidRDefault="00B8541B" w:rsidP="00682B22">
      <w:pPr>
        <w:pStyle w:val="a3"/>
        <w:spacing w:before="288" w:after="288"/>
        <w:rPr>
          <w:rFonts w:ascii="Verdana" w:hAnsi="Verdana"/>
          <w:color w:val="000000"/>
          <w:sz w:val="23"/>
          <w:szCs w:val="23"/>
          <w:lang w:val="en-US"/>
        </w:rPr>
      </w:pPr>
    </w:p>
    <w:p w14:paraId="349D89FE" w14:textId="1AC3B556" w:rsidR="00B8541B" w:rsidRDefault="00B8541B" w:rsidP="00682B22">
      <w:pPr>
        <w:pStyle w:val="a3"/>
        <w:spacing w:before="288" w:after="288"/>
        <w:rPr>
          <w:rFonts w:ascii="Verdana" w:hAnsi="Verdana"/>
          <w:color w:val="000000"/>
          <w:sz w:val="23"/>
          <w:szCs w:val="23"/>
          <w:lang w:val="en-US"/>
        </w:rPr>
      </w:pPr>
    </w:p>
    <w:p w14:paraId="61105279" w14:textId="4A38C891" w:rsidR="00B8541B" w:rsidRDefault="00B8541B" w:rsidP="00682B22">
      <w:pPr>
        <w:pStyle w:val="a3"/>
        <w:spacing w:before="288" w:after="288"/>
        <w:rPr>
          <w:rFonts w:ascii="Verdana" w:hAnsi="Verdana"/>
          <w:color w:val="000000"/>
          <w:sz w:val="23"/>
          <w:szCs w:val="23"/>
          <w:lang w:val="en-US"/>
        </w:rPr>
      </w:pPr>
    </w:p>
    <w:p w14:paraId="7F734FFE" w14:textId="05D0C401" w:rsidR="00B8541B" w:rsidRDefault="00B8541B" w:rsidP="00682B22">
      <w:pPr>
        <w:pStyle w:val="a3"/>
        <w:spacing w:before="288" w:after="288"/>
        <w:rPr>
          <w:rFonts w:ascii="Verdana" w:hAnsi="Verdana"/>
          <w:color w:val="000000"/>
          <w:sz w:val="23"/>
          <w:szCs w:val="23"/>
          <w:lang w:val="en-US"/>
        </w:rPr>
      </w:pPr>
    </w:p>
    <w:p w14:paraId="34FC103D" w14:textId="4507BEA4" w:rsidR="00B8541B" w:rsidRDefault="00B8541B" w:rsidP="00682B22">
      <w:pPr>
        <w:pStyle w:val="a3"/>
        <w:spacing w:before="288" w:after="288"/>
        <w:rPr>
          <w:rFonts w:ascii="Verdana" w:hAnsi="Verdana"/>
          <w:color w:val="000000"/>
          <w:sz w:val="23"/>
          <w:szCs w:val="23"/>
          <w:lang w:val="en-US"/>
        </w:rPr>
      </w:pPr>
    </w:p>
    <w:p w14:paraId="0BF9A240" w14:textId="1E87875A" w:rsidR="00B8541B" w:rsidRPr="00B8541B" w:rsidRDefault="00B8541B" w:rsidP="00B8541B">
      <w:pPr>
        <w:pStyle w:val="1"/>
        <w:shd w:val="clear" w:color="auto" w:fill="FFFFFF"/>
        <w:spacing w:before="75" w:line="312" w:lineRule="atLeast"/>
        <w:jc w:val="both"/>
        <w:rPr>
          <w:rFonts w:ascii="Helvetica" w:hAnsi="Helvetica"/>
          <w:color w:val="610B38"/>
          <w:sz w:val="39"/>
          <w:szCs w:val="39"/>
          <w:lang w:val="en-US"/>
        </w:rPr>
      </w:pPr>
      <w:r w:rsidRPr="00B8541B">
        <w:rPr>
          <w:rFonts w:ascii="Helvetica" w:hAnsi="Helvetica"/>
          <w:b/>
          <w:bCs/>
          <w:color w:val="610B38"/>
          <w:sz w:val="39"/>
          <w:szCs w:val="39"/>
          <w:lang w:val="en-US"/>
        </w:rPr>
        <w:lastRenderedPageBreak/>
        <w:t>Difference between JDK, JRE, and JVM</w:t>
      </w:r>
    </w:p>
    <w:p w14:paraId="71D8F839" w14:textId="08C64A10" w:rsidR="00B8541B" w:rsidRPr="00B8541B" w:rsidRDefault="00000000" w:rsidP="00B8541B">
      <w:pPr>
        <w:rPr>
          <w:rFonts w:ascii="Times New Roman" w:hAnsi="Times New Roman" w:cs="Times New Roman"/>
          <w:lang w:val="en-US"/>
        </w:rPr>
      </w:pPr>
      <w:r>
        <w:pict w14:anchorId="46FED6C1">
          <v:rect id="_x0000_i1041" style="width:0;height:.75pt" o:hrstd="t" o:hrnoshade="t" o:hr="t" fillcolor="#d4d4d4" stroked="f"/>
        </w:pict>
      </w:r>
    </w:p>
    <w:p w14:paraId="2BB7A54F" w14:textId="77777777" w:rsidR="00B8541B" w:rsidRPr="00B8541B" w:rsidRDefault="00B8541B" w:rsidP="00B8541B">
      <w:pPr>
        <w:pStyle w:val="3"/>
        <w:shd w:val="clear" w:color="auto" w:fill="FFFFFF"/>
        <w:spacing w:line="312" w:lineRule="atLeast"/>
        <w:jc w:val="both"/>
        <w:rPr>
          <w:rFonts w:ascii="Helvetica" w:hAnsi="Helvetica"/>
          <w:color w:val="610B4B"/>
          <w:sz w:val="32"/>
          <w:szCs w:val="32"/>
          <w:lang w:val="en-US"/>
        </w:rPr>
      </w:pPr>
      <w:r w:rsidRPr="00B8541B">
        <w:rPr>
          <w:rFonts w:ascii="Helvetica" w:hAnsi="Helvetica"/>
          <w:b/>
          <w:bCs/>
          <w:color w:val="610B4B"/>
          <w:sz w:val="32"/>
          <w:szCs w:val="32"/>
          <w:lang w:val="en-US"/>
        </w:rPr>
        <w:t>JVM</w:t>
      </w:r>
    </w:p>
    <w:p w14:paraId="3F4D9241" w14:textId="77777777" w:rsidR="00B8541B" w:rsidRPr="00B8541B" w:rsidRDefault="00B8541B" w:rsidP="00B8541B">
      <w:pPr>
        <w:pStyle w:val="a3"/>
        <w:shd w:val="clear" w:color="auto" w:fill="FFFFFF"/>
        <w:jc w:val="both"/>
        <w:rPr>
          <w:rFonts w:ascii="Segoe UI" w:hAnsi="Segoe UI" w:cs="Segoe UI"/>
          <w:color w:val="333333"/>
          <w:lang w:val="en-US"/>
        </w:rPr>
      </w:pPr>
      <w:r w:rsidRPr="00B8541B">
        <w:rPr>
          <w:rFonts w:ascii="Segoe UI" w:hAnsi="Segoe UI" w:cs="Segoe UI"/>
          <w:color w:val="333333"/>
          <w:lang w:val="en-US"/>
        </w:rPr>
        <w:t>JVM (Java Virtual Machine) is an abstract machine. It is called a virtual machine because it doesn't physically exist. It is a specification that provides a runtime environment in which Java bytecode can be executed. It can also run those programs which are written in other languages and compiled to Java bytecode.</w:t>
      </w:r>
    </w:p>
    <w:p w14:paraId="1DF09731" w14:textId="77777777" w:rsidR="00B8541B" w:rsidRPr="00B8541B" w:rsidRDefault="00B8541B" w:rsidP="00B8541B">
      <w:pPr>
        <w:pStyle w:val="a3"/>
        <w:shd w:val="clear" w:color="auto" w:fill="FFFFFF"/>
        <w:jc w:val="both"/>
        <w:rPr>
          <w:rStyle w:val="a5"/>
          <w:color w:val="008000"/>
          <w:u w:val="none"/>
          <w:lang w:val="en-US"/>
        </w:rPr>
      </w:pPr>
      <w:r w:rsidRPr="00B8541B">
        <w:rPr>
          <w:rFonts w:ascii="Segoe UI" w:hAnsi="Segoe UI" w:cs="Segoe UI"/>
          <w:color w:val="333333"/>
          <w:lang w:val="en-US"/>
        </w:rPr>
        <w:t>JVMs are available for many hardware and software platforms. JVM, JRE, and JDK are platform dependent because the configuration of each </w:t>
      </w:r>
      <w:r>
        <w:rPr>
          <w:rFonts w:ascii="Segoe UI" w:hAnsi="Segoe UI" w:cs="Segoe UI"/>
          <w:color w:val="333333"/>
        </w:rPr>
        <w:fldChar w:fldCharType="begin"/>
      </w:r>
      <w:r w:rsidRPr="00B8541B">
        <w:rPr>
          <w:rFonts w:ascii="Segoe UI" w:hAnsi="Segoe UI" w:cs="Segoe UI"/>
          <w:color w:val="333333"/>
          <w:lang w:val="en-US"/>
        </w:rPr>
        <w:instrText xml:space="preserve"> HYPERLINK "https://www.javatpoint.com/os-tutorial" </w:instrText>
      </w:r>
      <w:r>
        <w:rPr>
          <w:rFonts w:ascii="Segoe UI" w:hAnsi="Segoe UI" w:cs="Segoe UI"/>
          <w:color w:val="333333"/>
        </w:rPr>
      </w:r>
      <w:r>
        <w:rPr>
          <w:rFonts w:ascii="Segoe UI" w:hAnsi="Segoe UI" w:cs="Segoe UI"/>
          <w:color w:val="333333"/>
        </w:rPr>
        <w:fldChar w:fldCharType="separate"/>
      </w:r>
      <w:r w:rsidRPr="00B8541B">
        <w:rPr>
          <w:rStyle w:val="a5"/>
          <w:rFonts w:ascii="Segoe UI" w:hAnsi="Segoe UI" w:cs="Segoe UI"/>
          <w:color w:val="008000"/>
          <w:lang w:val="en-US"/>
        </w:rPr>
        <w:t>OS</w:t>
      </w:r>
    </w:p>
    <w:p w14:paraId="28C81717" w14:textId="60F87C5D" w:rsidR="00B8541B" w:rsidRPr="00B8541B" w:rsidRDefault="00B8541B" w:rsidP="00B8541B">
      <w:pPr>
        <w:rPr>
          <w:rFonts w:ascii="Times New Roman" w:hAnsi="Times New Roman" w:cs="Times New Roman"/>
          <w:lang w:val="en-US"/>
        </w:rPr>
      </w:pPr>
      <w:r>
        <w:rPr>
          <w:rFonts w:ascii="Segoe UI" w:hAnsi="Segoe UI" w:cs="Segoe UI"/>
          <w:color w:val="333333"/>
        </w:rPr>
        <w:fldChar w:fldCharType="end"/>
      </w:r>
      <w:r w:rsidRPr="00B8541B">
        <w:rPr>
          <w:lang w:val="en-US"/>
        </w:rPr>
        <w:t>is different from each other. However, Java is platform independent. There are three notions of the JVM: </w:t>
      </w:r>
      <w:r w:rsidRPr="00B8541B">
        <w:rPr>
          <w:rStyle w:val="a6"/>
          <w:lang w:val="en-US"/>
        </w:rPr>
        <w:t>specification</w:t>
      </w:r>
      <w:r w:rsidRPr="00B8541B">
        <w:rPr>
          <w:lang w:val="en-US"/>
        </w:rPr>
        <w:t>, </w:t>
      </w:r>
      <w:r w:rsidRPr="00B8541B">
        <w:rPr>
          <w:rStyle w:val="a6"/>
          <w:lang w:val="en-US"/>
        </w:rPr>
        <w:t>implementation</w:t>
      </w:r>
      <w:r w:rsidRPr="00B8541B">
        <w:rPr>
          <w:lang w:val="en-US"/>
        </w:rPr>
        <w:t>, and </w:t>
      </w:r>
      <w:r w:rsidRPr="00B8541B">
        <w:rPr>
          <w:rStyle w:val="a6"/>
          <w:lang w:val="en-US"/>
        </w:rPr>
        <w:t>instance</w:t>
      </w:r>
      <w:r w:rsidRPr="00B8541B">
        <w:rPr>
          <w:lang w:val="en-US"/>
        </w:rPr>
        <w:t>.</w:t>
      </w:r>
    </w:p>
    <w:p w14:paraId="1F2A88DA" w14:textId="77777777" w:rsidR="00B8541B" w:rsidRPr="00B8541B" w:rsidRDefault="00B8541B" w:rsidP="00B8541B">
      <w:pPr>
        <w:textAlignment w:val="baseline"/>
        <w:rPr>
          <w:rFonts w:ascii="Poppins" w:hAnsi="Poppins" w:cs="Poppins"/>
          <w:color w:val="FFFFFF"/>
          <w:sz w:val="18"/>
          <w:szCs w:val="18"/>
          <w:lang w:val="en-US"/>
        </w:rPr>
      </w:pPr>
      <w:r w:rsidRPr="00B8541B">
        <w:rPr>
          <w:rFonts w:ascii="inherit" w:hAnsi="inherit" w:cs="Poppins"/>
          <w:color w:val="FFFFFF"/>
          <w:sz w:val="18"/>
          <w:szCs w:val="18"/>
          <w:lang w:val="en-US"/>
        </w:rPr>
        <w:t>2</w:t>
      </w:r>
    </w:p>
    <w:p w14:paraId="3DD0CF37" w14:textId="77777777" w:rsidR="00B8541B" w:rsidRPr="00B8541B" w:rsidRDefault="00B8541B" w:rsidP="00B8541B">
      <w:pPr>
        <w:pStyle w:val="a3"/>
        <w:shd w:val="clear" w:color="auto" w:fill="FFFFFF"/>
        <w:jc w:val="both"/>
        <w:rPr>
          <w:rFonts w:ascii="Segoe UI" w:hAnsi="Segoe UI" w:cs="Segoe UI"/>
          <w:color w:val="333333"/>
          <w:lang w:val="en-US"/>
        </w:rPr>
      </w:pPr>
      <w:r w:rsidRPr="00B8541B">
        <w:rPr>
          <w:rFonts w:ascii="Segoe UI" w:hAnsi="Segoe UI" w:cs="Segoe UI"/>
          <w:color w:val="333333"/>
          <w:lang w:val="en-US"/>
        </w:rPr>
        <w:t>The JVM performs the following main tasks:</w:t>
      </w:r>
    </w:p>
    <w:p w14:paraId="0EAA376B" w14:textId="77777777" w:rsidR="00B8541B" w:rsidRDefault="00B8541B">
      <w:pPr>
        <w:numPr>
          <w:ilvl w:val="0"/>
          <w:numId w:val="22"/>
        </w:numPr>
        <w:shd w:val="clear" w:color="auto" w:fill="FFFFFF"/>
        <w:spacing w:before="60" w:after="100" w:afterAutospacing="1" w:line="375" w:lineRule="atLeast"/>
        <w:jc w:val="both"/>
        <w:rPr>
          <w:rFonts w:ascii="Segoe UI" w:hAnsi="Segoe UI" w:cs="Segoe UI"/>
          <w:color w:val="000000"/>
        </w:rPr>
      </w:pPr>
      <w:proofErr w:type="spellStart"/>
      <w:r>
        <w:rPr>
          <w:rFonts w:ascii="Segoe UI" w:hAnsi="Segoe UI" w:cs="Segoe UI"/>
          <w:color w:val="000000"/>
        </w:rPr>
        <w:t>Loads</w:t>
      </w:r>
      <w:proofErr w:type="spellEnd"/>
      <w:r>
        <w:rPr>
          <w:rFonts w:ascii="Segoe UI" w:hAnsi="Segoe UI" w:cs="Segoe UI"/>
          <w:color w:val="000000"/>
        </w:rPr>
        <w:t xml:space="preserve"> </w:t>
      </w:r>
      <w:proofErr w:type="spellStart"/>
      <w:r>
        <w:rPr>
          <w:rFonts w:ascii="Segoe UI" w:hAnsi="Segoe UI" w:cs="Segoe UI"/>
          <w:color w:val="000000"/>
        </w:rPr>
        <w:t>code</w:t>
      </w:r>
      <w:proofErr w:type="spellEnd"/>
    </w:p>
    <w:p w14:paraId="331CAD75" w14:textId="77777777" w:rsidR="00B8541B" w:rsidRDefault="00B8541B">
      <w:pPr>
        <w:numPr>
          <w:ilvl w:val="0"/>
          <w:numId w:val="22"/>
        </w:numPr>
        <w:shd w:val="clear" w:color="auto" w:fill="FFFFFF"/>
        <w:spacing w:before="60" w:after="100" w:afterAutospacing="1" w:line="375" w:lineRule="atLeast"/>
        <w:jc w:val="both"/>
        <w:rPr>
          <w:rFonts w:ascii="Segoe UI" w:hAnsi="Segoe UI" w:cs="Segoe UI"/>
          <w:color w:val="000000"/>
        </w:rPr>
      </w:pPr>
      <w:proofErr w:type="spellStart"/>
      <w:r>
        <w:rPr>
          <w:rFonts w:ascii="Segoe UI" w:hAnsi="Segoe UI" w:cs="Segoe UI"/>
          <w:color w:val="000000"/>
        </w:rPr>
        <w:t>Verifies</w:t>
      </w:r>
      <w:proofErr w:type="spellEnd"/>
      <w:r>
        <w:rPr>
          <w:rFonts w:ascii="Segoe UI" w:hAnsi="Segoe UI" w:cs="Segoe UI"/>
          <w:color w:val="000000"/>
        </w:rPr>
        <w:t xml:space="preserve"> </w:t>
      </w:r>
      <w:proofErr w:type="spellStart"/>
      <w:r>
        <w:rPr>
          <w:rFonts w:ascii="Segoe UI" w:hAnsi="Segoe UI" w:cs="Segoe UI"/>
          <w:color w:val="000000"/>
        </w:rPr>
        <w:t>code</w:t>
      </w:r>
      <w:proofErr w:type="spellEnd"/>
    </w:p>
    <w:p w14:paraId="6E373413" w14:textId="77777777" w:rsidR="00B8541B" w:rsidRDefault="00B8541B">
      <w:pPr>
        <w:numPr>
          <w:ilvl w:val="0"/>
          <w:numId w:val="22"/>
        </w:numPr>
        <w:shd w:val="clear" w:color="auto" w:fill="FFFFFF"/>
        <w:spacing w:before="60" w:after="100" w:afterAutospacing="1" w:line="375" w:lineRule="atLeast"/>
        <w:jc w:val="both"/>
        <w:rPr>
          <w:rFonts w:ascii="Segoe UI" w:hAnsi="Segoe UI" w:cs="Segoe UI"/>
          <w:color w:val="000000"/>
        </w:rPr>
      </w:pPr>
      <w:proofErr w:type="spellStart"/>
      <w:r>
        <w:rPr>
          <w:rFonts w:ascii="Segoe UI" w:hAnsi="Segoe UI" w:cs="Segoe UI"/>
          <w:color w:val="000000"/>
        </w:rPr>
        <w:t>Executes</w:t>
      </w:r>
      <w:proofErr w:type="spellEnd"/>
      <w:r>
        <w:rPr>
          <w:rFonts w:ascii="Segoe UI" w:hAnsi="Segoe UI" w:cs="Segoe UI"/>
          <w:color w:val="000000"/>
        </w:rPr>
        <w:t xml:space="preserve"> </w:t>
      </w:r>
      <w:proofErr w:type="spellStart"/>
      <w:r>
        <w:rPr>
          <w:rFonts w:ascii="Segoe UI" w:hAnsi="Segoe UI" w:cs="Segoe UI"/>
          <w:color w:val="000000"/>
        </w:rPr>
        <w:t>code</w:t>
      </w:r>
      <w:proofErr w:type="spellEnd"/>
    </w:p>
    <w:p w14:paraId="56D59D2F" w14:textId="26201CE3" w:rsidR="00B8541B" w:rsidRDefault="00B8541B">
      <w:pPr>
        <w:numPr>
          <w:ilvl w:val="0"/>
          <w:numId w:val="22"/>
        </w:numPr>
        <w:shd w:val="clear" w:color="auto" w:fill="FFFFFF"/>
        <w:spacing w:before="60" w:after="100" w:afterAutospacing="1" w:line="375" w:lineRule="atLeast"/>
        <w:jc w:val="both"/>
        <w:rPr>
          <w:rFonts w:ascii="Times New Roman" w:hAnsi="Times New Roman" w:cs="Times New Roman"/>
        </w:rPr>
      </w:pPr>
      <w:proofErr w:type="spellStart"/>
      <w:r>
        <w:rPr>
          <w:rFonts w:ascii="Segoe UI" w:hAnsi="Segoe UI" w:cs="Segoe UI"/>
          <w:color w:val="000000"/>
        </w:rPr>
        <w:t>Provides</w:t>
      </w:r>
      <w:proofErr w:type="spellEnd"/>
      <w:r>
        <w:rPr>
          <w:rFonts w:ascii="Segoe UI" w:hAnsi="Segoe UI" w:cs="Segoe UI"/>
          <w:color w:val="000000"/>
        </w:rPr>
        <w:t xml:space="preserve"> </w:t>
      </w:r>
      <w:proofErr w:type="spellStart"/>
      <w:r>
        <w:rPr>
          <w:rFonts w:ascii="Segoe UI" w:hAnsi="Segoe UI" w:cs="Segoe UI"/>
          <w:color w:val="000000"/>
        </w:rPr>
        <w:t>runtime</w:t>
      </w:r>
      <w:proofErr w:type="spellEnd"/>
      <w:r>
        <w:rPr>
          <w:rFonts w:ascii="Segoe UI" w:hAnsi="Segoe UI" w:cs="Segoe UI"/>
          <w:color w:val="000000"/>
        </w:rPr>
        <w:t xml:space="preserve"> </w:t>
      </w:r>
      <w:proofErr w:type="spellStart"/>
      <w:r>
        <w:rPr>
          <w:rFonts w:ascii="Segoe UI" w:hAnsi="Segoe UI" w:cs="Segoe UI"/>
          <w:color w:val="000000"/>
        </w:rPr>
        <w:t>environment</w:t>
      </w:r>
      <w:proofErr w:type="spellEnd"/>
    </w:p>
    <w:p w14:paraId="6D3EA085" w14:textId="469DECA5" w:rsidR="00B8541B" w:rsidRDefault="00B8541B" w:rsidP="00B8541B">
      <w:pPr>
        <w:rPr>
          <w:rFonts w:ascii="Times New Roman" w:hAnsi="Times New Roman" w:cs="Times New Roman"/>
        </w:rPr>
      </w:pPr>
    </w:p>
    <w:p w14:paraId="16A0F8A4" w14:textId="77777777" w:rsidR="00B8541B" w:rsidRDefault="00000000" w:rsidP="00B8541B">
      <w:r>
        <w:pict w14:anchorId="398175F1">
          <v:rect id="_x0000_i1042" style="width:0;height:.75pt" o:hrstd="t" o:hrnoshade="t" o:hr="t" fillcolor="#d4d4d4" stroked="f"/>
        </w:pict>
      </w:r>
    </w:p>
    <w:p w14:paraId="386F7BD4" w14:textId="77777777" w:rsidR="00B8541B" w:rsidRPr="00B8541B" w:rsidRDefault="00B8541B" w:rsidP="00B8541B">
      <w:pPr>
        <w:pStyle w:val="3"/>
        <w:shd w:val="clear" w:color="auto" w:fill="FFFFFF"/>
        <w:spacing w:line="312" w:lineRule="atLeast"/>
        <w:jc w:val="both"/>
        <w:rPr>
          <w:rFonts w:ascii="Helvetica" w:hAnsi="Helvetica"/>
          <w:color w:val="610B4B"/>
          <w:sz w:val="32"/>
          <w:szCs w:val="32"/>
          <w:lang w:val="en-US"/>
        </w:rPr>
      </w:pPr>
      <w:r w:rsidRPr="00B8541B">
        <w:rPr>
          <w:rFonts w:ascii="Helvetica" w:hAnsi="Helvetica"/>
          <w:b/>
          <w:bCs/>
          <w:color w:val="610B4B"/>
          <w:sz w:val="32"/>
          <w:szCs w:val="32"/>
          <w:lang w:val="en-US"/>
        </w:rPr>
        <w:t>JRE</w:t>
      </w:r>
    </w:p>
    <w:p w14:paraId="27EE3C19" w14:textId="77777777" w:rsidR="00B8541B" w:rsidRPr="00B8541B" w:rsidRDefault="00B8541B" w:rsidP="00B8541B">
      <w:pPr>
        <w:pStyle w:val="a3"/>
        <w:shd w:val="clear" w:color="auto" w:fill="FFFFFF"/>
        <w:jc w:val="both"/>
        <w:rPr>
          <w:rFonts w:ascii="Segoe UI" w:hAnsi="Segoe UI" w:cs="Segoe UI"/>
          <w:color w:val="333333"/>
          <w:lang w:val="en-US"/>
        </w:rPr>
      </w:pPr>
      <w:r w:rsidRPr="00B8541B">
        <w:rPr>
          <w:rFonts w:ascii="Segoe UI" w:hAnsi="Segoe UI" w:cs="Segoe UI"/>
          <w:color w:val="333333"/>
          <w:lang w:val="en-US"/>
        </w:rPr>
        <w:t>JRE is an acronym for Java Runtime Environment. It is also written as Java RTE. The Java Runtime Environment is a set of software tools which are used for developing Java applications. It is used to provide the runtime environment. It is the implementation of JVM. It physically exists. It contains a set of libraries + other files that JVM uses at runtime.</w:t>
      </w:r>
    </w:p>
    <w:p w14:paraId="79845AE1" w14:textId="77777777" w:rsidR="00B8541B" w:rsidRPr="00B8541B" w:rsidRDefault="00B8541B" w:rsidP="00B8541B">
      <w:pPr>
        <w:pStyle w:val="a3"/>
        <w:shd w:val="clear" w:color="auto" w:fill="FFFFFF"/>
        <w:jc w:val="both"/>
        <w:rPr>
          <w:rFonts w:ascii="Segoe UI" w:hAnsi="Segoe UI" w:cs="Segoe UI"/>
          <w:color w:val="333333"/>
          <w:lang w:val="en-US"/>
        </w:rPr>
      </w:pPr>
      <w:r w:rsidRPr="00B8541B">
        <w:rPr>
          <w:rFonts w:ascii="Segoe UI" w:hAnsi="Segoe UI" w:cs="Segoe UI"/>
          <w:color w:val="333333"/>
          <w:lang w:val="en-US"/>
        </w:rPr>
        <w:t>The implementation of JVM is also actively released by other companies besides Sun Micro Systems.</w:t>
      </w:r>
    </w:p>
    <w:p w14:paraId="659F54BC" w14:textId="66487533" w:rsidR="00B8541B" w:rsidRDefault="00B8541B" w:rsidP="00B8541B">
      <w:pPr>
        <w:rPr>
          <w:rFonts w:ascii="Times New Roman" w:hAnsi="Times New Roman" w:cs="Times New Roman"/>
        </w:rPr>
      </w:pPr>
      <w:r>
        <w:rPr>
          <w:noProof/>
        </w:rPr>
        <w:lastRenderedPageBreak/>
        <w:drawing>
          <wp:inline distT="0" distB="0" distL="0" distR="0" wp14:anchorId="3696717F" wp14:editId="32D9BD85">
            <wp:extent cx="5731510" cy="3369310"/>
            <wp:effectExtent l="0" t="0" r="2540" b="2540"/>
            <wp:docPr id="15" name="Рисунок 15" descr="J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JR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1510" cy="3369310"/>
                    </a:xfrm>
                    <a:prstGeom prst="rect">
                      <a:avLst/>
                    </a:prstGeom>
                    <a:noFill/>
                    <a:ln>
                      <a:noFill/>
                    </a:ln>
                  </pic:spPr>
                </pic:pic>
              </a:graphicData>
            </a:graphic>
          </wp:inline>
        </w:drawing>
      </w:r>
    </w:p>
    <w:p w14:paraId="2C8298D3" w14:textId="77777777" w:rsidR="00B8541B" w:rsidRDefault="00000000" w:rsidP="00B8541B">
      <w:r>
        <w:pict w14:anchorId="448CF1E6">
          <v:rect id="_x0000_i1043" style="width:0;height:.75pt" o:hrstd="t" o:hrnoshade="t" o:hr="t" fillcolor="#d4d4d4" stroked="f"/>
        </w:pict>
      </w:r>
    </w:p>
    <w:p w14:paraId="292D990A" w14:textId="77777777" w:rsidR="00B8541B" w:rsidRPr="00B8541B" w:rsidRDefault="00B8541B" w:rsidP="00B8541B">
      <w:pPr>
        <w:pStyle w:val="3"/>
        <w:shd w:val="clear" w:color="auto" w:fill="FFFFFF"/>
        <w:spacing w:line="312" w:lineRule="atLeast"/>
        <w:jc w:val="both"/>
        <w:rPr>
          <w:rFonts w:ascii="Helvetica" w:hAnsi="Helvetica"/>
          <w:color w:val="610B4B"/>
          <w:sz w:val="32"/>
          <w:szCs w:val="32"/>
          <w:lang w:val="en-US"/>
        </w:rPr>
      </w:pPr>
      <w:r w:rsidRPr="00B8541B">
        <w:rPr>
          <w:rFonts w:ascii="Helvetica" w:hAnsi="Helvetica"/>
          <w:b/>
          <w:bCs/>
          <w:color w:val="610B4B"/>
          <w:sz w:val="32"/>
          <w:szCs w:val="32"/>
          <w:lang w:val="en-US"/>
        </w:rPr>
        <w:t>JDK</w:t>
      </w:r>
    </w:p>
    <w:p w14:paraId="5554EBEC" w14:textId="77777777" w:rsidR="00B8541B" w:rsidRPr="00B8541B" w:rsidRDefault="00B8541B" w:rsidP="00B8541B">
      <w:pPr>
        <w:pStyle w:val="a3"/>
        <w:shd w:val="clear" w:color="auto" w:fill="FFFFFF"/>
        <w:jc w:val="both"/>
        <w:rPr>
          <w:rStyle w:val="a5"/>
          <w:rFonts w:ascii="Segoe UI" w:hAnsi="Segoe UI" w:cs="Segoe UI"/>
          <w:color w:val="008000"/>
          <w:u w:val="none"/>
          <w:lang w:val="en-US"/>
        </w:rPr>
      </w:pPr>
      <w:r w:rsidRPr="00B8541B">
        <w:rPr>
          <w:rFonts w:ascii="Segoe UI" w:hAnsi="Segoe UI" w:cs="Segoe UI"/>
          <w:color w:val="333333"/>
          <w:lang w:val="en-US"/>
        </w:rPr>
        <w:t>JDK is an acronym for Java Development Kit. The Java Development Kit (JDK) is a software development environment which is used to develop Java applications and </w:t>
      </w:r>
      <w:r>
        <w:rPr>
          <w:rFonts w:ascii="Segoe UI" w:hAnsi="Segoe UI" w:cs="Segoe UI"/>
          <w:color w:val="333333"/>
        </w:rPr>
        <w:fldChar w:fldCharType="begin"/>
      </w:r>
      <w:r w:rsidRPr="00B8541B">
        <w:rPr>
          <w:rFonts w:ascii="Segoe UI" w:hAnsi="Segoe UI" w:cs="Segoe UI"/>
          <w:color w:val="333333"/>
          <w:lang w:val="en-US"/>
        </w:rPr>
        <w:instrText xml:space="preserve"> HYPERLINK "https://www.javatpoint.com/java-applet" </w:instrText>
      </w:r>
      <w:r>
        <w:rPr>
          <w:rFonts w:ascii="Segoe UI" w:hAnsi="Segoe UI" w:cs="Segoe UI"/>
          <w:color w:val="333333"/>
        </w:rPr>
      </w:r>
      <w:r>
        <w:rPr>
          <w:rFonts w:ascii="Segoe UI" w:hAnsi="Segoe UI" w:cs="Segoe UI"/>
          <w:color w:val="333333"/>
        </w:rPr>
        <w:fldChar w:fldCharType="separate"/>
      </w:r>
      <w:r w:rsidRPr="00B8541B">
        <w:rPr>
          <w:rStyle w:val="a5"/>
          <w:rFonts w:ascii="Segoe UI" w:hAnsi="Segoe UI" w:cs="Segoe UI"/>
          <w:color w:val="008000"/>
          <w:lang w:val="en-US"/>
        </w:rPr>
        <w:t>applets</w:t>
      </w:r>
    </w:p>
    <w:p w14:paraId="35EBAE07" w14:textId="77777777" w:rsidR="00B8541B" w:rsidRPr="00B8541B" w:rsidRDefault="00B8541B" w:rsidP="00B8541B">
      <w:pPr>
        <w:rPr>
          <w:rFonts w:ascii="Times New Roman" w:hAnsi="Times New Roman" w:cs="Times New Roman"/>
          <w:lang w:val="en-US"/>
        </w:rPr>
      </w:pPr>
      <w:r>
        <w:rPr>
          <w:rFonts w:ascii="Segoe UI" w:hAnsi="Segoe UI" w:cs="Segoe UI"/>
          <w:color w:val="333333"/>
        </w:rPr>
        <w:fldChar w:fldCharType="end"/>
      </w:r>
      <w:r w:rsidRPr="00B8541B">
        <w:rPr>
          <w:lang w:val="en-US"/>
        </w:rPr>
        <w:t>. It physically exists. It contains JRE + development tools.</w:t>
      </w:r>
    </w:p>
    <w:p w14:paraId="2D800E99" w14:textId="77777777" w:rsidR="00B8541B" w:rsidRPr="00B8541B" w:rsidRDefault="00B8541B" w:rsidP="00B8541B">
      <w:pPr>
        <w:pStyle w:val="a3"/>
        <w:shd w:val="clear" w:color="auto" w:fill="FFFFFF"/>
        <w:jc w:val="both"/>
        <w:rPr>
          <w:rFonts w:ascii="Segoe UI" w:hAnsi="Segoe UI" w:cs="Segoe UI"/>
          <w:color w:val="333333"/>
          <w:lang w:val="en-US"/>
        </w:rPr>
      </w:pPr>
      <w:r w:rsidRPr="00B8541B">
        <w:rPr>
          <w:rFonts w:ascii="Segoe UI" w:hAnsi="Segoe UI" w:cs="Segoe UI"/>
          <w:color w:val="333333"/>
          <w:lang w:val="en-US"/>
        </w:rPr>
        <w:t>JDK is an implementation of any one of the below given Java Platforms released by Oracle Corporation:</w:t>
      </w:r>
    </w:p>
    <w:p w14:paraId="24BCC512" w14:textId="77777777" w:rsidR="00B8541B" w:rsidRDefault="00B8541B">
      <w:pPr>
        <w:numPr>
          <w:ilvl w:val="0"/>
          <w:numId w:val="23"/>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Standard Edition Java Platform</w:t>
      </w:r>
    </w:p>
    <w:p w14:paraId="78E113EF" w14:textId="77777777" w:rsidR="00B8541B" w:rsidRDefault="00B8541B">
      <w:pPr>
        <w:numPr>
          <w:ilvl w:val="0"/>
          <w:numId w:val="23"/>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Enterprise Edition Java Platform</w:t>
      </w:r>
    </w:p>
    <w:p w14:paraId="6DC6B434" w14:textId="77777777" w:rsidR="00B8541B" w:rsidRDefault="00B8541B">
      <w:pPr>
        <w:numPr>
          <w:ilvl w:val="0"/>
          <w:numId w:val="23"/>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Micro Edition Java Platform</w:t>
      </w:r>
    </w:p>
    <w:p w14:paraId="7AFC1CCF" w14:textId="77777777" w:rsidR="00B8541B" w:rsidRPr="00B8541B" w:rsidRDefault="00B8541B" w:rsidP="00B8541B">
      <w:pPr>
        <w:pStyle w:val="a3"/>
        <w:shd w:val="clear" w:color="auto" w:fill="FFFFFF"/>
        <w:jc w:val="both"/>
        <w:rPr>
          <w:rFonts w:ascii="Segoe UI" w:hAnsi="Segoe UI" w:cs="Segoe UI"/>
          <w:color w:val="333333"/>
          <w:lang w:val="en-US"/>
        </w:rPr>
      </w:pPr>
      <w:r w:rsidRPr="00B8541B">
        <w:rPr>
          <w:rFonts w:ascii="Segoe UI" w:hAnsi="Segoe UI" w:cs="Segoe UI"/>
          <w:color w:val="333333"/>
          <w:lang w:val="en-US"/>
        </w:rPr>
        <w:t>The JDK contains a private Java Virtual Machine (JVM) and a few other resources such as an interpreter/loader (java), a compiler (</w:t>
      </w:r>
      <w:proofErr w:type="spellStart"/>
      <w:r w:rsidRPr="00B8541B">
        <w:rPr>
          <w:rFonts w:ascii="Segoe UI" w:hAnsi="Segoe UI" w:cs="Segoe UI"/>
          <w:color w:val="333333"/>
          <w:lang w:val="en-US"/>
        </w:rPr>
        <w:t>javac</w:t>
      </w:r>
      <w:proofErr w:type="spellEnd"/>
      <w:r w:rsidRPr="00B8541B">
        <w:rPr>
          <w:rFonts w:ascii="Segoe UI" w:hAnsi="Segoe UI" w:cs="Segoe UI"/>
          <w:color w:val="333333"/>
          <w:lang w:val="en-US"/>
        </w:rPr>
        <w:t>), an archiver (jar), a documentation generator (Javadoc), etc. to complete the development of a Java Application.</w:t>
      </w:r>
    </w:p>
    <w:p w14:paraId="5D70FF6C" w14:textId="5BF1A8B0" w:rsidR="008876B1" w:rsidRPr="008876B1" w:rsidRDefault="00B8541B" w:rsidP="008876B1">
      <w:pPr>
        <w:pStyle w:val="a3"/>
        <w:spacing w:before="288" w:after="288"/>
        <w:rPr>
          <w:rFonts w:ascii="Verdana" w:hAnsi="Verdana"/>
          <w:color w:val="000000"/>
          <w:sz w:val="23"/>
          <w:szCs w:val="23"/>
          <w:lang w:val="en-US"/>
        </w:rPr>
      </w:pPr>
      <w:r>
        <w:rPr>
          <w:noProof/>
        </w:rPr>
        <w:lastRenderedPageBreak/>
        <w:drawing>
          <wp:inline distT="0" distB="0" distL="0" distR="0" wp14:anchorId="6E28D972" wp14:editId="3E707495">
            <wp:extent cx="5731510" cy="3354705"/>
            <wp:effectExtent l="0" t="0" r="2540" b="0"/>
            <wp:docPr id="14" name="Рисунок 14" descr="JD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JDK"/>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3354705"/>
                    </a:xfrm>
                    <a:prstGeom prst="rect">
                      <a:avLst/>
                    </a:prstGeom>
                    <a:noFill/>
                    <a:ln>
                      <a:noFill/>
                    </a:ln>
                  </pic:spPr>
                </pic:pic>
              </a:graphicData>
            </a:graphic>
          </wp:inline>
        </w:drawing>
      </w:r>
    </w:p>
    <w:p w14:paraId="4FC4BCE0" w14:textId="77777777" w:rsidR="008876B1" w:rsidRDefault="008876B1" w:rsidP="008876B1">
      <w:pPr>
        <w:pStyle w:val="1"/>
        <w:shd w:val="clear" w:color="auto" w:fill="FFFFFF"/>
        <w:spacing w:before="75" w:line="312" w:lineRule="atLeast"/>
        <w:jc w:val="both"/>
        <w:rPr>
          <w:rFonts w:ascii="Helvetica" w:hAnsi="Helvetica"/>
          <w:b/>
          <w:bCs/>
          <w:color w:val="610B38"/>
          <w:sz w:val="39"/>
          <w:szCs w:val="39"/>
          <w:lang w:val="en-US"/>
        </w:rPr>
      </w:pPr>
    </w:p>
    <w:p w14:paraId="10C17355" w14:textId="68D7C4E5" w:rsidR="008876B1" w:rsidRPr="008876B1" w:rsidRDefault="008876B1" w:rsidP="008876B1">
      <w:pPr>
        <w:rPr>
          <w:lang w:val="en-US"/>
        </w:rPr>
      </w:pPr>
    </w:p>
    <w:p w14:paraId="1789EB6B" w14:textId="0309F57B" w:rsidR="008876B1" w:rsidRDefault="008876B1" w:rsidP="008876B1">
      <w:pPr>
        <w:pStyle w:val="1"/>
        <w:shd w:val="clear" w:color="auto" w:fill="FFFFFF"/>
        <w:spacing w:before="75" w:line="312" w:lineRule="atLeast"/>
        <w:jc w:val="both"/>
        <w:rPr>
          <w:rFonts w:ascii="Helvetica" w:hAnsi="Helvetica"/>
          <w:b/>
          <w:bCs/>
          <w:color w:val="610B38"/>
          <w:sz w:val="39"/>
          <w:szCs w:val="39"/>
          <w:lang w:val="en-US"/>
        </w:rPr>
      </w:pPr>
    </w:p>
    <w:p w14:paraId="5E7F715E" w14:textId="77777777" w:rsidR="008876B1" w:rsidRDefault="008876B1" w:rsidP="008876B1">
      <w:pPr>
        <w:pStyle w:val="1"/>
        <w:shd w:val="clear" w:color="auto" w:fill="FFFFFF"/>
        <w:spacing w:before="75" w:line="312" w:lineRule="atLeast"/>
        <w:jc w:val="both"/>
        <w:rPr>
          <w:rFonts w:ascii="Helvetica" w:hAnsi="Helvetica"/>
          <w:b/>
          <w:bCs/>
          <w:color w:val="610B38"/>
          <w:sz w:val="39"/>
          <w:szCs w:val="39"/>
          <w:lang w:val="en-US"/>
        </w:rPr>
      </w:pPr>
    </w:p>
    <w:p w14:paraId="6F266BD9" w14:textId="21193127" w:rsidR="00B8541B" w:rsidRPr="008876B1" w:rsidRDefault="00B8541B" w:rsidP="008876B1">
      <w:pPr>
        <w:pStyle w:val="1"/>
        <w:shd w:val="clear" w:color="auto" w:fill="FFFFFF"/>
        <w:spacing w:before="75" w:line="312" w:lineRule="atLeast"/>
        <w:jc w:val="both"/>
        <w:rPr>
          <w:rFonts w:ascii="Helvetica" w:hAnsi="Helvetica"/>
          <w:color w:val="610B38"/>
          <w:sz w:val="39"/>
          <w:szCs w:val="39"/>
          <w:lang w:val="en-US"/>
        </w:rPr>
      </w:pPr>
      <w:r w:rsidRPr="008876B1">
        <w:rPr>
          <w:rFonts w:ascii="Helvetica" w:hAnsi="Helvetica"/>
          <w:b/>
          <w:bCs/>
          <w:color w:val="610B38"/>
          <w:sz w:val="39"/>
          <w:szCs w:val="39"/>
          <w:lang w:val="en-US"/>
        </w:rPr>
        <w:t>JVM (Java Virtual Machine) Architecture</w:t>
      </w:r>
    </w:p>
    <w:p w14:paraId="3004666F" w14:textId="77777777" w:rsidR="00B8541B" w:rsidRPr="00B8541B" w:rsidRDefault="00B8541B" w:rsidP="00B8541B">
      <w:pPr>
        <w:pStyle w:val="a3"/>
        <w:shd w:val="clear" w:color="auto" w:fill="FFFFFF"/>
        <w:jc w:val="both"/>
        <w:rPr>
          <w:rFonts w:ascii="Segoe UI" w:hAnsi="Segoe UI" w:cs="Segoe UI"/>
          <w:color w:val="333333"/>
          <w:lang w:val="en-US"/>
        </w:rPr>
      </w:pPr>
      <w:r w:rsidRPr="00B8541B">
        <w:rPr>
          <w:rFonts w:ascii="Segoe UI" w:hAnsi="Segoe UI" w:cs="Segoe UI"/>
          <w:color w:val="333333"/>
          <w:lang w:val="en-US"/>
        </w:rPr>
        <w:t>JVM (Java Virtual Machine) is an abstract machine. It is a specification that provides runtime environment in which java bytecode can be executed.</w:t>
      </w:r>
    </w:p>
    <w:p w14:paraId="33DA7AE1" w14:textId="77777777" w:rsidR="00B8541B" w:rsidRPr="00B8541B" w:rsidRDefault="00B8541B" w:rsidP="00B8541B">
      <w:pPr>
        <w:pStyle w:val="a3"/>
        <w:shd w:val="clear" w:color="auto" w:fill="FFFFFF"/>
        <w:jc w:val="both"/>
        <w:rPr>
          <w:rFonts w:ascii="Segoe UI" w:hAnsi="Segoe UI" w:cs="Segoe UI"/>
          <w:color w:val="333333"/>
          <w:lang w:val="en-US"/>
        </w:rPr>
      </w:pPr>
      <w:r w:rsidRPr="00B8541B">
        <w:rPr>
          <w:rFonts w:ascii="Segoe UI" w:hAnsi="Segoe UI" w:cs="Segoe UI"/>
          <w:color w:val="333333"/>
          <w:lang w:val="en-US"/>
        </w:rPr>
        <w:t>JVMs are available for many hardware and software platforms (</w:t>
      </w:r>
      <w:proofErr w:type="gramStart"/>
      <w:r w:rsidRPr="00B8541B">
        <w:rPr>
          <w:rFonts w:ascii="Segoe UI" w:hAnsi="Segoe UI" w:cs="Segoe UI"/>
          <w:color w:val="333333"/>
          <w:lang w:val="en-US"/>
        </w:rPr>
        <w:t>i.e.</w:t>
      </w:r>
      <w:proofErr w:type="gramEnd"/>
      <w:r w:rsidRPr="00B8541B">
        <w:rPr>
          <w:rFonts w:ascii="Segoe UI" w:hAnsi="Segoe UI" w:cs="Segoe UI"/>
          <w:color w:val="333333"/>
          <w:lang w:val="en-US"/>
        </w:rPr>
        <w:t xml:space="preserve"> JVM is platform dependent).</w:t>
      </w:r>
    </w:p>
    <w:p w14:paraId="6BA5A827" w14:textId="3A737D7C" w:rsidR="00B8541B" w:rsidRPr="008876B1" w:rsidRDefault="00B8541B" w:rsidP="008876B1">
      <w:pPr>
        <w:pStyle w:val="3"/>
        <w:shd w:val="clear" w:color="auto" w:fill="FFFFFF"/>
        <w:spacing w:line="312" w:lineRule="atLeast"/>
        <w:jc w:val="both"/>
        <w:rPr>
          <w:rFonts w:ascii="Helvetica" w:hAnsi="Helvetica" w:cs="Times New Roman"/>
          <w:color w:val="610B38"/>
          <w:sz w:val="38"/>
          <w:szCs w:val="38"/>
          <w:lang w:val="en-US"/>
        </w:rPr>
      </w:pPr>
      <w:r w:rsidRPr="00B8541B">
        <w:rPr>
          <w:rFonts w:ascii="Helvetica" w:hAnsi="Helvetica"/>
          <w:b/>
          <w:bCs/>
          <w:color w:val="610B38"/>
          <w:sz w:val="38"/>
          <w:szCs w:val="38"/>
          <w:lang w:val="en-US"/>
        </w:rPr>
        <w:t>What is JVM</w:t>
      </w:r>
    </w:p>
    <w:p w14:paraId="4D30D50E" w14:textId="77777777" w:rsidR="00B8541B" w:rsidRPr="00B8541B" w:rsidRDefault="00B8541B">
      <w:pPr>
        <w:numPr>
          <w:ilvl w:val="0"/>
          <w:numId w:val="24"/>
        </w:numPr>
        <w:shd w:val="clear" w:color="auto" w:fill="FFFFFF"/>
        <w:spacing w:before="60" w:after="100" w:afterAutospacing="1" w:line="375" w:lineRule="atLeast"/>
        <w:jc w:val="both"/>
        <w:rPr>
          <w:rFonts w:ascii="Segoe UI" w:hAnsi="Segoe UI" w:cs="Segoe UI"/>
          <w:color w:val="000000"/>
          <w:lang w:val="en-US"/>
        </w:rPr>
      </w:pPr>
      <w:r w:rsidRPr="00B8541B">
        <w:rPr>
          <w:rFonts w:ascii="Segoe UI" w:hAnsi="Segoe UI" w:cs="Segoe UI"/>
          <w:b/>
          <w:bCs/>
          <w:color w:val="000000"/>
          <w:lang w:val="en-US"/>
        </w:rPr>
        <w:t>A specification</w:t>
      </w:r>
      <w:r w:rsidRPr="00B8541B">
        <w:rPr>
          <w:rFonts w:ascii="Segoe UI" w:hAnsi="Segoe UI" w:cs="Segoe UI"/>
          <w:color w:val="000000"/>
          <w:lang w:val="en-US"/>
        </w:rPr>
        <w:t> where working of Java Virtual Machine is specified. But implementation provider is independent to choose the algorithm. Its implementation has been provided by Oracle and other companies.</w:t>
      </w:r>
    </w:p>
    <w:p w14:paraId="656A61B6" w14:textId="77777777" w:rsidR="00B8541B" w:rsidRPr="00B8541B" w:rsidRDefault="00B8541B">
      <w:pPr>
        <w:numPr>
          <w:ilvl w:val="0"/>
          <w:numId w:val="24"/>
        </w:numPr>
        <w:shd w:val="clear" w:color="auto" w:fill="FFFFFF"/>
        <w:spacing w:before="60" w:after="100" w:afterAutospacing="1" w:line="375" w:lineRule="atLeast"/>
        <w:jc w:val="both"/>
        <w:rPr>
          <w:rFonts w:ascii="Segoe UI" w:hAnsi="Segoe UI" w:cs="Segoe UI"/>
          <w:color w:val="000000"/>
          <w:lang w:val="en-US"/>
        </w:rPr>
      </w:pPr>
      <w:r w:rsidRPr="00B8541B">
        <w:rPr>
          <w:rFonts w:ascii="Segoe UI" w:hAnsi="Segoe UI" w:cs="Segoe UI"/>
          <w:b/>
          <w:bCs/>
          <w:color w:val="000000"/>
          <w:lang w:val="en-US"/>
        </w:rPr>
        <w:t>An implementation</w:t>
      </w:r>
      <w:r w:rsidRPr="00B8541B">
        <w:rPr>
          <w:rFonts w:ascii="Segoe UI" w:hAnsi="Segoe UI" w:cs="Segoe UI"/>
          <w:color w:val="000000"/>
          <w:lang w:val="en-US"/>
        </w:rPr>
        <w:t> Its implementation is known as JRE (Java Runtime Environment).</w:t>
      </w:r>
    </w:p>
    <w:p w14:paraId="3D3364F9" w14:textId="77777777" w:rsidR="00B8541B" w:rsidRPr="00B8541B" w:rsidRDefault="00B8541B">
      <w:pPr>
        <w:numPr>
          <w:ilvl w:val="0"/>
          <w:numId w:val="24"/>
        </w:numPr>
        <w:shd w:val="clear" w:color="auto" w:fill="FFFFFF"/>
        <w:spacing w:before="60" w:after="100" w:afterAutospacing="1" w:line="375" w:lineRule="atLeast"/>
        <w:jc w:val="both"/>
        <w:rPr>
          <w:rFonts w:ascii="Segoe UI" w:hAnsi="Segoe UI" w:cs="Segoe UI"/>
          <w:color w:val="000000"/>
          <w:lang w:val="en-US"/>
        </w:rPr>
      </w:pPr>
      <w:r w:rsidRPr="00B8541B">
        <w:rPr>
          <w:rFonts w:ascii="Segoe UI" w:hAnsi="Segoe UI" w:cs="Segoe UI"/>
          <w:b/>
          <w:bCs/>
          <w:color w:val="000000"/>
          <w:lang w:val="en-US"/>
        </w:rPr>
        <w:t>Runtime Instance</w:t>
      </w:r>
      <w:r w:rsidRPr="00B8541B">
        <w:rPr>
          <w:rFonts w:ascii="Segoe UI" w:hAnsi="Segoe UI" w:cs="Segoe UI"/>
          <w:color w:val="000000"/>
          <w:lang w:val="en-US"/>
        </w:rPr>
        <w:t> Whenever you write java command on the command prompt to run the java class, an instance of JVM is created.</w:t>
      </w:r>
    </w:p>
    <w:p w14:paraId="77B586D6" w14:textId="77777777" w:rsidR="00B8541B" w:rsidRPr="00B8541B" w:rsidRDefault="00B8541B" w:rsidP="00B8541B">
      <w:pPr>
        <w:pStyle w:val="3"/>
        <w:shd w:val="clear" w:color="auto" w:fill="FFFFFF"/>
        <w:spacing w:line="312" w:lineRule="atLeast"/>
        <w:jc w:val="both"/>
        <w:rPr>
          <w:rFonts w:ascii="Helvetica" w:hAnsi="Helvetica" w:cs="Times New Roman"/>
          <w:color w:val="610B38"/>
          <w:sz w:val="38"/>
          <w:szCs w:val="38"/>
          <w:lang w:val="en-US"/>
        </w:rPr>
      </w:pPr>
      <w:r w:rsidRPr="00B8541B">
        <w:rPr>
          <w:rFonts w:ascii="Helvetica" w:hAnsi="Helvetica"/>
          <w:b/>
          <w:bCs/>
          <w:color w:val="610B38"/>
          <w:sz w:val="38"/>
          <w:szCs w:val="38"/>
          <w:lang w:val="en-US"/>
        </w:rPr>
        <w:lastRenderedPageBreak/>
        <w:t>What it does</w:t>
      </w:r>
    </w:p>
    <w:p w14:paraId="02F6BE95" w14:textId="7D6F0B4C" w:rsidR="00B8541B" w:rsidRPr="008876B1" w:rsidRDefault="00B8541B" w:rsidP="008876B1">
      <w:pPr>
        <w:pStyle w:val="a3"/>
        <w:shd w:val="clear" w:color="auto" w:fill="FFFFFF"/>
        <w:jc w:val="both"/>
        <w:rPr>
          <w:rFonts w:ascii="Segoe UI" w:hAnsi="Segoe UI" w:cs="Segoe UI"/>
          <w:color w:val="333333"/>
          <w:lang w:val="en-US"/>
        </w:rPr>
      </w:pPr>
      <w:r w:rsidRPr="00B8541B">
        <w:rPr>
          <w:rFonts w:ascii="Segoe UI" w:hAnsi="Segoe UI" w:cs="Segoe UI"/>
          <w:color w:val="333333"/>
          <w:lang w:val="en-US"/>
        </w:rPr>
        <w:t>The JVM performs following operation:</w:t>
      </w:r>
    </w:p>
    <w:p w14:paraId="4EFA1865" w14:textId="77777777" w:rsidR="00B8541B" w:rsidRDefault="00B8541B">
      <w:pPr>
        <w:numPr>
          <w:ilvl w:val="0"/>
          <w:numId w:val="25"/>
        </w:numPr>
        <w:shd w:val="clear" w:color="auto" w:fill="FFFFFF"/>
        <w:spacing w:before="60" w:after="100" w:afterAutospacing="1" w:line="375" w:lineRule="atLeast"/>
        <w:jc w:val="both"/>
        <w:rPr>
          <w:rFonts w:ascii="Segoe UI" w:hAnsi="Segoe UI" w:cs="Segoe UI"/>
          <w:color w:val="000000"/>
          <w:sz w:val="24"/>
          <w:szCs w:val="24"/>
        </w:rPr>
      </w:pPr>
      <w:proofErr w:type="spellStart"/>
      <w:r>
        <w:rPr>
          <w:rFonts w:ascii="Segoe UI" w:hAnsi="Segoe UI" w:cs="Segoe UI"/>
          <w:color w:val="000000"/>
        </w:rPr>
        <w:t>Loads</w:t>
      </w:r>
      <w:proofErr w:type="spellEnd"/>
      <w:r>
        <w:rPr>
          <w:rFonts w:ascii="Segoe UI" w:hAnsi="Segoe UI" w:cs="Segoe UI"/>
          <w:color w:val="000000"/>
        </w:rPr>
        <w:t xml:space="preserve"> </w:t>
      </w:r>
      <w:proofErr w:type="spellStart"/>
      <w:r>
        <w:rPr>
          <w:rFonts w:ascii="Segoe UI" w:hAnsi="Segoe UI" w:cs="Segoe UI"/>
          <w:color w:val="000000"/>
        </w:rPr>
        <w:t>code</w:t>
      </w:r>
      <w:proofErr w:type="spellEnd"/>
    </w:p>
    <w:p w14:paraId="6B86B25C" w14:textId="77777777" w:rsidR="00B8541B" w:rsidRDefault="00B8541B">
      <w:pPr>
        <w:numPr>
          <w:ilvl w:val="0"/>
          <w:numId w:val="25"/>
        </w:numPr>
        <w:shd w:val="clear" w:color="auto" w:fill="FFFFFF"/>
        <w:spacing w:before="60" w:after="100" w:afterAutospacing="1" w:line="375" w:lineRule="atLeast"/>
        <w:jc w:val="both"/>
        <w:rPr>
          <w:rFonts w:ascii="Segoe UI" w:hAnsi="Segoe UI" w:cs="Segoe UI"/>
          <w:color w:val="000000"/>
        </w:rPr>
      </w:pPr>
      <w:proofErr w:type="spellStart"/>
      <w:r>
        <w:rPr>
          <w:rFonts w:ascii="Segoe UI" w:hAnsi="Segoe UI" w:cs="Segoe UI"/>
          <w:color w:val="000000"/>
        </w:rPr>
        <w:t>Verifies</w:t>
      </w:r>
      <w:proofErr w:type="spellEnd"/>
      <w:r>
        <w:rPr>
          <w:rFonts w:ascii="Segoe UI" w:hAnsi="Segoe UI" w:cs="Segoe UI"/>
          <w:color w:val="000000"/>
        </w:rPr>
        <w:t xml:space="preserve"> </w:t>
      </w:r>
      <w:proofErr w:type="spellStart"/>
      <w:r>
        <w:rPr>
          <w:rFonts w:ascii="Segoe UI" w:hAnsi="Segoe UI" w:cs="Segoe UI"/>
          <w:color w:val="000000"/>
        </w:rPr>
        <w:t>code</w:t>
      </w:r>
      <w:proofErr w:type="spellEnd"/>
    </w:p>
    <w:p w14:paraId="297551D5" w14:textId="77777777" w:rsidR="00B8541B" w:rsidRDefault="00B8541B">
      <w:pPr>
        <w:numPr>
          <w:ilvl w:val="0"/>
          <w:numId w:val="25"/>
        </w:numPr>
        <w:shd w:val="clear" w:color="auto" w:fill="FFFFFF"/>
        <w:spacing w:before="60" w:after="100" w:afterAutospacing="1" w:line="375" w:lineRule="atLeast"/>
        <w:jc w:val="both"/>
        <w:rPr>
          <w:rFonts w:ascii="Segoe UI" w:hAnsi="Segoe UI" w:cs="Segoe UI"/>
          <w:color w:val="000000"/>
        </w:rPr>
      </w:pPr>
      <w:proofErr w:type="spellStart"/>
      <w:r>
        <w:rPr>
          <w:rFonts w:ascii="Segoe UI" w:hAnsi="Segoe UI" w:cs="Segoe UI"/>
          <w:color w:val="000000"/>
        </w:rPr>
        <w:t>Executes</w:t>
      </w:r>
      <w:proofErr w:type="spellEnd"/>
      <w:r>
        <w:rPr>
          <w:rFonts w:ascii="Segoe UI" w:hAnsi="Segoe UI" w:cs="Segoe UI"/>
          <w:color w:val="000000"/>
        </w:rPr>
        <w:t xml:space="preserve"> </w:t>
      </w:r>
      <w:proofErr w:type="spellStart"/>
      <w:r>
        <w:rPr>
          <w:rFonts w:ascii="Segoe UI" w:hAnsi="Segoe UI" w:cs="Segoe UI"/>
          <w:color w:val="000000"/>
        </w:rPr>
        <w:t>code</w:t>
      </w:r>
      <w:proofErr w:type="spellEnd"/>
    </w:p>
    <w:p w14:paraId="14D12D20" w14:textId="77777777" w:rsidR="00B8541B" w:rsidRDefault="00B8541B">
      <w:pPr>
        <w:numPr>
          <w:ilvl w:val="0"/>
          <w:numId w:val="25"/>
        </w:numPr>
        <w:shd w:val="clear" w:color="auto" w:fill="FFFFFF"/>
        <w:spacing w:before="60" w:after="100" w:afterAutospacing="1" w:line="375" w:lineRule="atLeast"/>
        <w:jc w:val="both"/>
        <w:rPr>
          <w:rFonts w:ascii="Segoe UI" w:hAnsi="Segoe UI" w:cs="Segoe UI"/>
          <w:color w:val="000000"/>
        </w:rPr>
      </w:pPr>
      <w:proofErr w:type="spellStart"/>
      <w:r>
        <w:rPr>
          <w:rFonts w:ascii="Segoe UI" w:hAnsi="Segoe UI" w:cs="Segoe UI"/>
          <w:color w:val="000000"/>
        </w:rPr>
        <w:t>Provides</w:t>
      </w:r>
      <w:proofErr w:type="spellEnd"/>
      <w:r>
        <w:rPr>
          <w:rFonts w:ascii="Segoe UI" w:hAnsi="Segoe UI" w:cs="Segoe UI"/>
          <w:color w:val="000000"/>
        </w:rPr>
        <w:t xml:space="preserve"> </w:t>
      </w:r>
      <w:proofErr w:type="spellStart"/>
      <w:r>
        <w:rPr>
          <w:rFonts w:ascii="Segoe UI" w:hAnsi="Segoe UI" w:cs="Segoe UI"/>
          <w:color w:val="000000"/>
        </w:rPr>
        <w:t>runtime</w:t>
      </w:r>
      <w:proofErr w:type="spellEnd"/>
      <w:r>
        <w:rPr>
          <w:rFonts w:ascii="Segoe UI" w:hAnsi="Segoe UI" w:cs="Segoe UI"/>
          <w:color w:val="000000"/>
        </w:rPr>
        <w:t xml:space="preserve"> </w:t>
      </w:r>
      <w:proofErr w:type="spellStart"/>
      <w:r>
        <w:rPr>
          <w:rFonts w:ascii="Segoe UI" w:hAnsi="Segoe UI" w:cs="Segoe UI"/>
          <w:color w:val="000000"/>
        </w:rPr>
        <w:t>environment</w:t>
      </w:r>
      <w:proofErr w:type="spellEnd"/>
    </w:p>
    <w:p w14:paraId="37BCE8D0" w14:textId="77777777" w:rsidR="00B8541B" w:rsidRPr="00B8541B" w:rsidRDefault="00B8541B" w:rsidP="00B8541B">
      <w:pPr>
        <w:pStyle w:val="a3"/>
        <w:shd w:val="clear" w:color="auto" w:fill="FFFFFF"/>
        <w:jc w:val="both"/>
        <w:rPr>
          <w:rFonts w:ascii="Segoe UI" w:hAnsi="Segoe UI" w:cs="Segoe UI"/>
          <w:color w:val="333333"/>
          <w:lang w:val="en-US"/>
        </w:rPr>
      </w:pPr>
      <w:r w:rsidRPr="00B8541B">
        <w:rPr>
          <w:rFonts w:ascii="Segoe UI" w:hAnsi="Segoe UI" w:cs="Segoe UI"/>
          <w:color w:val="333333"/>
          <w:lang w:val="en-US"/>
        </w:rPr>
        <w:t>JVM provides definitions for the:</w:t>
      </w:r>
    </w:p>
    <w:p w14:paraId="653C3247" w14:textId="77777777" w:rsidR="00B8541B" w:rsidRDefault="00B8541B">
      <w:pPr>
        <w:numPr>
          <w:ilvl w:val="0"/>
          <w:numId w:val="2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 xml:space="preserve">Memory </w:t>
      </w:r>
      <w:proofErr w:type="spellStart"/>
      <w:r>
        <w:rPr>
          <w:rFonts w:ascii="Segoe UI" w:hAnsi="Segoe UI" w:cs="Segoe UI"/>
          <w:color w:val="000000"/>
        </w:rPr>
        <w:t>area</w:t>
      </w:r>
      <w:proofErr w:type="spellEnd"/>
    </w:p>
    <w:p w14:paraId="5161A8E8" w14:textId="77777777" w:rsidR="00B8541B" w:rsidRDefault="00B8541B">
      <w:pPr>
        <w:numPr>
          <w:ilvl w:val="0"/>
          <w:numId w:val="2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 xml:space="preserve">Class </w:t>
      </w:r>
      <w:proofErr w:type="spellStart"/>
      <w:r>
        <w:rPr>
          <w:rFonts w:ascii="Segoe UI" w:hAnsi="Segoe UI" w:cs="Segoe UI"/>
          <w:color w:val="000000"/>
        </w:rPr>
        <w:t>file</w:t>
      </w:r>
      <w:proofErr w:type="spellEnd"/>
      <w:r>
        <w:rPr>
          <w:rFonts w:ascii="Segoe UI" w:hAnsi="Segoe UI" w:cs="Segoe UI"/>
          <w:color w:val="000000"/>
        </w:rPr>
        <w:t xml:space="preserve"> </w:t>
      </w:r>
      <w:proofErr w:type="spellStart"/>
      <w:r>
        <w:rPr>
          <w:rFonts w:ascii="Segoe UI" w:hAnsi="Segoe UI" w:cs="Segoe UI"/>
          <w:color w:val="000000"/>
        </w:rPr>
        <w:t>format</w:t>
      </w:r>
      <w:proofErr w:type="spellEnd"/>
    </w:p>
    <w:p w14:paraId="2A99A154" w14:textId="77777777" w:rsidR="00B8541B" w:rsidRDefault="00B8541B">
      <w:pPr>
        <w:numPr>
          <w:ilvl w:val="0"/>
          <w:numId w:val="26"/>
        </w:numPr>
        <w:shd w:val="clear" w:color="auto" w:fill="FFFFFF"/>
        <w:spacing w:before="60" w:after="100" w:afterAutospacing="1" w:line="375" w:lineRule="atLeast"/>
        <w:jc w:val="both"/>
        <w:rPr>
          <w:rFonts w:ascii="Segoe UI" w:hAnsi="Segoe UI" w:cs="Segoe UI"/>
          <w:color w:val="000000"/>
        </w:rPr>
      </w:pPr>
      <w:proofErr w:type="spellStart"/>
      <w:r>
        <w:rPr>
          <w:rFonts w:ascii="Segoe UI" w:hAnsi="Segoe UI" w:cs="Segoe UI"/>
          <w:color w:val="000000"/>
        </w:rPr>
        <w:t>Register</w:t>
      </w:r>
      <w:proofErr w:type="spellEnd"/>
      <w:r>
        <w:rPr>
          <w:rFonts w:ascii="Segoe UI" w:hAnsi="Segoe UI" w:cs="Segoe UI"/>
          <w:color w:val="000000"/>
        </w:rPr>
        <w:t xml:space="preserve"> </w:t>
      </w:r>
      <w:proofErr w:type="spellStart"/>
      <w:r>
        <w:rPr>
          <w:rFonts w:ascii="Segoe UI" w:hAnsi="Segoe UI" w:cs="Segoe UI"/>
          <w:color w:val="000000"/>
        </w:rPr>
        <w:t>set</w:t>
      </w:r>
      <w:proofErr w:type="spellEnd"/>
    </w:p>
    <w:p w14:paraId="62CECD35" w14:textId="77777777" w:rsidR="00B8541B" w:rsidRDefault="00B8541B">
      <w:pPr>
        <w:numPr>
          <w:ilvl w:val="0"/>
          <w:numId w:val="26"/>
        </w:numPr>
        <w:shd w:val="clear" w:color="auto" w:fill="FFFFFF"/>
        <w:spacing w:before="60" w:after="100" w:afterAutospacing="1" w:line="375" w:lineRule="atLeast"/>
        <w:jc w:val="both"/>
        <w:rPr>
          <w:rFonts w:ascii="Segoe UI" w:hAnsi="Segoe UI" w:cs="Segoe UI"/>
          <w:color w:val="000000"/>
        </w:rPr>
      </w:pPr>
      <w:proofErr w:type="spellStart"/>
      <w:r>
        <w:rPr>
          <w:rFonts w:ascii="Segoe UI" w:hAnsi="Segoe UI" w:cs="Segoe UI"/>
          <w:color w:val="000000"/>
        </w:rPr>
        <w:t>Garbage-collected</w:t>
      </w:r>
      <w:proofErr w:type="spellEnd"/>
      <w:r>
        <w:rPr>
          <w:rFonts w:ascii="Segoe UI" w:hAnsi="Segoe UI" w:cs="Segoe UI"/>
          <w:color w:val="000000"/>
        </w:rPr>
        <w:t xml:space="preserve"> </w:t>
      </w:r>
      <w:proofErr w:type="spellStart"/>
      <w:r>
        <w:rPr>
          <w:rFonts w:ascii="Segoe UI" w:hAnsi="Segoe UI" w:cs="Segoe UI"/>
          <w:color w:val="000000"/>
        </w:rPr>
        <w:t>heap</w:t>
      </w:r>
      <w:proofErr w:type="spellEnd"/>
    </w:p>
    <w:p w14:paraId="32A36536" w14:textId="77777777" w:rsidR="00B8541B" w:rsidRDefault="00B8541B">
      <w:pPr>
        <w:numPr>
          <w:ilvl w:val="0"/>
          <w:numId w:val="26"/>
        </w:numPr>
        <w:shd w:val="clear" w:color="auto" w:fill="FFFFFF"/>
        <w:spacing w:before="60" w:after="100" w:afterAutospacing="1" w:line="375" w:lineRule="atLeast"/>
        <w:jc w:val="both"/>
        <w:rPr>
          <w:rFonts w:ascii="Segoe UI" w:hAnsi="Segoe UI" w:cs="Segoe UI"/>
          <w:color w:val="000000"/>
        </w:rPr>
      </w:pPr>
      <w:proofErr w:type="spellStart"/>
      <w:r>
        <w:rPr>
          <w:rFonts w:ascii="Segoe UI" w:hAnsi="Segoe UI" w:cs="Segoe UI"/>
          <w:color w:val="000000"/>
        </w:rPr>
        <w:t>Fatal</w:t>
      </w:r>
      <w:proofErr w:type="spellEnd"/>
      <w:r>
        <w:rPr>
          <w:rFonts w:ascii="Segoe UI" w:hAnsi="Segoe UI" w:cs="Segoe UI"/>
          <w:color w:val="000000"/>
        </w:rPr>
        <w:t xml:space="preserve"> </w:t>
      </w:r>
      <w:proofErr w:type="spellStart"/>
      <w:r>
        <w:rPr>
          <w:rFonts w:ascii="Segoe UI" w:hAnsi="Segoe UI" w:cs="Segoe UI"/>
          <w:color w:val="000000"/>
        </w:rPr>
        <w:t>error</w:t>
      </w:r>
      <w:proofErr w:type="spellEnd"/>
      <w:r>
        <w:rPr>
          <w:rFonts w:ascii="Segoe UI" w:hAnsi="Segoe UI" w:cs="Segoe UI"/>
          <w:color w:val="000000"/>
        </w:rPr>
        <w:t xml:space="preserve"> </w:t>
      </w:r>
      <w:proofErr w:type="spellStart"/>
      <w:r>
        <w:rPr>
          <w:rFonts w:ascii="Segoe UI" w:hAnsi="Segoe UI" w:cs="Segoe UI"/>
          <w:color w:val="000000"/>
        </w:rPr>
        <w:t>reporting</w:t>
      </w:r>
      <w:proofErr w:type="spellEnd"/>
      <w:r>
        <w:rPr>
          <w:rFonts w:ascii="Segoe UI" w:hAnsi="Segoe UI" w:cs="Segoe UI"/>
          <w:color w:val="000000"/>
        </w:rPr>
        <w:t xml:space="preserve"> </w:t>
      </w:r>
      <w:proofErr w:type="spellStart"/>
      <w:r>
        <w:rPr>
          <w:rFonts w:ascii="Segoe UI" w:hAnsi="Segoe UI" w:cs="Segoe UI"/>
          <w:color w:val="000000"/>
        </w:rPr>
        <w:t>etc</w:t>
      </w:r>
      <w:proofErr w:type="spellEnd"/>
      <w:r>
        <w:rPr>
          <w:rFonts w:ascii="Segoe UI" w:hAnsi="Segoe UI" w:cs="Segoe UI"/>
          <w:color w:val="000000"/>
        </w:rPr>
        <w:t>.</w:t>
      </w:r>
    </w:p>
    <w:p w14:paraId="416EA53B" w14:textId="77777777" w:rsidR="00B8541B" w:rsidRDefault="00000000" w:rsidP="00B8541B">
      <w:pPr>
        <w:spacing w:after="0" w:line="240" w:lineRule="auto"/>
        <w:rPr>
          <w:rFonts w:ascii="Times New Roman" w:hAnsi="Times New Roman" w:cs="Times New Roman"/>
        </w:rPr>
      </w:pPr>
      <w:r>
        <w:pict w14:anchorId="63F10D78">
          <v:rect id="_x0000_i1044" style="width:0;height:.75pt" o:hrstd="t" o:hrnoshade="t" o:hr="t" fillcolor="#d4d4d4" stroked="f"/>
        </w:pict>
      </w:r>
    </w:p>
    <w:p w14:paraId="4CC58F64" w14:textId="77777777" w:rsidR="00B8541B" w:rsidRPr="00B8541B" w:rsidRDefault="00B8541B" w:rsidP="00B8541B">
      <w:pPr>
        <w:pStyle w:val="2"/>
        <w:shd w:val="clear" w:color="auto" w:fill="FFFFFF"/>
        <w:spacing w:line="312" w:lineRule="atLeast"/>
        <w:jc w:val="both"/>
        <w:rPr>
          <w:rFonts w:ascii="Helvetica" w:hAnsi="Helvetica"/>
          <w:b w:val="0"/>
          <w:bCs w:val="0"/>
          <w:color w:val="610B38"/>
          <w:sz w:val="38"/>
          <w:szCs w:val="38"/>
          <w:lang w:val="en-US"/>
        </w:rPr>
      </w:pPr>
      <w:r w:rsidRPr="00B8541B">
        <w:rPr>
          <w:rFonts w:ascii="Helvetica" w:hAnsi="Helvetica"/>
          <w:b w:val="0"/>
          <w:bCs w:val="0"/>
          <w:color w:val="610B38"/>
          <w:sz w:val="38"/>
          <w:szCs w:val="38"/>
          <w:lang w:val="en-US"/>
        </w:rPr>
        <w:t>JVM Architecture</w:t>
      </w:r>
    </w:p>
    <w:p w14:paraId="521AC9B1" w14:textId="0A9D2D46" w:rsidR="00B8541B" w:rsidRPr="00B8541B" w:rsidRDefault="00B8541B" w:rsidP="00B8541B">
      <w:pPr>
        <w:pStyle w:val="a3"/>
        <w:shd w:val="clear" w:color="auto" w:fill="FFFFFF"/>
        <w:jc w:val="both"/>
        <w:rPr>
          <w:rFonts w:ascii="Segoe UI" w:hAnsi="Segoe UI" w:cs="Segoe UI"/>
          <w:color w:val="333333"/>
          <w:lang w:val="en-US"/>
        </w:rPr>
      </w:pPr>
      <w:r w:rsidRPr="00B8541B">
        <w:rPr>
          <w:rFonts w:ascii="Segoe UI" w:hAnsi="Segoe UI" w:cs="Segoe UI"/>
          <w:color w:val="333333"/>
          <w:lang w:val="en-US"/>
        </w:rPr>
        <w:t xml:space="preserve">Let's understand the internal architecture of JVM. </w:t>
      </w:r>
    </w:p>
    <w:p w14:paraId="68B86763" w14:textId="0B46EAA1" w:rsidR="00B8541B" w:rsidRDefault="00B8541B" w:rsidP="00B8541B">
      <w:pPr>
        <w:rPr>
          <w:rFonts w:ascii="Times New Roman" w:hAnsi="Times New Roman" w:cs="Times New Roman"/>
        </w:rPr>
      </w:pPr>
      <w:r>
        <w:rPr>
          <w:noProof/>
        </w:rPr>
        <w:lastRenderedPageBreak/>
        <w:drawing>
          <wp:inline distT="0" distB="0" distL="0" distR="0" wp14:anchorId="319EB000" wp14:editId="14ABB4B8">
            <wp:extent cx="5354780" cy="3408218"/>
            <wp:effectExtent l="0" t="0" r="0" b="0"/>
            <wp:docPr id="16" name="Рисунок 16" descr="JVM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JVM Architectur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72744" cy="3483300"/>
                    </a:xfrm>
                    <a:prstGeom prst="rect">
                      <a:avLst/>
                    </a:prstGeom>
                    <a:noFill/>
                    <a:ln>
                      <a:noFill/>
                    </a:ln>
                  </pic:spPr>
                </pic:pic>
              </a:graphicData>
            </a:graphic>
          </wp:inline>
        </w:drawing>
      </w:r>
      <w:r>
        <w:rPr>
          <w:rFonts w:ascii="Segoe UI" w:hAnsi="Segoe UI" w:cs="Segoe UI"/>
          <w:color w:val="333333"/>
        </w:rPr>
        <w:br/>
      </w:r>
      <w:r>
        <w:rPr>
          <w:rFonts w:ascii="Segoe UI" w:hAnsi="Segoe UI" w:cs="Segoe UI"/>
          <w:color w:val="333333"/>
        </w:rPr>
        <w:br/>
      </w:r>
    </w:p>
    <w:p w14:paraId="056323E0" w14:textId="77777777" w:rsidR="00B8541B" w:rsidRPr="00B8541B" w:rsidRDefault="00B8541B" w:rsidP="00B8541B">
      <w:pPr>
        <w:pStyle w:val="3"/>
        <w:shd w:val="clear" w:color="auto" w:fill="FFFFFF"/>
        <w:spacing w:line="312" w:lineRule="atLeast"/>
        <w:jc w:val="both"/>
        <w:rPr>
          <w:rFonts w:ascii="Helvetica" w:hAnsi="Helvetica"/>
          <w:color w:val="610B4B"/>
          <w:sz w:val="32"/>
          <w:szCs w:val="32"/>
          <w:lang w:val="en-US"/>
        </w:rPr>
      </w:pPr>
      <w:r w:rsidRPr="00B8541B">
        <w:rPr>
          <w:rFonts w:ascii="Helvetica" w:hAnsi="Helvetica"/>
          <w:b/>
          <w:bCs/>
          <w:color w:val="610B4B"/>
          <w:sz w:val="32"/>
          <w:szCs w:val="32"/>
          <w:lang w:val="en-US"/>
        </w:rPr>
        <w:t xml:space="preserve">1) </w:t>
      </w:r>
      <w:proofErr w:type="spellStart"/>
      <w:r w:rsidRPr="00B8541B">
        <w:rPr>
          <w:rFonts w:ascii="Helvetica" w:hAnsi="Helvetica"/>
          <w:b/>
          <w:bCs/>
          <w:color w:val="610B4B"/>
          <w:sz w:val="32"/>
          <w:szCs w:val="32"/>
          <w:lang w:val="en-US"/>
        </w:rPr>
        <w:t>Classloader</w:t>
      </w:r>
      <w:proofErr w:type="spellEnd"/>
    </w:p>
    <w:p w14:paraId="4763F2DC" w14:textId="77777777" w:rsidR="00B8541B" w:rsidRDefault="00B8541B" w:rsidP="00B8541B">
      <w:pPr>
        <w:pStyle w:val="a3"/>
        <w:shd w:val="clear" w:color="auto" w:fill="FFFFFF"/>
        <w:jc w:val="both"/>
        <w:rPr>
          <w:rFonts w:ascii="Segoe UI" w:hAnsi="Segoe UI" w:cs="Segoe UI"/>
          <w:color w:val="333333"/>
        </w:rPr>
      </w:pPr>
      <w:proofErr w:type="spellStart"/>
      <w:r w:rsidRPr="00B8541B">
        <w:rPr>
          <w:rFonts w:ascii="Segoe UI" w:hAnsi="Segoe UI" w:cs="Segoe UI"/>
          <w:color w:val="333333"/>
          <w:lang w:val="en-US"/>
        </w:rPr>
        <w:t>Classloader</w:t>
      </w:r>
      <w:proofErr w:type="spellEnd"/>
      <w:r w:rsidRPr="00B8541B">
        <w:rPr>
          <w:rFonts w:ascii="Segoe UI" w:hAnsi="Segoe UI" w:cs="Segoe UI"/>
          <w:color w:val="333333"/>
          <w:lang w:val="en-US"/>
        </w:rPr>
        <w:t xml:space="preserve"> is a subsystem of JVM which is used to load class files. Whenever we run the java program, it is loaded first by the </w:t>
      </w:r>
      <w:proofErr w:type="spellStart"/>
      <w:r w:rsidRPr="00B8541B">
        <w:rPr>
          <w:rFonts w:ascii="Segoe UI" w:hAnsi="Segoe UI" w:cs="Segoe UI"/>
          <w:color w:val="333333"/>
          <w:lang w:val="en-US"/>
        </w:rPr>
        <w:t>classloader</w:t>
      </w:r>
      <w:proofErr w:type="spellEnd"/>
      <w:r w:rsidRPr="00B8541B">
        <w:rPr>
          <w:rFonts w:ascii="Segoe UI" w:hAnsi="Segoe UI" w:cs="Segoe UI"/>
          <w:color w:val="333333"/>
          <w:lang w:val="en-US"/>
        </w:rPr>
        <w:t xml:space="preserve">. </w:t>
      </w:r>
      <w:proofErr w:type="spellStart"/>
      <w:r>
        <w:rPr>
          <w:rFonts w:ascii="Segoe UI" w:hAnsi="Segoe UI" w:cs="Segoe UI"/>
          <w:color w:val="333333"/>
        </w:rPr>
        <w:t>There</w:t>
      </w:r>
      <w:proofErr w:type="spellEnd"/>
      <w:r>
        <w:rPr>
          <w:rFonts w:ascii="Segoe UI" w:hAnsi="Segoe UI" w:cs="Segoe UI"/>
          <w:color w:val="333333"/>
        </w:rPr>
        <w:t xml:space="preserve"> </w:t>
      </w:r>
      <w:proofErr w:type="spellStart"/>
      <w:r>
        <w:rPr>
          <w:rFonts w:ascii="Segoe UI" w:hAnsi="Segoe UI" w:cs="Segoe UI"/>
          <w:color w:val="333333"/>
        </w:rPr>
        <w:t>are</w:t>
      </w:r>
      <w:proofErr w:type="spellEnd"/>
      <w:r>
        <w:rPr>
          <w:rFonts w:ascii="Segoe UI" w:hAnsi="Segoe UI" w:cs="Segoe UI"/>
          <w:color w:val="333333"/>
        </w:rPr>
        <w:t xml:space="preserve"> </w:t>
      </w:r>
      <w:proofErr w:type="spellStart"/>
      <w:r>
        <w:rPr>
          <w:rFonts w:ascii="Segoe UI" w:hAnsi="Segoe UI" w:cs="Segoe UI"/>
          <w:color w:val="333333"/>
        </w:rPr>
        <w:t>three</w:t>
      </w:r>
      <w:proofErr w:type="spellEnd"/>
      <w:r>
        <w:rPr>
          <w:rFonts w:ascii="Segoe UI" w:hAnsi="Segoe UI" w:cs="Segoe UI"/>
          <w:color w:val="333333"/>
        </w:rPr>
        <w:t xml:space="preserve"> </w:t>
      </w:r>
      <w:proofErr w:type="spellStart"/>
      <w:r>
        <w:rPr>
          <w:rFonts w:ascii="Segoe UI" w:hAnsi="Segoe UI" w:cs="Segoe UI"/>
          <w:color w:val="333333"/>
        </w:rPr>
        <w:t>built-in</w:t>
      </w:r>
      <w:proofErr w:type="spellEnd"/>
      <w:r>
        <w:rPr>
          <w:rFonts w:ascii="Segoe UI" w:hAnsi="Segoe UI" w:cs="Segoe UI"/>
          <w:color w:val="333333"/>
        </w:rPr>
        <w:t xml:space="preserve"> </w:t>
      </w:r>
      <w:proofErr w:type="spellStart"/>
      <w:r>
        <w:rPr>
          <w:rFonts w:ascii="Segoe UI" w:hAnsi="Segoe UI" w:cs="Segoe UI"/>
          <w:color w:val="333333"/>
        </w:rPr>
        <w:t>classloaders</w:t>
      </w:r>
      <w:proofErr w:type="spellEnd"/>
      <w:r>
        <w:rPr>
          <w:rFonts w:ascii="Segoe UI" w:hAnsi="Segoe UI" w:cs="Segoe UI"/>
          <w:color w:val="333333"/>
        </w:rPr>
        <w:t xml:space="preserve"> </w:t>
      </w:r>
      <w:proofErr w:type="spellStart"/>
      <w:r>
        <w:rPr>
          <w:rFonts w:ascii="Segoe UI" w:hAnsi="Segoe UI" w:cs="Segoe UI"/>
          <w:color w:val="333333"/>
        </w:rPr>
        <w:t>in</w:t>
      </w:r>
      <w:proofErr w:type="spellEnd"/>
      <w:r>
        <w:rPr>
          <w:rFonts w:ascii="Segoe UI" w:hAnsi="Segoe UI" w:cs="Segoe UI"/>
          <w:color w:val="333333"/>
        </w:rPr>
        <w:t xml:space="preserve"> Java.</w:t>
      </w:r>
    </w:p>
    <w:p w14:paraId="6068BB62" w14:textId="77777777" w:rsidR="00B8541B" w:rsidRPr="00B8541B" w:rsidRDefault="00B8541B">
      <w:pPr>
        <w:numPr>
          <w:ilvl w:val="0"/>
          <w:numId w:val="27"/>
        </w:numPr>
        <w:shd w:val="clear" w:color="auto" w:fill="FFFFFF"/>
        <w:spacing w:before="60" w:after="100" w:afterAutospacing="1" w:line="375" w:lineRule="atLeast"/>
        <w:jc w:val="both"/>
        <w:rPr>
          <w:rFonts w:ascii="Segoe UI" w:hAnsi="Segoe UI" w:cs="Segoe UI"/>
          <w:color w:val="000000"/>
          <w:lang w:val="en-US"/>
        </w:rPr>
      </w:pPr>
      <w:r w:rsidRPr="00B8541B">
        <w:rPr>
          <w:rStyle w:val="a4"/>
          <w:rFonts w:ascii="Segoe UI" w:hAnsi="Segoe UI" w:cs="Segoe UI"/>
          <w:color w:val="000000"/>
          <w:lang w:val="en-US"/>
        </w:rPr>
        <w:t xml:space="preserve">Bootstrap </w:t>
      </w:r>
      <w:proofErr w:type="spellStart"/>
      <w:r w:rsidRPr="00B8541B">
        <w:rPr>
          <w:rStyle w:val="a4"/>
          <w:rFonts w:ascii="Segoe UI" w:hAnsi="Segoe UI" w:cs="Segoe UI"/>
          <w:color w:val="000000"/>
          <w:lang w:val="en-US"/>
        </w:rPr>
        <w:t>ClassLoader</w:t>
      </w:r>
      <w:proofErr w:type="spellEnd"/>
      <w:r w:rsidRPr="00B8541B">
        <w:rPr>
          <w:rFonts w:ascii="Segoe UI" w:hAnsi="Segoe UI" w:cs="Segoe UI"/>
          <w:color w:val="000000"/>
          <w:lang w:val="en-US"/>
        </w:rPr>
        <w:t xml:space="preserve">: This is the first </w:t>
      </w:r>
      <w:proofErr w:type="spellStart"/>
      <w:r w:rsidRPr="00B8541B">
        <w:rPr>
          <w:rFonts w:ascii="Segoe UI" w:hAnsi="Segoe UI" w:cs="Segoe UI"/>
          <w:color w:val="000000"/>
          <w:lang w:val="en-US"/>
        </w:rPr>
        <w:t>classloader</w:t>
      </w:r>
      <w:proofErr w:type="spellEnd"/>
      <w:r w:rsidRPr="00B8541B">
        <w:rPr>
          <w:rFonts w:ascii="Segoe UI" w:hAnsi="Segoe UI" w:cs="Segoe UI"/>
          <w:color w:val="000000"/>
          <w:lang w:val="en-US"/>
        </w:rPr>
        <w:t xml:space="preserve"> which is the super class of Extension </w:t>
      </w:r>
      <w:proofErr w:type="spellStart"/>
      <w:r w:rsidRPr="00B8541B">
        <w:rPr>
          <w:rFonts w:ascii="Segoe UI" w:hAnsi="Segoe UI" w:cs="Segoe UI"/>
          <w:color w:val="000000"/>
          <w:lang w:val="en-US"/>
        </w:rPr>
        <w:t>classloader</w:t>
      </w:r>
      <w:proofErr w:type="spellEnd"/>
      <w:r w:rsidRPr="00B8541B">
        <w:rPr>
          <w:rFonts w:ascii="Segoe UI" w:hAnsi="Segoe UI" w:cs="Segoe UI"/>
          <w:color w:val="000000"/>
          <w:lang w:val="en-US"/>
        </w:rPr>
        <w:t>. It loads the </w:t>
      </w:r>
      <w:r w:rsidRPr="00B8541B">
        <w:rPr>
          <w:rStyle w:val="a6"/>
          <w:rFonts w:ascii="Segoe UI" w:hAnsi="Segoe UI" w:cs="Segoe UI"/>
          <w:color w:val="000000"/>
          <w:lang w:val="en-US"/>
        </w:rPr>
        <w:t>rt.jar</w:t>
      </w:r>
      <w:r w:rsidRPr="00B8541B">
        <w:rPr>
          <w:rFonts w:ascii="Segoe UI" w:hAnsi="Segoe UI" w:cs="Segoe UI"/>
          <w:color w:val="000000"/>
          <w:lang w:val="en-US"/>
        </w:rPr>
        <w:t xml:space="preserve"> file which contains all class files of Java Standard Edition like </w:t>
      </w:r>
      <w:proofErr w:type="spellStart"/>
      <w:proofErr w:type="gramStart"/>
      <w:r w:rsidRPr="00B8541B">
        <w:rPr>
          <w:rFonts w:ascii="Segoe UI" w:hAnsi="Segoe UI" w:cs="Segoe UI"/>
          <w:color w:val="000000"/>
          <w:lang w:val="en-US"/>
        </w:rPr>
        <w:t>java.lang</w:t>
      </w:r>
      <w:proofErr w:type="spellEnd"/>
      <w:proofErr w:type="gramEnd"/>
      <w:r w:rsidRPr="00B8541B">
        <w:rPr>
          <w:rFonts w:ascii="Segoe UI" w:hAnsi="Segoe UI" w:cs="Segoe UI"/>
          <w:color w:val="000000"/>
          <w:lang w:val="en-US"/>
        </w:rPr>
        <w:t xml:space="preserve"> package classes, java.net package classes, </w:t>
      </w:r>
      <w:proofErr w:type="spellStart"/>
      <w:r w:rsidRPr="00B8541B">
        <w:rPr>
          <w:rFonts w:ascii="Segoe UI" w:hAnsi="Segoe UI" w:cs="Segoe UI"/>
          <w:color w:val="000000"/>
          <w:lang w:val="en-US"/>
        </w:rPr>
        <w:t>java.util</w:t>
      </w:r>
      <w:proofErr w:type="spellEnd"/>
      <w:r w:rsidRPr="00B8541B">
        <w:rPr>
          <w:rFonts w:ascii="Segoe UI" w:hAnsi="Segoe UI" w:cs="Segoe UI"/>
          <w:color w:val="000000"/>
          <w:lang w:val="en-US"/>
        </w:rPr>
        <w:t xml:space="preserve"> package classes, java.io package classes, </w:t>
      </w:r>
      <w:proofErr w:type="spellStart"/>
      <w:r w:rsidRPr="00B8541B">
        <w:rPr>
          <w:rFonts w:ascii="Segoe UI" w:hAnsi="Segoe UI" w:cs="Segoe UI"/>
          <w:color w:val="000000"/>
          <w:lang w:val="en-US"/>
        </w:rPr>
        <w:t>java.sql</w:t>
      </w:r>
      <w:proofErr w:type="spellEnd"/>
      <w:r w:rsidRPr="00B8541B">
        <w:rPr>
          <w:rFonts w:ascii="Segoe UI" w:hAnsi="Segoe UI" w:cs="Segoe UI"/>
          <w:color w:val="000000"/>
          <w:lang w:val="en-US"/>
        </w:rPr>
        <w:t xml:space="preserve"> package classes etc.</w:t>
      </w:r>
    </w:p>
    <w:p w14:paraId="2CE99A29" w14:textId="77777777" w:rsidR="00B8541B" w:rsidRPr="00B8541B" w:rsidRDefault="00B8541B">
      <w:pPr>
        <w:numPr>
          <w:ilvl w:val="0"/>
          <w:numId w:val="27"/>
        </w:numPr>
        <w:shd w:val="clear" w:color="auto" w:fill="FFFFFF"/>
        <w:spacing w:before="60" w:after="100" w:afterAutospacing="1" w:line="375" w:lineRule="atLeast"/>
        <w:jc w:val="both"/>
        <w:rPr>
          <w:rFonts w:ascii="Segoe UI" w:hAnsi="Segoe UI" w:cs="Segoe UI"/>
          <w:color w:val="000000"/>
          <w:lang w:val="en-US"/>
        </w:rPr>
      </w:pPr>
      <w:r w:rsidRPr="00B8541B">
        <w:rPr>
          <w:rStyle w:val="a4"/>
          <w:rFonts w:ascii="Segoe UI" w:hAnsi="Segoe UI" w:cs="Segoe UI"/>
          <w:color w:val="000000"/>
          <w:lang w:val="en-US"/>
        </w:rPr>
        <w:t xml:space="preserve">Extension </w:t>
      </w:r>
      <w:proofErr w:type="spellStart"/>
      <w:r w:rsidRPr="00B8541B">
        <w:rPr>
          <w:rStyle w:val="a4"/>
          <w:rFonts w:ascii="Segoe UI" w:hAnsi="Segoe UI" w:cs="Segoe UI"/>
          <w:color w:val="000000"/>
          <w:lang w:val="en-US"/>
        </w:rPr>
        <w:t>ClassLoader</w:t>
      </w:r>
      <w:proofErr w:type="spellEnd"/>
      <w:r w:rsidRPr="00B8541B">
        <w:rPr>
          <w:rFonts w:ascii="Segoe UI" w:hAnsi="Segoe UI" w:cs="Segoe UI"/>
          <w:color w:val="000000"/>
          <w:lang w:val="en-US"/>
        </w:rPr>
        <w:t xml:space="preserve">: This is the child </w:t>
      </w:r>
      <w:proofErr w:type="spellStart"/>
      <w:r w:rsidRPr="00B8541B">
        <w:rPr>
          <w:rFonts w:ascii="Segoe UI" w:hAnsi="Segoe UI" w:cs="Segoe UI"/>
          <w:color w:val="000000"/>
          <w:lang w:val="en-US"/>
        </w:rPr>
        <w:t>classloader</w:t>
      </w:r>
      <w:proofErr w:type="spellEnd"/>
      <w:r w:rsidRPr="00B8541B">
        <w:rPr>
          <w:rFonts w:ascii="Segoe UI" w:hAnsi="Segoe UI" w:cs="Segoe UI"/>
          <w:color w:val="000000"/>
          <w:lang w:val="en-US"/>
        </w:rPr>
        <w:t xml:space="preserve"> of Bootstrap and parent </w:t>
      </w:r>
      <w:proofErr w:type="spellStart"/>
      <w:r w:rsidRPr="00B8541B">
        <w:rPr>
          <w:rFonts w:ascii="Segoe UI" w:hAnsi="Segoe UI" w:cs="Segoe UI"/>
          <w:color w:val="000000"/>
          <w:lang w:val="en-US"/>
        </w:rPr>
        <w:t>classloader</w:t>
      </w:r>
      <w:proofErr w:type="spellEnd"/>
      <w:r w:rsidRPr="00B8541B">
        <w:rPr>
          <w:rFonts w:ascii="Segoe UI" w:hAnsi="Segoe UI" w:cs="Segoe UI"/>
          <w:color w:val="000000"/>
          <w:lang w:val="en-US"/>
        </w:rPr>
        <w:t xml:space="preserve"> of System </w:t>
      </w:r>
      <w:proofErr w:type="spellStart"/>
      <w:r w:rsidRPr="00B8541B">
        <w:rPr>
          <w:rFonts w:ascii="Segoe UI" w:hAnsi="Segoe UI" w:cs="Segoe UI"/>
          <w:color w:val="000000"/>
          <w:lang w:val="en-US"/>
        </w:rPr>
        <w:t>classloader</w:t>
      </w:r>
      <w:proofErr w:type="spellEnd"/>
      <w:r w:rsidRPr="00B8541B">
        <w:rPr>
          <w:rFonts w:ascii="Segoe UI" w:hAnsi="Segoe UI" w:cs="Segoe UI"/>
          <w:color w:val="000000"/>
          <w:lang w:val="en-US"/>
        </w:rPr>
        <w:t xml:space="preserve">. It </w:t>
      </w:r>
      <w:proofErr w:type="spellStart"/>
      <w:r w:rsidRPr="00B8541B">
        <w:rPr>
          <w:rFonts w:ascii="Segoe UI" w:hAnsi="Segoe UI" w:cs="Segoe UI"/>
          <w:color w:val="000000"/>
          <w:lang w:val="en-US"/>
        </w:rPr>
        <w:t>loades</w:t>
      </w:r>
      <w:proofErr w:type="spellEnd"/>
      <w:r w:rsidRPr="00B8541B">
        <w:rPr>
          <w:rFonts w:ascii="Segoe UI" w:hAnsi="Segoe UI" w:cs="Segoe UI"/>
          <w:color w:val="000000"/>
          <w:lang w:val="en-US"/>
        </w:rPr>
        <w:t xml:space="preserve"> the jar files located inside </w:t>
      </w:r>
      <w:r w:rsidRPr="00B8541B">
        <w:rPr>
          <w:rStyle w:val="a6"/>
          <w:rFonts w:ascii="Segoe UI" w:hAnsi="Segoe UI" w:cs="Segoe UI"/>
          <w:color w:val="000000"/>
          <w:lang w:val="en-US"/>
        </w:rPr>
        <w:t>$JAVA_HOME/</w:t>
      </w:r>
      <w:proofErr w:type="spellStart"/>
      <w:r w:rsidRPr="00B8541B">
        <w:rPr>
          <w:rStyle w:val="a6"/>
          <w:rFonts w:ascii="Segoe UI" w:hAnsi="Segoe UI" w:cs="Segoe UI"/>
          <w:color w:val="000000"/>
          <w:lang w:val="en-US"/>
        </w:rPr>
        <w:t>jre</w:t>
      </w:r>
      <w:proofErr w:type="spellEnd"/>
      <w:r w:rsidRPr="00B8541B">
        <w:rPr>
          <w:rStyle w:val="a6"/>
          <w:rFonts w:ascii="Segoe UI" w:hAnsi="Segoe UI" w:cs="Segoe UI"/>
          <w:color w:val="000000"/>
          <w:lang w:val="en-US"/>
        </w:rPr>
        <w:t>/lib/</w:t>
      </w:r>
      <w:proofErr w:type="spellStart"/>
      <w:r w:rsidRPr="00B8541B">
        <w:rPr>
          <w:rStyle w:val="a6"/>
          <w:rFonts w:ascii="Segoe UI" w:hAnsi="Segoe UI" w:cs="Segoe UI"/>
          <w:color w:val="000000"/>
          <w:lang w:val="en-US"/>
        </w:rPr>
        <w:t>ext</w:t>
      </w:r>
      <w:proofErr w:type="spellEnd"/>
      <w:r w:rsidRPr="00B8541B">
        <w:rPr>
          <w:rFonts w:ascii="Segoe UI" w:hAnsi="Segoe UI" w:cs="Segoe UI"/>
          <w:color w:val="000000"/>
          <w:lang w:val="en-US"/>
        </w:rPr>
        <w:t> directory.</w:t>
      </w:r>
    </w:p>
    <w:p w14:paraId="7A1CD90D" w14:textId="2833DF4D" w:rsidR="00B8541B" w:rsidRPr="00B8541B" w:rsidRDefault="00B8541B">
      <w:pPr>
        <w:numPr>
          <w:ilvl w:val="0"/>
          <w:numId w:val="27"/>
        </w:numPr>
        <w:shd w:val="clear" w:color="auto" w:fill="FFFFFF"/>
        <w:spacing w:before="60" w:after="100" w:afterAutospacing="1" w:line="375" w:lineRule="atLeast"/>
        <w:jc w:val="both"/>
        <w:rPr>
          <w:rFonts w:ascii="Segoe UI" w:hAnsi="Segoe UI" w:cs="Segoe UI"/>
          <w:color w:val="000000"/>
        </w:rPr>
      </w:pPr>
      <w:r w:rsidRPr="00B8541B">
        <w:rPr>
          <w:rStyle w:val="a4"/>
          <w:rFonts w:ascii="Segoe UI" w:hAnsi="Segoe UI" w:cs="Segoe UI"/>
          <w:color w:val="000000"/>
          <w:lang w:val="en-US"/>
        </w:rPr>
        <w:t xml:space="preserve">System/Application </w:t>
      </w:r>
      <w:proofErr w:type="spellStart"/>
      <w:r w:rsidRPr="00B8541B">
        <w:rPr>
          <w:rStyle w:val="a4"/>
          <w:rFonts w:ascii="Segoe UI" w:hAnsi="Segoe UI" w:cs="Segoe UI"/>
          <w:color w:val="000000"/>
          <w:lang w:val="en-US"/>
        </w:rPr>
        <w:t>ClassLoader</w:t>
      </w:r>
      <w:proofErr w:type="spellEnd"/>
      <w:r w:rsidRPr="00B8541B">
        <w:rPr>
          <w:rFonts w:ascii="Segoe UI" w:hAnsi="Segoe UI" w:cs="Segoe UI"/>
          <w:color w:val="000000"/>
          <w:lang w:val="en-US"/>
        </w:rPr>
        <w:t xml:space="preserve">: This is the child </w:t>
      </w:r>
      <w:proofErr w:type="spellStart"/>
      <w:r w:rsidRPr="00B8541B">
        <w:rPr>
          <w:rFonts w:ascii="Segoe UI" w:hAnsi="Segoe UI" w:cs="Segoe UI"/>
          <w:color w:val="000000"/>
          <w:lang w:val="en-US"/>
        </w:rPr>
        <w:t>classloader</w:t>
      </w:r>
      <w:proofErr w:type="spellEnd"/>
      <w:r w:rsidRPr="00B8541B">
        <w:rPr>
          <w:rFonts w:ascii="Segoe UI" w:hAnsi="Segoe UI" w:cs="Segoe UI"/>
          <w:color w:val="000000"/>
          <w:lang w:val="en-US"/>
        </w:rPr>
        <w:t xml:space="preserve"> of Extension </w:t>
      </w:r>
      <w:proofErr w:type="spellStart"/>
      <w:r w:rsidRPr="00B8541B">
        <w:rPr>
          <w:rFonts w:ascii="Segoe UI" w:hAnsi="Segoe UI" w:cs="Segoe UI"/>
          <w:color w:val="000000"/>
          <w:lang w:val="en-US"/>
        </w:rPr>
        <w:t>classloader</w:t>
      </w:r>
      <w:proofErr w:type="spellEnd"/>
      <w:r w:rsidRPr="00B8541B">
        <w:rPr>
          <w:rFonts w:ascii="Segoe UI" w:hAnsi="Segoe UI" w:cs="Segoe UI"/>
          <w:color w:val="000000"/>
          <w:lang w:val="en-US"/>
        </w:rPr>
        <w:t xml:space="preserve">. It loads the </w:t>
      </w:r>
      <w:proofErr w:type="spellStart"/>
      <w:r w:rsidRPr="00B8541B">
        <w:rPr>
          <w:rFonts w:ascii="Segoe UI" w:hAnsi="Segoe UI" w:cs="Segoe UI"/>
          <w:color w:val="000000"/>
          <w:lang w:val="en-US"/>
        </w:rPr>
        <w:t>classfiles</w:t>
      </w:r>
      <w:proofErr w:type="spellEnd"/>
      <w:r w:rsidRPr="00B8541B">
        <w:rPr>
          <w:rFonts w:ascii="Segoe UI" w:hAnsi="Segoe UI" w:cs="Segoe UI"/>
          <w:color w:val="000000"/>
          <w:lang w:val="en-US"/>
        </w:rPr>
        <w:t xml:space="preserve"> from </w:t>
      </w:r>
      <w:proofErr w:type="spellStart"/>
      <w:r w:rsidRPr="00B8541B">
        <w:rPr>
          <w:rFonts w:ascii="Segoe UI" w:hAnsi="Segoe UI" w:cs="Segoe UI"/>
          <w:color w:val="000000"/>
          <w:lang w:val="en-US"/>
        </w:rPr>
        <w:t>classpath</w:t>
      </w:r>
      <w:proofErr w:type="spellEnd"/>
      <w:r w:rsidRPr="00B8541B">
        <w:rPr>
          <w:rFonts w:ascii="Segoe UI" w:hAnsi="Segoe UI" w:cs="Segoe UI"/>
          <w:color w:val="000000"/>
          <w:lang w:val="en-US"/>
        </w:rPr>
        <w:t xml:space="preserve">. By default, </w:t>
      </w:r>
      <w:proofErr w:type="spellStart"/>
      <w:r w:rsidRPr="00B8541B">
        <w:rPr>
          <w:rFonts w:ascii="Segoe UI" w:hAnsi="Segoe UI" w:cs="Segoe UI"/>
          <w:color w:val="000000"/>
          <w:lang w:val="en-US"/>
        </w:rPr>
        <w:t>classpath</w:t>
      </w:r>
      <w:proofErr w:type="spellEnd"/>
      <w:r w:rsidRPr="00B8541B">
        <w:rPr>
          <w:rFonts w:ascii="Segoe UI" w:hAnsi="Segoe UI" w:cs="Segoe UI"/>
          <w:color w:val="000000"/>
          <w:lang w:val="en-US"/>
        </w:rPr>
        <w:t xml:space="preserve"> is set to current directory. You can change the </w:t>
      </w:r>
      <w:proofErr w:type="spellStart"/>
      <w:r w:rsidRPr="00B8541B">
        <w:rPr>
          <w:rFonts w:ascii="Segoe UI" w:hAnsi="Segoe UI" w:cs="Segoe UI"/>
          <w:color w:val="000000"/>
          <w:lang w:val="en-US"/>
        </w:rPr>
        <w:t>classpath</w:t>
      </w:r>
      <w:proofErr w:type="spellEnd"/>
      <w:r w:rsidRPr="00B8541B">
        <w:rPr>
          <w:rFonts w:ascii="Segoe UI" w:hAnsi="Segoe UI" w:cs="Segoe UI"/>
          <w:color w:val="000000"/>
          <w:lang w:val="en-US"/>
        </w:rPr>
        <w:t xml:space="preserve"> using "-cp" or "-</w:t>
      </w:r>
      <w:proofErr w:type="spellStart"/>
      <w:r w:rsidRPr="00B8541B">
        <w:rPr>
          <w:rFonts w:ascii="Segoe UI" w:hAnsi="Segoe UI" w:cs="Segoe UI"/>
          <w:color w:val="000000"/>
          <w:lang w:val="en-US"/>
        </w:rPr>
        <w:t>classpath</w:t>
      </w:r>
      <w:proofErr w:type="spellEnd"/>
      <w:r w:rsidRPr="00B8541B">
        <w:rPr>
          <w:rFonts w:ascii="Segoe UI" w:hAnsi="Segoe UI" w:cs="Segoe UI"/>
          <w:color w:val="000000"/>
          <w:lang w:val="en-US"/>
        </w:rPr>
        <w:t xml:space="preserve">" switch. </w:t>
      </w:r>
      <w:r>
        <w:rPr>
          <w:rFonts w:ascii="Segoe UI" w:hAnsi="Segoe UI" w:cs="Segoe UI"/>
          <w:color w:val="000000"/>
        </w:rPr>
        <w:t xml:space="preserve">It </w:t>
      </w:r>
      <w:proofErr w:type="spellStart"/>
      <w:r>
        <w:rPr>
          <w:rFonts w:ascii="Segoe UI" w:hAnsi="Segoe UI" w:cs="Segoe UI"/>
          <w:color w:val="000000"/>
        </w:rPr>
        <w:t>is</w:t>
      </w:r>
      <w:proofErr w:type="spellEnd"/>
      <w:r>
        <w:rPr>
          <w:rFonts w:ascii="Segoe UI" w:hAnsi="Segoe UI" w:cs="Segoe UI"/>
          <w:color w:val="000000"/>
        </w:rPr>
        <w:t xml:space="preserve"> </w:t>
      </w:r>
      <w:proofErr w:type="spellStart"/>
      <w:r>
        <w:rPr>
          <w:rFonts w:ascii="Segoe UI" w:hAnsi="Segoe UI" w:cs="Segoe UI"/>
          <w:color w:val="000000"/>
        </w:rPr>
        <w:t>also</w:t>
      </w:r>
      <w:proofErr w:type="spellEnd"/>
      <w:r>
        <w:rPr>
          <w:rFonts w:ascii="Segoe UI" w:hAnsi="Segoe UI" w:cs="Segoe UI"/>
          <w:color w:val="000000"/>
        </w:rPr>
        <w:t xml:space="preserve"> </w:t>
      </w:r>
      <w:proofErr w:type="spellStart"/>
      <w:r>
        <w:rPr>
          <w:rFonts w:ascii="Segoe UI" w:hAnsi="Segoe UI" w:cs="Segoe UI"/>
          <w:color w:val="000000"/>
        </w:rPr>
        <w:t>known</w:t>
      </w:r>
      <w:proofErr w:type="spellEnd"/>
      <w:r>
        <w:rPr>
          <w:rFonts w:ascii="Segoe UI" w:hAnsi="Segoe UI" w:cs="Segoe UI"/>
          <w:color w:val="000000"/>
        </w:rPr>
        <w:t xml:space="preserve"> </w:t>
      </w:r>
      <w:proofErr w:type="spellStart"/>
      <w:r>
        <w:rPr>
          <w:rFonts w:ascii="Segoe UI" w:hAnsi="Segoe UI" w:cs="Segoe UI"/>
          <w:color w:val="000000"/>
        </w:rPr>
        <w:t>as</w:t>
      </w:r>
      <w:proofErr w:type="spellEnd"/>
      <w:r>
        <w:rPr>
          <w:rFonts w:ascii="Segoe UI" w:hAnsi="Segoe UI" w:cs="Segoe UI"/>
          <w:color w:val="000000"/>
        </w:rPr>
        <w:t xml:space="preserve"> Application </w:t>
      </w:r>
      <w:proofErr w:type="spellStart"/>
      <w:r>
        <w:rPr>
          <w:rFonts w:ascii="Segoe UI" w:hAnsi="Segoe UI" w:cs="Segoe UI"/>
          <w:color w:val="000000"/>
        </w:rPr>
        <w:t>classloader</w:t>
      </w:r>
      <w:proofErr w:type="spellEnd"/>
      <w:r>
        <w:rPr>
          <w:rFonts w:ascii="Segoe UI" w:hAnsi="Segoe UI" w:cs="Segoe UI"/>
          <w:color w:val="000000"/>
        </w:rPr>
        <w:t>.</w:t>
      </w:r>
    </w:p>
    <w:p w14:paraId="3FBFAE00" w14:textId="595E0769" w:rsidR="00B8541B" w:rsidRDefault="00B8541B" w:rsidP="00B8541B">
      <w:pPr>
        <w:jc w:val="both"/>
        <w:rPr>
          <w:rFonts w:ascii="Helvetica" w:hAnsi="Helvetica"/>
          <w:b/>
          <w:bCs/>
          <w:color w:val="610B4B"/>
          <w:sz w:val="32"/>
          <w:szCs w:val="32"/>
        </w:rPr>
      </w:pPr>
    </w:p>
    <w:p w14:paraId="313328A3" w14:textId="7EA12CB7" w:rsidR="00B8541B" w:rsidRPr="0094228D" w:rsidRDefault="00B8541B" w:rsidP="00B8541B">
      <w:pPr>
        <w:jc w:val="both"/>
        <w:rPr>
          <w:color w:val="333333"/>
          <w:lang w:val="en-US"/>
        </w:rPr>
      </w:pPr>
      <w:r w:rsidRPr="0094228D">
        <w:rPr>
          <w:rFonts w:ascii="Helvetica" w:hAnsi="Helvetica"/>
          <w:b/>
          <w:bCs/>
          <w:color w:val="610B4B"/>
          <w:sz w:val="32"/>
          <w:szCs w:val="32"/>
          <w:lang w:val="en-US"/>
        </w:rPr>
        <w:t xml:space="preserve">2) </w:t>
      </w:r>
      <w:proofErr w:type="gramStart"/>
      <w:r w:rsidRPr="0094228D">
        <w:rPr>
          <w:rFonts w:ascii="Helvetica" w:hAnsi="Helvetica"/>
          <w:b/>
          <w:bCs/>
          <w:color w:val="610B4B"/>
          <w:sz w:val="32"/>
          <w:szCs w:val="32"/>
          <w:lang w:val="en-US"/>
        </w:rPr>
        <w:t>Class(</w:t>
      </w:r>
      <w:proofErr w:type="gramEnd"/>
      <w:r w:rsidRPr="0094228D">
        <w:rPr>
          <w:rFonts w:ascii="Helvetica" w:hAnsi="Helvetica"/>
          <w:b/>
          <w:bCs/>
          <w:color w:val="610B4B"/>
          <w:sz w:val="32"/>
          <w:szCs w:val="32"/>
          <w:lang w:val="en-US"/>
        </w:rPr>
        <w:t>Method) Area</w:t>
      </w:r>
    </w:p>
    <w:p w14:paraId="12AAC6D1" w14:textId="77777777" w:rsidR="00B8541B" w:rsidRPr="00B8541B" w:rsidRDefault="00B8541B" w:rsidP="00B8541B">
      <w:pPr>
        <w:pStyle w:val="a3"/>
        <w:shd w:val="clear" w:color="auto" w:fill="FFFFFF"/>
        <w:jc w:val="both"/>
        <w:rPr>
          <w:rFonts w:ascii="Segoe UI" w:hAnsi="Segoe UI" w:cs="Segoe UI"/>
          <w:color w:val="333333"/>
          <w:lang w:val="en-US"/>
        </w:rPr>
      </w:pPr>
      <w:proofErr w:type="gramStart"/>
      <w:r w:rsidRPr="00B8541B">
        <w:rPr>
          <w:rFonts w:ascii="Segoe UI" w:hAnsi="Segoe UI" w:cs="Segoe UI"/>
          <w:color w:val="333333"/>
          <w:lang w:val="en-US"/>
        </w:rPr>
        <w:lastRenderedPageBreak/>
        <w:t>Class(</w:t>
      </w:r>
      <w:proofErr w:type="gramEnd"/>
      <w:r w:rsidRPr="00B8541B">
        <w:rPr>
          <w:rFonts w:ascii="Segoe UI" w:hAnsi="Segoe UI" w:cs="Segoe UI"/>
          <w:color w:val="333333"/>
          <w:lang w:val="en-US"/>
        </w:rPr>
        <w:t>Method) Area stores per-class structures such as the runtime constant pool, field and method data, the code for methods.</w:t>
      </w:r>
    </w:p>
    <w:p w14:paraId="3C99EBFC" w14:textId="77777777" w:rsidR="00B8541B" w:rsidRPr="00B8541B" w:rsidRDefault="00B8541B" w:rsidP="00B8541B">
      <w:pPr>
        <w:pStyle w:val="3"/>
        <w:shd w:val="clear" w:color="auto" w:fill="FFFFFF"/>
        <w:spacing w:line="312" w:lineRule="atLeast"/>
        <w:jc w:val="both"/>
        <w:rPr>
          <w:rFonts w:ascii="Helvetica" w:hAnsi="Helvetica" w:cs="Times New Roman"/>
          <w:color w:val="610B4B"/>
          <w:sz w:val="32"/>
          <w:szCs w:val="32"/>
          <w:lang w:val="en-US"/>
        </w:rPr>
      </w:pPr>
      <w:r w:rsidRPr="00B8541B">
        <w:rPr>
          <w:rFonts w:ascii="Helvetica" w:hAnsi="Helvetica"/>
          <w:b/>
          <w:bCs/>
          <w:color w:val="610B4B"/>
          <w:sz w:val="32"/>
          <w:szCs w:val="32"/>
          <w:lang w:val="en-US"/>
        </w:rPr>
        <w:t>3) Heap</w:t>
      </w:r>
    </w:p>
    <w:p w14:paraId="77FEF4E4" w14:textId="77777777" w:rsidR="00B8541B" w:rsidRPr="00B8541B" w:rsidRDefault="00B8541B" w:rsidP="00B8541B">
      <w:pPr>
        <w:pStyle w:val="a3"/>
        <w:shd w:val="clear" w:color="auto" w:fill="FFFFFF"/>
        <w:jc w:val="both"/>
        <w:rPr>
          <w:rFonts w:ascii="Segoe UI" w:hAnsi="Segoe UI" w:cs="Segoe UI"/>
          <w:color w:val="333333"/>
          <w:lang w:val="en-US"/>
        </w:rPr>
      </w:pPr>
      <w:r w:rsidRPr="00B8541B">
        <w:rPr>
          <w:rFonts w:ascii="Segoe UI" w:hAnsi="Segoe UI" w:cs="Segoe UI"/>
          <w:color w:val="333333"/>
          <w:lang w:val="en-US"/>
        </w:rPr>
        <w:t>It is the runtime data area in which objects are allocated.</w:t>
      </w:r>
    </w:p>
    <w:p w14:paraId="0B05C093" w14:textId="77777777" w:rsidR="00B8541B" w:rsidRPr="00B8541B" w:rsidRDefault="00B8541B" w:rsidP="00B8541B">
      <w:pPr>
        <w:pStyle w:val="3"/>
        <w:shd w:val="clear" w:color="auto" w:fill="FFFFFF"/>
        <w:spacing w:line="312" w:lineRule="atLeast"/>
        <w:jc w:val="both"/>
        <w:rPr>
          <w:rFonts w:ascii="Helvetica" w:hAnsi="Helvetica" w:cs="Times New Roman"/>
          <w:color w:val="610B4B"/>
          <w:sz w:val="32"/>
          <w:szCs w:val="32"/>
          <w:lang w:val="en-US"/>
        </w:rPr>
      </w:pPr>
      <w:r w:rsidRPr="00B8541B">
        <w:rPr>
          <w:rFonts w:ascii="Helvetica" w:hAnsi="Helvetica"/>
          <w:b/>
          <w:bCs/>
          <w:color w:val="610B4B"/>
          <w:sz w:val="32"/>
          <w:szCs w:val="32"/>
          <w:lang w:val="en-US"/>
        </w:rPr>
        <w:t>4) Stack</w:t>
      </w:r>
    </w:p>
    <w:p w14:paraId="76B970AF" w14:textId="77777777" w:rsidR="00B8541B" w:rsidRPr="00B8541B" w:rsidRDefault="00B8541B" w:rsidP="00B8541B">
      <w:pPr>
        <w:pStyle w:val="a3"/>
        <w:shd w:val="clear" w:color="auto" w:fill="FFFFFF"/>
        <w:jc w:val="both"/>
        <w:rPr>
          <w:rFonts w:ascii="Segoe UI" w:hAnsi="Segoe UI" w:cs="Segoe UI"/>
          <w:color w:val="333333"/>
          <w:lang w:val="en-US"/>
        </w:rPr>
      </w:pPr>
      <w:r w:rsidRPr="00B8541B">
        <w:rPr>
          <w:rFonts w:ascii="Segoe UI" w:hAnsi="Segoe UI" w:cs="Segoe UI"/>
          <w:color w:val="333333"/>
          <w:lang w:val="en-US"/>
        </w:rPr>
        <w:t>Java Stack stores frames. It holds local variables and partial results, and plays a part in method invocation and return.</w:t>
      </w:r>
    </w:p>
    <w:p w14:paraId="4324ED00" w14:textId="77777777" w:rsidR="00B8541B" w:rsidRPr="00B8541B" w:rsidRDefault="00B8541B" w:rsidP="00B8541B">
      <w:pPr>
        <w:pStyle w:val="a3"/>
        <w:shd w:val="clear" w:color="auto" w:fill="FFFFFF"/>
        <w:jc w:val="both"/>
        <w:rPr>
          <w:rFonts w:ascii="Segoe UI" w:hAnsi="Segoe UI" w:cs="Segoe UI"/>
          <w:color w:val="333333"/>
          <w:lang w:val="en-US"/>
        </w:rPr>
      </w:pPr>
      <w:r w:rsidRPr="00B8541B">
        <w:rPr>
          <w:rFonts w:ascii="Segoe UI" w:hAnsi="Segoe UI" w:cs="Segoe UI"/>
          <w:color w:val="333333"/>
          <w:lang w:val="en-US"/>
        </w:rPr>
        <w:t>Each thread has a private JVM stack, created at the same time as thread.</w:t>
      </w:r>
    </w:p>
    <w:p w14:paraId="7AA4E38D" w14:textId="77777777" w:rsidR="00B8541B" w:rsidRPr="00B8541B" w:rsidRDefault="00B8541B" w:rsidP="00B8541B">
      <w:pPr>
        <w:pStyle w:val="a3"/>
        <w:shd w:val="clear" w:color="auto" w:fill="FFFFFF"/>
        <w:jc w:val="both"/>
        <w:rPr>
          <w:rFonts w:ascii="Segoe UI" w:hAnsi="Segoe UI" w:cs="Segoe UI"/>
          <w:color w:val="333333"/>
          <w:lang w:val="en-US"/>
        </w:rPr>
      </w:pPr>
      <w:r w:rsidRPr="00B8541B">
        <w:rPr>
          <w:rFonts w:ascii="Segoe UI" w:hAnsi="Segoe UI" w:cs="Segoe UI"/>
          <w:color w:val="333333"/>
          <w:lang w:val="en-US"/>
        </w:rPr>
        <w:t>A new frame is created each time a method is invoked. A frame is destroyed when its method invocation completes.</w:t>
      </w:r>
    </w:p>
    <w:p w14:paraId="22BA8E29" w14:textId="77777777" w:rsidR="00B8541B" w:rsidRPr="00B8541B" w:rsidRDefault="00B8541B" w:rsidP="00B8541B">
      <w:pPr>
        <w:pStyle w:val="3"/>
        <w:shd w:val="clear" w:color="auto" w:fill="FFFFFF"/>
        <w:spacing w:line="312" w:lineRule="atLeast"/>
        <w:jc w:val="both"/>
        <w:rPr>
          <w:rFonts w:ascii="Helvetica" w:hAnsi="Helvetica" w:cs="Times New Roman"/>
          <w:color w:val="610B4B"/>
          <w:sz w:val="32"/>
          <w:szCs w:val="32"/>
          <w:lang w:val="en-US"/>
        </w:rPr>
      </w:pPr>
      <w:r w:rsidRPr="00B8541B">
        <w:rPr>
          <w:rFonts w:ascii="Helvetica" w:hAnsi="Helvetica"/>
          <w:b/>
          <w:bCs/>
          <w:color w:val="610B4B"/>
          <w:sz w:val="32"/>
          <w:szCs w:val="32"/>
          <w:lang w:val="en-US"/>
        </w:rPr>
        <w:t>5) Program Counter Register</w:t>
      </w:r>
    </w:p>
    <w:p w14:paraId="69EC9122" w14:textId="77777777" w:rsidR="00B8541B" w:rsidRPr="00B8541B" w:rsidRDefault="00B8541B" w:rsidP="00B8541B">
      <w:pPr>
        <w:pStyle w:val="a3"/>
        <w:shd w:val="clear" w:color="auto" w:fill="FFFFFF"/>
        <w:jc w:val="both"/>
        <w:rPr>
          <w:rFonts w:ascii="Segoe UI" w:hAnsi="Segoe UI" w:cs="Segoe UI"/>
          <w:color w:val="333333"/>
          <w:lang w:val="en-US"/>
        </w:rPr>
      </w:pPr>
      <w:r w:rsidRPr="00B8541B">
        <w:rPr>
          <w:rFonts w:ascii="Segoe UI" w:hAnsi="Segoe UI" w:cs="Segoe UI"/>
          <w:color w:val="333333"/>
          <w:lang w:val="en-US"/>
        </w:rPr>
        <w:t>PC (program counter) register contains the address of the Java virtual machine instruction currently being executed.</w:t>
      </w:r>
    </w:p>
    <w:p w14:paraId="3388C82D" w14:textId="77777777" w:rsidR="00B8541B" w:rsidRPr="00B8541B" w:rsidRDefault="00B8541B" w:rsidP="00B8541B">
      <w:pPr>
        <w:pStyle w:val="3"/>
        <w:shd w:val="clear" w:color="auto" w:fill="FFFFFF"/>
        <w:spacing w:line="312" w:lineRule="atLeast"/>
        <w:jc w:val="both"/>
        <w:rPr>
          <w:rFonts w:ascii="Helvetica" w:hAnsi="Helvetica" w:cs="Times New Roman"/>
          <w:color w:val="610B4B"/>
          <w:sz w:val="32"/>
          <w:szCs w:val="32"/>
          <w:lang w:val="en-US"/>
        </w:rPr>
      </w:pPr>
      <w:r w:rsidRPr="00B8541B">
        <w:rPr>
          <w:rFonts w:ascii="Helvetica" w:hAnsi="Helvetica"/>
          <w:b/>
          <w:bCs/>
          <w:color w:val="610B4B"/>
          <w:sz w:val="32"/>
          <w:szCs w:val="32"/>
          <w:lang w:val="en-US"/>
        </w:rPr>
        <w:t>6) Native Method Stack</w:t>
      </w:r>
    </w:p>
    <w:p w14:paraId="217445BC" w14:textId="77777777" w:rsidR="00B8541B" w:rsidRPr="00B8541B" w:rsidRDefault="00B8541B" w:rsidP="00B8541B">
      <w:pPr>
        <w:pStyle w:val="a3"/>
        <w:shd w:val="clear" w:color="auto" w:fill="FFFFFF"/>
        <w:jc w:val="both"/>
        <w:rPr>
          <w:rFonts w:ascii="Segoe UI" w:hAnsi="Segoe UI" w:cs="Segoe UI"/>
          <w:color w:val="333333"/>
          <w:lang w:val="en-US"/>
        </w:rPr>
      </w:pPr>
      <w:r w:rsidRPr="00B8541B">
        <w:rPr>
          <w:rFonts w:ascii="Segoe UI" w:hAnsi="Segoe UI" w:cs="Segoe UI"/>
          <w:color w:val="333333"/>
          <w:lang w:val="en-US"/>
        </w:rPr>
        <w:t>It contains all the native methods used in the application.</w:t>
      </w:r>
    </w:p>
    <w:p w14:paraId="04A3F98B" w14:textId="77777777" w:rsidR="00B8541B" w:rsidRDefault="00B8541B" w:rsidP="00B8541B">
      <w:pPr>
        <w:pStyle w:val="3"/>
        <w:shd w:val="clear" w:color="auto" w:fill="FFFFFF"/>
        <w:spacing w:line="312" w:lineRule="atLeast"/>
        <w:jc w:val="both"/>
        <w:rPr>
          <w:rFonts w:ascii="Helvetica" w:hAnsi="Helvetica" w:cs="Times New Roman"/>
          <w:color w:val="610B4B"/>
          <w:sz w:val="32"/>
          <w:szCs w:val="32"/>
        </w:rPr>
      </w:pPr>
      <w:r>
        <w:rPr>
          <w:rFonts w:ascii="Helvetica" w:hAnsi="Helvetica"/>
          <w:b/>
          <w:bCs/>
          <w:color w:val="610B4B"/>
          <w:sz w:val="32"/>
          <w:szCs w:val="32"/>
        </w:rPr>
        <w:t xml:space="preserve">7) </w:t>
      </w:r>
      <w:proofErr w:type="spellStart"/>
      <w:r>
        <w:rPr>
          <w:rFonts w:ascii="Helvetica" w:hAnsi="Helvetica"/>
          <w:b/>
          <w:bCs/>
          <w:color w:val="610B4B"/>
          <w:sz w:val="32"/>
          <w:szCs w:val="32"/>
        </w:rPr>
        <w:t>Execution</w:t>
      </w:r>
      <w:proofErr w:type="spellEnd"/>
      <w:r>
        <w:rPr>
          <w:rFonts w:ascii="Helvetica" w:hAnsi="Helvetica"/>
          <w:b/>
          <w:bCs/>
          <w:color w:val="610B4B"/>
          <w:sz w:val="32"/>
          <w:szCs w:val="32"/>
        </w:rPr>
        <w:t xml:space="preserve"> Engine</w:t>
      </w:r>
    </w:p>
    <w:p w14:paraId="21A8FE79" w14:textId="77777777" w:rsidR="00B8541B" w:rsidRDefault="00B8541B" w:rsidP="00B8541B">
      <w:pPr>
        <w:pStyle w:val="a3"/>
        <w:shd w:val="clear" w:color="auto" w:fill="FFFFFF"/>
        <w:jc w:val="both"/>
        <w:rPr>
          <w:rFonts w:ascii="Segoe UI" w:hAnsi="Segoe UI" w:cs="Segoe UI"/>
          <w:color w:val="333333"/>
        </w:rPr>
      </w:pPr>
      <w:r>
        <w:rPr>
          <w:rFonts w:ascii="Segoe UI" w:hAnsi="Segoe UI" w:cs="Segoe UI"/>
          <w:color w:val="333333"/>
        </w:rPr>
        <w:t xml:space="preserve">It </w:t>
      </w:r>
      <w:proofErr w:type="spellStart"/>
      <w:r>
        <w:rPr>
          <w:rFonts w:ascii="Segoe UI" w:hAnsi="Segoe UI" w:cs="Segoe UI"/>
          <w:color w:val="333333"/>
        </w:rPr>
        <w:t>contains</w:t>
      </w:r>
      <w:proofErr w:type="spellEnd"/>
      <w:r>
        <w:rPr>
          <w:rFonts w:ascii="Segoe UI" w:hAnsi="Segoe UI" w:cs="Segoe UI"/>
          <w:color w:val="333333"/>
        </w:rPr>
        <w:t>:</w:t>
      </w:r>
    </w:p>
    <w:p w14:paraId="6B372B8A" w14:textId="77777777" w:rsidR="00B8541B" w:rsidRDefault="00B8541B">
      <w:pPr>
        <w:numPr>
          <w:ilvl w:val="0"/>
          <w:numId w:val="28"/>
        </w:numPr>
        <w:shd w:val="clear" w:color="auto" w:fill="FFFFFF"/>
        <w:spacing w:before="60" w:after="100" w:afterAutospacing="1" w:line="375" w:lineRule="atLeast"/>
        <w:jc w:val="both"/>
        <w:rPr>
          <w:rFonts w:ascii="Segoe UI" w:hAnsi="Segoe UI" w:cs="Segoe UI"/>
          <w:color w:val="000000"/>
        </w:rPr>
      </w:pPr>
      <w:r>
        <w:rPr>
          <w:rStyle w:val="a4"/>
          <w:rFonts w:ascii="Segoe UI" w:hAnsi="Segoe UI" w:cs="Segoe UI"/>
          <w:color w:val="000000"/>
        </w:rPr>
        <w:t xml:space="preserve">A </w:t>
      </w:r>
      <w:proofErr w:type="spellStart"/>
      <w:r>
        <w:rPr>
          <w:rStyle w:val="a4"/>
          <w:rFonts w:ascii="Segoe UI" w:hAnsi="Segoe UI" w:cs="Segoe UI"/>
          <w:color w:val="000000"/>
        </w:rPr>
        <w:t>virtual</w:t>
      </w:r>
      <w:proofErr w:type="spellEnd"/>
      <w:r>
        <w:rPr>
          <w:rStyle w:val="a4"/>
          <w:rFonts w:ascii="Segoe UI" w:hAnsi="Segoe UI" w:cs="Segoe UI"/>
          <w:color w:val="000000"/>
        </w:rPr>
        <w:t xml:space="preserve"> </w:t>
      </w:r>
      <w:proofErr w:type="spellStart"/>
      <w:r>
        <w:rPr>
          <w:rStyle w:val="a4"/>
          <w:rFonts w:ascii="Segoe UI" w:hAnsi="Segoe UI" w:cs="Segoe UI"/>
          <w:color w:val="000000"/>
        </w:rPr>
        <w:t>processor</w:t>
      </w:r>
      <w:proofErr w:type="spellEnd"/>
    </w:p>
    <w:p w14:paraId="3E8E4731" w14:textId="77777777" w:rsidR="00B8541B" w:rsidRPr="00B8541B" w:rsidRDefault="00B8541B">
      <w:pPr>
        <w:numPr>
          <w:ilvl w:val="0"/>
          <w:numId w:val="28"/>
        </w:numPr>
        <w:shd w:val="clear" w:color="auto" w:fill="FFFFFF"/>
        <w:spacing w:before="60" w:after="100" w:afterAutospacing="1" w:line="375" w:lineRule="atLeast"/>
        <w:jc w:val="both"/>
        <w:rPr>
          <w:rFonts w:ascii="Segoe UI" w:hAnsi="Segoe UI" w:cs="Segoe UI"/>
          <w:color w:val="000000"/>
          <w:lang w:val="en-US"/>
        </w:rPr>
      </w:pPr>
      <w:r w:rsidRPr="00B8541B">
        <w:rPr>
          <w:rStyle w:val="a4"/>
          <w:rFonts w:ascii="Segoe UI" w:hAnsi="Segoe UI" w:cs="Segoe UI"/>
          <w:color w:val="000000"/>
          <w:lang w:val="en-US"/>
        </w:rPr>
        <w:t>Interpreter:</w:t>
      </w:r>
      <w:r w:rsidRPr="00B8541B">
        <w:rPr>
          <w:rFonts w:ascii="Segoe UI" w:hAnsi="Segoe UI" w:cs="Segoe UI"/>
          <w:color w:val="000000"/>
          <w:lang w:val="en-US"/>
        </w:rPr>
        <w:t> Read bytecode stream then execute the instructions.</w:t>
      </w:r>
    </w:p>
    <w:p w14:paraId="734DF897" w14:textId="77777777" w:rsidR="00B8541B" w:rsidRPr="00B8541B" w:rsidRDefault="00B8541B">
      <w:pPr>
        <w:numPr>
          <w:ilvl w:val="0"/>
          <w:numId w:val="28"/>
        </w:numPr>
        <w:shd w:val="clear" w:color="auto" w:fill="FFFFFF"/>
        <w:spacing w:before="60" w:after="100" w:afterAutospacing="1" w:line="375" w:lineRule="atLeast"/>
        <w:jc w:val="both"/>
        <w:rPr>
          <w:rFonts w:ascii="Segoe UI" w:hAnsi="Segoe UI" w:cs="Segoe UI"/>
          <w:color w:val="000000"/>
          <w:lang w:val="en-US"/>
        </w:rPr>
      </w:pPr>
      <w:r w:rsidRPr="00B8541B">
        <w:rPr>
          <w:rStyle w:val="a4"/>
          <w:rFonts w:ascii="Segoe UI" w:hAnsi="Segoe UI" w:cs="Segoe UI"/>
          <w:color w:val="000000"/>
          <w:lang w:val="en-US"/>
        </w:rPr>
        <w:t>Just-In-</w:t>
      </w:r>
      <w:proofErr w:type="gramStart"/>
      <w:r w:rsidRPr="00B8541B">
        <w:rPr>
          <w:rStyle w:val="a4"/>
          <w:rFonts w:ascii="Segoe UI" w:hAnsi="Segoe UI" w:cs="Segoe UI"/>
          <w:color w:val="000000"/>
          <w:lang w:val="en-US"/>
        </w:rPr>
        <w:t>Time(</w:t>
      </w:r>
      <w:proofErr w:type="gramEnd"/>
      <w:r w:rsidRPr="00B8541B">
        <w:rPr>
          <w:rStyle w:val="a4"/>
          <w:rFonts w:ascii="Segoe UI" w:hAnsi="Segoe UI" w:cs="Segoe UI"/>
          <w:color w:val="000000"/>
          <w:lang w:val="en-US"/>
        </w:rPr>
        <w:t>JIT) compiler:</w:t>
      </w:r>
      <w:r w:rsidRPr="00B8541B">
        <w:rPr>
          <w:rFonts w:ascii="Segoe UI" w:hAnsi="Segoe UI" w:cs="Segoe UI"/>
          <w:color w:val="000000"/>
          <w:lang w:val="en-US"/>
        </w:rPr>
        <w:t> It is used to improve the performance. JIT compiles parts of the byte code that have similar functionality at the same time, and hence reduces the amount of time needed for compilation. Here, the term "compiler" refers to a translator from the instruction set of a Java virtual machine (JVM) to the instruction set of a specific CPU.</w:t>
      </w:r>
    </w:p>
    <w:p w14:paraId="1146B83D" w14:textId="77777777" w:rsidR="00B8541B" w:rsidRPr="00B8541B" w:rsidRDefault="00B8541B" w:rsidP="00B8541B">
      <w:pPr>
        <w:pStyle w:val="3"/>
        <w:shd w:val="clear" w:color="auto" w:fill="FFFFFF"/>
        <w:spacing w:line="312" w:lineRule="atLeast"/>
        <w:jc w:val="both"/>
        <w:rPr>
          <w:rFonts w:ascii="Helvetica" w:hAnsi="Helvetica" w:cs="Times New Roman"/>
          <w:color w:val="610B4B"/>
          <w:sz w:val="32"/>
          <w:szCs w:val="32"/>
          <w:lang w:val="en-US"/>
        </w:rPr>
      </w:pPr>
      <w:r w:rsidRPr="00B8541B">
        <w:rPr>
          <w:rFonts w:ascii="Helvetica" w:hAnsi="Helvetica"/>
          <w:b/>
          <w:bCs/>
          <w:color w:val="610B4B"/>
          <w:sz w:val="32"/>
          <w:szCs w:val="32"/>
          <w:lang w:val="en-US"/>
        </w:rPr>
        <w:t>8) Java Native Interface</w:t>
      </w:r>
    </w:p>
    <w:p w14:paraId="76641CCA" w14:textId="2A57EB95" w:rsidR="00B8541B" w:rsidRDefault="00B8541B" w:rsidP="008876B1">
      <w:pPr>
        <w:pStyle w:val="a3"/>
        <w:shd w:val="clear" w:color="auto" w:fill="FFFFFF"/>
        <w:jc w:val="both"/>
        <w:rPr>
          <w:rFonts w:ascii="Segoe UI" w:hAnsi="Segoe UI" w:cs="Segoe UI"/>
          <w:color w:val="333333"/>
          <w:lang w:val="en-US"/>
        </w:rPr>
      </w:pPr>
      <w:r w:rsidRPr="00B8541B">
        <w:rPr>
          <w:rFonts w:ascii="Segoe UI" w:hAnsi="Segoe UI" w:cs="Segoe UI"/>
          <w:color w:val="333333"/>
          <w:lang w:val="en-US"/>
        </w:rPr>
        <w:t>Java Native Interface (JNI) is a framework which provides an interface to communicate with another application written in another language like C, C++, Assembly etc. Java uses JNI framework to send output to the Console or interact with OS libraries.</w:t>
      </w:r>
    </w:p>
    <w:p w14:paraId="0387FB44" w14:textId="77777777" w:rsidR="003D1638" w:rsidRPr="003D1638" w:rsidRDefault="003D1638" w:rsidP="003D1638">
      <w:pPr>
        <w:pStyle w:val="2"/>
        <w:shd w:val="clear" w:color="auto" w:fill="F7F9FA"/>
        <w:spacing w:before="0" w:beforeAutospacing="0"/>
        <w:rPr>
          <w:rFonts w:ascii="Segoe UI" w:hAnsi="Segoe UI" w:cs="Segoe UI"/>
          <w:color w:val="212529"/>
          <w:spacing w:val="5"/>
          <w:lang w:val="en-US"/>
        </w:rPr>
      </w:pPr>
      <w:r w:rsidRPr="003D1638">
        <w:rPr>
          <w:rFonts w:ascii="Segoe UI" w:hAnsi="Segoe UI" w:cs="Segoe UI"/>
          <w:color w:val="212529"/>
          <w:spacing w:val="5"/>
          <w:lang w:val="en-US"/>
        </w:rPr>
        <w:lastRenderedPageBreak/>
        <w:t>Multiple constructors</w:t>
      </w:r>
    </w:p>
    <w:p w14:paraId="6DC9D576" w14:textId="77777777" w:rsidR="003D1638" w:rsidRPr="003D1638" w:rsidRDefault="003D1638" w:rsidP="003D1638">
      <w:pPr>
        <w:pStyle w:val="5"/>
        <w:shd w:val="clear" w:color="auto" w:fill="FFFFFF"/>
        <w:spacing w:before="0"/>
        <w:rPr>
          <w:rFonts w:ascii="Segoe UI" w:hAnsi="Segoe UI" w:cs="Segoe UI"/>
          <w:color w:val="212529"/>
          <w:spacing w:val="5"/>
          <w:lang w:val="en-US"/>
        </w:rPr>
      </w:pPr>
      <w:r w:rsidRPr="003D1638">
        <w:rPr>
          <w:rFonts w:ascii="Segoe UI" w:hAnsi="Segoe UI" w:cs="Segoe UI"/>
          <w:color w:val="212529"/>
          <w:spacing w:val="5"/>
          <w:lang w:val="en-US"/>
        </w:rPr>
        <w:t>Theory</w:t>
      </w:r>
    </w:p>
    <w:p w14:paraId="50C8A11C" w14:textId="77777777" w:rsidR="003D1638" w:rsidRPr="003D1638" w:rsidRDefault="003D1638" w:rsidP="003D1638">
      <w:pPr>
        <w:pStyle w:val="a3"/>
        <w:shd w:val="clear" w:color="auto" w:fill="FFFFFF"/>
        <w:rPr>
          <w:rFonts w:ascii="Segoe UI" w:hAnsi="Segoe UI" w:cs="Segoe UI"/>
          <w:color w:val="212529"/>
          <w:spacing w:val="2"/>
          <w:lang w:val="en-US"/>
        </w:rPr>
      </w:pPr>
      <w:r w:rsidRPr="003D1638">
        <w:rPr>
          <w:rFonts w:ascii="Segoe UI" w:hAnsi="Segoe UI" w:cs="Segoe UI"/>
          <w:color w:val="212529"/>
          <w:spacing w:val="2"/>
          <w:lang w:val="en-US"/>
        </w:rPr>
        <w:t>Sometimes we need to initialize all fields of an object when creating it, but there are cases in which it might be appropriate to initialize only one or several fields. Fortunately, for this purpose, a class can have several constructors that assign values to the fields in different ways. In this topic, you will learn how to work with multiple constructors and define the way they interact with each other.</w:t>
      </w:r>
    </w:p>
    <w:p w14:paraId="3BD98770" w14:textId="77777777" w:rsidR="003D1638" w:rsidRPr="003D1638" w:rsidRDefault="003D1638" w:rsidP="003D1638">
      <w:pPr>
        <w:pStyle w:val="5"/>
        <w:shd w:val="clear" w:color="auto" w:fill="FFFFFF"/>
        <w:jc w:val="center"/>
        <w:rPr>
          <w:rFonts w:ascii="Segoe UI" w:hAnsi="Segoe UI" w:cs="Segoe UI"/>
          <w:color w:val="212529"/>
          <w:spacing w:val="2"/>
          <w:lang w:val="en-US"/>
        </w:rPr>
      </w:pPr>
      <w:r w:rsidRPr="003D1638">
        <w:rPr>
          <w:rFonts w:ascii="Segoe UI" w:hAnsi="Segoe UI" w:cs="Segoe UI"/>
          <w:color w:val="212529"/>
          <w:spacing w:val="2"/>
          <w:lang w:val="en-US"/>
        </w:rPr>
        <w:t>Constructor overloading</w:t>
      </w:r>
    </w:p>
    <w:p w14:paraId="232DAC7B" w14:textId="77777777" w:rsidR="003D1638" w:rsidRPr="003D1638" w:rsidRDefault="003D1638" w:rsidP="003D1638">
      <w:pPr>
        <w:pStyle w:val="a3"/>
        <w:shd w:val="clear" w:color="auto" w:fill="FFFFFF"/>
        <w:rPr>
          <w:rFonts w:ascii="Segoe UI" w:hAnsi="Segoe UI" w:cs="Segoe UI"/>
          <w:color w:val="212529"/>
          <w:spacing w:val="2"/>
          <w:lang w:val="en-US"/>
        </w:rPr>
      </w:pPr>
      <w:r w:rsidRPr="003D1638">
        <w:rPr>
          <w:rFonts w:ascii="Segoe UI" w:hAnsi="Segoe UI" w:cs="Segoe UI"/>
          <w:color w:val="212529"/>
          <w:spacing w:val="2"/>
          <w:lang w:val="en-US"/>
        </w:rPr>
        <w:t>You can define as many constructors as you need. Each constructor should have a name that matches the class name but the parameters should be different. The situation when a class contains multiple constructors is known as </w:t>
      </w:r>
      <w:r w:rsidRPr="003D1638">
        <w:rPr>
          <w:rStyle w:val="a4"/>
          <w:rFonts w:ascii="Segoe UI" w:hAnsi="Segoe UI" w:cs="Segoe UI"/>
          <w:color w:val="212529"/>
          <w:spacing w:val="2"/>
          <w:lang w:val="en-US"/>
        </w:rPr>
        <w:t>constructor overloading</w:t>
      </w:r>
      <w:r w:rsidRPr="003D1638">
        <w:rPr>
          <w:rFonts w:ascii="Segoe UI" w:hAnsi="Segoe UI" w:cs="Segoe UI"/>
          <w:color w:val="212529"/>
          <w:spacing w:val="2"/>
          <w:lang w:val="en-US"/>
        </w:rPr>
        <w:t>.</w:t>
      </w:r>
    </w:p>
    <w:p w14:paraId="2A3EA787" w14:textId="486C6514" w:rsidR="003D1638" w:rsidRPr="003D1638" w:rsidRDefault="003D1638" w:rsidP="003D1638">
      <w:pPr>
        <w:pStyle w:val="a3"/>
        <w:shd w:val="clear" w:color="auto" w:fill="FFFFFF"/>
        <w:rPr>
          <w:rFonts w:ascii="Segoe UI" w:hAnsi="Segoe UI" w:cs="Segoe UI"/>
          <w:color w:val="212529"/>
          <w:spacing w:val="2"/>
          <w:lang w:val="en-US"/>
        </w:rPr>
      </w:pPr>
      <w:r>
        <w:rPr>
          <w:rFonts w:ascii="Segoe UI" w:hAnsi="Segoe UI" w:cs="Segoe UI"/>
          <w:color w:val="212529"/>
          <w:spacing w:val="2"/>
          <w:lang w:val="en-US"/>
        </w:rPr>
        <w:t>E</w:t>
      </w:r>
      <w:r w:rsidRPr="003D1638">
        <w:rPr>
          <w:rFonts w:ascii="Segoe UI" w:hAnsi="Segoe UI" w:cs="Segoe UI"/>
          <w:color w:val="212529"/>
          <w:spacing w:val="2"/>
          <w:lang w:val="en-US"/>
        </w:rPr>
        <w:t>xample</w:t>
      </w:r>
      <w:r>
        <w:rPr>
          <w:rFonts w:ascii="Segoe UI" w:hAnsi="Segoe UI" w:cs="Segoe UI"/>
          <w:color w:val="212529"/>
          <w:spacing w:val="2"/>
          <w:lang w:val="en-US"/>
        </w:rPr>
        <w:t xml:space="preserve"> in Lesson 10 Robot class</w:t>
      </w:r>
      <w:r w:rsidRPr="003D1638">
        <w:rPr>
          <w:rFonts w:ascii="Segoe UI" w:hAnsi="Segoe UI" w:cs="Segoe UI"/>
          <w:color w:val="212529"/>
          <w:spacing w:val="2"/>
          <w:lang w:val="en-US"/>
        </w:rPr>
        <w:t>:</w:t>
      </w:r>
    </w:p>
    <w:p w14:paraId="61BBB465" w14:textId="77777777" w:rsidR="003D1638" w:rsidRPr="003D1638" w:rsidRDefault="003D1638" w:rsidP="003D1638">
      <w:pPr>
        <w:pStyle w:val="a3"/>
        <w:shd w:val="clear" w:color="auto" w:fill="FFFFFF"/>
        <w:rPr>
          <w:rFonts w:ascii="Segoe UI" w:hAnsi="Segoe UI" w:cs="Segoe UI"/>
          <w:color w:val="212529"/>
          <w:spacing w:val="2"/>
          <w:lang w:val="en-US"/>
        </w:rPr>
      </w:pPr>
      <w:bookmarkStart w:id="0" w:name="_Hlk110116115"/>
      <w:r w:rsidRPr="003D1638">
        <w:rPr>
          <w:rFonts w:ascii="Segoe UI" w:hAnsi="Segoe UI" w:cs="Segoe UI"/>
          <w:color w:val="212529"/>
          <w:spacing w:val="2"/>
          <w:lang w:val="en-US"/>
        </w:rPr>
        <w:t>The class </w:t>
      </w:r>
      <w:r w:rsidRPr="003D1638">
        <w:rPr>
          <w:rStyle w:val="HTML"/>
          <w:color w:val="212529"/>
          <w:spacing w:val="2"/>
          <w:lang w:val="en-US"/>
        </w:rPr>
        <w:t>Robot</w:t>
      </w:r>
      <w:r w:rsidRPr="003D1638">
        <w:rPr>
          <w:rFonts w:ascii="Segoe UI" w:hAnsi="Segoe UI" w:cs="Segoe UI"/>
          <w:color w:val="212529"/>
          <w:spacing w:val="2"/>
          <w:lang w:val="en-US"/>
        </w:rPr>
        <w:t> has two constructors:</w:t>
      </w:r>
    </w:p>
    <w:p w14:paraId="790483BE" w14:textId="77777777" w:rsidR="003D1638" w:rsidRPr="003D1638" w:rsidRDefault="003D1638">
      <w:pPr>
        <w:numPr>
          <w:ilvl w:val="0"/>
          <w:numId w:val="29"/>
        </w:numPr>
        <w:shd w:val="clear" w:color="auto" w:fill="FFFFFF"/>
        <w:spacing w:before="100" w:beforeAutospacing="1" w:after="100" w:afterAutospacing="1" w:line="240" w:lineRule="auto"/>
        <w:rPr>
          <w:rFonts w:ascii="Segoe UI" w:hAnsi="Segoe UI" w:cs="Segoe UI"/>
          <w:color w:val="212529"/>
          <w:spacing w:val="2"/>
          <w:lang w:val="en-US"/>
        </w:rPr>
      </w:pPr>
      <w:proofErr w:type="gramStart"/>
      <w:r w:rsidRPr="003D1638">
        <w:rPr>
          <w:rStyle w:val="HTML"/>
          <w:rFonts w:eastAsiaTheme="minorHAnsi"/>
          <w:color w:val="212529"/>
          <w:spacing w:val="2"/>
          <w:lang w:val="en-US"/>
        </w:rPr>
        <w:t>Robot(</w:t>
      </w:r>
      <w:proofErr w:type="gramEnd"/>
      <w:r w:rsidRPr="003D1638">
        <w:rPr>
          <w:rStyle w:val="HTML"/>
          <w:rFonts w:eastAsiaTheme="minorHAnsi"/>
          <w:color w:val="212529"/>
          <w:spacing w:val="2"/>
          <w:lang w:val="en-US"/>
        </w:rPr>
        <w:t>)</w:t>
      </w:r>
      <w:r w:rsidRPr="003D1638">
        <w:rPr>
          <w:rFonts w:ascii="Segoe UI" w:hAnsi="Segoe UI" w:cs="Segoe UI"/>
          <w:color w:val="212529"/>
          <w:spacing w:val="2"/>
          <w:lang w:val="en-US"/>
        </w:rPr>
        <w:t> is a no-argument constructor that initializes fields with default values;</w:t>
      </w:r>
    </w:p>
    <w:p w14:paraId="3D3F164C" w14:textId="77777777" w:rsidR="003D1638" w:rsidRPr="003D1638" w:rsidRDefault="003D1638">
      <w:pPr>
        <w:numPr>
          <w:ilvl w:val="0"/>
          <w:numId w:val="29"/>
        </w:numPr>
        <w:shd w:val="clear" w:color="auto" w:fill="FFFFFF"/>
        <w:spacing w:before="100" w:beforeAutospacing="1" w:after="100" w:afterAutospacing="1" w:line="240" w:lineRule="auto"/>
        <w:rPr>
          <w:rFonts w:ascii="Segoe UI" w:hAnsi="Segoe UI" w:cs="Segoe UI"/>
          <w:color w:val="212529"/>
          <w:spacing w:val="2"/>
          <w:lang w:val="en-US"/>
        </w:rPr>
      </w:pPr>
      <w:proofErr w:type="gramStart"/>
      <w:r w:rsidRPr="003D1638">
        <w:rPr>
          <w:rStyle w:val="HTML"/>
          <w:rFonts w:eastAsiaTheme="minorHAnsi"/>
          <w:color w:val="212529"/>
          <w:spacing w:val="2"/>
          <w:lang w:val="en-US"/>
        </w:rPr>
        <w:t>Robot(</w:t>
      </w:r>
      <w:proofErr w:type="gramEnd"/>
      <w:r w:rsidRPr="003D1638">
        <w:rPr>
          <w:rStyle w:val="HTML"/>
          <w:rFonts w:eastAsiaTheme="minorHAnsi"/>
          <w:color w:val="212529"/>
          <w:spacing w:val="2"/>
          <w:lang w:val="en-US"/>
        </w:rPr>
        <w:t>String name, String model)</w:t>
      </w:r>
      <w:r w:rsidRPr="003D1638">
        <w:rPr>
          <w:rFonts w:ascii="Segoe UI" w:hAnsi="Segoe UI" w:cs="Segoe UI"/>
          <w:color w:val="212529"/>
          <w:spacing w:val="2"/>
          <w:lang w:val="en-US"/>
        </w:rPr>
        <w:t> takes two parameters and assigns them to the corresponding fields.</w:t>
      </w:r>
    </w:p>
    <w:p w14:paraId="38472844" w14:textId="77777777" w:rsidR="003D1638" w:rsidRPr="003D1638" w:rsidRDefault="003D1638" w:rsidP="003D1638">
      <w:pPr>
        <w:pStyle w:val="a3"/>
        <w:shd w:val="clear" w:color="auto" w:fill="FFFFFF"/>
        <w:rPr>
          <w:rFonts w:ascii="Segoe UI" w:hAnsi="Segoe UI" w:cs="Segoe UI"/>
          <w:color w:val="212529"/>
          <w:spacing w:val="2"/>
          <w:lang w:val="en-US"/>
        </w:rPr>
      </w:pPr>
      <w:bookmarkStart w:id="1" w:name="_Hlk110116143"/>
      <w:bookmarkEnd w:id="0"/>
      <w:r w:rsidRPr="003D1638">
        <w:rPr>
          <w:rFonts w:ascii="Segoe UI" w:hAnsi="Segoe UI" w:cs="Segoe UI"/>
          <w:color w:val="212529"/>
          <w:spacing w:val="2"/>
          <w:lang w:val="en-US"/>
        </w:rPr>
        <w:t>To create an instance of the class </w:t>
      </w:r>
      <w:r w:rsidRPr="003D1638">
        <w:rPr>
          <w:rStyle w:val="HTML"/>
          <w:color w:val="212529"/>
          <w:spacing w:val="2"/>
          <w:lang w:val="en-US"/>
        </w:rPr>
        <w:t>Robot</w:t>
      </w:r>
      <w:r w:rsidRPr="003D1638">
        <w:rPr>
          <w:rFonts w:ascii="Segoe UI" w:hAnsi="Segoe UI" w:cs="Segoe UI"/>
          <w:color w:val="212529"/>
          <w:spacing w:val="2"/>
          <w:lang w:val="en-US"/>
        </w:rPr>
        <w:t> we can use either of the two constructors:</w:t>
      </w:r>
    </w:p>
    <w:p w14:paraId="1CE09D8F" w14:textId="77777777" w:rsidR="003D1638" w:rsidRPr="003D1638" w:rsidRDefault="003D1638" w:rsidP="003D1638">
      <w:pPr>
        <w:pStyle w:val="HTML0"/>
        <w:shd w:val="clear" w:color="auto" w:fill="FFFFFF"/>
        <w:rPr>
          <w:color w:val="212529"/>
          <w:spacing w:val="2"/>
          <w:lang w:val="en-US"/>
        </w:rPr>
      </w:pPr>
      <w:r w:rsidRPr="003D1638">
        <w:rPr>
          <w:rStyle w:val="mtk1"/>
          <w:rFonts w:eastAsiaTheme="majorEastAsia"/>
          <w:color w:val="000000"/>
          <w:spacing w:val="2"/>
          <w:lang w:val="en-US"/>
        </w:rPr>
        <w:t>Robot anonymous = </w:t>
      </w:r>
      <w:r w:rsidRPr="003D1638">
        <w:rPr>
          <w:rStyle w:val="mtk6"/>
          <w:color w:val="0000FF"/>
          <w:spacing w:val="2"/>
          <w:lang w:val="en-US"/>
        </w:rPr>
        <w:t>new</w:t>
      </w:r>
      <w:r w:rsidRPr="003D1638">
        <w:rPr>
          <w:rStyle w:val="mtk1"/>
          <w:rFonts w:eastAsiaTheme="majorEastAsia"/>
          <w:color w:val="000000"/>
          <w:spacing w:val="2"/>
          <w:lang w:val="en-US"/>
        </w:rPr>
        <w:t> </w:t>
      </w:r>
      <w:proofErr w:type="gramStart"/>
      <w:r w:rsidRPr="003D1638">
        <w:rPr>
          <w:rStyle w:val="mtk1"/>
          <w:rFonts w:eastAsiaTheme="majorEastAsia"/>
          <w:color w:val="000000"/>
          <w:spacing w:val="2"/>
          <w:lang w:val="en-US"/>
        </w:rPr>
        <w:t>Robot(</w:t>
      </w:r>
      <w:proofErr w:type="gramEnd"/>
      <w:r w:rsidRPr="003D1638">
        <w:rPr>
          <w:rStyle w:val="mtk1"/>
          <w:rFonts w:eastAsiaTheme="majorEastAsia"/>
          <w:color w:val="000000"/>
          <w:spacing w:val="2"/>
          <w:lang w:val="en-US"/>
        </w:rPr>
        <w:t>); </w:t>
      </w:r>
      <w:r w:rsidRPr="003D1638">
        <w:rPr>
          <w:rStyle w:val="mtk8"/>
          <w:rFonts w:eastAsiaTheme="majorEastAsia"/>
          <w:color w:val="008000"/>
          <w:spacing w:val="2"/>
          <w:lang w:val="en-US"/>
        </w:rPr>
        <w:t>// name is "Anonymous", model is "Unknown"</w:t>
      </w:r>
      <w:r w:rsidRPr="003D1638">
        <w:rPr>
          <w:color w:val="212529"/>
          <w:spacing w:val="2"/>
          <w:lang w:val="en-US"/>
        </w:rPr>
        <w:br/>
      </w:r>
      <w:r w:rsidRPr="003D1638">
        <w:rPr>
          <w:rStyle w:val="mtk1"/>
          <w:rFonts w:eastAsiaTheme="majorEastAsia"/>
          <w:color w:val="000000"/>
          <w:spacing w:val="2"/>
          <w:lang w:val="en-US"/>
        </w:rPr>
        <w:t>Robot andrew = </w:t>
      </w:r>
      <w:r w:rsidRPr="003D1638">
        <w:rPr>
          <w:rStyle w:val="mtk6"/>
          <w:color w:val="0000FF"/>
          <w:spacing w:val="2"/>
          <w:lang w:val="en-US"/>
        </w:rPr>
        <w:t>new</w:t>
      </w:r>
      <w:r w:rsidRPr="003D1638">
        <w:rPr>
          <w:rStyle w:val="mtk1"/>
          <w:rFonts w:eastAsiaTheme="majorEastAsia"/>
          <w:color w:val="000000"/>
          <w:spacing w:val="2"/>
          <w:lang w:val="en-US"/>
        </w:rPr>
        <w:t> Robot(</w:t>
      </w:r>
      <w:r w:rsidRPr="003D1638">
        <w:rPr>
          <w:rStyle w:val="mtk20"/>
          <w:color w:val="A31515"/>
          <w:spacing w:val="2"/>
          <w:lang w:val="en-US"/>
        </w:rPr>
        <w:t>"Andrew"</w:t>
      </w:r>
      <w:r w:rsidRPr="003D1638">
        <w:rPr>
          <w:rStyle w:val="mtk1"/>
          <w:rFonts w:eastAsiaTheme="majorEastAsia"/>
          <w:color w:val="000000"/>
          <w:spacing w:val="2"/>
          <w:lang w:val="en-US"/>
        </w:rPr>
        <w:t>, </w:t>
      </w:r>
      <w:r w:rsidRPr="003D1638">
        <w:rPr>
          <w:rStyle w:val="mtk20"/>
          <w:color w:val="A31515"/>
          <w:spacing w:val="2"/>
          <w:lang w:val="en-US"/>
        </w:rPr>
        <w:t>"NDR-114"</w:t>
      </w:r>
      <w:r w:rsidRPr="003D1638">
        <w:rPr>
          <w:rStyle w:val="mtk1"/>
          <w:rFonts w:eastAsiaTheme="majorEastAsia"/>
          <w:color w:val="000000"/>
          <w:spacing w:val="2"/>
          <w:lang w:val="en-US"/>
        </w:rPr>
        <w:t>); </w:t>
      </w:r>
      <w:r w:rsidRPr="003D1638">
        <w:rPr>
          <w:rStyle w:val="mtk8"/>
          <w:rFonts w:eastAsiaTheme="majorEastAsia"/>
          <w:color w:val="008000"/>
          <w:spacing w:val="2"/>
          <w:lang w:val="en-US"/>
        </w:rPr>
        <w:t>// name is "Andrew", model is "NDR-114"</w:t>
      </w:r>
    </w:p>
    <w:p w14:paraId="70093D28" w14:textId="77777777" w:rsidR="003D1638" w:rsidRPr="003D1638" w:rsidRDefault="003D1638" w:rsidP="003D1638">
      <w:pPr>
        <w:shd w:val="clear" w:color="auto" w:fill="FFF9EE"/>
        <w:rPr>
          <w:rFonts w:ascii="Segoe UI" w:hAnsi="Segoe UI" w:cs="Segoe UI"/>
          <w:color w:val="212529"/>
          <w:spacing w:val="2"/>
          <w:lang w:val="en-US"/>
        </w:rPr>
      </w:pPr>
      <w:r w:rsidRPr="003D1638">
        <w:rPr>
          <w:rFonts w:ascii="Segoe UI" w:hAnsi="Segoe UI" w:cs="Segoe UI"/>
          <w:color w:val="212529"/>
          <w:spacing w:val="2"/>
          <w:lang w:val="en-US"/>
        </w:rPr>
        <w:t>Bear in mind that you cannot define two constructors with the same number, types, and order of the parameters!</w:t>
      </w:r>
    </w:p>
    <w:bookmarkEnd w:id="1"/>
    <w:p w14:paraId="48137733" w14:textId="77777777" w:rsidR="003D1638" w:rsidRDefault="003D1638" w:rsidP="003D1638">
      <w:pPr>
        <w:pStyle w:val="5"/>
        <w:shd w:val="clear" w:color="auto" w:fill="FFFFFF"/>
        <w:jc w:val="center"/>
        <w:rPr>
          <w:rFonts w:ascii="Segoe UI" w:hAnsi="Segoe UI" w:cs="Segoe UI"/>
          <w:color w:val="212529"/>
          <w:spacing w:val="2"/>
          <w:lang w:val="en-US"/>
        </w:rPr>
      </w:pPr>
    </w:p>
    <w:p w14:paraId="2D7C08F1" w14:textId="4DDA3AED" w:rsidR="003D1638" w:rsidRPr="003D1638" w:rsidRDefault="003D1638" w:rsidP="003D1638">
      <w:pPr>
        <w:pStyle w:val="5"/>
        <w:shd w:val="clear" w:color="auto" w:fill="FFFFFF"/>
        <w:jc w:val="center"/>
        <w:rPr>
          <w:rFonts w:ascii="Segoe UI" w:hAnsi="Segoe UI" w:cs="Segoe UI"/>
          <w:color w:val="212529"/>
          <w:spacing w:val="2"/>
          <w:lang w:val="en-US"/>
        </w:rPr>
      </w:pPr>
      <w:r w:rsidRPr="003D1638">
        <w:rPr>
          <w:rFonts w:ascii="Segoe UI" w:hAnsi="Segoe UI" w:cs="Segoe UI"/>
          <w:color w:val="212529"/>
          <w:spacing w:val="2"/>
          <w:lang w:val="en-US"/>
        </w:rPr>
        <w:t>Invoking constructors from other constructors</w:t>
      </w:r>
    </w:p>
    <w:p w14:paraId="0A6FBE20" w14:textId="77777777" w:rsidR="003D1638" w:rsidRPr="003D1638" w:rsidRDefault="003D1638" w:rsidP="003D1638">
      <w:pPr>
        <w:pStyle w:val="a3"/>
        <w:shd w:val="clear" w:color="auto" w:fill="FFFFFF"/>
        <w:rPr>
          <w:rFonts w:ascii="Segoe UI" w:hAnsi="Segoe UI" w:cs="Segoe UI"/>
          <w:color w:val="212529"/>
          <w:spacing w:val="2"/>
          <w:lang w:val="en-US"/>
        </w:rPr>
      </w:pPr>
      <w:r w:rsidRPr="003D1638">
        <w:rPr>
          <w:rFonts w:ascii="Segoe UI" w:hAnsi="Segoe UI" w:cs="Segoe UI"/>
          <w:color w:val="212529"/>
          <w:spacing w:val="2"/>
          <w:lang w:val="en-US"/>
        </w:rPr>
        <w:t>We can also invoke a constructor from another one. It allows you to initialize one part of an object by one constructor and another part by another constructor.</w:t>
      </w:r>
    </w:p>
    <w:p w14:paraId="7BDD8A6B" w14:textId="77777777" w:rsidR="003D1638" w:rsidRPr="003D1638" w:rsidRDefault="003D1638" w:rsidP="003D1638">
      <w:pPr>
        <w:pStyle w:val="a3"/>
        <w:shd w:val="clear" w:color="auto" w:fill="FFFFFF"/>
        <w:rPr>
          <w:rFonts w:ascii="Segoe UI" w:hAnsi="Segoe UI" w:cs="Segoe UI"/>
          <w:color w:val="212529"/>
          <w:spacing w:val="2"/>
          <w:lang w:val="en-US"/>
        </w:rPr>
      </w:pPr>
      <w:r w:rsidRPr="003D1638">
        <w:rPr>
          <w:rFonts w:ascii="Segoe UI" w:hAnsi="Segoe UI" w:cs="Segoe UI"/>
          <w:color w:val="212529"/>
          <w:spacing w:val="2"/>
          <w:lang w:val="en-US"/>
        </w:rPr>
        <w:t>Calling a constructor inside another one is done using </w:t>
      </w:r>
      <w:r w:rsidRPr="003D1638">
        <w:rPr>
          <w:rStyle w:val="HTML"/>
          <w:color w:val="212529"/>
          <w:spacing w:val="2"/>
          <w:lang w:val="en-US"/>
        </w:rPr>
        <w:t>this</w:t>
      </w:r>
      <w:r w:rsidRPr="003D1638">
        <w:rPr>
          <w:rFonts w:ascii="Segoe UI" w:hAnsi="Segoe UI" w:cs="Segoe UI"/>
          <w:color w:val="212529"/>
          <w:spacing w:val="2"/>
          <w:lang w:val="en-US"/>
        </w:rPr>
        <w:t>. For example:</w:t>
      </w:r>
    </w:p>
    <w:p w14:paraId="7D141EEE" w14:textId="77777777" w:rsidR="003D1638" w:rsidRPr="003D1638" w:rsidRDefault="003D1638" w:rsidP="003D1638">
      <w:pPr>
        <w:pStyle w:val="HTML0"/>
        <w:shd w:val="clear" w:color="auto" w:fill="FFFFFF"/>
        <w:rPr>
          <w:color w:val="212529"/>
          <w:spacing w:val="2"/>
          <w:lang w:val="en-US"/>
        </w:rPr>
      </w:pPr>
      <w:proofErr w:type="gramStart"/>
      <w:r w:rsidRPr="003D1638">
        <w:rPr>
          <w:rStyle w:val="mtk6"/>
          <w:color w:val="0000FF"/>
          <w:spacing w:val="2"/>
          <w:lang w:val="en-US"/>
        </w:rPr>
        <w:t>this</w:t>
      </w:r>
      <w:r w:rsidRPr="003D1638">
        <w:rPr>
          <w:rStyle w:val="mtk1"/>
          <w:rFonts w:eastAsiaTheme="majorEastAsia"/>
          <w:color w:val="000000"/>
          <w:spacing w:val="2"/>
          <w:lang w:val="en-US"/>
        </w:rPr>
        <w:t>(</w:t>
      </w:r>
      <w:proofErr w:type="gramEnd"/>
      <w:r w:rsidRPr="003D1638">
        <w:rPr>
          <w:rStyle w:val="mtk1"/>
          <w:rFonts w:eastAsiaTheme="majorEastAsia"/>
          <w:color w:val="000000"/>
          <w:spacing w:val="2"/>
          <w:lang w:val="en-US"/>
        </w:rPr>
        <w:t>); </w:t>
      </w:r>
      <w:r w:rsidRPr="003D1638">
        <w:rPr>
          <w:rStyle w:val="mtk8"/>
          <w:rFonts w:eastAsiaTheme="majorEastAsia"/>
          <w:color w:val="008000"/>
          <w:spacing w:val="2"/>
          <w:lang w:val="en-US"/>
        </w:rPr>
        <w:t>// calls a no-argument constructor</w:t>
      </w:r>
    </w:p>
    <w:p w14:paraId="07F39E9B" w14:textId="77777777" w:rsidR="003D1638" w:rsidRPr="003D1638" w:rsidRDefault="003D1638" w:rsidP="003D1638">
      <w:pPr>
        <w:pStyle w:val="a3"/>
        <w:shd w:val="clear" w:color="auto" w:fill="FFFFFF"/>
        <w:rPr>
          <w:rFonts w:ascii="Segoe UI" w:hAnsi="Segoe UI" w:cs="Segoe UI"/>
          <w:color w:val="212529"/>
          <w:spacing w:val="2"/>
          <w:lang w:val="en-US"/>
        </w:rPr>
      </w:pPr>
      <w:r w:rsidRPr="003D1638">
        <w:rPr>
          <w:rFonts w:ascii="Segoe UI" w:hAnsi="Segoe UI" w:cs="Segoe UI"/>
          <w:color w:val="212529"/>
          <w:spacing w:val="2"/>
          <w:lang w:val="en-US"/>
        </w:rPr>
        <w:t>If you called a constructor that has parameters you can pass some arguments:</w:t>
      </w:r>
    </w:p>
    <w:p w14:paraId="28184374" w14:textId="77777777" w:rsidR="003D1638" w:rsidRPr="003D1638" w:rsidRDefault="003D1638" w:rsidP="003D1638">
      <w:pPr>
        <w:pStyle w:val="HTML0"/>
        <w:shd w:val="clear" w:color="auto" w:fill="FFFFFF"/>
        <w:rPr>
          <w:color w:val="212529"/>
          <w:spacing w:val="2"/>
          <w:lang w:val="en-US"/>
        </w:rPr>
      </w:pPr>
      <w:proofErr w:type="gramStart"/>
      <w:r w:rsidRPr="003D1638">
        <w:rPr>
          <w:rStyle w:val="mtk6"/>
          <w:color w:val="0000FF"/>
          <w:spacing w:val="2"/>
          <w:lang w:val="en-US"/>
        </w:rPr>
        <w:t>this</w:t>
      </w:r>
      <w:r w:rsidRPr="003D1638">
        <w:rPr>
          <w:rStyle w:val="mtk1"/>
          <w:rFonts w:eastAsiaTheme="majorEastAsia"/>
          <w:color w:val="000000"/>
          <w:spacing w:val="2"/>
          <w:lang w:val="en-US"/>
        </w:rPr>
        <w:t>(</w:t>
      </w:r>
      <w:proofErr w:type="gramEnd"/>
      <w:r w:rsidRPr="003D1638">
        <w:rPr>
          <w:rStyle w:val="mtk20"/>
          <w:color w:val="A31515"/>
          <w:spacing w:val="2"/>
          <w:lang w:val="en-US"/>
        </w:rPr>
        <w:t>"arg1"</w:t>
      </w:r>
      <w:r w:rsidRPr="003D1638">
        <w:rPr>
          <w:rStyle w:val="mtk1"/>
          <w:rFonts w:eastAsiaTheme="majorEastAsia"/>
          <w:color w:val="000000"/>
          <w:spacing w:val="2"/>
          <w:lang w:val="en-US"/>
        </w:rPr>
        <w:t>, </w:t>
      </w:r>
      <w:r w:rsidRPr="003D1638">
        <w:rPr>
          <w:rStyle w:val="mtk20"/>
          <w:color w:val="A31515"/>
          <w:spacing w:val="2"/>
          <w:lang w:val="en-US"/>
        </w:rPr>
        <w:t>"arg2"</w:t>
      </w:r>
      <w:r w:rsidRPr="003D1638">
        <w:rPr>
          <w:rStyle w:val="mtk1"/>
          <w:rFonts w:eastAsiaTheme="majorEastAsia"/>
          <w:color w:val="000000"/>
          <w:spacing w:val="2"/>
          <w:lang w:val="en-US"/>
        </w:rPr>
        <w:t>); </w:t>
      </w:r>
      <w:r w:rsidRPr="003D1638">
        <w:rPr>
          <w:rStyle w:val="mtk8"/>
          <w:rFonts w:eastAsiaTheme="majorEastAsia"/>
          <w:color w:val="008000"/>
          <w:spacing w:val="2"/>
          <w:lang w:val="en-US"/>
        </w:rPr>
        <w:t>// calls a constructor with two string arguments</w:t>
      </w:r>
    </w:p>
    <w:p w14:paraId="45E073E2" w14:textId="77777777" w:rsidR="003D1638" w:rsidRPr="003D1638" w:rsidRDefault="003D1638" w:rsidP="003D1638">
      <w:pPr>
        <w:shd w:val="clear" w:color="auto" w:fill="FFF9EE"/>
        <w:rPr>
          <w:rFonts w:ascii="Segoe UI" w:hAnsi="Segoe UI" w:cs="Segoe UI"/>
          <w:color w:val="212529"/>
          <w:spacing w:val="2"/>
          <w:lang w:val="en-US"/>
        </w:rPr>
      </w:pPr>
      <w:r w:rsidRPr="003D1638">
        <w:rPr>
          <w:rFonts w:ascii="Segoe UI" w:hAnsi="Segoe UI" w:cs="Segoe UI"/>
          <w:color w:val="212529"/>
          <w:spacing w:val="2"/>
          <w:lang w:val="en-US"/>
        </w:rPr>
        <w:lastRenderedPageBreak/>
        <w:t>Remember, the statement for invoking a constructor should be the first statement in the body of a caller constructor.</w:t>
      </w:r>
    </w:p>
    <w:p w14:paraId="368F2E5B" w14:textId="77777777" w:rsidR="003D1638" w:rsidRPr="003D1638" w:rsidRDefault="003D1638" w:rsidP="003D1638">
      <w:pPr>
        <w:pStyle w:val="a3"/>
        <w:shd w:val="clear" w:color="auto" w:fill="FFFFFF"/>
        <w:rPr>
          <w:rFonts w:ascii="Segoe UI" w:hAnsi="Segoe UI" w:cs="Segoe UI"/>
          <w:color w:val="212529"/>
          <w:spacing w:val="2"/>
          <w:lang w:val="en-US"/>
        </w:rPr>
      </w:pPr>
      <w:r w:rsidRPr="003D1638">
        <w:rPr>
          <w:rFonts w:ascii="Segoe UI" w:hAnsi="Segoe UI" w:cs="Segoe UI"/>
          <w:color w:val="212529"/>
          <w:spacing w:val="2"/>
          <w:lang w:val="en-US"/>
        </w:rPr>
        <w:t>Now, the class has three constructors:</w:t>
      </w:r>
    </w:p>
    <w:p w14:paraId="2DF2287C" w14:textId="77777777" w:rsidR="003D1638" w:rsidRPr="003D1638" w:rsidRDefault="003D1638">
      <w:pPr>
        <w:numPr>
          <w:ilvl w:val="0"/>
          <w:numId w:val="30"/>
        </w:numPr>
        <w:shd w:val="clear" w:color="auto" w:fill="FFFFFF"/>
        <w:spacing w:before="100" w:beforeAutospacing="1" w:after="100" w:afterAutospacing="1" w:line="240" w:lineRule="auto"/>
        <w:rPr>
          <w:rFonts w:ascii="Segoe UI" w:hAnsi="Segoe UI" w:cs="Segoe UI"/>
          <w:color w:val="212529"/>
          <w:spacing w:val="2"/>
          <w:lang w:val="en-US"/>
        </w:rPr>
      </w:pPr>
      <w:proofErr w:type="gramStart"/>
      <w:r w:rsidRPr="003D1638">
        <w:rPr>
          <w:rStyle w:val="HTML"/>
          <w:rFonts w:eastAsiaTheme="minorHAnsi"/>
          <w:color w:val="212529"/>
          <w:spacing w:val="2"/>
          <w:lang w:val="en-US"/>
        </w:rPr>
        <w:t>Robot(</w:t>
      </w:r>
      <w:proofErr w:type="gramEnd"/>
      <w:r w:rsidRPr="003D1638">
        <w:rPr>
          <w:rStyle w:val="HTML"/>
          <w:rFonts w:eastAsiaTheme="minorHAnsi"/>
          <w:color w:val="212529"/>
          <w:spacing w:val="2"/>
          <w:lang w:val="en-US"/>
        </w:rPr>
        <w:t>)</w:t>
      </w:r>
      <w:r w:rsidRPr="003D1638">
        <w:rPr>
          <w:rFonts w:ascii="Segoe UI" w:hAnsi="Segoe UI" w:cs="Segoe UI"/>
          <w:color w:val="212529"/>
          <w:spacing w:val="2"/>
          <w:lang w:val="en-US"/>
        </w:rPr>
        <w:t> is a no-argument constructor;</w:t>
      </w:r>
    </w:p>
    <w:p w14:paraId="3E07E534" w14:textId="77777777" w:rsidR="003D1638" w:rsidRPr="003D1638" w:rsidRDefault="003D1638">
      <w:pPr>
        <w:numPr>
          <w:ilvl w:val="0"/>
          <w:numId w:val="30"/>
        </w:numPr>
        <w:shd w:val="clear" w:color="auto" w:fill="FFFFFF"/>
        <w:spacing w:before="100" w:beforeAutospacing="1" w:after="100" w:afterAutospacing="1" w:line="240" w:lineRule="auto"/>
        <w:rPr>
          <w:rFonts w:ascii="Segoe UI" w:hAnsi="Segoe UI" w:cs="Segoe UI"/>
          <w:color w:val="212529"/>
          <w:spacing w:val="2"/>
          <w:lang w:val="en-US"/>
        </w:rPr>
      </w:pPr>
      <w:proofErr w:type="gramStart"/>
      <w:r w:rsidRPr="003D1638">
        <w:rPr>
          <w:rStyle w:val="HTML"/>
          <w:rFonts w:eastAsiaTheme="minorHAnsi"/>
          <w:color w:val="212529"/>
          <w:spacing w:val="2"/>
          <w:lang w:val="en-US"/>
        </w:rPr>
        <w:t>Robot(</w:t>
      </w:r>
      <w:proofErr w:type="gramEnd"/>
      <w:r w:rsidRPr="003D1638">
        <w:rPr>
          <w:rStyle w:val="HTML"/>
          <w:rFonts w:eastAsiaTheme="minorHAnsi"/>
          <w:color w:val="212529"/>
          <w:spacing w:val="2"/>
          <w:lang w:val="en-US"/>
        </w:rPr>
        <w:t>String name, String model)</w:t>
      </w:r>
      <w:r w:rsidRPr="003D1638">
        <w:rPr>
          <w:rFonts w:ascii="Segoe UI" w:hAnsi="Segoe UI" w:cs="Segoe UI"/>
          <w:color w:val="212529"/>
          <w:spacing w:val="2"/>
          <w:lang w:val="en-US"/>
        </w:rPr>
        <w:t> is a two-argument constructor that invokes another constructor;</w:t>
      </w:r>
    </w:p>
    <w:p w14:paraId="4FF0D2A8" w14:textId="77777777" w:rsidR="003D1638" w:rsidRPr="003D1638" w:rsidRDefault="003D1638">
      <w:pPr>
        <w:numPr>
          <w:ilvl w:val="0"/>
          <w:numId w:val="30"/>
        </w:numPr>
        <w:shd w:val="clear" w:color="auto" w:fill="FFFFFF"/>
        <w:spacing w:before="100" w:beforeAutospacing="1" w:after="100" w:afterAutospacing="1" w:line="240" w:lineRule="auto"/>
        <w:rPr>
          <w:rFonts w:ascii="Segoe UI" w:hAnsi="Segoe UI" w:cs="Segoe UI"/>
          <w:color w:val="212529"/>
          <w:spacing w:val="2"/>
          <w:lang w:val="en-US"/>
        </w:rPr>
      </w:pPr>
      <w:proofErr w:type="gramStart"/>
      <w:r w:rsidRPr="003D1638">
        <w:rPr>
          <w:rStyle w:val="HTML"/>
          <w:rFonts w:eastAsiaTheme="minorHAnsi"/>
          <w:color w:val="212529"/>
          <w:spacing w:val="2"/>
          <w:lang w:val="en-US"/>
        </w:rPr>
        <w:t>Robot(</w:t>
      </w:r>
      <w:proofErr w:type="gramEnd"/>
      <w:r w:rsidRPr="003D1638">
        <w:rPr>
          <w:rStyle w:val="HTML"/>
          <w:rFonts w:eastAsiaTheme="minorHAnsi"/>
          <w:color w:val="212529"/>
          <w:spacing w:val="2"/>
          <w:lang w:val="en-US"/>
        </w:rPr>
        <w:t>String name, String model, int lifetime)</w:t>
      </w:r>
      <w:r w:rsidRPr="003D1638">
        <w:rPr>
          <w:rFonts w:ascii="Segoe UI" w:hAnsi="Segoe UI" w:cs="Segoe UI"/>
          <w:color w:val="212529"/>
          <w:spacing w:val="2"/>
          <w:lang w:val="en-US"/>
        </w:rPr>
        <w:t> is a three-argument constructor that fills all fields.</w:t>
      </w:r>
    </w:p>
    <w:p w14:paraId="64CE5DE8" w14:textId="77777777" w:rsidR="003D1638" w:rsidRPr="003D1638" w:rsidRDefault="003D1638" w:rsidP="003D1638">
      <w:pPr>
        <w:pStyle w:val="a3"/>
        <w:shd w:val="clear" w:color="auto" w:fill="FFFFFF"/>
        <w:rPr>
          <w:rFonts w:ascii="Segoe UI" w:hAnsi="Segoe UI" w:cs="Segoe UI"/>
          <w:color w:val="212529"/>
          <w:spacing w:val="2"/>
          <w:lang w:val="en-US"/>
        </w:rPr>
      </w:pPr>
      <w:r w:rsidRPr="003D1638">
        <w:rPr>
          <w:rFonts w:ascii="Segoe UI" w:hAnsi="Segoe UI" w:cs="Segoe UI"/>
          <w:color w:val="212529"/>
          <w:spacing w:val="2"/>
          <w:lang w:val="en-US"/>
        </w:rPr>
        <w:t>The second constructor invokes the third one and passes </w:t>
      </w:r>
      <w:r w:rsidRPr="003D1638">
        <w:rPr>
          <w:rStyle w:val="HTML"/>
          <w:color w:val="212529"/>
          <w:spacing w:val="2"/>
          <w:lang w:val="en-US"/>
        </w:rPr>
        <w:t>name</w:t>
      </w:r>
      <w:r w:rsidRPr="003D1638">
        <w:rPr>
          <w:rFonts w:ascii="Segoe UI" w:hAnsi="Segoe UI" w:cs="Segoe UI"/>
          <w:color w:val="212529"/>
          <w:spacing w:val="2"/>
          <w:lang w:val="en-US"/>
        </w:rPr>
        <w:t>, </w:t>
      </w:r>
      <w:r w:rsidRPr="003D1638">
        <w:rPr>
          <w:rStyle w:val="HTML"/>
          <w:color w:val="212529"/>
          <w:spacing w:val="2"/>
          <w:lang w:val="en-US"/>
        </w:rPr>
        <w:t>model</w:t>
      </w:r>
      <w:r w:rsidRPr="003D1638">
        <w:rPr>
          <w:rFonts w:ascii="Segoe UI" w:hAnsi="Segoe UI" w:cs="Segoe UI"/>
          <w:color w:val="212529"/>
          <w:spacing w:val="2"/>
          <w:lang w:val="en-US"/>
        </w:rPr>
        <w:t>, and </w:t>
      </w:r>
      <w:r w:rsidRPr="003D1638">
        <w:rPr>
          <w:rStyle w:val="HTML"/>
          <w:color w:val="212529"/>
          <w:spacing w:val="2"/>
          <w:lang w:val="en-US"/>
        </w:rPr>
        <w:t>lifetime = 20</w:t>
      </w:r>
      <w:r w:rsidRPr="003D1638">
        <w:rPr>
          <w:rFonts w:ascii="Segoe UI" w:hAnsi="Segoe UI" w:cs="Segoe UI"/>
          <w:color w:val="212529"/>
          <w:spacing w:val="2"/>
          <w:lang w:val="en-US"/>
        </w:rPr>
        <w:t> to it. The third constructor, in its turn, initializes all fields of the created object.</w:t>
      </w:r>
    </w:p>
    <w:p w14:paraId="09F576A5" w14:textId="130DCEEE" w:rsidR="003D1638" w:rsidRDefault="003D1638" w:rsidP="008876B1">
      <w:pPr>
        <w:pStyle w:val="a3"/>
        <w:shd w:val="clear" w:color="auto" w:fill="FFFFFF"/>
        <w:jc w:val="both"/>
        <w:rPr>
          <w:rFonts w:ascii="Segoe UI" w:hAnsi="Segoe UI" w:cs="Segoe UI"/>
          <w:color w:val="333333"/>
          <w:lang w:val="en-US"/>
        </w:rPr>
      </w:pPr>
    </w:p>
    <w:p w14:paraId="13C83896" w14:textId="032F87D8" w:rsidR="007E0E92" w:rsidRDefault="007E0E92" w:rsidP="008876B1">
      <w:pPr>
        <w:pStyle w:val="a3"/>
        <w:shd w:val="clear" w:color="auto" w:fill="FFFFFF"/>
        <w:jc w:val="both"/>
        <w:rPr>
          <w:rFonts w:ascii="Segoe UI" w:hAnsi="Segoe UI" w:cs="Segoe UI"/>
          <w:color w:val="333333"/>
          <w:lang w:val="en-US"/>
        </w:rPr>
      </w:pPr>
    </w:p>
    <w:p w14:paraId="517B2988" w14:textId="7CF52BDC" w:rsidR="007E0E92" w:rsidRDefault="007E0E92" w:rsidP="008876B1">
      <w:pPr>
        <w:pStyle w:val="a3"/>
        <w:shd w:val="clear" w:color="auto" w:fill="FFFFFF"/>
        <w:jc w:val="both"/>
        <w:rPr>
          <w:rFonts w:ascii="Segoe UI" w:hAnsi="Segoe UI" w:cs="Segoe UI"/>
          <w:color w:val="333333"/>
          <w:lang w:val="en-US"/>
        </w:rPr>
      </w:pPr>
    </w:p>
    <w:p w14:paraId="64A08584" w14:textId="7D2EF6AF" w:rsidR="007E0E92" w:rsidRDefault="007E0E92" w:rsidP="008876B1">
      <w:pPr>
        <w:pStyle w:val="a3"/>
        <w:shd w:val="clear" w:color="auto" w:fill="FFFFFF"/>
        <w:jc w:val="both"/>
        <w:rPr>
          <w:rFonts w:ascii="Segoe UI" w:hAnsi="Segoe UI" w:cs="Segoe UI"/>
          <w:color w:val="333333"/>
          <w:lang w:val="en-US"/>
        </w:rPr>
      </w:pPr>
    </w:p>
    <w:p w14:paraId="0DBAA0B2" w14:textId="4BB38FB9" w:rsidR="007E0E92" w:rsidRDefault="007E0E92" w:rsidP="008876B1">
      <w:pPr>
        <w:pStyle w:val="a3"/>
        <w:shd w:val="clear" w:color="auto" w:fill="FFFFFF"/>
        <w:jc w:val="both"/>
        <w:rPr>
          <w:rFonts w:ascii="Segoe UI" w:hAnsi="Segoe UI" w:cs="Segoe UI"/>
          <w:color w:val="333333"/>
          <w:lang w:val="en-US"/>
        </w:rPr>
      </w:pPr>
    </w:p>
    <w:p w14:paraId="429D9BDA" w14:textId="3370C666" w:rsidR="007E0E92" w:rsidRDefault="007E0E92" w:rsidP="008876B1">
      <w:pPr>
        <w:pStyle w:val="a3"/>
        <w:shd w:val="clear" w:color="auto" w:fill="FFFFFF"/>
        <w:jc w:val="both"/>
        <w:rPr>
          <w:rFonts w:ascii="Segoe UI" w:hAnsi="Segoe UI" w:cs="Segoe UI"/>
          <w:color w:val="333333"/>
          <w:lang w:val="en-US"/>
        </w:rPr>
      </w:pPr>
    </w:p>
    <w:p w14:paraId="0878067B" w14:textId="7F9D64D6" w:rsidR="007E0E92" w:rsidRDefault="007E0E92" w:rsidP="008876B1">
      <w:pPr>
        <w:pStyle w:val="a3"/>
        <w:shd w:val="clear" w:color="auto" w:fill="FFFFFF"/>
        <w:jc w:val="both"/>
        <w:rPr>
          <w:rFonts w:ascii="Segoe UI" w:hAnsi="Segoe UI" w:cs="Segoe UI"/>
          <w:color w:val="333333"/>
          <w:lang w:val="en-US"/>
        </w:rPr>
      </w:pPr>
    </w:p>
    <w:p w14:paraId="543262DF" w14:textId="2C07EC0A" w:rsidR="007E0E92" w:rsidRDefault="007E0E92" w:rsidP="008876B1">
      <w:pPr>
        <w:pStyle w:val="a3"/>
        <w:shd w:val="clear" w:color="auto" w:fill="FFFFFF"/>
        <w:jc w:val="both"/>
        <w:rPr>
          <w:rFonts w:ascii="Segoe UI" w:hAnsi="Segoe UI" w:cs="Segoe UI"/>
          <w:color w:val="333333"/>
          <w:lang w:val="en-US"/>
        </w:rPr>
      </w:pPr>
    </w:p>
    <w:p w14:paraId="46F70C1B" w14:textId="0E9844CC" w:rsidR="007E0E92" w:rsidRDefault="007E0E92" w:rsidP="008876B1">
      <w:pPr>
        <w:pStyle w:val="a3"/>
        <w:shd w:val="clear" w:color="auto" w:fill="FFFFFF"/>
        <w:jc w:val="both"/>
        <w:rPr>
          <w:rFonts w:ascii="Segoe UI" w:hAnsi="Segoe UI" w:cs="Segoe UI"/>
          <w:color w:val="333333"/>
          <w:lang w:val="en-US"/>
        </w:rPr>
      </w:pPr>
    </w:p>
    <w:p w14:paraId="0294098D" w14:textId="043F059F" w:rsidR="007E0E92" w:rsidRDefault="007E0E92" w:rsidP="008876B1">
      <w:pPr>
        <w:pStyle w:val="a3"/>
        <w:shd w:val="clear" w:color="auto" w:fill="FFFFFF"/>
        <w:jc w:val="both"/>
        <w:rPr>
          <w:rFonts w:ascii="Segoe UI" w:hAnsi="Segoe UI" w:cs="Segoe UI"/>
          <w:color w:val="333333"/>
          <w:lang w:val="en-US"/>
        </w:rPr>
      </w:pPr>
    </w:p>
    <w:p w14:paraId="00C75C5D" w14:textId="7B2F1DB6" w:rsidR="007E0E92" w:rsidRDefault="007E0E92" w:rsidP="008876B1">
      <w:pPr>
        <w:pStyle w:val="a3"/>
        <w:shd w:val="clear" w:color="auto" w:fill="FFFFFF"/>
        <w:jc w:val="both"/>
        <w:rPr>
          <w:rFonts w:ascii="Segoe UI" w:hAnsi="Segoe UI" w:cs="Segoe UI"/>
          <w:color w:val="333333"/>
          <w:lang w:val="en-US"/>
        </w:rPr>
      </w:pPr>
    </w:p>
    <w:p w14:paraId="5993BA11" w14:textId="135612B1" w:rsidR="007E0E92" w:rsidRDefault="007E0E92" w:rsidP="008876B1">
      <w:pPr>
        <w:pStyle w:val="a3"/>
        <w:shd w:val="clear" w:color="auto" w:fill="FFFFFF"/>
        <w:jc w:val="both"/>
        <w:rPr>
          <w:rFonts w:ascii="Segoe UI" w:hAnsi="Segoe UI" w:cs="Segoe UI"/>
          <w:color w:val="333333"/>
          <w:lang w:val="en-US"/>
        </w:rPr>
      </w:pPr>
    </w:p>
    <w:p w14:paraId="6817D515" w14:textId="75567D16" w:rsidR="007E0E92" w:rsidRDefault="007E0E92" w:rsidP="008876B1">
      <w:pPr>
        <w:pStyle w:val="a3"/>
        <w:shd w:val="clear" w:color="auto" w:fill="FFFFFF"/>
        <w:jc w:val="both"/>
        <w:rPr>
          <w:rFonts w:ascii="Segoe UI" w:hAnsi="Segoe UI" w:cs="Segoe UI"/>
          <w:color w:val="333333"/>
          <w:lang w:val="en-US"/>
        </w:rPr>
      </w:pPr>
    </w:p>
    <w:p w14:paraId="1209BBDE" w14:textId="1A78E554" w:rsidR="007E0E92" w:rsidRDefault="007E0E92" w:rsidP="008876B1">
      <w:pPr>
        <w:pStyle w:val="a3"/>
        <w:shd w:val="clear" w:color="auto" w:fill="FFFFFF"/>
        <w:jc w:val="both"/>
        <w:rPr>
          <w:rFonts w:ascii="Segoe UI" w:hAnsi="Segoe UI" w:cs="Segoe UI"/>
          <w:color w:val="333333"/>
          <w:lang w:val="en-US"/>
        </w:rPr>
      </w:pPr>
    </w:p>
    <w:p w14:paraId="2B028B67" w14:textId="1BAAB7A0" w:rsidR="007E0E92" w:rsidRDefault="007E0E92" w:rsidP="008876B1">
      <w:pPr>
        <w:pStyle w:val="a3"/>
        <w:shd w:val="clear" w:color="auto" w:fill="FFFFFF"/>
        <w:jc w:val="both"/>
        <w:rPr>
          <w:rFonts w:ascii="Segoe UI" w:hAnsi="Segoe UI" w:cs="Segoe UI"/>
          <w:color w:val="333333"/>
          <w:lang w:val="en-US"/>
        </w:rPr>
      </w:pPr>
    </w:p>
    <w:p w14:paraId="7F533A5B" w14:textId="36F2AEF8" w:rsidR="007E0E92" w:rsidRDefault="007E0E92" w:rsidP="008876B1">
      <w:pPr>
        <w:pStyle w:val="a3"/>
        <w:shd w:val="clear" w:color="auto" w:fill="FFFFFF"/>
        <w:jc w:val="both"/>
        <w:rPr>
          <w:rFonts w:ascii="Segoe UI" w:hAnsi="Segoe UI" w:cs="Segoe UI"/>
          <w:color w:val="333333"/>
          <w:lang w:val="en-US"/>
        </w:rPr>
      </w:pPr>
    </w:p>
    <w:p w14:paraId="514DDEDD" w14:textId="77777777" w:rsidR="00F915ED" w:rsidRDefault="00F915ED" w:rsidP="007E0E92">
      <w:pPr>
        <w:pStyle w:val="a8"/>
        <w:jc w:val="center"/>
        <w:rPr>
          <w:lang w:val="en-US"/>
        </w:rPr>
      </w:pPr>
      <w:r>
        <w:rPr>
          <w:lang w:val="en-US"/>
        </w:rPr>
        <w:lastRenderedPageBreak/>
        <w:t>Super keyword</w:t>
      </w:r>
    </w:p>
    <w:p w14:paraId="631DF538" w14:textId="60F926AF" w:rsidR="007E0E92" w:rsidRDefault="007E0E92" w:rsidP="00F915ED">
      <w:pPr>
        <w:pStyle w:val="2"/>
        <w:rPr>
          <w:lang w:val="en-US"/>
        </w:rPr>
      </w:pPr>
      <w:proofErr w:type="spellStart"/>
      <w:r>
        <w:rPr>
          <w:lang w:val="en-US"/>
        </w:rPr>
        <w:t>Teory</w:t>
      </w:r>
      <w:proofErr w:type="spellEnd"/>
    </w:p>
    <w:p w14:paraId="79F80121" w14:textId="7B1B5878" w:rsidR="007E0E92" w:rsidRPr="007E0E92" w:rsidRDefault="007E0E92" w:rsidP="007E0E92">
      <w:pPr>
        <w:pStyle w:val="a3"/>
        <w:shd w:val="clear" w:color="auto" w:fill="FFFFFF"/>
        <w:rPr>
          <w:rFonts w:ascii="Segoe UI" w:hAnsi="Segoe UI" w:cs="Segoe UI"/>
          <w:color w:val="212529"/>
          <w:spacing w:val="2"/>
          <w:lang w:val="en-US"/>
        </w:rPr>
      </w:pPr>
      <w:r w:rsidRPr="007E0E92">
        <w:rPr>
          <w:rFonts w:ascii="Segoe UI" w:hAnsi="Segoe UI" w:cs="Segoe UI"/>
          <w:color w:val="212529"/>
          <w:spacing w:val="2"/>
          <w:lang w:val="en-US"/>
        </w:rPr>
        <w:t xml:space="preserve">Sometimes when we define a new </w:t>
      </w:r>
      <w:proofErr w:type="gramStart"/>
      <w:r w:rsidRPr="007E0E92">
        <w:rPr>
          <w:rFonts w:ascii="Segoe UI" w:hAnsi="Segoe UI" w:cs="Segoe UI"/>
          <w:color w:val="212529"/>
          <w:spacing w:val="2"/>
          <w:lang w:val="en-US"/>
        </w:rPr>
        <w:t>subclass</w:t>
      </w:r>
      <w:proofErr w:type="gramEnd"/>
      <w:r w:rsidRPr="007E0E92">
        <w:rPr>
          <w:rFonts w:ascii="Segoe UI" w:hAnsi="Segoe UI" w:cs="Segoe UI"/>
          <w:color w:val="212529"/>
          <w:spacing w:val="2"/>
          <w:lang w:val="en-US"/>
        </w:rPr>
        <w:t xml:space="preserve"> we need to access members or constructors of its superclass. Java provides a special keyword </w:t>
      </w:r>
      <w:r w:rsidRPr="007E0E92">
        <w:rPr>
          <w:rStyle w:val="HTML"/>
          <w:color w:val="212529"/>
          <w:spacing w:val="2"/>
          <w:lang w:val="en-US"/>
        </w:rPr>
        <w:t>super</w:t>
      </w:r>
      <w:r w:rsidRPr="007E0E92">
        <w:rPr>
          <w:rFonts w:ascii="Segoe UI" w:hAnsi="Segoe UI" w:cs="Segoe UI"/>
          <w:color w:val="212529"/>
          <w:spacing w:val="2"/>
          <w:lang w:val="en-US"/>
        </w:rPr>
        <w:t> to do this. This keyword can be used in several cases:</w:t>
      </w:r>
    </w:p>
    <w:p w14:paraId="3A5054A9" w14:textId="77777777" w:rsidR="007E0E92" w:rsidRPr="007E0E92" w:rsidRDefault="007E0E92">
      <w:pPr>
        <w:numPr>
          <w:ilvl w:val="0"/>
          <w:numId w:val="31"/>
        </w:numPr>
        <w:shd w:val="clear" w:color="auto" w:fill="FFFFFF"/>
        <w:spacing w:before="100" w:beforeAutospacing="1" w:after="100" w:afterAutospacing="1" w:line="240" w:lineRule="auto"/>
        <w:rPr>
          <w:rFonts w:ascii="Segoe UI" w:hAnsi="Segoe UI" w:cs="Segoe UI"/>
          <w:color w:val="212529"/>
          <w:spacing w:val="2"/>
          <w:lang w:val="en-US"/>
        </w:rPr>
      </w:pPr>
      <w:r w:rsidRPr="007E0E92">
        <w:rPr>
          <w:rFonts w:ascii="Segoe UI" w:hAnsi="Segoe UI" w:cs="Segoe UI"/>
          <w:color w:val="212529"/>
          <w:spacing w:val="2"/>
          <w:lang w:val="en-US"/>
        </w:rPr>
        <w:t>to access instance fields of the parent class;</w:t>
      </w:r>
    </w:p>
    <w:p w14:paraId="36CCB308" w14:textId="77777777" w:rsidR="007E0E92" w:rsidRPr="007E0E92" w:rsidRDefault="007E0E92">
      <w:pPr>
        <w:numPr>
          <w:ilvl w:val="0"/>
          <w:numId w:val="31"/>
        </w:numPr>
        <w:shd w:val="clear" w:color="auto" w:fill="FFFFFF"/>
        <w:spacing w:before="100" w:beforeAutospacing="1" w:after="100" w:afterAutospacing="1" w:line="240" w:lineRule="auto"/>
        <w:rPr>
          <w:rFonts w:ascii="Segoe UI" w:hAnsi="Segoe UI" w:cs="Segoe UI"/>
          <w:color w:val="212529"/>
          <w:spacing w:val="2"/>
          <w:lang w:val="en-US"/>
        </w:rPr>
      </w:pPr>
      <w:r w:rsidRPr="007E0E92">
        <w:rPr>
          <w:rFonts w:ascii="Segoe UI" w:hAnsi="Segoe UI" w:cs="Segoe UI"/>
          <w:color w:val="212529"/>
          <w:spacing w:val="2"/>
          <w:lang w:val="en-US"/>
        </w:rPr>
        <w:t>to invoke methods of the parent class;</w:t>
      </w:r>
    </w:p>
    <w:p w14:paraId="65FD195D" w14:textId="77777777" w:rsidR="007E0E92" w:rsidRPr="007E0E92" w:rsidRDefault="007E0E92">
      <w:pPr>
        <w:numPr>
          <w:ilvl w:val="0"/>
          <w:numId w:val="31"/>
        </w:numPr>
        <w:shd w:val="clear" w:color="auto" w:fill="FFFFFF"/>
        <w:spacing w:before="100" w:beforeAutospacing="1" w:after="100" w:afterAutospacing="1" w:line="240" w:lineRule="auto"/>
        <w:rPr>
          <w:rFonts w:ascii="Segoe UI" w:hAnsi="Segoe UI" w:cs="Segoe UI"/>
          <w:color w:val="212529"/>
          <w:spacing w:val="2"/>
          <w:lang w:val="en-US"/>
        </w:rPr>
      </w:pPr>
      <w:r w:rsidRPr="007E0E92">
        <w:rPr>
          <w:rFonts w:ascii="Segoe UI" w:hAnsi="Segoe UI" w:cs="Segoe UI"/>
          <w:color w:val="212529"/>
          <w:spacing w:val="2"/>
          <w:lang w:val="en-US"/>
        </w:rPr>
        <w:t>to invoke constructors of the parent class (no-</w:t>
      </w:r>
      <w:proofErr w:type="spellStart"/>
      <w:r w:rsidRPr="007E0E92">
        <w:rPr>
          <w:rFonts w:ascii="Segoe UI" w:hAnsi="Segoe UI" w:cs="Segoe UI"/>
          <w:color w:val="212529"/>
          <w:spacing w:val="2"/>
          <w:lang w:val="en-US"/>
        </w:rPr>
        <w:t>arg</w:t>
      </w:r>
      <w:proofErr w:type="spellEnd"/>
      <w:r w:rsidRPr="007E0E92">
        <w:rPr>
          <w:rFonts w:ascii="Segoe UI" w:hAnsi="Segoe UI" w:cs="Segoe UI"/>
          <w:color w:val="212529"/>
          <w:spacing w:val="2"/>
          <w:lang w:val="en-US"/>
        </w:rPr>
        <w:t xml:space="preserve"> or parameterized).</w:t>
      </w:r>
    </w:p>
    <w:p w14:paraId="39C2EE5C" w14:textId="77777777" w:rsidR="007E0E92" w:rsidRPr="007E0E92" w:rsidRDefault="007E0E92" w:rsidP="007E0E92">
      <w:pPr>
        <w:pStyle w:val="a3"/>
        <w:shd w:val="clear" w:color="auto" w:fill="FFFFFF"/>
        <w:rPr>
          <w:rFonts w:ascii="Segoe UI" w:hAnsi="Segoe UI" w:cs="Segoe UI"/>
          <w:color w:val="212529"/>
          <w:spacing w:val="2"/>
          <w:lang w:val="en-US"/>
        </w:rPr>
      </w:pPr>
      <w:r w:rsidRPr="007E0E92">
        <w:rPr>
          <w:rFonts w:ascii="Segoe UI" w:hAnsi="Segoe UI" w:cs="Segoe UI"/>
          <w:color w:val="212529"/>
          <w:spacing w:val="2"/>
          <w:lang w:val="en-US"/>
        </w:rPr>
        <w:t>Let's consider all of these cases with examples.</w:t>
      </w:r>
    </w:p>
    <w:p w14:paraId="063F16A4" w14:textId="77777777" w:rsidR="007E0E92" w:rsidRPr="007E0E92" w:rsidRDefault="007E0E92" w:rsidP="007E0E92">
      <w:pPr>
        <w:pStyle w:val="2"/>
        <w:jc w:val="center"/>
        <w:rPr>
          <w:lang w:val="en-US"/>
        </w:rPr>
      </w:pPr>
      <w:r w:rsidRPr="007E0E92">
        <w:rPr>
          <w:lang w:val="en-US"/>
        </w:rPr>
        <w:t>Accessing superclass fields and methods</w:t>
      </w:r>
    </w:p>
    <w:p w14:paraId="3D54558A" w14:textId="77777777" w:rsidR="007E0E92" w:rsidRPr="007E0E92" w:rsidRDefault="007E0E92" w:rsidP="007E0E92">
      <w:pPr>
        <w:pStyle w:val="a3"/>
        <w:shd w:val="clear" w:color="auto" w:fill="FFFFFF"/>
        <w:rPr>
          <w:rFonts w:ascii="Segoe UI" w:hAnsi="Segoe UI" w:cs="Segoe UI"/>
          <w:color w:val="212529"/>
          <w:spacing w:val="2"/>
          <w:lang w:val="en-US"/>
        </w:rPr>
      </w:pPr>
      <w:r w:rsidRPr="007E0E92">
        <w:rPr>
          <w:rFonts w:ascii="Segoe UI" w:hAnsi="Segoe UI" w:cs="Segoe UI"/>
          <w:color w:val="212529"/>
          <w:spacing w:val="2"/>
          <w:lang w:val="en-US"/>
        </w:rPr>
        <w:t>The keyword </w:t>
      </w:r>
      <w:r w:rsidRPr="007E0E92">
        <w:rPr>
          <w:rStyle w:val="HTML"/>
          <w:color w:val="212529"/>
          <w:spacing w:val="2"/>
          <w:lang w:val="en-US"/>
        </w:rPr>
        <w:t>super</w:t>
      </w:r>
      <w:r w:rsidRPr="007E0E92">
        <w:rPr>
          <w:rFonts w:ascii="Segoe UI" w:hAnsi="Segoe UI" w:cs="Segoe UI"/>
          <w:color w:val="212529"/>
          <w:spacing w:val="2"/>
          <w:lang w:val="en-US"/>
        </w:rPr>
        <w:t> can be used to access instance methods or fields of the superclass. In a sense, it is similar to the keyword </w:t>
      </w:r>
      <w:r w:rsidRPr="007E0E92">
        <w:rPr>
          <w:rStyle w:val="HTML"/>
          <w:color w:val="212529"/>
          <w:spacing w:val="2"/>
          <w:lang w:val="en-US"/>
        </w:rPr>
        <w:t>this</w:t>
      </w:r>
      <w:r w:rsidRPr="007E0E92">
        <w:rPr>
          <w:rFonts w:ascii="Segoe UI" w:hAnsi="Segoe UI" w:cs="Segoe UI"/>
          <w:color w:val="212529"/>
          <w:spacing w:val="2"/>
          <w:lang w:val="en-US"/>
        </w:rPr>
        <w:t>, but it refers to the immediate parent class object.</w:t>
      </w:r>
    </w:p>
    <w:p w14:paraId="67625F4E" w14:textId="77777777" w:rsidR="007E0E92" w:rsidRPr="007E0E92" w:rsidRDefault="007E0E92" w:rsidP="007E0E92">
      <w:pPr>
        <w:shd w:val="clear" w:color="auto" w:fill="ECEEFC"/>
        <w:rPr>
          <w:rFonts w:ascii="Segoe UI" w:hAnsi="Segoe UI" w:cs="Segoe UI"/>
          <w:color w:val="212529"/>
          <w:spacing w:val="2"/>
          <w:lang w:val="en-US"/>
        </w:rPr>
      </w:pPr>
      <w:r w:rsidRPr="007E0E92">
        <w:rPr>
          <w:rFonts w:ascii="Segoe UI" w:hAnsi="Segoe UI" w:cs="Segoe UI"/>
          <w:color w:val="212529"/>
          <w:spacing w:val="2"/>
          <w:lang w:val="en-US"/>
        </w:rPr>
        <w:t>The keyword </w:t>
      </w:r>
      <w:r w:rsidRPr="007E0E92">
        <w:rPr>
          <w:rStyle w:val="HTML"/>
          <w:rFonts w:eastAsiaTheme="minorHAnsi"/>
          <w:color w:val="212529"/>
          <w:spacing w:val="2"/>
          <w:lang w:val="en-US"/>
        </w:rPr>
        <w:t>super</w:t>
      </w:r>
      <w:r w:rsidRPr="007E0E92">
        <w:rPr>
          <w:rFonts w:ascii="Segoe UI" w:hAnsi="Segoe UI" w:cs="Segoe UI"/>
          <w:color w:val="212529"/>
          <w:spacing w:val="2"/>
          <w:lang w:val="en-US"/>
        </w:rPr>
        <w:t> is optional if members of a subclass have different names from members of the superclass. Otherwise, using </w:t>
      </w:r>
      <w:r w:rsidRPr="007E0E92">
        <w:rPr>
          <w:rStyle w:val="HTML"/>
          <w:rFonts w:eastAsiaTheme="minorHAnsi"/>
          <w:color w:val="212529"/>
          <w:spacing w:val="2"/>
          <w:lang w:val="en-US"/>
        </w:rPr>
        <w:t>super</w:t>
      </w:r>
      <w:r w:rsidRPr="007E0E92">
        <w:rPr>
          <w:rFonts w:ascii="Segoe UI" w:hAnsi="Segoe UI" w:cs="Segoe UI"/>
          <w:color w:val="212529"/>
          <w:spacing w:val="2"/>
          <w:lang w:val="en-US"/>
        </w:rPr>
        <w:t> is the right way to access hidden (with the same name) members of the base class.</w:t>
      </w:r>
    </w:p>
    <w:p w14:paraId="46E4717B" w14:textId="3B0715B0" w:rsidR="007E0E92" w:rsidRPr="007E0E92" w:rsidRDefault="007E0E92" w:rsidP="007E0E92">
      <w:pPr>
        <w:pStyle w:val="a3"/>
        <w:shd w:val="clear" w:color="auto" w:fill="FFFFFF"/>
        <w:rPr>
          <w:rFonts w:ascii="Courier New" w:hAnsi="Courier New" w:cs="Courier New"/>
          <w:color w:val="212529"/>
          <w:spacing w:val="2"/>
          <w:lang w:val="en-US"/>
        </w:rPr>
      </w:pPr>
      <w:r w:rsidRPr="007E0E92">
        <w:rPr>
          <w:rStyle w:val="a4"/>
          <w:rFonts w:ascii="Segoe UI" w:eastAsiaTheme="majorEastAsia" w:hAnsi="Segoe UI" w:cs="Segoe UI"/>
          <w:color w:val="212529"/>
          <w:spacing w:val="2"/>
          <w:highlight w:val="yellow"/>
          <w:lang w:val="en-US"/>
        </w:rPr>
        <w:t>Example.</w:t>
      </w:r>
      <w:r w:rsidRPr="007E0E92">
        <w:rPr>
          <w:rFonts w:ascii="Segoe UI" w:hAnsi="Segoe UI" w:cs="Segoe UI"/>
          <w:color w:val="212529"/>
          <w:spacing w:val="2"/>
          <w:highlight w:val="yellow"/>
          <w:lang w:val="en-US"/>
        </w:rPr>
        <w:t> There are two classes: </w:t>
      </w:r>
      <w:proofErr w:type="spellStart"/>
      <w:r w:rsidRPr="007E0E92">
        <w:rPr>
          <w:rStyle w:val="HTML"/>
          <w:color w:val="212529"/>
          <w:spacing w:val="2"/>
          <w:highlight w:val="yellow"/>
          <w:lang w:val="en-US"/>
        </w:rPr>
        <w:t>SuperClass</w:t>
      </w:r>
      <w:proofErr w:type="spellEnd"/>
      <w:r w:rsidRPr="007E0E92">
        <w:rPr>
          <w:rFonts w:ascii="Segoe UI" w:hAnsi="Segoe UI" w:cs="Segoe UI"/>
          <w:color w:val="212529"/>
          <w:spacing w:val="2"/>
          <w:highlight w:val="yellow"/>
          <w:lang w:val="en-US"/>
        </w:rPr>
        <w:t> and </w:t>
      </w:r>
      <w:proofErr w:type="spellStart"/>
      <w:r w:rsidRPr="007E0E92">
        <w:rPr>
          <w:rStyle w:val="HTML"/>
          <w:color w:val="212529"/>
          <w:spacing w:val="2"/>
          <w:highlight w:val="yellow"/>
          <w:lang w:val="en-US"/>
        </w:rPr>
        <w:t>SubClass</w:t>
      </w:r>
      <w:proofErr w:type="spellEnd"/>
      <w:r w:rsidRPr="007E0E92">
        <w:rPr>
          <w:rFonts w:ascii="Segoe UI" w:hAnsi="Segoe UI" w:cs="Segoe UI"/>
          <w:color w:val="212529"/>
          <w:spacing w:val="2"/>
          <w:highlight w:val="yellow"/>
          <w:lang w:val="en-US"/>
        </w:rPr>
        <w:t>. Each class has a field and a method.</w:t>
      </w:r>
    </w:p>
    <w:p w14:paraId="44E2664E" w14:textId="77777777" w:rsidR="007E0E92" w:rsidRPr="007E0E92" w:rsidRDefault="007E0E92" w:rsidP="007E0E92">
      <w:pPr>
        <w:pStyle w:val="a3"/>
        <w:shd w:val="clear" w:color="auto" w:fill="FFFFFF"/>
        <w:rPr>
          <w:rFonts w:ascii="Segoe UI" w:hAnsi="Segoe UI" w:cs="Segoe UI"/>
          <w:color w:val="212529"/>
          <w:spacing w:val="2"/>
          <w:lang w:val="en-US"/>
        </w:rPr>
      </w:pPr>
      <w:r w:rsidRPr="007E0E92">
        <w:rPr>
          <w:rFonts w:ascii="Segoe UI" w:hAnsi="Segoe UI" w:cs="Segoe UI"/>
          <w:color w:val="212529"/>
          <w:spacing w:val="2"/>
          <w:lang w:val="en-US"/>
        </w:rPr>
        <w:t>In the constructor of </w:t>
      </w:r>
      <w:proofErr w:type="spellStart"/>
      <w:proofErr w:type="gramStart"/>
      <w:r w:rsidRPr="007E0E92">
        <w:rPr>
          <w:rStyle w:val="HTML"/>
          <w:color w:val="212529"/>
          <w:spacing w:val="2"/>
          <w:lang w:val="en-US"/>
        </w:rPr>
        <w:t>SubClass</w:t>
      </w:r>
      <w:proofErr w:type="spellEnd"/>
      <w:r w:rsidRPr="007E0E92">
        <w:rPr>
          <w:rFonts w:ascii="Segoe UI" w:hAnsi="Segoe UI" w:cs="Segoe UI"/>
          <w:color w:val="212529"/>
          <w:spacing w:val="2"/>
          <w:lang w:val="en-US"/>
        </w:rPr>
        <w:t> ,</w:t>
      </w:r>
      <w:proofErr w:type="gramEnd"/>
      <w:r w:rsidRPr="007E0E92">
        <w:rPr>
          <w:rFonts w:ascii="Segoe UI" w:hAnsi="Segoe UI" w:cs="Segoe UI"/>
          <w:color w:val="212529"/>
          <w:spacing w:val="2"/>
          <w:lang w:val="en-US"/>
        </w:rPr>
        <w:t xml:space="preserve"> the superclass field is initialized using the keyword </w:t>
      </w:r>
      <w:r w:rsidRPr="007E0E92">
        <w:rPr>
          <w:rStyle w:val="HTML"/>
          <w:color w:val="212529"/>
          <w:spacing w:val="2"/>
          <w:lang w:val="en-US"/>
        </w:rPr>
        <w:t>super</w:t>
      </w:r>
      <w:r w:rsidRPr="007E0E92">
        <w:rPr>
          <w:rFonts w:ascii="Segoe UI" w:hAnsi="Segoe UI" w:cs="Segoe UI"/>
          <w:color w:val="212529"/>
          <w:spacing w:val="2"/>
          <w:lang w:val="en-US"/>
        </w:rPr>
        <w:t>. We need to use the keyword here because the subclass field hides the base class field with the same name.</w:t>
      </w:r>
    </w:p>
    <w:p w14:paraId="3C7BAA62" w14:textId="77777777" w:rsidR="007E0E92" w:rsidRPr="007E0E92" w:rsidRDefault="007E0E92" w:rsidP="007E0E92">
      <w:pPr>
        <w:pStyle w:val="a3"/>
        <w:shd w:val="clear" w:color="auto" w:fill="FFFFFF"/>
        <w:rPr>
          <w:rFonts w:ascii="Segoe UI" w:hAnsi="Segoe UI" w:cs="Segoe UI"/>
          <w:color w:val="212529"/>
          <w:spacing w:val="2"/>
          <w:lang w:val="en-US"/>
        </w:rPr>
      </w:pPr>
      <w:r w:rsidRPr="007E0E92">
        <w:rPr>
          <w:rFonts w:ascii="Segoe UI" w:hAnsi="Segoe UI" w:cs="Segoe UI"/>
          <w:color w:val="212529"/>
          <w:spacing w:val="2"/>
          <w:lang w:val="en-US"/>
        </w:rPr>
        <w:t>In the body of the method </w:t>
      </w:r>
      <w:proofErr w:type="spellStart"/>
      <w:proofErr w:type="gramStart"/>
      <w:r w:rsidRPr="007E0E92">
        <w:rPr>
          <w:rStyle w:val="HTML"/>
          <w:color w:val="212529"/>
          <w:spacing w:val="2"/>
          <w:lang w:val="en-US"/>
        </w:rPr>
        <w:t>printSubValue</w:t>
      </w:r>
      <w:proofErr w:type="spellEnd"/>
      <w:r w:rsidRPr="007E0E92">
        <w:rPr>
          <w:rFonts w:ascii="Segoe UI" w:hAnsi="Segoe UI" w:cs="Segoe UI"/>
          <w:color w:val="212529"/>
          <w:spacing w:val="2"/>
          <w:lang w:val="en-US"/>
        </w:rPr>
        <w:t> ,</w:t>
      </w:r>
      <w:proofErr w:type="gramEnd"/>
      <w:r w:rsidRPr="007E0E92">
        <w:rPr>
          <w:rFonts w:ascii="Segoe UI" w:hAnsi="Segoe UI" w:cs="Segoe UI"/>
          <w:color w:val="212529"/>
          <w:spacing w:val="2"/>
          <w:lang w:val="en-US"/>
        </w:rPr>
        <w:t xml:space="preserve"> the superclass method </w:t>
      </w:r>
      <w:proofErr w:type="spellStart"/>
      <w:r w:rsidRPr="007E0E92">
        <w:rPr>
          <w:rStyle w:val="HTML"/>
          <w:color w:val="212529"/>
          <w:spacing w:val="2"/>
          <w:lang w:val="en-US"/>
        </w:rPr>
        <w:t>printBaseValue</w:t>
      </w:r>
      <w:proofErr w:type="spellEnd"/>
      <w:r w:rsidRPr="007E0E92">
        <w:rPr>
          <w:rFonts w:ascii="Segoe UI" w:hAnsi="Segoe UI" w:cs="Segoe UI"/>
          <w:color w:val="212529"/>
          <w:spacing w:val="2"/>
          <w:lang w:val="en-US"/>
        </w:rPr>
        <w:t> is invoked. Here, the keyword </w:t>
      </w:r>
      <w:r w:rsidRPr="007E0E92">
        <w:rPr>
          <w:rStyle w:val="HTML"/>
          <w:color w:val="212529"/>
          <w:spacing w:val="2"/>
          <w:lang w:val="en-US"/>
        </w:rPr>
        <w:t>super</w:t>
      </w:r>
      <w:r w:rsidRPr="007E0E92">
        <w:rPr>
          <w:rFonts w:ascii="Segoe UI" w:hAnsi="Segoe UI" w:cs="Segoe UI"/>
          <w:color w:val="212529"/>
          <w:spacing w:val="2"/>
          <w:lang w:val="en-US"/>
        </w:rPr>
        <w:t> is optional. It is required when a subclass method has the same name as a method in the base class. This case will be considered in the topic concerning overriding.</w:t>
      </w:r>
    </w:p>
    <w:p w14:paraId="6F444897" w14:textId="77777777" w:rsidR="007E0E92" w:rsidRPr="007E0E92" w:rsidRDefault="007E0E92" w:rsidP="007E0E92">
      <w:pPr>
        <w:pStyle w:val="2"/>
        <w:jc w:val="center"/>
        <w:rPr>
          <w:lang w:val="en-US"/>
        </w:rPr>
      </w:pPr>
      <w:r w:rsidRPr="007E0E92">
        <w:rPr>
          <w:lang w:val="en-US"/>
        </w:rPr>
        <w:t>Invoking superclass constructor</w:t>
      </w:r>
    </w:p>
    <w:p w14:paraId="29A1C4A4" w14:textId="77777777" w:rsidR="007E0E92" w:rsidRPr="007E0E92" w:rsidRDefault="007E0E92" w:rsidP="007E0E92">
      <w:pPr>
        <w:pStyle w:val="a3"/>
        <w:shd w:val="clear" w:color="auto" w:fill="FFFFFF"/>
        <w:rPr>
          <w:rFonts w:ascii="Segoe UI" w:hAnsi="Segoe UI" w:cs="Segoe UI"/>
          <w:color w:val="212529"/>
          <w:spacing w:val="2"/>
          <w:lang w:val="en-US"/>
        </w:rPr>
      </w:pPr>
      <w:r w:rsidRPr="007E0E92">
        <w:rPr>
          <w:rFonts w:ascii="Segoe UI" w:hAnsi="Segoe UI" w:cs="Segoe UI"/>
          <w:color w:val="212529"/>
          <w:spacing w:val="2"/>
          <w:lang w:val="en-US"/>
        </w:rPr>
        <w:t>Constructors are not inherited by subclasses, but a superclass constructor can be invoked from a subclass using the keyword </w:t>
      </w:r>
      <w:r w:rsidRPr="007E0E92">
        <w:rPr>
          <w:rStyle w:val="HTML"/>
          <w:color w:val="212529"/>
          <w:spacing w:val="2"/>
          <w:lang w:val="en-US"/>
        </w:rPr>
        <w:t>super</w:t>
      </w:r>
      <w:r w:rsidRPr="007E0E92">
        <w:rPr>
          <w:rFonts w:ascii="Segoe UI" w:hAnsi="Segoe UI" w:cs="Segoe UI"/>
          <w:color w:val="212529"/>
          <w:spacing w:val="2"/>
          <w:lang w:val="en-US"/>
        </w:rPr>
        <w:t> </w:t>
      </w:r>
      <w:r w:rsidRPr="007E0E92">
        <w:rPr>
          <w:rStyle w:val="a4"/>
          <w:rFonts w:ascii="Segoe UI" w:eastAsiaTheme="majorEastAsia" w:hAnsi="Segoe UI" w:cs="Segoe UI"/>
          <w:color w:val="212529"/>
          <w:spacing w:val="2"/>
          <w:lang w:val="en-US"/>
        </w:rPr>
        <w:t>with parentheses</w:t>
      </w:r>
      <w:r w:rsidRPr="007E0E92">
        <w:rPr>
          <w:rFonts w:ascii="Segoe UI" w:hAnsi="Segoe UI" w:cs="Segoe UI"/>
          <w:color w:val="212529"/>
          <w:spacing w:val="2"/>
          <w:lang w:val="en-US"/>
        </w:rPr>
        <w:t>. We can also pass some arguments to the superclass constructor.</w:t>
      </w:r>
    </w:p>
    <w:p w14:paraId="3E017DC0" w14:textId="77777777" w:rsidR="007E0E92" w:rsidRPr="007E0E92" w:rsidRDefault="007E0E92" w:rsidP="007E0E92">
      <w:pPr>
        <w:pStyle w:val="a3"/>
        <w:shd w:val="clear" w:color="auto" w:fill="FFFFFF"/>
        <w:rPr>
          <w:rFonts w:ascii="Segoe UI" w:hAnsi="Segoe UI" w:cs="Segoe UI"/>
          <w:color w:val="212529"/>
          <w:spacing w:val="2"/>
          <w:lang w:val="en-US"/>
        </w:rPr>
      </w:pPr>
      <w:r w:rsidRPr="007E0E92">
        <w:rPr>
          <w:rFonts w:ascii="Segoe UI" w:hAnsi="Segoe UI" w:cs="Segoe UI"/>
          <w:color w:val="212529"/>
          <w:spacing w:val="2"/>
          <w:lang w:val="en-US"/>
        </w:rPr>
        <w:t>[ALERT-</w:t>
      </w:r>
      <w:proofErr w:type="gramStart"/>
      <w:r w:rsidRPr="007E0E92">
        <w:rPr>
          <w:rFonts w:ascii="Segoe UI" w:hAnsi="Segoe UI" w:cs="Segoe UI"/>
          <w:color w:val="212529"/>
          <w:spacing w:val="2"/>
          <w:lang w:val="en-US"/>
        </w:rPr>
        <w:t>warning]Two</w:t>
      </w:r>
      <w:proofErr w:type="gramEnd"/>
      <w:r w:rsidRPr="007E0E92">
        <w:rPr>
          <w:rFonts w:ascii="Segoe UI" w:hAnsi="Segoe UI" w:cs="Segoe UI"/>
          <w:color w:val="212529"/>
          <w:spacing w:val="2"/>
          <w:lang w:val="en-US"/>
        </w:rPr>
        <w:t xml:space="preserve"> important points:</w:t>
      </w:r>
    </w:p>
    <w:p w14:paraId="5A42151A" w14:textId="77777777" w:rsidR="007E0E92" w:rsidRPr="007E0E92" w:rsidRDefault="007E0E92">
      <w:pPr>
        <w:numPr>
          <w:ilvl w:val="0"/>
          <w:numId w:val="32"/>
        </w:numPr>
        <w:shd w:val="clear" w:color="auto" w:fill="FFFFFF"/>
        <w:spacing w:before="100" w:beforeAutospacing="1" w:after="100" w:afterAutospacing="1" w:line="240" w:lineRule="auto"/>
        <w:rPr>
          <w:rFonts w:ascii="Segoe UI" w:hAnsi="Segoe UI" w:cs="Segoe UI"/>
          <w:color w:val="212529"/>
          <w:spacing w:val="2"/>
          <w:lang w:val="en-US"/>
        </w:rPr>
      </w:pPr>
      <w:r w:rsidRPr="007E0E92">
        <w:rPr>
          <w:rFonts w:ascii="Segoe UI" w:hAnsi="Segoe UI" w:cs="Segoe UI"/>
          <w:color w:val="212529"/>
          <w:spacing w:val="2"/>
          <w:lang w:val="en-US"/>
        </w:rPr>
        <w:lastRenderedPageBreak/>
        <w:t>invoking </w:t>
      </w:r>
      <w:r w:rsidRPr="007E0E92">
        <w:rPr>
          <w:rStyle w:val="HTML"/>
          <w:rFonts w:eastAsiaTheme="minorHAnsi"/>
          <w:color w:val="212529"/>
          <w:spacing w:val="2"/>
          <w:lang w:val="en-US"/>
        </w:rPr>
        <w:t>super(...)</w:t>
      </w:r>
      <w:r w:rsidRPr="007E0E92">
        <w:rPr>
          <w:rFonts w:ascii="Segoe UI" w:hAnsi="Segoe UI" w:cs="Segoe UI"/>
          <w:color w:val="212529"/>
          <w:spacing w:val="2"/>
          <w:lang w:val="en-US"/>
        </w:rPr>
        <w:t> must be the first statement in a subclass constructor, otherwise, the code cannot be compiled;</w:t>
      </w:r>
    </w:p>
    <w:p w14:paraId="343064EE" w14:textId="77777777" w:rsidR="007E0E92" w:rsidRPr="007E0E92" w:rsidRDefault="007E0E92">
      <w:pPr>
        <w:numPr>
          <w:ilvl w:val="0"/>
          <w:numId w:val="32"/>
        </w:numPr>
        <w:shd w:val="clear" w:color="auto" w:fill="FFFFFF"/>
        <w:spacing w:before="100" w:beforeAutospacing="1" w:after="100" w:afterAutospacing="1" w:line="240" w:lineRule="auto"/>
        <w:rPr>
          <w:rFonts w:ascii="Segoe UI" w:hAnsi="Segoe UI" w:cs="Segoe UI"/>
          <w:color w:val="212529"/>
          <w:spacing w:val="2"/>
          <w:lang w:val="en-US"/>
        </w:rPr>
      </w:pPr>
      <w:r w:rsidRPr="007E0E92">
        <w:rPr>
          <w:rFonts w:ascii="Segoe UI" w:hAnsi="Segoe UI" w:cs="Segoe UI"/>
          <w:color w:val="212529"/>
          <w:spacing w:val="2"/>
          <w:lang w:val="en-US"/>
        </w:rPr>
        <w:t xml:space="preserve">the default constructor of a subclass automatically calls the no-argument constructor of the </w:t>
      </w:r>
      <w:proofErr w:type="gramStart"/>
      <w:r w:rsidRPr="007E0E92">
        <w:rPr>
          <w:rFonts w:ascii="Segoe UI" w:hAnsi="Segoe UI" w:cs="Segoe UI"/>
          <w:color w:val="212529"/>
          <w:spacing w:val="2"/>
          <w:lang w:val="en-US"/>
        </w:rPr>
        <w:t>superclass.[</w:t>
      </w:r>
      <w:proofErr w:type="gramEnd"/>
      <w:r w:rsidRPr="007E0E92">
        <w:rPr>
          <w:rFonts w:ascii="Segoe UI" w:hAnsi="Segoe UI" w:cs="Segoe UI"/>
          <w:color w:val="212529"/>
          <w:spacing w:val="2"/>
          <w:lang w:val="en-US"/>
        </w:rPr>
        <w:t>/ALERT]</w:t>
      </w:r>
    </w:p>
    <w:p w14:paraId="3F9CDA2C" w14:textId="77777777" w:rsidR="007E0E92" w:rsidRPr="007E0E92" w:rsidRDefault="007E0E92" w:rsidP="007E0E92">
      <w:pPr>
        <w:pStyle w:val="a3"/>
        <w:shd w:val="clear" w:color="auto" w:fill="FFFFFF"/>
        <w:rPr>
          <w:rFonts w:ascii="Segoe UI" w:hAnsi="Segoe UI" w:cs="Segoe UI"/>
          <w:color w:val="212529"/>
          <w:spacing w:val="2"/>
          <w:lang w:val="en-US"/>
        </w:rPr>
      </w:pPr>
      <w:r w:rsidRPr="007E0E92">
        <w:rPr>
          <w:rStyle w:val="a4"/>
          <w:rFonts w:ascii="Segoe UI" w:eastAsiaTheme="majorEastAsia" w:hAnsi="Segoe UI" w:cs="Segoe UI"/>
          <w:color w:val="212529"/>
          <w:spacing w:val="2"/>
          <w:lang w:val="en-US"/>
        </w:rPr>
        <w:t>Example.</w:t>
      </w:r>
      <w:r w:rsidRPr="007E0E92">
        <w:rPr>
          <w:rFonts w:ascii="Segoe UI" w:hAnsi="Segoe UI" w:cs="Segoe UI"/>
          <w:color w:val="212529"/>
          <w:spacing w:val="2"/>
          <w:lang w:val="en-US"/>
        </w:rPr>
        <w:t> Here are two classes </w:t>
      </w:r>
      <w:r w:rsidRPr="007E0E92">
        <w:rPr>
          <w:rStyle w:val="HTML"/>
          <w:color w:val="212529"/>
          <w:spacing w:val="2"/>
          <w:lang w:val="en-US"/>
        </w:rPr>
        <w:t>Person</w:t>
      </w:r>
      <w:r w:rsidRPr="007E0E92">
        <w:rPr>
          <w:rFonts w:ascii="Segoe UI" w:hAnsi="Segoe UI" w:cs="Segoe UI"/>
          <w:color w:val="212529"/>
          <w:spacing w:val="2"/>
          <w:lang w:val="en-US"/>
        </w:rPr>
        <w:t> and </w:t>
      </w:r>
      <w:r w:rsidRPr="007E0E92">
        <w:rPr>
          <w:rStyle w:val="HTML"/>
          <w:color w:val="212529"/>
          <w:spacing w:val="2"/>
          <w:lang w:val="en-US"/>
        </w:rPr>
        <w:t>Employee</w:t>
      </w:r>
      <w:r w:rsidRPr="007E0E92">
        <w:rPr>
          <w:rFonts w:ascii="Segoe UI" w:hAnsi="Segoe UI" w:cs="Segoe UI"/>
          <w:color w:val="212529"/>
          <w:spacing w:val="2"/>
          <w:lang w:val="en-US"/>
        </w:rPr>
        <w:t>. The second class extends the first one. Each class has a constructor to initialize fields.</w:t>
      </w:r>
    </w:p>
    <w:p w14:paraId="3AFE9199" w14:textId="77777777" w:rsidR="007E0E92" w:rsidRPr="007E0E92" w:rsidRDefault="007E0E92" w:rsidP="007E0E92">
      <w:pPr>
        <w:pStyle w:val="a3"/>
        <w:shd w:val="clear" w:color="auto" w:fill="FFFFFF"/>
        <w:rPr>
          <w:rFonts w:ascii="Segoe UI" w:hAnsi="Segoe UI" w:cs="Segoe UI"/>
          <w:color w:val="212529"/>
          <w:spacing w:val="2"/>
          <w:lang w:val="en-US"/>
        </w:rPr>
      </w:pPr>
      <w:r w:rsidRPr="007E0E92">
        <w:rPr>
          <w:rFonts w:ascii="Segoe UI" w:hAnsi="Segoe UI" w:cs="Segoe UI"/>
          <w:color w:val="212529"/>
          <w:spacing w:val="2"/>
          <w:lang w:val="en-US"/>
        </w:rPr>
        <w:t>In the provided example, the constructor of the class </w:t>
      </w:r>
      <w:r w:rsidRPr="007E0E92">
        <w:rPr>
          <w:rStyle w:val="HTML"/>
          <w:color w:val="212529"/>
          <w:spacing w:val="2"/>
          <w:lang w:val="en-US"/>
        </w:rPr>
        <w:t>Employee</w:t>
      </w:r>
      <w:r w:rsidRPr="007E0E92">
        <w:rPr>
          <w:rFonts w:ascii="Segoe UI" w:hAnsi="Segoe UI" w:cs="Segoe UI"/>
          <w:color w:val="212529"/>
          <w:spacing w:val="2"/>
          <w:lang w:val="en-US"/>
        </w:rPr>
        <w:t> invokes the parent class constructor for assigning values to the passed fields. In a way, it resembles working with multiple constructors using </w:t>
      </w:r>
      <w:proofErr w:type="gramStart"/>
      <w:r w:rsidRPr="007E0E92">
        <w:rPr>
          <w:rStyle w:val="HTML"/>
          <w:color w:val="212529"/>
          <w:spacing w:val="2"/>
          <w:lang w:val="en-US"/>
        </w:rPr>
        <w:t>this(</w:t>
      </w:r>
      <w:proofErr w:type="gramEnd"/>
      <w:r w:rsidRPr="007E0E92">
        <w:rPr>
          <w:rStyle w:val="HTML"/>
          <w:color w:val="212529"/>
          <w:spacing w:val="2"/>
          <w:lang w:val="en-US"/>
        </w:rPr>
        <w:t>)</w:t>
      </w:r>
      <w:r w:rsidRPr="007E0E92">
        <w:rPr>
          <w:rFonts w:ascii="Segoe UI" w:hAnsi="Segoe UI" w:cs="Segoe UI"/>
          <w:color w:val="212529"/>
          <w:spacing w:val="2"/>
          <w:lang w:val="en-US"/>
        </w:rPr>
        <w:t>.</w:t>
      </w:r>
    </w:p>
    <w:p w14:paraId="172F27F4" w14:textId="644DE6CF" w:rsidR="007E0E92" w:rsidRDefault="007E0E92" w:rsidP="008876B1">
      <w:pPr>
        <w:pStyle w:val="a3"/>
        <w:shd w:val="clear" w:color="auto" w:fill="FFFFFF"/>
        <w:jc w:val="both"/>
        <w:rPr>
          <w:rFonts w:ascii="Segoe UI" w:hAnsi="Segoe UI" w:cs="Segoe UI"/>
          <w:color w:val="333333"/>
          <w:lang w:val="en-US"/>
        </w:rPr>
      </w:pPr>
    </w:p>
    <w:p w14:paraId="1B9C8B29" w14:textId="5F937650" w:rsidR="00244222" w:rsidRDefault="00244222" w:rsidP="008876B1">
      <w:pPr>
        <w:pStyle w:val="a3"/>
        <w:shd w:val="clear" w:color="auto" w:fill="FFFFFF"/>
        <w:jc w:val="both"/>
        <w:rPr>
          <w:rFonts w:ascii="Segoe UI" w:hAnsi="Segoe UI" w:cs="Segoe UI"/>
          <w:color w:val="333333"/>
          <w:lang w:val="en-US"/>
        </w:rPr>
      </w:pPr>
    </w:p>
    <w:p w14:paraId="372ED3C6" w14:textId="1A7F1E4F" w:rsidR="00244222" w:rsidRDefault="00244222" w:rsidP="008876B1">
      <w:pPr>
        <w:pStyle w:val="a3"/>
        <w:shd w:val="clear" w:color="auto" w:fill="FFFFFF"/>
        <w:jc w:val="both"/>
        <w:rPr>
          <w:rFonts w:ascii="Segoe UI" w:hAnsi="Segoe UI" w:cs="Segoe UI"/>
          <w:color w:val="333333"/>
          <w:lang w:val="en-US"/>
        </w:rPr>
      </w:pPr>
    </w:p>
    <w:p w14:paraId="19BA8C33" w14:textId="24A14FA7" w:rsidR="00244222" w:rsidRDefault="00244222" w:rsidP="008876B1">
      <w:pPr>
        <w:pStyle w:val="a3"/>
        <w:shd w:val="clear" w:color="auto" w:fill="FFFFFF"/>
        <w:jc w:val="both"/>
        <w:rPr>
          <w:rFonts w:ascii="Segoe UI" w:hAnsi="Segoe UI" w:cs="Segoe UI"/>
          <w:color w:val="333333"/>
          <w:lang w:val="en-US"/>
        </w:rPr>
      </w:pPr>
    </w:p>
    <w:p w14:paraId="5B798C50" w14:textId="6108C050" w:rsidR="00244222" w:rsidRDefault="00244222" w:rsidP="008876B1">
      <w:pPr>
        <w:pStyle w:val="a3"/>
        <w:shd w:val="clear" w:color="auto" w:fill="FFFFFF"/>
        <w:jc w:val="both"/>
        <w:rPr>
          <w:rFonts w:ascii="Segoe UI" w:hAnsi="Segoe UI" w:cs="Segoe UI"/>
          <w:color w:val="333333"/>
          <w:lang w:val="en-US"/>
        </w:rPr>
      </w:pPr>
    </w:p>
    <w:p w14:paraId="27C6A271" w14:textId="0A5299AD" w:rsidR="00244222" w:rsidRDefault="00244222" w:rsidP="008876B1">
      <w:pPr>
        <w:pStyle w:val="a3"/>
        <w:shd w:val="clear" w:color="auto" w:fill="FFFFFF"/>
        <w:jc w:val="both"/>
        <w:rPr>
          <w:rFonts w:ascii="Segoe UI" w:hAnsi="Segoe UI" w:cs="Segoe UI"/>
          <w:color w:val="333333"/>
          <w:lang w:val="en-US"/>
        </w:rPr>
      </w:pPr>
    </w:p>
    <w:p w14:paraId="1DDE4669" w14:textId="733FE556" w:rsidR="00244222" w:rsidRDefault="00244222" w:rsidP="008876B1">
      <w:pPr>
        <w:pStyle w:val="a3"/>
        <w:shd w:val="clear" w:color="auto" w:fill="FFFFFF"/>
        <w:jc w:val="both"/>
        <w:rPr>
          <w:rFonts w:ascii="Segoe UI" w:hAnsi="Segoe UI" w:cs="Segoe UI"/>
          <w:color w:val="333333"/>
          <w:lang w:val="en-US"/>
        </w:rPr>
      </w:pPr>
    </w:p>
    <w:p w14:paraId="754E011C" w14:textId="4C8D8C87" w:rsidR="00244222" w:rsidRDefault="00244222" w:rsidP="008876B1">
      <w:pPr>
        <w:pStyle w:val="a3"/>
        <w:shd w:val="clear" w:color="auto" w:fill="FFFFFF"/>
        <w:jc w:val="both"/>
        <w:rPr>
          <w:rFonts w:ascii="Segoe UI" w:hAnsi="Segoe UI" w:cs="Segoe UI"/>
          <w:color w:val="333333"/>
          <w:lang w:val="en-US"/>
        </w:rPr>
      </w:pPr>
    </w:p>
    <w:p w14:paraId="6D54EC89" w14:textId="6E032746" w:rsidR="00244222" w:rsidRDefault="00244222" w:rsidP="008876B1">
      <w:pPr>
        <w:pStyle w:val="a3"/>
        <w:shd w:val="clear" w:color="auto" w:fill="FFFFFF"/>
        <w:jc w:val="both"/>
        <w:rPr>
          <w:rFonts w:ascii="Segoe UI" w:hAnsi="Segoe UI" w:cs="Segoe UI"/>
          <w:color w:val="333333"/>
          <w:lang w:val="en-US"/>
        </w:rPr>
      </w:pPr>
    </w:p>
    <w:p w14:paraId="0A068AAA" w14:textId="38025454" w:rsidR="00244222" w:rsidRDefault="00244222" w:rsidP="008876B1">
      <w:pPr>
        <w:pStyle w:val="a3"/>
        <w:shd w:val="clear" w:color="auto" w:fill="FFFFFF"/>
        <w:jc w:val="both"/>
        <w:rPr>
          <w:rFonts w:ascii="Segoe UI" w:hAnsi="Segoe UI" w:cs="Segoe UI"/>
          <w:color w:val="333333"/>
          <w:lang w:val="en-US"/>
        </w:rPr>
      </w:pPr>
    </w:p>
    <w:p w14:paraId="4C69F9AD" w14:textId="189C2F8D" w:rsidR="00244222" w:rsidRDefault="00244222" w:rsidP="008876B1">
      <w:pPr>
        <w:pStyle w:val="a3"/>
        <w:shd w:val="clear" w:color="auto" w:fill="FFFFFF"/>
        <w:jc w:val="both"/>
        <w:rPr>
          <w:rFonts w:ascii="Segoe UI" w:hAnsi="Segoe UI" w:cs="Segoe UI"/>
          <w:color w:val="333333"/>
          <w:lang w:val="en-US"/>
        </w:rPr>
      </w:pPr>
    </w:p>
    <w:p w14:paraId="3AD8F590" w14:textId="305157C6" w:rsidR="00244222" w:rsidRDefault="00244222" w:rsidP="008876B1">
      <w:pPr>
        <w:pStyle w:val="a3"/>
        <w:shd w:val="clear" w:color="auto" w:fill="FFFFFF"/>
        <w:jc w:val="both"/>
        <w:rPr>
          <w:rFonts w:ascii="Segoe UI" w:hAnsi="Segoe UI" w:cs="Segoe UI"/>
          <w:color w:val="333333"/>
          <w:lang w:val="en-US"/>
        </w:rPr>
      </w:pPr>
    </w:p>
    <w:p w14:paraId="3BA12531" w14:textId="301C8F9C" w:rsidR="00244222" w:rsidRDefault="00244222" w:rsidP="008876B1">
      <w:pPr>
        <w:pStyle w:val="a3"/>
        <w:shd w:val="clear" w:color="auto" w:fill="FFFFFF"/>
        <w:jc w:val="both"/>
        <w:rPr>
          <w:rFonts w:ascii="Segoe UI" w:hAnsi="Segoe UI" w:cs="Segoe UI"/>
          <w:color w:val="333333"/>
          <w:lang w:val="en-US"/>
        </w:rPr>
      </w:pPr>
    </w:p>
    <w:p w14:paraId="52BE2019" w14:textId="62E24369" w:rsidR="00244222" w:rsidRDefault="00244222" w:rsidP="008876B1">
      <w:pPr>
        <w:pStyle w:val="a3"/>
        <w:shd w:val="clear" w:color="auto" w:fill="FFFFFF"/>
        <w:jc w:val="both"/>
        <w:rPr>
          <w:rFonts w:ascii="Segoe UI" w:hAnsi="Segoe UI" w:cs="Segoe UI"/>
          <w:color w:val="333333"/>
          <w:lang w:val="en-US"/>
        </w:rPr>
      </w:pPr>
    </w:p>
    <w:p w14:paraId="1D40F54E" w14:textId="600F62DD" w:rsidR="00244222" w:rsidRDefault="00244222" w:rsidP="008876B1">
      <w:pPr>
        <w:pStyle w:val="a3"/>
        <w:shd w:val="clear" w:color="auto" w:fill="FFFFFF"/>
        <w:jc w:val="both"/>
        <w:rPr>
          <w:rFonts w:ascii="Segoe UI" w:hAnsi="Segoe UI" w:cs="Segoe UI"/>
          <w:color w:val="333333"/>
          <w:lang w:val="en-US"/>
        </w:rPr>
      </w:pPr>
    </w:p>
    <w:p w14:paraId="49509499" w14:textId="33618308" w:rsidR="00244222" w:rsidRDefault="00244222" w:rsidP="008876B1">
      <w:pPr>
        <w:pStyle w:val="a3"/>
        <w:shd w:val="clear" w:color="auto" w:fill="FFFFFF"/>
        <w:jc w:val="both"/>
        <w:rPr>
          <w:rFonts w:ascii="Segoe UI" w:hAnsi="Segoe UI" w:cs="Segoe UI"/>
          <w:color w:val="333333"/>
          <w:lang w:val="en-US"/>
        </w:rPr>
      </w:pPr>
    </w:p>
    <w:p w14:paraId="3EEC8E64" w14:textId="141F6CEB" w:rsidR="00244222" w:rsidRDefault="00244222" w:rsidP="008876B1">
      <w:pPr>
        <w:pStyle w:val="a3"/>
        <w:shd w:val="clear" w:color="auto" w:fill="FFFFFF"/>
        <w:jc w:val="both"/>
        <w:rPr>
          <w:rFonts w:ascii="Segoe UI" w:hAnsi="Segoe UI" w:cs="Segoe UI"/>
          <w:color w:val="333333"/>
          <w:lang w:val="en-US"/>
        </w:rPr>
      </w:pPr>
    </w:p>
    <w:p w14:paraId="08B49A81" w14:textId="77777777" w:rsidR="00244222" w:rsidRPr="00244222" w:rsidRDefault="00244222" w:rsidP="00244222">
      <w:pPr>
        <w:pStyle w:val="2"/>
        <w:shd w:val="clear" w:color="auto" w:fill="F7F9FA"/>
        <w:spacing w:before="0" w:beforeAutospacing="0"/>
        <w:rPr>
          <w:rFonts w:ascii="Segoe UI" w:hAnsi="Segoe UI" w:cs="Segoe UI"/>
          <w:color w:val="212529"/>
          <w:spacing w:val="5"/>
          <w:lang w:val="en-US"/>
        </w:rPr>
      </w:pPr>
      <w:r w:rsidRPr="00244222">
        <w:rPr>
          <w:rFonts w:ascii="Segoe UI" w:hAnsi="Segoe UI" w:cs="Segoe UI"/>
          <w:color w:val="212529"/>
          <w:spacing w:val="5"/>
          <w:lang w:val="en-US"/>
        </w:rPr>
        <w:lastRenderedPageBreak/>
        <w:t>Objects</w:t>
      </w:r>
    </w:p>
    <w:p w14:paraId="639F1ACC" w14:textId="77777777" w:rsidR="00244222" w:rsidRPr="00244222" w:rsidRDefault="00244222" w:rsidP="00244222">
      <w:pPr>
        <w:pStyle w:val="5"/>
        <w:shd w:val="clear" w:color="auto" w:fill="FFFFFF"/>
        <w:spacing w:before="0"/>
        <w:rPr>
          <w:rFonts w:ascii="Segoe UI" w:hAnsi="Segoe UI" w:cs="Segoe UI"/>
          <w:color w:val="212529"/>
          <w:spacing w:val="5"/>
          <w:lang w:val="en-US"/>
        </w:rPr>
      </w:pPr>
      <w:r w:rsidRPr="00244222">
        <w:rPr>
          <w:rFonts w:ascii="Segoe UI" w:hAnsi="Segoe UI" w:cs="Segoe UI"/>
          <w:color w:val="212529"/>
          <w:spacing w:val="5"/>
          <w:lang w:val="en-US"/>
        </w:rPr>
        <w:t>Theory</w:t>
      </w:r>
    </w:p>
    <w:p w14:paraId="528C29AC" w14:textId="77777777" w:rsidR="00244222" w:rsidRPr="00244222" w:rsidRDefault="00244222" w:rsidP="00244222">
      <w:pPr>
        <w:pStyle w:val="a3"/>
        <w:shd w:val="clear" w:color="auto" w:fill="FFFFFF"/>
        <w:rPr>
          <w:rFonts w:ascii="Segoe UI" w:hAnsi="Segoe UI" w:cs="Segoe UI"/>
          <w:color w:val="212529"/>
          <w:spacing w:val="2"/>
          <w:lang w:val="en-US"/>
        </w:rPr>
      </w:pPr>
      <w:r w:rsidRPr="00244222">
        <w:rPr>
          <w:rFonts w:ascii="Segoe UI" w:hAnsi="Segoe UI" w:cs="Segoe UI"/>
          <w:color w:val="212529"/>
          <w:spacing w:val="2"/>
          <w:lang w:val="en-US"/>
        </w:rPr>
        <w:t>A typical object-oriented program consists of a set of interacting </w:t>
      </w:r>
      <w:r w:rsidRPr="00244222">
        <w:rPr>
          <w:rStyle w:val="a4"/>
          <w:rFonts w:ascii="Segoe UI" w:hAnsi="Segoe UI" w:cs="Segoe UI"/>
          <w:color w:val="212529"/>
          <w:spacing w:val="2"/>
          <w:lang w:val="en-US"/>
        </w:rPr>
        <w:t>objects</w:t>
      </w:r>
      <w:r w:rsidRPr="00244222">
        <w:rPr>
          <w:rFonts w:ascii="Segoe UI" w:hAnsi="Segoe UI" w:cs="Segoe UI"/>
          <w:color w:val="212529"/>
          <w:spacing w:val="2"/>
          <w:lang w:val="en-US"/>
        </w:rPr>
        <w:t>. Each object has its own state separated from others. Each object is an instance of a particular class (type) that defines common properties and possible behavior for its objects.</w:t>
      </w:r>
    </w:p>
    <w:p w14:paraId="6627834D" w14:textId="77777777" w:rsidR="00244222" w:rsidRPr="00244222" w:rsidRDefault="00244222" w:rsidP="00244222">
      <w:pPr>
        <w:pStyle w:val="a3"/>
        <w:shd w:val="clear" w:color="auto" w:fill="FFFFFF"/>
        <w:rPr>
          <w:rFonts w:ascii="Segoe UI" w:hAnsi="Segoe UI" w:cs="Segoe UI"/>
          <w:color w:val="212529"/>
          <w:spacing w:val="2"/>
          <w:lang w:val="en-US"/>
        </w:rPr>
      </w:pPr>
      <w:r w:rsidRPr="00244222">
        <w:rPr>
          <w:rFonts w:ascii="Segoe UI" w:hAnsi="Segoe UI" w:cs="Segoe UI"/>
          <w:color w:val="212529"/>
          <w:spacing w:val="2"/>
          <w:lang w:val="en-US"/>
        </w:rPr>
        <w:t>All classes from the standard library (</w:t>
      </w:r>
      <w:r w:rsidRPr="00244222">
        <w:rPr>
          <w:rStyle w:val="HTML"/>
          <w:b/>
          <w:bCs/>
          <w:color w:val="212529"/>
          <w:spacing w:val="2"/>
          <w:lang w:val="en-US"/>
        </w:rPr>
        <w:t>String</w:t>
      </w:r>
      <w:r w:rsidRPr="00244222">
        <w:rPr>
          <w:rFonts w:ascii="Segoe UI" w:hAnsi="Segoe UI" w:cs="Segoe UI"/>
          <w:color w:val="212529"/>
          <w:spacing w:val="2"/>
          <w:lang w:val="en-US"/>
        </w:rPr>
        <w:t>, </w:t>
      </w:r>
      <w:r w:rsidRPr="00244222">
        <w:rPr>
          <w:rStyle w:val="HTML"/>
          <w:b/>
          <w:bCs/>
          <w:color w:val="212529"/>
          <w:spacing w:val="2"/>
          <w:lang w:val="en-US"/>
        </w:rPr>
        <w:t>Date</w:t>
      </w:r>
      <w:r w:rsidRPr="00244222">
        <w:rPr>
          <w:rFonts w:ascii="Segoe UI" w:hAnsi="Segoe UI" w:cs="Segoe UI"/>
          <w:color w:val="212529"/>
          <w:spacing w:val="2"/>
          <w:lang w:val="en-US"/>
        </w:rPr>
        <w:t>) and classes defined by programmers are </w:t>
      </w:r>
      <w:r w:rsidRPr="00244222">
        <w:rPr>
          <w:rStyle w:val="a4"/>
          <w:rFonts w:ascii="Segoe UI" w:hAnsi="Segoe UI" w:cs="Segoe UI"/>
          <w:color w:val="212529"/>
          <w:spacing w:val="2"/>
          <w:lang w:val="en-US"/>
        </w:rPr>
        <w:t>reference types</w:t>
      </w:r>
      <w:r w:rsidRPr="00244222">
        <w:rPr>
          <w:rFonts w:ascii="Segoe UI" w:hAnsi="Segoe UI" w:cs="Segoe UI"/>
          <w:color w:val="212529"/>
          <w:spacing w:val="2"/>
          <w:lang w:val="en-US"/>
        </w:rPr>
        <w:t> which means that variables of these types store addresses where the actual objects are located. In this regard, the comparison and assignment operations work with objects differently than with primitive types.</w:t>
      </w:r>
    </w:p>
    <w:p w14:paraId="14E501C8" w14:textId="77777777" w:rsidR="00244222" w:rsidRPr="00244222" w:rsidRDefault="00244222" w:rsidP="00244222">
      <w:pPr>
        <w:pStyle w:val="5"/>
        <w:shd w:val="clear" w:color="auto" w:fill="FFFFFF"/>
        <w:jc w:val="center"/>
        <w:rPr>
          <w:rFonts w:ascii="Segoe UI" w:hAnsi="Segoe UI" w:cs="Segoe UI"/>
          <w:color w:val="212529"/>
          <w:spacing w:val="2"/>
          <w:lang w:val="en-US"/>
        </w:rPr>
      </w:pPr>
      <w:r w:rsidRPr="00244222">
        <w:rPr>
          <w:rFonts w:ascii="Segoe UI" w:hAnsi="Segoe UI" w:cs="Segoe UI"/>
          <w:color w:val="212529"/>
          <w:spacing w:val="2"/>
          <w:lang w:val="en-US"/>
        </w:rPr>
        <w:t>Creating objects</w:t>
      </w:r>
    </w:p>
    <w:p w14:paraId="30822335" w14:textId="77777777" w:rsidR="00244222" w:rsidRPr="00244222" w:rsidRDefault="00244222" w:rsidP="00244222">
      <w:pPr>
        <w:pStyle w:val="a3"/>
        <w:shd w:val="clear" w:color="auto" w:fill="FFFFFF"/>
        <w:rPr>
          <w:rFonts w:ascii="Segoe UI" w:hAnsi="Segoe UI" w:cs="Segoe UI"/>
          <w:color w:val="212529"/>
          <w:spacing w:val="2"/>
          <w:lang w:val="en-US"/>
        </w:rPr>
      </w:pPr>
      <w:r w:rsidRPr="00244222">
        <w:rPr>
          <w:rFonts w:ascii="Segoe UI" w:hAnsi="Segoe UI" w:cs="Segoe UI"/>
          <w:color w:val="212529"/>
          <w:spacing w:val="2"/>
          <w:lang w:val="en-US"/>
        </w:rPr>
        <w:t>The keyword </w:t>
      </w:r>
      <w:proofErr w:type="gramStart"/>
      <w:r w:rsidRPr="00244222">
        <w:rPr>
          <w:rStyle w:val="a4"/>
          <w:rFonts w:ascii="Segoe UI" w:hAnsi="Segoe UI" w:cs="Segoe UI"/>
          <w:color w:val="212529"/>
          <w:spacing w:val="2"/>
          <w:lang w:val="en-US"/>
        </w:rPr>
        <w:t>new</w:t>
      </w:r>
      <w:proofErr w:type="gramEnd"/>
      <w:r w:rsidRPr="00244222">
        <w:rPr>
          <w:rFonts w:ascii="Segoe UI" w:hAnsi="Segoe UI" w:cs="Segoe UI"/>
          <w:color w:val="212529"/>
          <w:spacing w:val="2"/>
          <w:lang w:val="en-US"/>
        </w:rPr>
        <w:t> creates an object of a particular class. Here we create a standard string and assign it to the variable </w:t>
      </w:r>
      <w:r w:rsidRPr="00244222">
        <w:rPr>
          <w:rStyle w:val="HTML"/>
          <w:b/>
          <w:bCs/>
          <w:color w:val="212529"/>
          <w:spacing w:val="2"/>
          <w:lang w:val="en-US"/>
        </w:rPr>
        <w:t>str</w:t>
      </w:r>
      <w:r w:rsidRPr="00244222">
        <w:rPr>
          <w:rFonts w:ascii="Segoe UI" w:hAnsi="Segoe UI" w:cs="Segoe UI"/>
          <w:color w:val="212529"/>
          <w:spacing w:val="2"/>
          <w:lang w:val="en-US"/>
        </w:rPr>
        <w:t>:</w:t>
      </w:r>
    </w:p>
    <w:p w14:paraId="0B8D8206" w14:textId="77777777" w:rsidR="00244222" w:rsidRPr="00244222" w:rsidRDefault="00244222" w:rsidP="00244222">
      <w:pPr>
        <w:pStyle w:val="HTML0"/>
        <w:shd w:val="clear" w:color="auto" w:fill="FFFFFF"/>
        <w:rPr>
          <w:color w:val="212529"/>
          <w:spacing w:val="2"/>
          <w:lang w:val="en-US"/>
        </w:rPr>
      </w:pPr>
      <w:r w:rsidRPr="00244222">
        <w:rPr>
          <w:rStyle w:val="mtk1"/>
          <w:color w:val="000000"/>
          <w:spacing w:val="2"/>
          <w:lang w:val="en-US"/>
        </w:rPr>
        <w:t>String str = </w:t>
      </w:r>
      <w:r w:rsidRPr="00244222">
        <w:rPr>
          <w:rStyle w:val="mtk6"/>
          <w:rFonts w:eastAsiaTheme="majorEastAsia"/>
          <w:color w:val="0000FF"/>
          <w:spacing w:val="2"/>
          <w:lang w:val="en-US"/>
        </w:rPr>
        <w:t>new</w:t>
      </w:r>
      <w:r w:rsidRPr="00244222">
        <w:rPr>
          <w:rStyle w:val="mtk1"/>
          <w:color w:val="000000"/>
          <w:spacing w:val="2"/>
          <w:lang w:val="en-US"/>
        </w:rPr>
        <w:t> String(</w:t>
      </w:r>
      <w:r w:rsidRPr="00244222">
        <w:rPr>
          <w:rStyle w:val="mtk20"/>
          <w:color w:val="A31515"/>
          <w:spacing w:val="2"/>
          <w:lang w:val="en-US"/>
        </w:rPr>
        <w:t>"hello"</w:t>
      </w:r>
      <w:r w:rsidRPr="00244222">
        <w:rPr>
          <w:rStyle w:val="mtk1"/>
          <w:color w:val="000000"/>
          <w:spacing w:val="2"/>
          <w:lang w:val="en-US"/>
        </w:rPr>
        <w:t>);</w:t>
      </w:r>
    </w:p>
    <w:p w14:paraId="4EC1C485" w14:textId="77777777" w:rsidR="00244222" w:rsidRPr="00244222" w:rsidRDefault="00244222" w:rsidP="00244222">
      <w:pPr>
        <w:pStyle w:val="a3"/>
        <w:shd w:val="clear" w:color="auto" w:fill="FFFFFF"/>
        <w:rPr>
          <w:rFonts w:ascii="Segoe UI" w:hAnsi="Segoe UI" w:cs="Segoe UI"/>
          <w:color w:val="212529"/>
          <w:spacing w:val="2"/>
          <w:lang w:val="en-US"/>
        </w:rPr>
      </w:pPr>
      <w:r w:rsidRPr="00244222">
        <w:rPr>
          <w:rFonts w:ascii="Segoe UI" w:hAnsi="Segoe UI" w:cs="Segoe UI"/>
          <w:color w:val="212529"/>
          <w:spacing w:val="2"/>
          <w:lang w:val="en-US"/>
        </w:rPr>
        <w:t>The variable </w:t>
      </w:r>
      <w:r w:rsidRPr="00244222">
        <w:rPr>
          <w:rStyle w:val="HTML"/>
          <w:b/>
          <w:bCs/>
          <w:color w:val="212529"/>
          <w:spacing w:val="2"/>
          <w:lang w:val="en-US"/>
        </w:rPr>
        <w:t>str</w:t>
      </w:r>
      <w:r w:rsidRPr="00244222">
        <w:rPr>
          <w:rFonts w:ascii="Segoe UI" w:hAnsi="Segoe UI" w:cs="Segoe UI"/>
          <w:color w:val="212529"/>
          <w:spacing w:val="2"/>
          <w:lang w:val="en-US"/>
        </w:rPr>
        <w:t> stores a reference to the object </w:t>
      </w:r>
      <w:r w:rsidRPr="00244222">
        <w:rPr>
          <w:rStyle w:val="a4"/>
          <w:rFonts w:ascii="Segoe UI" w:hAnsi="Segoe UI" w:cs="Segoe UI"/>
          <w:color w:val="212529"/>
          <w:spacing w:val="2"/>
          <w:lang w:val="en-US"/>
        </w:rPr>
        <w:t>"hello"</w:t>
      </w:r>
      <w:r w:rsidRPr="00244222">
        <w:rPr>
          <w:rFonts w:ascii="Segoe UI" w:hAnsi="Segoe UI" w:cs="Segoe UI"/>
          <w:color w:val="212529"/>
          <w:spacing w:val="2"/>
          <w:lang w:val="en-US"/>
        </w:rPr>
        <w:t> located somewhere in the heap memory.</w:t>
      </w:r>
    </w:p>
    <w:p w14:paraId="7A9CFFD3" w14:textId="77777777" w:rsidR="00244222" w:rsidRPr="00244222" w:rsidRDefault="00244222" w:rsidP="00244222">
      <w:pPr>
        <w:pStyle w:val="a3"/>
        <w:shd w:val="clear" w:color="auto" w:fill="FFFFFF"/>
        <w:rPr>
          <w:rFonts w:ascii="Segoe UI" w:hAnsi="Segoe UI" w:cs="Segoe UI"/>
          <w:color w:val="212529"/>
          <w:spacing w:val="2"/>
          <w:lang w:val="en-US"/>
        </w:rPr>
      </w:pPr>
      <w:r w:rsidRPr="00244222">
        <w:rPr>
          <w:rFonts w:ascii="Segoe UI" w:hAnsi="Segoe UI" w:cs="Segoe UI"/>
          <w:color w:val="212529"/>
          <w:spacing w:val="2"/>
          <w:lang w:val="en-US"/>
        </w:rPr>
        <w:t>In the same way, we can create an object of any class we know.</w:t>
      </w:r>
    </w:p>
    <w:p w14:paraId="740F35DD" w14:textId="77777777" w:rsidR="00244222" w:rsidRPr="00244222" w:rsidRDefault="00244222" w:rsidP="00244222">
      <w:pPr>
        <w:pStyle w:val="a3"/>
        <w:shd w:val="clear" w:color="auto" w:fill="FFFFFF"/>
        <w:rPr>
          <w:rFonts w:ascii="Segoe UI" w:hAnsi="Segoe UI" w:cs="Segoe UI"/>
          <w:color w:val="212529"/>
          <w:spacing w:val="2"/>
          <w:lang w:val="en-US"/>
        </w:rPr>
      </w:pPr>
      <w:r w:rsidRPr="00244222">
        <w:rPr>
          <w:rFonts w:ascii="Segoe UI" w:hAnsi="Segoe UI" w:cs="Segoe UI"/>
          <w:color w:val="212529"/>
          <w:spacing w:val="2"/>
          <w:lang w:val="en-US"/>
        </w:rPr>
        <w:t>Here is a class that describes a patient in a hospital information system:</w:t>
      </w:r>
    </w:p>
    <w:p w14:paraId="06925500" w14:textId="77777777" w:rsidR="00244222" w:rsidRPr="00244222" w:rsidRDefault="00244222" w:rsidP="00244222">
      <w:pPr>
        <w:pStyle w:val="HTML0"/>
        <w:shd w:val="clear" w:color="auto" w:fill="FFFFFF"/>
        <w:rPr>
          <w:color w:val="212529"/>
          <w:spacing w:val="2"/>
          <w:lang w:val="en-US"/>
        </w:rPr>
      </w:pPr>
      <w:r w:rsidRPr="00244222">
        <w:rPr>
          <w:rStyle w:val="mtk6"/>
          <w:rFonts w:eastAsiaTheme="majorEastAsia"/>
          <w:color w:val="0000FF"/>
          <w:spacing w:val="2"/>
          <w:lang w:val="en-US"/>
        </w:rPr>
        <w:t>class</w:t>
      </w:r>
      <w:r w:rsidRPr="00244222">
        <w:rPr>
          <w:rStyle w:val="mtk1"/>
          <w:color w:val="000000"/>
          <w:spacing w:val="2"/>
          <w:lang w:val="en-US"/>
        </w:rPr>
        <w:t> Patient {</w:t>
      </w:r>
      <w:r w:rsidRPr="00244222">
        <w:rPr>
          <w:color w:val="212529"/>
          <w:spacing w:val="2"/>
          <w:lang w:val="en-US"/>
        </w:rPr>
        <w:br/>
      </w:r>
      <w:r w:rsidRPr="00244222">
        <w:rPr>
          <w:rStyle w:val="mtk1"/>
          <w:color w:val="000000"/>
          <w:spacing w:val="2"/>
          <w:lang w:val="en-US"/>
        </w:rPr>
        <w:t>    String name;</w:t>
      </w:r>
      <w:r w:rsidRPr="00244222">
        <w:rPr>
          <w:color w:val="212529"/>
          <w:spacing w:val="2"/>
          <w:lang w:val="en-US"/>
        </w:rPr>
        <w:br/>
      </w:r>
      <w:r w:rsidRPr="00244222">
        <w:rPr>
          <w:rStyle w:val="mtk1"/>
          <w:color w:val="000000"/>
          <w:spacing w:val="2"/>
          <w:lang w:val="en-US"/>
        </w:rPr>
        <w:t>    </w:t>
      </w:r>
      <w:r w:rsidRPr="00244222">
        <w:rPr>
          <w:rStyle w:val="mtk6"/>
          <w:rFonts w:eastAsiaTheme="majorEastAsia"/>
          <w:color w:val="0000FF"/>
          <w:spacing w:val="2"/>
          <w:lang w:val="en-US"/>
        </w:rPr>
        <w:t>int</w:t>
      </w:r>
      <w:r w:rsidRPr="00244222">
        <w:rPr>
          <w:rStyle w:val="mtk1"/>
          <w:color w:val="000000"/>
          <w:spacing w:val="2"/>
          <w:lang w:val="en-US"/>
        </w:rPr>
        <w:t> age;</w:t>
      </w:r>
      <w:r w:rsidRPr="00244222">
        <w:rPr>
          <w:color w:val="212529"/>
          <w:spacing w:val="2"/>
          <w:lang w:val="en-US"/>
        </w:rPr>
        <w:br/>
      </w:r>
      <w:r w:rsidRPr="00244222">
        <w:rPr>
          <w:rStyle w:val="mtk1"/>
          <w:color w:val="000000"/>
          <w:spacing w:val="2"/>
          <w:lang w:val="en-US"/>
        </w:rPr>
        <w:t>}</w:t>
      </w:r>
    </w:p>
    <w:p w14:paraId="36D3A243" w14:textId="77777777" w:rsidR="00244222" w:rsidRPr="00244222" w:rsidRDefault="00244222" w:rsidP="00244222">
      <w:pPr>
        <w:pStyle w:val="a3"/>
        <w:shd w:val="clear" w:color="auto" w:fill="FFFFFF"/>
        <w:rPr>
          <w:rFonts w:ascii="Segoe UI" w:hAnsi="Segoe UI" w:cs="Segoe UI"/>
          <w:color w:val="212529"/>
          <w:spacing w:val="2"/>
          <w:lang w:val="en-US"/>
        </w:rPr>
      </w:pPr>
      <w:r w:rsidRPr="00244222">
        <w:rPr>
          <w:rFonts w:ascii="Segoe UI" w:hAnsi="Segoe UI" w:cs="Segoe UI"/>
          <w:color w:val="212529"/>
          <w:spacing w:val="2"/>
          <w:lang w:val="en-US"/>
        </w:rPr>
        <w:t>Here is an instance of this class:</w:t>
      </w:r>
    </w:p>
    <w:p w14:paraId="7004C632" w14:textId="77777777" w:rsidR="00244222" w:rsidRPr="00244222" w:rsidRDefault="00244222" w:rsidP="00244222">
      <w:pPr>
        <w:pStyle w:val="HTML0"/>
        <w:shd w:val="clear" w:color="auto" w:fill="FFFFFF"/>
        <w:rPr>
          <w:color w:val="212529"/>
          <w:spacing w:val="2"/>
          <w:lang w:val="en-US"/>
        </w:rPr>
      </w:pPr>
      <w:r w:rsidRPr="00244222">
        <w:rPr>
          <w:rStyle w:val="mtk1"/>
          <w:color w:val="000000"/>
          <w:spacing w:val="2"/>
          <w:lang w:val="en-US"/>
        </w:rPr>
        <w:t>Patient </w:t>
      </w:r>
      <w:proofErr w:type="spellStart"/>
      <w:r w:rsidRPr="00244222">
        <w:rPr>
          <w:rStyle w:val="mtk1"/>
          <w:color w:val="000000"/>
          <w:spacing w:val="2"/>
          <w:lang w:val="en-US"/>
        </w:rPr>
        <w:t>patient</w:t>
      </w:r>
      <w:proofErr w:type="spellEnd"/>
      <w:r w:rsidRPr="00244222">
        <w:rPr>
          <w:rStyle w:val="mtk1"/>
          <w:color w:val="000000"/>
          <w:spacing w:val="2"/>
          <w:lang w:val="en-US"/>
        </w:rPr>
        <w:t> = </w:t>
      </w:r>
      <w:r w:rsidRPr="00244222">
        <w:rPr>
          <w:rStyle w:val="mtk6"/>
          <w:rFonts w:eastAsiaTheme="majorEastAsia"/>
          <w:color w:val="0000FF"/>
          <w:spacing w:val="2"/>
          <w:lang w:val="en-US"/>
        </w:rPr>
        <w:t>new</w:t>
      </w:r>
      <w:r w:rsidRPr="00244222">
        <w:rPr>
          <w:rStyle w:val="mtk1"/>
          <w:color w:val="000000"/>
          <w:spacing w:val="2"/>
          <w:lang w:val="en-US"/>
        </w:rPr>
        <w:t> </w:t>
      </w:r>
      <w:proofErr w:type="gramStart"/>
      <w:r w:rsidRPr="00244222">
        <w:rPr>
          <w:rStyle w:val="mtk1"/>
          <w:color w:val="000000"/>
          <w:spacing w:val="2"/>
          <w:lang w:val="en-US"/>
        </w:rPr>
        <w:t>Patient(</w:t>
      </w:r>
      <w:proofErr w:type="gramEnd"/>
      <w:r w:rsidRPr="00244222">
        <w:rPr>
          <w:rStyle w:val="mtk1"/>
          <w:color w:val="000000"/>
          <w:spacing w:val="2"/>
          <w:lang w:val="en-US"/>
        </w:rPr>
        <w:t>);</w:t>
      </w:r>
    </w:p>
    <w:p w14:paraId="02344E8D" w14:textId="77777777" w:rsidR="00244222" w:rsidRPr="00244222" w:rsidRDefault="00244222" w:rsidP="00244222">
      <w:pPr>
        <w:pStyle w:val="a3"/>
        <w:shd w:val="clear" w:color="auto" w:fill="FFFFFF"/>
        <w:rPr>
          <w:rFonts w:ascii="Segoe UI" w:hAnsi="Segoe UI" w:cs="Segoe UI"/>
          <w:color w:val="212529"/>
          <w:spacing w:val="2"/>
          <w:lang w:val="en-US"/>
        </w:rPr>
      </w:pPr>
      <w:r w:rsidRPr="00244222">
        <w:rPr>
          <w:rFonts w:ascii="Segoe UI" w:hAnsi="Segoe UI" w:cs="Segoe UI"/>
          <w:color w:val="212529"/>
          <w:spacing w:val="2"/>
          <w:lang w:val="en-US"/>
        </w:rPr>
        <w:t>Despite the fact that </w:t>
      </w:r>
      <w:r w:rsidRPr="00244222">
        <w:rPr>
          <w:rStyle w:val="HTML"/>
          <w:b/>
          <w:bCs/>
          <w:color w:val="212529"/>
          <w:spacing w:val="2"/>
          <w:lang w:val="en-US"/>
        </w:rPr>
        <w:t>String</w:t>
      </w:r>
      <w:r w:rsidRPr="00244222">
        <w:rPr>
          <w:rFonts w:ascii="Segoe UI" w:hAnsi="Segoe UI" w:cs="Segoe UI"/>
          <w:color w:val="212529"/>
          <w:spacing w:val="2"/>
          <w:lang w:val="en-US"/>
        </w:rPr>
        <w:t> is a standard class and </w:t>
      </w:r>
      <w:r w:rsidRPr="00244222">
        <w:rPr>
          <w:rStyle w:val="HTML"/>
          <w:b/>
          <w:bCs/>
          <w:color w:val="212529"/>
          <w:spacing w:val="2"/>
          <w:lang w:val="en-US"/>
        </w:rPr>
        <w:t>Patient</w:t>
      </w:r>
      <w:r w:rsidRPr="00244222">
        <w:rPr>
          <w:rFonts w:ascii="Segoe UI" w:hAnsi="Segoe UI" w:cs="Segoe UI"/>
          <w:color w:val="212529"/>
          <w:spacing w:val="2"/>
          <w:lang w:val="en-US"/>
        </w:rPr>
        <w:t> is our own class, both classes are regular reference types. However, there is a big difference between those classes and we will discuss it below.</w:t>
      </w:r>
    </w:p>
    <w:p w14:paraId="2BB6175E" w14:textId="77777777" w:rsidR="00244222" w:rsidRPr="00244222" w:rsidRDefault="00244222" w:rsidP="00244222">
      <w:pPr>
        <w:pStyle w:val="5"/>
        <w:shd w:val="clear" w:color="auto" w:fill="FFFFFF"/>
        <w:jc w:val="center"/>
        <w:rPr>
          <w:rFonts w:ascii="Segoe UI" w:hAnsi="Segoe UI" w:cs="Segoe UI"/>
          <w:color w:val="212529"/>
          <w:spacing w:val="2"/>
          <w:lang w:val="en-US"/>
        </w:rPr>
      </w:pPr>
      <w:r w:rsidRPr="00244222">
        <w:rPr>
          <w:rFonts w:ascii="Segoe UI" w:hAnsi="Segoe UI" w:cs="Segoe UI"/>
          <w:color w:val="212529"/>
          <w:spacing w:val="2"/>
          <w:lang w:val="en-US"/>
        </w:rPr>
        <w:t>Immutability of objects</w:t>
      </w:r>
    </w:p>
    <w:p w14:paraId="03AB4812" w14:textId="77777777" w:rsidR="00244222" w:rsidRPr="00244222" w:rsidRDefault="00244222" w:rsidP="00244222">
      <w:pPr>
        <w:pStyle w:val="a3"/>
        <w:shd w:val="clear" w:color="auto" w:fill="FFFFFF"/>
        <w:rPr>
          <w:rFonts w:ascii="Segoe UI" w:hAnsi="Segoe UI" w:cs="Segoe UI"/>
          <w:color w:val="212529"/>
          <w:spacing w:val="2"/>
          <w:lang w:val="en-US"/>
        </w:rPr>
      </w:pPr>
      <w:r w:rsidRPr="00244222">
        <w:rPr>
          <w:rFonts w:ascii="Segoe UI" w:hAnsi="Segoe UI" w:cs="Segoe UI"/>
          <w:color w:val="212529"/>
          <w:spacing w:val="2"/>
          <w:lang w:val="en-US"/>
        </w:rPr>
        <w:t>There is an important concept in programming called </w:t>
      </w:r>
      <w:r w:rsidRPr="00244222">
        <w:rPr>
          <w:rStyle w:val="a4"/>
          <w:rFonts w:ascii="Segoe UI" w:hAnsi="Segoe UI" w:cs="Segoe UI"/>
          <w:color w:val="212529"/>
          <w:spacing w:val="2"/>
          <w:lang w:val="en-US"/>
        </w:rPr>
        <w:t>immutability</w:t>
      </w:r>
      <w:r w:rsidRPr="00244222">
        <w:rPr>
          <w:rFonts w:ascii="Segoe UI" w:hAnsi="Segoe UI" w:cs="Segoe UI"/>
          <w:color w:val="212529"/>
          <w:spacing w:val="2"/>
          <w:lang w:val="en-US"/>
        </w:rPr>
        <w:t xml:space="preserve">. Immutability means that an object always stores the same values. If we need to modify these values, we should create a new object. The common example is the </w:t>
      </w:r>
      <w:r w:rsidRPr="00244222">
        <w:rPr>
          <w:rFonts w:ascii="Segoe UI" w:hAnsi="Segoe UI" w:cs="Segoe UI"/>
          <w:color w:val="212529"/>
          <w:spacing w:val="2"/>
          <w:lang w:val="en-US"/>
        </w:rPr>
        <w:lastRenderedPageBreak/>
        <w:t>standard </w:t>
      </w:r>
      <w:r w:rsidRPr="00244222">
        <w:rPr>
          <w:rStyle w:val="HTML"/>
          <w:b/>
          <w:bCs/>
          <w:color w:val="212529"/>
          <w:spacing w:val="2"/>
          <w:lang w:val="en-US"/>
        </w:rPr>
        <w:t>String</w:t>
      </w:r>
      <w:r w:rsidRPr="00244222">
        <w:rPr>
          <w:rFonts w:ascii="Segoe UI" w:hAnsi="Segoe UI" w:cs="Segoe UI"/>
          <w:color w:val="212529"/>
          <w:spacing w:val="2"/>
          <w:lang w:val="en-US"/>
        </w:rPr>
        <w:t> class. Strings are immutable objects so all string operations produce a new string. Immutable types allow you to write programs with fewer errors.</w:t>
      </w:r>
    </w:p>
    <w:p w14:paraId="5CF899A1" w14:textId="77777777" w:rsidR="00244222" w:rsidRPr="00244222" w:rsidRDefault="00244222" w:rsidP="00244222">
      <w:pPr>
        <w:pStyle w:val="a3"/>
        <w:shd w:val="clear" w:color="auto" w:fill="FFFFFF"/>
        <w:rPr>
          <w:rFonts w:ascii="Segoe UI" w:hAnsi="Segoe UI" w:cs="Segoe UI"/>
          <w:color w:val="212529"/>
          <w:spacing w:val="2"/>
          <w:lang w:val="en-US"/>
        </w:rPr>
      </w:pPr>
      <w:r w:rsidRPr="00244222">
        <w:rPr>
          <w:rFonts w:ascii="Segoe UI" w:hAnsi="Segoe UI" w:cs="Segoe UI"/>
          <w:color w:val="212529"/>
          <w:spacing w:val="2"/>
          <w:lang w:val="en-US"/>
        </w:rPr>
        <w:t>The class </w:t>
      </w:r>
      <w:r w:rsidRPr="00244222">
        <w:rPr>
          <w:rStyle w:val="HTML"/>
          <w:b/>
          <w:bCs/>
          <w:color w:val="212529"/>
          <w:spacing w:val="2"/>
          <w:lang w:val="en-US"/>
        </w:rPr>
        <w:t>Patient</w:t>
      </w:r>
      <w:r w:rsidRPr="00244222">
        <w:rPr>
          <w:rFonts w:ascii="Segoe UI" w:hAnsi="Segoe UI" w:cs="Segoe UI"/>
          <w:color w:val="212529"/>
          <w:spacing w:val="2"/>
          <w:lang w:val="en-US"/>
        </w:rPr>
        <w:t> is not immutable because it is possible to change any field of an object.</w:t>
      </w:r>
    </w:p>
    <w:p w14:paraId="482A8D14" w14:textId="77777777" w:rsidR="00244222" w:rsidRPr="00244222" w:rsidRDefault="00244222" w:rsidP="00244222">
      <w:pPr>
        <w:pStyle w:val="HTML0"/>
        <w:shd w:val="clear" w:color="auto" w:fill="FFFFFF"/>
        <w:rPr>
          <w:color w:val="212529"/>
          <w:spacing w:val="2"/>
          <w:lang w:val="en-US"/>
        </w:rPr>
      </w:pPr>
      <w:r w:rsidRPr="00244222">
        <w:rPr>
          <w:rStyle w:val="mtk1"/>
          <w:color w:val="000000"/>
          <w:spacing w:val="2"/>
          <w:lang w:val="en-US"/>
        </w:rPr>
        <w:t>Patient </w:t>
      </w:r>
      <w:proofErr w:type="spellStart"/>
      <w:r w:rsidRPr="00244222">
        <w:rPr>
          <w:rStyle w:val="mtk1"/>
          <w:color w:val="000000"/>
          <w:spacing w:val="2"/>
          <w:lang w:val="en-US"/>
        </w:rPr>
        <w:t>patient</w:t>
      </w:r>
      <w:proofErr w:type="spellEnd"/>
      <w:r w:rsidRPr="00244222">
        <w:rPr>
          <w:rStyle w:val="mtk1"/>
          <w:color w:val="000000"/>
          <w:spacing w:val="2"/>
          <w:lang w:val="en-US"/>
        </w:rPr>
        <w:t> = </w:t>
      </w:r>
      <w:r w:rsidRPr="00244222">
        <w:rPr>
          <w:rStyle w:val="mtk6"/>
          <w:rFonts w:eastAsiaTheme="majorEastAsia"/>
          <w:color w:val="0000FF"/>
          <w:spacing w:val="2"/>
          <w:lang w:val="en-US"/>
        </w:rPr>
        <w:t>new</w:t>
      </w:r>
      <w:r w:rsidRPr="00244222">
        <w:rPr>
          <w:rStyle w:val="mtk1"/>
          <w:color w:val="000000"/>
          <w:spacing w:val="2"/>
          <w:lang w:val="en-US"/>
        </w:rPr>
        <w:t> </w:t>
      </w:r>
      <w:proofErr w:type="gramStart"/>
      <w:r w:rsidRPr="00244222">
        <w:rPr>
          <w:rStyle w:val="mtk1"/>
          <w:color w:val="000000"/>
          <w:spacing w:val="2"/>
          <w:lang w:val="en-US"/>
        </w:rPr>
        <w:t>Patient(</w:t>
      </w:r>
      <w:proofErr w:type="gramEnd"/>
      <w:r w:rsidRPr="00244222">
        <w:rPr>
          <w:rStyle w:val="mtk1"/>
          <w:color w:val="000000"/>
          <w:spacing w:val="2"/>
          <w:lang w:val="en-US"/>
        </w:rPr>
        <w:t>);</w:t>
      </w:r>
      <w:r w:rsidRPr="00244222">
        <w:rPr>
          <w:color w:val="212529"/>
          <w:spacing w:val="2"/>
          <w:lang w:val="en-US"/>
        </w:rPr>
        <w:br/>
      </w:r>
      <w:r w:rsidRPr="00244222">
        <w:rPr>
          <w:color w:val="212529"/>
          <w:spacing w:val="2"/>
          <w:lang w:val="en-US"/>
        </w:rPr>
        <w:br/>
      </w:r>
      <w:r w:rsidRPr="00244222">
        <w:rPr>
          <w:rStyle w:val="mtk1"/>
          <w:color w:val="000000"/>
          <w:spacing w:val="2"/>
          <w:lang w:val="en-US"/>
        </w:rPr>
        <w:t>patient.name = </w:t>
      </w:r>
      <w:r w:rsidRPr="00244222">
        <w:rPr>
          <w:rStyle w:val="mtk20"/>
          <w:color w:val="A31515"/>
          <w:spacing w:val="2"/>
          <w:lang w:val="en-US"/>
        </w:rPr>
        <w:t>"Mary"</w:t>
      </w:r>
      <w:r w:rsidRPr="00244222">
        <w:rPr>
          <w:rStyle w:val="mtk1"/>
          <w:color w:val="000000"/>
          <w:spacing w:val="2"/>
          <w:lang w:val="en-US"/>
        </w:rPr>
        <w:t>;</w:t>
      </w:r>
      <w:r w:rsidRPr="00244222">
        <w:rPr>
          <w:color w:val="212529"/>
          <w:spacing w:val="2"/>
          <w:lang w:val="en-US"/>
        </w:rPr>
        <w:br/>
      </w:r>
      <w:r w:rsidRPr="00244222">
        <w:rPr>
          <w:rStyle w:val="mtk1"/>
          <w:color w:val="000000"/>
          <w:spacing w:val="2"/>
          <w:lang w:val="en-US"/>
        </w:rPr>
        <w:t>patient.name = </w:t>
      </w:r>
      <w:r w:rsidRPr="00244222">
        <w:rPr>
          <w:rStyle w:val="mtk20"/>
          <w:color w:val="A31515"/>
          <w:spacing w:val="2"/>
          <w:lang w:val="en-US"/>
        </w:rPr>
        <w:t>"Alice"</w:t>
      </w:r>
      <w:r w:rsidRPr="00244222">
        <w:rPr>
          <w:rStyle w:val="mtk1"/>
          <w:color w:val="000000"/>
          <w:spacing w:val="2"/>
          <w:lang w:val="en-US"/>
        </w:rPr>
        <w:t>;</w:t>
      </w:r>
    </w:p>
    <w:p w14:paraId="23731F12" w14:textId="77777777" w:rsidR="00244222" w:rsidRPr="00244222" w:rsidRDefault="00244222" w:rsidP="00244222">
      <w:pPr>
        <w:pStyle w:val="a3"/>
        <w:shd w:val="clear" w:color="auto" w:fill="FFFFFF"/>
        <w:rPr>
          <w:rFonts w:ascii="Segoe UI" w:hAnsi="Segoe UI" w:cs="Segoe UI"/>
          <w:color w:val="212529"/>
          <w:spacing w:val="2"/>
          <w:lang w:val="en-US"/>
        </w:rPr>
      </w:pPr>
      <w:r w:rsidRPr="00244222">
        <w:rPr>
          <w:rFonts w:ascii="Segoe UI" w:hAnsi="Segoe UI" w:cs="Segoe UI"/>
          <w:color w:val="212529"/>
          <w:spacing w:val="2"/>
          <w:lang w:val="en-US"/>
        </w:rPr>
        <w:t>In the following topics, we will look at the existing immutable classes as well as learn how to create new ones and when to use them.</w:t>
      </w:r>
    </w:p>
    <w:p w14:paraId="127BB11C" w14:textId="77777777" w:rsidR="00244222" w:rsidRPr="00244222" w:rsidRDefault="00244222" w:rsidP="00244222">
      <w:pPr>
        <w:pStyle w:val="5"/>
        <w:shd w:val="clear" w:color="auto" w:fill="FFFFFF"/>
        <w:jc w:val="center"/>
        <w:rPr>
          <w:rFonts w:ascii="Segoe UI" w:hAnsi="Segoe UI" w:cs="Segoe UI"/>
          <w:color w:val="212529"/>
          <w:spacing w:val="2"/>
          <w:lang w:val="en-US"/>
        </w:rPr>
      </w:pPr>
      <w:r w:rsidRPr="00244222">
        <w:rPr>
          <w:rFonts w:ascii="Segoe UI" w:hAnsi="Segoe UI" w:cs="Segoe UI"/>
          <w:color w:val="212529"/>
          <w:spacing w:val="2"/>
          <w:lang w:val="en-US"/>
        </w:rPr>
        <w:t>Sharing references</w:t>
      </w:r>
    </w:p>
    <w:p w14:paraId="2E464229" w14:textId="77777777" w:rsidR="00244222" w:rsidRPr="00244222" w:rsidRDefault="00244222" w:rsidP="00244222">
      <w:pPr>
        <w:pStyle w:val="a3"/>
        <w:shd w:val="clear" w:color="auto" w:fill="FFFFFF"/>
        <w:rPr>
          <w:rFonts w:ascii="Segoe UI" w:hAnsi="Segoe UI" w:cs="Segoe UI"/>
          <w:color w:val="212529"/>
          <w:spacing w:val="2"/>
          <w:lang w:val="en-US"/>
        </w:rPr>
      </w:pPr>
      <w:r w:rsidRPr="00244222">
        <w:rPr>
          <w:rFonts w:ascii="Segoe UI" w:hAnsi="Segoe UI" w:cs="Segoe UI"/>
          <w:color w:val="212529"/>
          <w:spacing w:val="2"/>
          <w:lang w:val="en-US"/>
        </w:rPr>
        <w:t>More than one variable can refer to the same object.</w:t>
      </w:r>
    </w:p>
    <w:p w14:paraId="5864E134" w14:textId="77777777" w:rsidR="00244222" w:rsidRPr="00244222" w:rsidRDefault="00244222" w:rsidP="00244222">
      <w:pPr>
        <w:pStyle w:val="HTML0"/>
        <w:shd w:val="clear" w:color="auto" w:fill="FFFFFF"/>
        <w:rPr>
          <w:color w:val="212529"/>
          <w:spacing w:val="2"/>
          <w:lang w:val="en-US"/>
        </w:rPr>
      </w:pPr>
      <w:bookmarkStart w:id="2" w:name="_Hlk110117244"/>
      <w:r w:rsidRPr="00244222">
        <w:rPr>
          <w:rStyle w:val="mtk1"/>
          <w:color w:val="000000"/>
          <w:spacing w:val="2"/>
          <w:lang w:val="en-US"/>
        </w:rPr>
        <w:t>Patient </w:t>
      </w:r>
      <w:proofErr w:type="spellStart"/>
      <w:r w:rsidRPr="00244222">
        <w:rPr>
          <w:rStyle w:val="mtk1"/>
          <w:color w:val="000000"/>
          <w:spacing w:val="2"/>
          <w:lang w:val="en-US"/>
        </w:rPr>
        <w:t>patient</w:t>
      </w:r>
      <w:proofErr w:type="spellEnd"/>
      <w:r w:rsidRPr="00244222">
        <w:rPr>
          <w:rStyle w:val="mtk1"/>
          <w:color w:val="000000"/>
          <w:spacing w:val="2"/>
          <w:lang w:val="en-US"/>
        </w:rPr>
        <w:t> = </w:t>
      </w:r>
      <w:r w:rsidRPr="00244222">
        <w:rPr>
          <w:rStyle w:val="mtk6"/>
          <w:rFonts w:eastAsiaTheme="majorEastAsia"/>
          <w:color w:val="0000FF"/>
          <w:spacing w:val="2"/>
          <w:lang w:val="en-US"/>
        </w:rPr>
        <w:t>new</w:t>
      </w:r>
      <w:r w:rsidRPr="00244222">
        <w:rPr>
          <w:rStyle w:val="mtk1"/>
          <w:color w:val="000000"/>
          <w:spacing w:val="2"/>
          <w:lang w:val="en-US"/>
        </w:rPr>
        <w:t> </w:t>
      </w:r>
      <w:proofErr w:type="gramStart"/>
      <w:r w:rsidRPr="00244222">
        <w:rPr>
          <w:rStyle w:val="mtk1"/>
          <w:color w:val="000000"/>
          <w:spacing w:val="2"/>
          <w:lang w:val="en-US"/>
        </w:rPr>
        <w:t>Patient(</w:t>
      </w:r>
      <w:proofErr w:type="gramEnd"/>
      <w:r w:rsidRPr="00244222">
        <w:rPr>
          <w:rStyle w:val="mtk1"/>
          <w:color w:val="000000"/>
          <w:spacing w:val="2"/>
          <w:lang w:val="en-US"/>
        </w:rPr>
        <w:t>);</w:t>
      </w:r>
      <w:r w:rsidRPr="00244222">
        <w:rPr>
          <w:color w:val="212529"/>
          <w:spacing w:val="2"/>
          <w:lang w:val="en-US"/>
        </w:rPr>
        <w:br/>
      </w:r>
      <w:r w:rsidRPr="00244222">
        <w:rPr>
          <w:color w:val="212529"/>
          <w:spacing w:val="2"/>
          <w:lang w:val="en-US"/>
        </w:rPr>
        <w:br/>
      </w:r>
      <w:r w:rsidRPr="00244222">
        <w:rPr>
          <w:rStyle w:val="mtk1"/>
          <w:color w:val="000000"/>
          <w:spacing w:val="2"/>
          <w:lang w:val="en-US"/>
        </w:rPr>
        <w:t>patient.name = </w:t>
      </w:r>
      <w:r w:rsidRPr="00244222">
        <w:rPr>
          <w:rStyle w:val="mtk20"/>
          <w:color w:val="A31515"/>
          <w:spacing w:val="2"/>
          <w:lang w:val="en-US"/>
        </w:rPr>
        <w:t>"Mary"</w:t>
      </w:r>
      <w:r w:rsidRPr="00244222">
        <w:rPr>
          <w:rStyle w:val="mtk1"/>
          <w:color w:val="000000"/>
          <w:spacing w:val="2"/>
          <w:lang w:val="en-US"/>
        </w:rPr>
        <w:t>;</w:t>
      </w:r>
      <w:r w:rsidRPr="00244222">
        <w:rPr>
          <w:color w:val="212529"/>
          <w:spacing w:val="2"/>
          <w:lang w:val="en-US"/>
        </w:rPr>
        <w:br/>
      </w:r>
      <w:proofErr w:type="spellStart"/>
      <w:r w:rsidRPr="00244222">
        <w:rPr>
          <w:rStyle w:val="mtk1"/>
          <w:color w:val="000000"/>
          <w:spacing w:val="2"/>
          <w:lang w:val="en-US"/>
        </w:rPr>
        <w:t>patient.age</w:t>
      </w:r>
      <w:proofErr w:type="spellEnd"/>
      <w:r w:rsidRPr="00244222">
        <w:rPr>
          <w:rStyle w:val="mtk1"/>
          <w:color w:val="000000"/>
          <w:spacing w:val="2"/>
          <w:lang w:val="en-US"/>
        </w:rPr>
        <w:t> = </w:t>
      </w:r>
      <w:r w:rsidRPr="00244222">
        <w:rPr>
          <w:rStyle w:val="mtk7"/>
          <w:rFonts w:eastAsiaTheme="majorEastAsia"/>
          <w:color w:val="098658"/>
          <w:spacing w:val="2"/>
          <w:lang w:val="en-US"/>
        </w:rPr>
        <w:t>24</w:t>
      </w:r>
      <w:r w:rsidRPr="00244222">
        <w:rPr>
          <w:rStyle w:val="mtk1"/>
          <w:color w:val="000000"/>
          <w:spacing w:val="2"/>
          <w:lang w:val="en-US"/>
        </w:rPr>
        <w:t>;</w:t>
      </w:r>
      <w:r w:rsidRPr="00244222">
        <w:rPr>
          <w:color w:val="212529"/>
          <w:spacing w:val="2"/>
          <w:lang w:val="en-US"/>
        </w:rPr>
        <w:br/>
      </w:r>
      <w:r w:rsidRPr="00244222">
        <w:rPr>
          <w:color w:val="212529"/>
          <w:spacing w:val="2"/>
          <w:lang w:val="en-US"/>
        </w:rPr>
        <w:br/>
      </w:r>
      <w:proofErr w:type="spellStart"/>
      <w:r w:rsidRPr="00244222">
        <w:rPr>
          <w:rStyle w:val="mtk1"/>
          <w:color w:val="000000"/>
          <w:spacing w:val="2"/>
          <w:lang w:val="en-US"/>
        </w:rPr>
        <w:t>System.out.println</w:t>
      </w:r>
      <w:proofErr w:type="spellEnd"/>
      <w:r w:rsidRPr="00244222">
        <w:rPr>
          <w:rStyle w:val="mtk1"/>
          <w:color w:val="000000"/>
          <w:spacing w:val="2"/>
          <w:lang w:val="en-US"/>
        </w:rPr>
        <w:t>(patient.name + </w:t>
      </w:r>
      <w:r w:rsidRPr="00244222">
        <w:rPr>
          <w:rStyle w:val="mtk20"/>
          <w:color w:val="A31515"/>
          <w:spacing w:val="2"/>
          <w:lang w:val="en-US"/>
        </w:rPr>
        <w:t>" "</w:t>
      </w:r>
      <w:r w:rsidRPr="00244222">
        <w:rPr>
          <w:rStyle w:val="mtk1"/>
          <w:color w:val="000000"/>
          <w:spacing w:val="2"/>
          <w:lang w:val="en-US"/>
        </w:rPr>
        <w:t> + </w:t>
      </w:r>
      <w:proofErr w:type="spellStart"/>
      <w:r w:rsidRPr="00244222">
        <w:rPr>
          <w:rStyle w:val="mtk1"/>
          <w:color w:val="000000"/>
          <w:spacing w:val="2"/>
          <w:lang w:val="en-US"/>
        </w:rPr>
        <w:t>patient.age</w:t>
      </w:r>
      <w:proofErr w:type="spellEnd"/>
      <w:r w:rsidRPr="00244222">
        <w:rPr>
          <w:rStyle w:val="mtk1"/>
          <w:color w:val="000000"/>
          <w:spacing w:val="2"/>
          <w:lang w:val="en-US"/>
        </w:rPr>
        <w:t>); </w:t>
      </w:r>
      <w:r w:rsidRPr="00244222">
        <w:rPr>
          <w:rStyle w:val="mtk8"/>
          <w:color w:val="008000"/>
          <w:spacing w:val="2"/>
          <w:lang w:val="en-US"/>
        </w:rPr>
        <w:t>// Mary 24</w:t>
      </w:r>
      <w:r w:rsidRPr="00244222">
        <w:rPr>
          <w:color w:val="212529"/>
          <w:spacing w:val="2"/>
          <w:lang w:val="en-US"/>
        </w:rPr>
        <w:br/>
      </w:r>
      <w:r w:rsidRPr="00244222">
        <w:rPr>
          <w:color w:val="212529"/>
          <w:spacing w:val="2"/>
          <w:lang w:val="en-US"/>
        </w:rPr>
        <w:br/>
      </w:r>
      <w:r w:rsidRPr="00244222">
        <w:rPr>
          <w:rStyle w:val="mtk1"/>
          <w:color w:val="000000"/>
          <w:spacing w:val="2"/>
          <w:lang w:val="en-US"/>
        </w:rPr>
        <w:t>Patient p = patient;</w:t>
      </w:r>
      <w:r w:rsidRPr="00244222">
        <w:rPr>
          <w:color w:val="212529"/>
          <w:spacing w:val="2"/>
          <w:lang w:val="en-US"/>
        </w:rPr>
        <w:br/>
      </w:r>
      <w:r w:rsidRPr="00244222">
        <w:rPr>
          <w:color w:val="212529"/>
          <w:spacing w:val="2"/>
          <w:lang w:val="en-US"/>
        </w:rPr>
        <w:br/>
      </w:r>
      <w:proofErr w:type="spellStart"/>
      <w:r w:rsidRPr="00244222">
        <w:rPr>
          <w:rStyle w:val="mtk1"/>
          <w:color w:val="000000"/>
          <w:spacing w:val="2"/>
          <w:lang w:val="en-US"/>
        </w:rPr>
        <w:t>System.out.println</w:t>
      </w:r>
      <w:proofErr w:type="spellEnd"/>
      <w:r w:rsidRPr="00244222">
        <w:rPr>
          <w:rStyle w:val="mtk1"/>
          <w:color w:val="000000"/>
          <w:spacing w:val="2"/>
          <w:lang w:val="en-US"/>
        </w:rPr>
        <w:t>(p.name + </w:t>
      </w:r>
      <w:r w:rsidRPr="00244222">
        <w:rPr>
          <w:rStyle w:val="mtk20"/>
          <w:color w:val="A31515"/>
          <w:spacing w:val="2"/>
          <w:lang w:val="en-US"/>
        </w:rPr>
        <w:t>" "</w:t>
      </w:r>
      <w:r w:rsidRPr="00244222">
        <w:rPr>
          <w:rStyle w:val="mtk1"/>
          <w:color w:val="000000"/>
          <w:spacing w:val="2"/>
          <w:lang w:val="en-US"/>
        </w:rPr>
        <w:t> + </w:t>
      </w:r>
      <w:proofErr w:type="spellStart"/>
      <w:r w:rsidRPr="00244222">
        <w:rPr>
          <w:rStyle w:val="mtk1"/>
          <w:color w:val="000000"/>
          <w:spacing w:val="2"/>
          <w:lang w:val="en-US"/>
        </w:rPr>
        <w:t>p.age</w:t>
      </w:r>
      <w:proofErr w:type="spellEnd"/>
      <w:r w:rsidRPr="00244222">
        <w:rPr>
          <w:rStyle w:val="mtk1"/>
          <w:color w:val="000000"/>
          <w:spacing w:val="2"/>
          <w:lang w:val="en-US"/>
        </w:rPr>
        <w:t>); </w:t>
      </w:r>
      <w:r w:rsidRPr="00244222">
        <w:rPr>
          <w:rStyle w:val="mtk8"/>
          <w:color w:val="008000"/>
          <w:spacing w:val="2"/>
          <w:lang w:val="en-US"/>
        </w:rPr>
        <w:t>// Mary 24</w:t>
      </w:r>
    </w:p>
    <w:p w14:paraId="31207E94" w14:textId="77777777" w:rsidR="00244222" w:rsidRPr="00244222" w:rsidRDefault="00244222" w:rsidP="00244222">
      <w:pPr>
        <w:pStyle w:val="a3"/>
        <w:shd w:val="clear" w:color="auto" w:fill="FFFFFF"/>
        <w:rPr>
          <w:rFonts w:ascii="Segoe UI" w:hAnsi="Segoe UI" w:cs="Segoe UI"/>
          <w:color w:val="212529"/>
          <w:spacing w:val="2"/>
          <w:lang w:val="en-US"/>
        </w:rPr>
      </w:pPr>
      <w:r w:rsidRPr="00244222">
        <w:rPr>
          <w:rFonts w:ascii="Segoe UI" w:hAnsi="Segoe UI" w:cs="Segoe UI"/>
          <w:color w:val="212529"/>
          <w:spacing w:val="2"/>
          <w:lang w:val="en-US"/>
        </w:rPr>
        <w:t>It is important to understand that two variables refer to the same data in memory rather than two independent copies. Since our class is mutable, we can modify the object using both references.</w:t>
      </w:r>
    </w:p>
    <w:p w14:paraId="46A4C2D1" w14:textId="77777777" w:rsidR="00244222" w:rsidRPr="00244222" w:rsidRDefault="00244222" w:rsidP="00244222">
      <w:pPr>
        <w:pStyle w:val="HTML0"/>
        <w:shd w:val="clear" w:color="auto" w:fill="FFFFFF"/>
        <w:rPr>
          <w:color w:val="212529"/>
          <w:spacing w:val="2"/>
          <w:lang w:val="en-US"/>
        </w:rPr>
      </w:pPr>
      <w:proofErr w:type="spellStart"/>
      <w:r w:rsidRPr="00244222">
        <w:rPr>
          <w:rStyle w:val="mtk1"/>
          <w:color w:val="000000"/>
          <w:spacing w:val="2"/>
          <w:lang w:val="en-US"/>
        </w:rPr>
        <w:t>patient.age</w:t>
      </w:r>
      <w:proofErr w:type="spellEnd"/>
      <w:r w:rsidRPr="00244222">
        <w:rPr>
          <w:rStyle w:val="mtk1"/>
          <w:color w:val="000000"/>
          <w:spacing w:val="2"/>
          <w:lang w:val="en-US"/>
        </w:rPr>
        <w:t> = </w:t>
      </w:r>
      <w:r w:rsidRPr="00244222">
        <w:rPr>
          <w:rStyle w:val="mtk7"/>
          <w:rFonts w:eastAsiaTheme="majorEastAsia"/>
          <w:color w:val="098658"/>
          <w:spacing w:val="2"/>
          <w:lang w:val="en-US"/>
        </w:rPr>
        <w:t>25</w:t>
      </w:r>
      <w:r w:rsidRPr="00244222">
        <w:rPr>
          <w:rStyle w:val="mtk1"/>
          <w:color w:val="000000"/>
          <w:spacing w:val="2"/>
          <w:lang w:val="en-US"/>
        </w:rPr>
        <w:t>;</w:t>
      </w:r>
      <w:r w:rsidRPr="00244222">
        <w:rPr>
          <w:color w:val="212529"/>
          <w:spacing w:val="2"/>
          <w:lang w:val="en-US"/>
        </w:rPr>
        <w:br/>
      </w:r>
      <w:proofErr w:type="spellStart"/>
      <w:r w:rsidRPr="00244222">
        <w:rPr>
          <w:rStyle w:val="mtk1"/>
          <w:color w:val="000000"/>
          <w:spacing w:val="2"/>
          <w:lang w:val="en-US"/>
        </w:rPr>
        <w:t>System.out.println</w:t>
      </w:r>
      <w:proofErr w:type="spellEnd"/>
      <w:r w:rsidRPr="00244222">
        <w:rPr>
          <w:rStyle w:val="mtk1"/>
          <w:color w:val="000000"/>
          <w:spacing w:val="2"/>
          <w:lang w:val="en-US"/>
        </w:rPr>
        <w:t>(</w:t>
      </w:r>
      <w:proofErr w:type="spellStart"/>
      <w:r w:rsidRPr="00244222">
        <w:rPr>
          <w:rStyle w:val="mtk1"/>
          <w:color w:val="000000"/>
          <w:spacing w:val="2"/>
          <w:lang w:val="en-US"/>
        </w:rPr>
        <w:t>p.age</w:t>
      </w:r>
      <w:proofErr w:type="spellEnd"/>
      <w:r w:rsidRPr="00244222">
        <w:rPr>
          <w:rStyle w:val="mtk1"/>
          <w:color w:val="000000"/>
          <w:spacing w:val="2"/>
          <w:lang w:val="en-US"/>
        </w:rPr>
        <w:t>); </w:t>
      </w:r>
      <w:r w:rsidRPr="00244222">
        <w:rPr>
          <w:rStyle w:val="mtk8"/>
          <w:color w:val="008000"/>
          <w:spacing w:val="2"/>
          <w:lang w:val="en-US"/>
        </w:rPr>
        <w:t>// 25</w:t>
      </w:r>
    </w:p>
    <w:bookmarkEnd w:id="2"/>
    <w:p w14:paraId="39D2979B" w14:textId="77777777" w:rsidR="00244222" w:rsidRPr="00244222" w:rsidRDefault="00244222" w:rsidP="00244222">
      <w:pPr>
        <w:pStyle w:val="5"/>
        <w:shd w:val="clear" w:color="auto" w:fill="FFFFFF"/>
        <w:jc w:val="center"/>
        <w:rPr>
          <w:rFonts w:ascii="Segoe UI" w:hAnsi="Segoe UI" w:cs="Segoe UI"/>
          <w:color w:val="212529"/>
          <w:spacing w:val="2"/>
          <w:lang w:val="en-US"/>
        </w:rPr>
      </w:pPr>
      <w:r w:rsidRPr="00244222">
        <w:rPr>
          <w:rFonts w:ascii="Segoe UI" w:hAnsi="Segoe UI" w:cs="Segoe UI"/>
          <w:color w:val="212529"/>
          <w:spacing w:val="2"/>
          <w:lang w:val="en-US"/>
        </w:rPr>
        <w:t>Nullability</w:t>
      </w:r>
    </w:p>
    <w:p w14:paraId="5F0EDA51" w14:textId="77777777" w:rsidR="00244222" w:rsidRPr="00244222" w:rsidRDefault="00244222" w:rsidP="00244222">
      <w:pPr>
        <w:pStyle w:val="a3"/>
        <w:shd w:val="clear" w:color="auto" w:fill="FFFFFF"/>
        <w:rPr>
          <w:rFonts w:ascii="Segoe UI" w:hAnsi="Segoe UI" w:cs="Segoe UI"/>
          <w:color w:val="212529"/>
          <w:spacing w:val="2"/>
          <w:lang w:val="en-US"/>
        </w:rPr>
      </w:pPr>
      <w:r w:rsidRPr="00244222">
        <w:rPr>
          <w:rFonts w:ascii="Segoe UI" w:hAnsi="Segoe UI" w:cs="Segoe UI"/>
          <w:color w:val="212529"/>
          <w:spacing w:val="2"/>
          <w:lang w:val="en-US"/>
        </w:rPr>
        <w:t>As for any reference types, a variable of class type can be </w:t>
      </w:r>
      <w:r w:rsidRPr="00244222">
        <w:rPr>
          <w:rStyle w:val="a4"/>
          <w:rFonts w:ascii="Segoe UI" w:hAnsi="Segoe UI" w:cs="Segoe UI"/>
          <w:color w:val="212529"/>
          <w:spacing w:val="2"/>
          <w:lang w:val="en-US"/>
        </w:rPr>
        <w:t>null</w:t>
      </w:r>
      <w:r w:rsidRPr="00244222">
        <w:rPr>
          <w:rFonts w:ascii="Segoe UI" w:hAnsi="Segoe UI" w:cs="Segoe UI"/>
          <w:color w:val="212529"/>
          <w:spacing w:val="2"/>
          <w:lang w:val="en-US"/>
        </w:rPr>
        <w:t> which means it is not initialized yet.</w:t>
      </w:r>
    </w:p>
    <w:p w14:paraId="57DA3A6E" w14:textId="77777777" w:rsidR="00244222" w:rsidRPr="00244222" w:rsidRDefault="00244222" w:rsidP="00244222">
      <w:pPr>
        <w:pStyle w:val="HTML0"/>
        <w:shd w:val="clear" w:color="auto" w:fill="FFFFFF"/>
        <w:rPr>
          <w:color w:val="212529"/>
          <w:spacing w:val="2"/>
          <w:lang w:val="en-US"/>
        </w:rPr>
      </w:pPr>
      <w:r w:rsidRPr="00244222">
        <w:rPr>
          <w:rStyle w:val="mtk1"/>
          <w:color w:val="000000"/>
          <w:spacing w:val="2"/>
          <w:lang w:val="en-US"/>
        </w:rPr>
        <w:t>Patient </w:t>
      </w:r>
      <w:proofErr w:type="spellStart"/>
      <w:r w:rsidRPr="00244222">
        <w:rPr>
          <w:rStyle w:val="mtk1"/>
          <w:color w:val="000000"/>
          <w:spacing w:val="2"/>
          <w:lang w:val="en-US"/>
        </w:rPr>
        <w:t>patient</w:t>
      </w:r>
      <w:proofErr w:type="spellEnd"/>
      <w:r w:rsidRPr="00244222">
        <w:rPr>
          <w:rStyle w:val="mtk1"/>
          <w:color w:val="000000"/>
          <w:spacing w:val="2"/>
          <w:lang w:val="en-US"/>
        </w:rPr>
        <w:t> = null;</w:t>
      </w:r>
    </w:p>
    <w:p w14:paraId="6A00621A" w14:textId="77777777" w:rsidR="00244222" w:rsidRPr="00244222" w:rsidRDefault="00244222" w:rsidP="00244222">
      <w:pPr>
        <w:pStyle w:val="a3"/>
        <w:shd w:val="clear" w:color="auto" w:fill="FFFFFF"/>
        <w:rPr>
          <w:rFonts w:ascii="Segoe UI" w:hAnsi="Segoe UI" w:cs="Segoe UI"/>
          <w:color w:val="212529"/>
          <w:spacing w:val="2"/>
          <w:lang w:val="en-US"/>
        </w:rPr>
      </w:pPr>
      <w:r w:rsidRPr="00244222">
        <w:rPr>
          <w:rFonts w:ascii="Segoe UI" w:hAnsi="Segoe UI" w:cs="Segoe UI"/>
          <w:color w:val="212529"/>
          <w:spacing w:val="2"/>
          <w:lang w:val="en-US"/>
        </w:rPr>
        <w:t>This is a common feature in Java available for classes since they are reference types.</w:t>
      </w:r>
    </w:p>
    <w:p w14:paraId="14A23E01" w14:textId="1889DA97" w:rsidR="00244222" w:rsidRDefault="00244222" w:rsidP="008876B1">
      <w:pPr>
        <w:pStyle w:val="a3"/>
        <w:shd w:val="clear" w:color="auto" w:fill="FFFFFF"/>
        <w:jc w:val="both"/>
        <w:rPr>
          <w:rFonts w:ascii="Segoe UI" w:hAnsi="Segoe UI" w:cs="Segoe UI"/>
          <w:color w:val="333333"/>
          <w:lang w:val="en-US"/>
        </w:rPr>
      </w:pPr>
    </w:p>
    <w:p w14:paraId="7B93891A" w14:textId="65FF97C4" w:rsidR="007C4F7D" w:rsidRDefault="007C4F7D" w:rsidP="008876B1">
      <w:pPr>
        <w:pStyle w:val="a3"/>
        <w:shd w:val="clear" w:color="auto" w:fill="FFFFFF"/>
        <w:jc w:val="both"/>
        <w:rPr>
          <w:rFonts w:ascii="Segoe UI" w:hAnsi="Segoe UI" w:cs="Segoe UI"/>
          <w:color w:val="333333"/>
          <w:lang w:val="en-US"/>
        </w:rPr>
      </w:pPr>
    </w:p>
    <w:p w14:paraId="196E14A5" w14:textId="2F1ABAA2" w:rsidR="007C4F7D" w:rsidRDefault="007C4F7D" w:rsidP="008876B1">
      <w:pPr>
        <w:pStyle w:val="a3"/>
        <w:shd w:val="clear" w:color="auto" w:fill="FFFFFF"/>
        <w:jc w:val="both"/>
        <w:rPr>
          <w:rFonts w:ascii="Segoe UI" w:hAnsi="Segoe UI" w:cs="Segoe UI"/>
          <w:color w:val="333333"/>
          <w:lang w:val="en-US"/>
        </w:rPr>
      </w:pPr>
    </w:p>
    <w:p w14:paraId="016A5CE2" w14:textId="77777777" w:rsidR="007C4F7D" w:rsidRPr="00A028B6" w:rsidRDefault="007C4F7D" w:rsidP="007C4F7D">
      <w:pPr>
        <w:pStyle w:val="1"/>
        <w:shd w:val="clear" w:color="auto" w:fill="FFFFFF"/>
        <w:spacing w:before="75" w:line="312" w:lineRule="atLeast"/>
        <w:jc w:val="both"/>
        <w:rPr>
          <w:rFonts w:ascii="Helvetica" w:hAnsi="Helvetica"/>
          <w:color w:val="610B38"/>
          <w:sz w:val="39"/>
          <w:szCs w:val="39"/>
          <w:lang w:val="en-US"/>
        </w:rPr>
      </w:pPr>
      <w:r w:rsidRPr="00A028B6">
        <w:rPr>
          <w:rFonts w:ascii="Helvetica" w:hAnsi="Helvetica"/>
          <w:b/>
          <w:bCs/>
          <w:color w:val="610B38"/>
          <w:sz w:val="39"/>
          <w:szCs w:val="39"/>
          <w:lang w:val="en-US"/>
        </w:rPr>
        <w:lastRenderedPageBreak/>
        <w:t>Collections in Java</w:t>
      </w:r>
    </w:p>
    <w:p w14:paraId="51249591" w14:textId="72993540" w:rsidR="007C4F7D" w:rsidRPr="00A028B6" w:rsidRDefault="007C4F7D" w:rsidP="007C4F7D">
      <w:pPr>
        <w:shd w:val="clear" w:color="auto" w:fill="FFFFFF"/>
        <w:spacing w:before="60" w:after="100" w:afterAutospacing="1" w:line="375" w:lineRule="atLeast"/>
        <w:ind w:left="720"/>
        <w:jc w:val="both"/>
        <w:rPr>
          <w:rFonts w:ascii="Segoe UI" w:hAnsi="Segoe UI" w:cs="Segoe UI"/>
          <w:color w:val="000000"/>
          <w:sz w:val="24"/>
          <w:szCs w:val="24"/>
          <w:lang w:val="en-US"/>
        </w:rPr>
      </w:pPr>
    </w:p>
    <w:p w14:paraId="038AAABB" w14:textId="77777777" w:rsidR="007C4F7D" w:rsidRPr="007C4F7D" w:rsidRDefault="007C4F7D" w:rsidP="007C4F7D">
      <w:pPr>
        <w:pStyle w:val="a3"/>
        <w:shd w:val="clear" w:color="auto" w:fill="FFFFFF"/>
        <w:jc w:val="both"/>
        <w:rPr>
          <w:rFonts w:ascii="Segoe UI" w:hAnsi="Segoe UI" w:cs="Segoe UI"/>
          <w:color w:val="333333"/>
          <w:lang w:val="en-US"/>
        </w:rPr>
      </w:pPr>
      <w:r w:rsidRPr="007C4F7D">
        <w:rPr>
          <w:rFonts w:ascii="Segoe UI" w:hAnsi="Segoe UI" w:cs="Segoe UI"/>
          <w:color w:val="333333"/>
          <w:lang w:val="en-US"/>
        </w:rPr>
        <w:t>The </w:t>
      </w:r>
      <w:r w:rsidRPr="007C4F7D">
        <w:rPr>
          <w:rStyle w:val="a4"/>
          <w:rFonts w:ascii="Segoe UI" w:hAnsi="Segoe UI" w:cs="Segoe UI"/>
          <w:color w:val="333333"/>
          <w:lang w:val="en-US"/>
        </w:rPr>
        <w:t>Collection in Java</w:t>
      </w:r>
      <w:r w:rsidRPr="007C4F7D">
        <w:rPr>
          <w:rFonts w:ascii="Segoe UI" w:hAnsi="Segoe UI" w:cs="Segoe UI"/>
          <w:color w:val="333333"/>
          <w:lang w:val="en-US"/>
        </w:rPr>
        <w:t> is a framework that provides an architecture to store and manipulate the group of objects.</w:t>
      </w:r>
    </w:p>
    <w:p w14:paraId="79C46D3F" w14:textId="77777777" w:rsidR="007C4F7D" w:rsidRPr="007C4F7D" w:rsidRDefault="007C4F7D" w:rsidP="007C4F7D">
      <w:pPr>
        <w:pStyle w:val="a3"/>
        <w:shd w:val="clear" w:color="auto" w:fill="FFFFFF"/>
        <w:jc w:val="both"/>
        <w:rPr>
          <w:rFonts w:ascii="Segoe UI" w:hAnsi="Segoe UI" w:cs="Segoe UI"/>
          <w:color w:val="333333"/>
          <w:lang w:val="en-US"/>
        </w:rPr>
      </w:pPr>
      <w:r w:rsidRPr="007C4F7D">
        <w:rPr>
          <w:rFonts w:ascii="Segoe UI" w:hAnsi="Segoe UI" w:cs="Segoe UI"/>
          <w:color w:val="333333"/>
          <w:lang w:val="en-US"/>
        </w:rPr>
        <w:t>Java Collections can achieve all the operations that you perform on a data such as searching, sorting, insertion, manipulation, and deletion.</w:t>
      </w:r>
    </w:p>
    <w:p w14:paraId="63BB300B" w14:textId="77777777" w:rsidR="007C4F7D" w:rsidRPr="007C4F7D" w:rsidRDefault="007C4F7D" w:rsidP="007C4F7D">
      <w:pPr>
        <w:pStyle w:val="a3"/>
        <w:shd w:val="clear" w:color="auto" w:fill="FFFFFF"/>
        <w:jc w:val="both"/>
        <w:rPr>
          <w:rStyle w:val="a5"/>
          <w:rFonts w:ascii="Segoe UI" w:hAnsi="Segoe UI" w:cs="Segoe UI"/>
          <w:color w:val="000000" w:themeColor="text1"/>
          <w:u w:val="none"/>
          <w:lang w:val="en-US"/>
        </w:rPr>
      </w:pPr>
      <w:r w:rsidRPr="007C4F7D">
        <w:rPr>
          <w:rFonts w:ascii="Segoe UI" w:hAnsi="Segoe UI" w:cs="Segoe UI"/>
          <w:color w:val="333333"/>
          <w:lang w:val="en-US"/>
        </w:rPr>
        <w:t xml:space="preserve">Java Collection means a single unit of objects. Java Collection framework provides many interfaces (Set, List, Queue, Deque) and classes </w:t>
      </w:r>
      <w:r w:rsidRPr="007C4F7D">
        <w:rPr>
          <w:rFonts w:ascii="Segoe UI" w:hAnsi="Segoe UI" w:cs="Segoe UI"/>
          <w:color w:val="000000" w:themeColor="text1"/>
          <w:lang w:val="en-US"/>
        </w:rPr>
        <w:t>(</w:t>
      </w:r>
      <w:proofErr w:type="spellStart"/>
      <w:r w:rsidRPr="007C4F7D">
        <w:rPr>
          <w:rFonts w:ascii="Segoe UI" w:hAnsi="Segoe UI" w:cs="Segoe UI"/>
          <w:color w:val="000000" w:themeColor="text1"/>
        </w:rPr>
        <w:fldChar w:fldCharType="begin"/>
      </w:r>
      <w:r w:rsidRPr="007C4F7D">
        <w:rPr>
          <w:rFonts w:ascii="Segoe UI" w:hAnsi="Segoe UI" w:cs="Segoe UI"/>
          <w:color w:val="000000" w:themeColor="text1"/>
          <w:lang w:val="en-US"/>
        </w:rPr>
        <w:instrText xml:space="preserve"> HYPERLINK "https://www.javatpoint.com/java-arraylist" </w:instrText>
      </w:r>
      <w:r w:rsidRPr="007C4F7D">
        <w:rPr>
          <w:rFonts w:ascii="Segoe UI" w:hAnsi="Segoe UI" w:cs="Segoe UI"/>
          <w:color w:val="000000" w:themeColor="text1"/>
        </w:rPr>
      </w:r>
      <w:r w:rsidRPr="007C4F7D">
        <w:rPr>
          <w:rFonts w:ascii="Segoe UI" w:hAnsi="Segoe UI" w:cs="Segoe UI"/>
          <w:color w:val="000000" w:themeColor="text1"/>
        </w:rPr>
        <w:fldChar w:fldCharType="separate"/>
      </w:r>
      <w:r w:rsidRPr="007C4F7D">
        <w:rPr>
          <w:rStyle w:val="a5"/>
          <w:rFonts w:ascii="Segoe UI" w:hAnsi="Segoe UI" w:cs="Segoe UI"/>
          <w:color w:val="000000" w:themeColor="text1"/>
          <w:u w:val="none"/>
          <w:lang w:val="en-US"/>
        </w:rPr>
        <w:t>ArrayList</w:t>
      </w:r>
      <w:proofErr w:type="spellEnd"/>
      <w:r w:rsidRPr="007C4F7D">
        <w:rPr>
          <w:rStyle w:val="a5"/>
          <w:rFonts w:ascii="Segoe UI" w:hAnsi="Segoe UI" w:cs="Segoe UI"/>
          <w:color w:val="000000" w:themeColor="text1"/>
          <w:u w:val="none"/>
          <w:lang w:val="en-US"/>
        </w:rPr>
        <w:t>, Vector, LinkedList</w:t>
      </w:r>
    </w:p>
    <w:p w14:paraId="1F2F0EDC" w14:textId="7DC1C2EE" w:rsidR="007C4F7D" w:rsidRPr="007C4F7D" w:rsidRDefault="007C4F7D" w:rsidP="007C4F7D">
      <w:pPr>
        <w:pStyle w:val="a3"/>
        <w:shd w:val="clear" w:color="auto" w:fill="FFFFFF"/>
        <w:jc w:val="both"/>
        <w:rPr>
          <w:rStyle w:val="a5"/>
          <w:rFonts w:ascii="Segoe UI" w:hAnsi="Segoe UI" w:cs="Segoe UI"/>
          <w:color w:val="000000" w:themeColor="text1"/>
          <w:u w:val="none"/>
          <w:lang w:val="en-US"/>
        </w:rPr>
      </w:pPr>
      <w:r w:rsidRPr="007C4F7D">
        <w:rPr>
          <w:rStyle w:val="a5"/>
          <w:rFonts w:ascii="Segoe UI" w:hAnsi="Segoe UI" w:cs="Segoe UI"/>
          <w:color w:val="000000" w:themeColor="text1"/>
          <w:u w:val="none"/>
          <w:lang w:val="en-US"/>
        </w:rPr>
        <w:t xml:space="preserve">, </w:t>
      </w:r>
      <w:proofErr w:type="spellStart"/>
      <w:r w:rsidRPr="007C4F7D">
        <w:rPr>
          <w:rStyle w:val="a5"/>
          <w:rFonts w:ascii="Segoe UI" w:hAnsi="Segoe UI" w:cs="Segoe UI"/>
          <w:color w:val="000000" w:themeColor="text1"/>
          <w:u w:val="none"/>
          <w:lang w:val="en-US"/>
        </w:rPr>
        <w:t>PriorityQueue</w:t>
      </w:r>
      <w:proofErr w:type="spellEnd"/>
      <w:r w:rsidRPr="007C4F7D">
        <w:rPr>
          <w:rStyle w:val="a5"/>
          <w:rFonts w:ascii="Segoe UI" w:hAnsi="Segoe UI" w:cs="Segoe UI"/>
          <w:color w:val="000000" w:themeColor="text1"/>
          <w:u w:val="none"/>
          <w:lang w:val="en-US"/>
        </w:rPr>
        <w:t xml:space="preserve">, HashSet, </w:t>
      </w:r>
      <w:proofErr w:type="spellStart"/>
      <w:r w:rsidRPr="007C4F7D">
        <w:rPr>
          <w:rStyle w:val="a5"/>
          <w:rFonts w:ascii="Segoe UI" w:hAnsi="Segoe UI" w:cs="Segoe UI"/>
          <w:color w:val="000000" w:themeColor="text1"/>
          <w:u w:val="none"/>
          <w:lang w:val="en-US"/>
        </w:rPr>
        <w:t>LinkedHashSet</w:t>
      </w:r>
      <w:proofErr w:type="spellEnd"/>
      <w:r w:rsidRPr="007C4F7D">
        <w:rPr>
          <w:rStyle w:val="a5"/>
          <w:rFonts w:ascii="Segoe UI" w:hAnsi="Segoe UI" w:cs="Segoe UI"/>
          <w:color w:val="000000" w:themeColor="text1"/>
          <w:u w:val="none"/>
          <w:lang w:val="en-US"/>
        </w:rPr>
        <w:t xml:space="preserve">, </w:t>
      </w:r>
      <w:proofErr w:type="spellStart"/>
      <w:r w:rsidRPr="007C4F7D">
        <w:rPr>
          <w:rStyle w:val="a5"/>
          <w:rFonts w:ascii="Segoe UI" w:hAnsi="Segoe UI" w:cs="Segoe UI"/>
          <w:color w:val="000000" w:themeColor="text1"/>
          <w:u w:val="none"/>
          <w:lang w:val="en-US"/>
        </w:rPr>
        <w:t>TreeSet</w:t>
      </w:r>
      <w:proofErr w:type="spellEnd"/>
      <w:r w:rsidRPr="007C4F7D">
        <w:rPr>
          <w:rStyle w:val="a5"/>
          <w:rFonts w:ascii="Segoe UI" w:hAnsi="Segoe UI" w:cs="Segoe UI"/>
          <w:color w:val="000000" w:themeColor="text1"/>
          <w:u w:val="none"/>
          <w:lang w:val="en-US"/>
        </w:rPr>
        <w:t>).</w:t>
      </w:r>
    </w:p>
    <w:p w14:paraId="1A8E9772" w14:textId="3262BFDF" w:rsidR="007C4F7D" w:rsidRPr="007C4F7D" w:rsidRDefault="007C4F7D" w:rsidP="007C4F7D">
      <w:pPr>
        <w:rPr>
          <w:lang w:val="en-US"/>
        </w:rPr>
      </w:pPr>
      <w:r w:rsidRPr="007C4F7D">
        <w:rPr>
          <w:rFonts w:ascii="Segoe UI" w:hAnsi="Segoe UI" w:cs="Segoe UI"/>
          <w:color w:val="000000" w:themeColor="text1"/>
        </w:rPr>
        <w:fldChar w:fldCharType="end"/>
      </w:r>
    </w:p>
    <w:p w14:paraId="6B54A5FC" w14:textId="77777777" w:rsidR="007C4F7D" w:rsidRPr="007C4F7D" w:rsidRDefault="007C4F7D" w:rsidP="007C4F7D">
      <w:pPr>
        <w:pStyle w:val="4"/>
        <w:shd w:val="clear" w:color="auto" w:fill="FFFFFF"/>
        <w:jc w:val="both"/>
        <w:rPr>
          <w:rFonts w:ascii="Helvetica" w:hAnsi="Helvetica"/>
          <w:color w:val="610B4B"/>
          <w:sz w:val="32"/>
          <w:szCs w:val="32"/>
          <w:lang w:val="en-US"/>
        </w:rPr>
      </w:pPr>
      <w:r w:rsidRPr="007C4F7D">
        <w:rPr>
          <w:rFonts w:ascii="Helvetica" w:hAnsi="Helvetica"/>
          <w:b/>
          <w:bCs/>
          <w:color w:val="610B4B"/>
          <w:sz w:val="32"/>
          <w:szCs w:val="32"/>
          <w:lang w:val="en-US"/>
        </w:rPr>
        <w:t>What is Collection in Java</w:t>
      </w:r>
    </w:p>
    <w:p w14:paraId="2970AFE1" w14:textId="77777777" w:rsidR="007C4F7D" w:rsidRPr="007C4F7D" w:rsidRDefault="007C4F7D" w:rsidP="007C4F7D">
      <w:pPr>
        <w:pStyle w:val="a3"/>
        <w:shd w:val="clear" w:color="auto" w:fill="FFFFFF"/>
        <w:jc w:val="both"/>
        <w:rPr>
          <w:rFonts w:ascii="Segoe UI" w:hAnsi="Segoe UI" w:cs="Segoe UI"/>
          <w:color w:val="333333"/>
          <w:lang w:val="en-US"/>
        </w:rPr>
      </w:pPr>
      <w:r w:rsidRPr="007C4F7D">
        <w:rPr>
          <w:rFonts w:ascii="Segoe UI" w:hAnsi="Segoe UI" w:cs="Segoe UI"/>
          <w:color w:val="333333"/>
          <w:lang w:val="en-US"/>
        </w:rPr>
        <w:t>A Collection represents a single unit of objects, i.e., a group.</w:t>
      </w:r>
    </w:p>
    <w:p w14:paraId="631823FA" w14:textId="77777777" w:rsidR="007C4F7D" w:rsidRPr="007C4F7D" w:rsidRDefault="007C4F7D" w:rsidP="007C4F7D">
      <w:pPr>
        <w:pStyle w:val="4"/>
        <w:shd w:val="clear" w:color="auto" w:fill="FFFFFF"/>
        <w:jc w:val="both"/>
        <w:rPr>
          <w:rFonts w:ascii="Helvetica" w:hAnsi="Helvetica" w:cs="Times New Roman"/>
          <w:color w:val="610B4B"/>
          <w:sz w:val="32"/>
          <w:szCs w:val="32"/>
          <w:lang w:val="en-US"/>
        </w:rPr>
      </w:pPr>
      <w:r w:rsidRPr="007C4F7D">
        <w:rPr>
          <w:rFonts w:ascii="Helvetica" w:hAnsi="Helvetica"/>
          <w:b/>
          <w:bCs/>
          <w:color w:val="610B4B"/>
          <w:sz w:val="32"/>
          <w:szCs w:val="32"/>
          <w:lang w:val="en-US"/>
        </w:rPr>
        <w:t>What is a framework in Java</w:t>
      </w:r>
    </w:p>
    <w:p w14:paraId="30291479" w14:textId="77777777" w:rsidR="007C4F7D" w:rsidRDefault="007C4F7D">
      <w:pPr>
        <w:numPr>
          <w:ilvl w:val="0"/>
          <w:numId w:val="33"/>
        </w:numPr>
        <w:shd w:val="clear" w:color="auto" w:fill="FFFFFF"/>
        <w:spacing w:before="60" w:after="100" w:afterAutospacing="1" w:line="375" w:lineRule="atLeast"/>
        <w:jc w:val="both"/>
        <w:rPr>
          <w:rFonts w:ascii="Segoe UI" w:hAnsi="Segoe UI" w:cs="Segoe UI"/>
          <w:color w:val="000000"/>
          <w:sz w:val="24"/>
          <w:szCs w:val="24"/>
        </w:rPr>
      </w:pPr>
      <w:r>
        <w:rPr>
          <w:rFonts w:ascii="Segoe UI" w:hAnsi="Segoe UI" w:cs="Segoe UI"/>
          <w:color w:val="000000"/>
        </w:rPr>
        <w:t xml:space="preserve">It </w:t>
      </w:r>
      <w:proofErr w:type="spellStart"/>
      <w:r>
        <w:rPr>
          <w:rFonts w:ascii="Segoe UI" w:hAnsi="Segoe UI" w:cs="Segoe UI"/>
          <w:color w:val="000000"/>
        </w:rPr>
        <w:t>provides</w:t>
      </w:r>
      <w:proofErr w:type="spellEnd"/>
      <w:r>
        <w:rPr>
          <w:rFonts w:ascii="Segoe UI" w:hAnsi="Segoe UI" w:cs="Segoe UI"/>
          <w:color w:val="000000"/>
        </w:rPr>
        <w:t xml:space="preserve"> </w:t>
      </w:r>
      <w:proofErr w:type="spellStart"/>
      <w:r>
        <w:rPr>
          <w:rFonts w:ascii="Segoe UI" w:hAnsi="Segoe UI" w:cs="Segoe UI"/>
          <w:color w:val="000000"/>
        </w:rPr>
        <w:t>readymade</w:t>
      </w:r>
      <w:proofErr w:type="spellEnd"/>
      <w:r>
        <w:rPr>
          <w:rFonts w:ascii="Segoe UI" w:hAnsi="Segoe UI" w:cs="Segoe UI"/>
          <w:color w:val="000000"/>
        </w:rPr>
        <w:t xml:space="preserve"> </w:t>
      </w:r>
      <w:proofErr w:type="spellStart"/>
      <w:r>
        <w:rPr>
          <w:rFonts w:ascii="Segoe UI" w:hAnsi="Segoe UI" w:cs="Segoe UI"/>
          <w:color w:val="000000"/>
        </w:rPr>
        <w:t>architecture</w:t>
      </w:r>
      <w:proofErr w:type="spellEnd"/>
      <w:r>
        <w:rPr>
          <w:rFonts w:ascii="Segoe UI" w:hAnsi="Segoe UI" w:cs="Segoe UI"/>
          <w:color w:val="000000"/>
        </w:rPr>
        <w:t>.</w:t>
      </w:r>
    </w:p>
    <w:p w14:paraId="330339F4" w14:textId="77777777" w:rsidR="007C4F7D" w:rsidRPr="007C4F7D" w:rsidRDefault="007C4F7D">
      <w:pPr>
        <w:numPr>
          <w:ilvl w:val="0"/>
          <w:numId w:val="33"/>
        </w:numPr>
        <w:shd w:val="clear" w:color="auto" w:fill="FFFFFF"/>
        <w:spacing w:before="60" w:after="100" w:afterAutospacing="1" w:line="375" w:lineRule="atLeast"/>
        <w:jc w:val="both"/>
        <w:rPr>
          <w:rFonts w:ascii="Segoe UI" w:hAnsi="Segoe UI" w:cs="Segoe UI"/>
          <w:color w:val="000000"/>
          <w:lang w:val="en-US"/>
        </w:rPr>
      </w:pPr>
      <w:r w:rsidRPr="007C4F7D">
        <w:rPr>
          <w:rFonts w:ascii="Segoe UI" w:hAnsi="Segoe UI" w:cs="Segoe UI"/>
          <w:color w:val="000000"/>
          <w:lang w:val="en-US"/>
        </w:rPr>
        <w:t>It represents a set of classes and interfaces.</w:t>
      </w:r>
    </w:p>
    <w:p w14:paraId="1DD310DF" w14:textId="77777777" w:rsidR="007C4F7D" w:rsidRDefault="007C4F7D">
      <w:pPr>
        <w:numPr>
          <w:ilvl w:val="0"/>
          <w:numId w:val="33"/>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 xml:space="preserve">It </w:t>
      </w:r>
      <w:proofErr w:type="spellStart"/>
      <w:r>
        <w:rPr>
          <w:rFonts w:ascii="Segoe UI" w:hAnsi="Segoe UI" w:cs="Segoe UI"/>
          <w:color w:val="000000"/>
        </w:rPr>
        <w:t>is</w:t>
      </w:r>
      <w:proofErr w:type="spellEnd"/>
      <w:r>
        <w:rPr>
          <w:rFonts w:ascii="Segoe UI" w:hAnsi="Segoe UI" w:cs="Segoe UI"/>
          <w:color w:val="000000"/>
        </w:rPr>
        <w:t xml:space="preserve"> </w:t>
      </w:r>
      <w:proofErr w:type="spellStart"/>
      <w:r>
        <w:rPr>
          <w:rFonts w:ascii="Segoe UI" w:hAnsi="Segoe UI" w:cs="Segoe UI"/>
          <w:color w:val="000000"/>
        </w:rPr>
        <w:t>optional</w:t>
      </w:r>
      <w:proofErr w:type="spellEnd"/>
      <w:r>
        <w:rPr>
          <w:rFonts w:ascii="Segoe UI" w:hAnsi="Segoe UI" w:cs="Segoe UI"/>
          <w:color w:val="000000"/>
        </w:rPr>
        <w:t>.</w:t>
      </w:r>
    </w:p>
    <w:p w14:paraId="453AFC93" w14:textId="77777777" w:rsidR="007C4F7D" w:rsidRDefault="007C4F7D" w:rsidP="007C4F7D">
      <w:pPr>
        <w:pStyle w:val="4"/>
        <w:shd w:val="clear" w:color="auto" w:fill="FFFFFF"/>
        <w:jc w:val="both"/>
        <w:rPr>
          <w:rFonts w:ascii="Helvetica" w:hAnsi="Helvetica" w:cs="Times New Roman"/>
          <w:color w:val="610B4B"/>
          <w:sz w:val="26"/>
          <w:szCs w:val="26"/>
        </w:rPr>
      </w:pPr>
      <w:r>
        <w:rPr>
          <w:rFonts w:ascii="Helvetica" w:hAnsi="Helvetica"/>
          <w:b/>
          <w:bCs/>
          <w:color w:val="610B4B"/>
          <w:sz w:val="26"/>
          <w:szCs w:val="26"/>
        </w:rPr>
        <w:t xml:space="preserve">What </w:t>
      </w:r>
      <w:proofErr w:type="spellStart"/>
      <w:r>
        <w:rPr>
          <w:rFonts w:ascii="Helvetica" w:hAnsi="Helvetica"/>
          <w:b/>
          <w:bCs/>
          <w:color w:val="610B4B"/>
          <w:sz w:val="26"/>
          <w:szCs w:val="26"/>
        </w:rPr>
        <w:t>is</w:t>
      </w:r>
      <w:proofErr w:type="spellEnd"/>
      <w:r>
        <w:rPr>
          <w:rFonts w:ascii="Helvetica" w:hAnsi="Helvetica"/>
          <w:b/>
          <w:bCs/>
          <w:color w:val="610B4B"/>
          <w:sz w:val="26"/>
          <w:szCs w:val="26"/>
        </w:rPr>
        <w:t xml:space="preserve"> Collection </w:t>
      </w:r>
      <w:proofErr w:type="spellStart"/>
      <w:r>
        <w:rPr>
          <w:rFonts w:ascii="Helvetica" w:hAnsi="Helvetica"/>
          <w:b/>
          <w:bCs/>
          <w:color w:val="610B4B"/>
          <w:sz w:val="26"/>
          <w:szCs w:val="26"/>
        </w:rPr>
        <w:t>framework</w:t>
      </w:r>
      <w:proofErr w:type="spellEnd"/>
    </w:p>
    <w:p w14:paraId="02F86AC6" w14:textId="77777777" w:rsidR="007C4F7D" w:rsidRDefault="007C4F7D" w:rsidP="007C4F7D">
      <w:pPr>
        <w:pStyle w:val="a3"/>
        <w:shd w:val="clear" w:color="auto" w:fill="FFFFFF"/>
        <w:jc w:val="both"/>
        <w:rPr>
          <w:rFonts w:ascii="Segoe UI" w:hAnsi="Segoe UI" w:cs="Segoe UI"/>
          <w:color w:val="333333"/>
        </w:rPr>
      </w:pPr>
      <w:r w:rsidRPr="007C4F7D">
        <w:rPr>
          <w:rFonts w:ascii="Segoe UI" w:hAnsi="Segoe UI" w:cs="Segoe UI"/>
          <w:color w:val="333333"/>
          <w:lang w:val="en-US"/>
        </w:rPr>
        <w:t xml:space="preserve">The Collection framework represents a unified architecture for storing and manipulating a group of objects. </w:t>
      </w:r>
      <w:r>
        <w:rPr>
          <w:rFonts w:ascii="Segoe UI" w:hAnsi="Segoe UI" w:cs="Segoe UI"/>
          <w:color w:val="333333"/>
        </w:rPr>
        <w:t xml:space="preserve">It </w:t>
      </w:r>
      <w:proofErr w:type="spellStart"/>
      <w:r>
        <w:rPr>
          <w:rFonts w:ascii="Segoe UI" w:hAnsi="Segoe UI" w:cs="Segoe UI"/>
          <w:color w:val="333333"/>
        </w:rPr>
        <w:t>has</w:t>
      </w:r>
      <w:proofErr w:type="spellEnd"/>
      <w:r>
        <w:rPr>
          <w:rFonts w:ascii="Segoe UI" w:hAnsi="Segoe UI" w:cs="Segoe UI"/>
          <w:color w:val="333333"/>
        </w:rPr>
        <w:t>:</w:t>
      </w:r>
    </w:p>
    <w:p w14:paraId="0F24D977" w14:textId="77777777" w:rsidR="007C4F7D" w:rsidRPr="007C4F7D" w:rsidRDefault="007C4F7D">
      <w:pPr>
        <w:numPr>
          <w:ilvl w:val="0"/>
          <w:numId w:val="34"/>
        </w:numPr>
        <w:shd w:val="clear" w:color="auto" w:fill="FFFFFF"/>
        <w:spacing w:before="60" w:after="100" w:afterAutospacing="1" w:line="375" w:lineRule="atLeast"/>
        <w:jc w:val="both"/>
        <w:rPr>
          <w:rFonts w:ascii="Segoe UI" w:hAnsi="Segoe UI" w:cs="Segoe UI"/>
          <w:color w:val="000000"/>
          <w:lang w:val="en-US"/>
        </w:rPr>
      </w:pPr>
      <w:r w:rsidRPr="007C4F7D">
        <w:rPr>
          <w:rFonts w:ascii="Segoe UI" w:hAnsi="Segoe UI" w:cs="Segoe UI"/>
          <w:color w:val="000000"/>
          <w:lang w:val="en-US"/>
        </w:rPr>
        <w:t>Interfaces and its implementations, i.e., classes</w:t>
      </w:r>
    </w:p>
    <w:p w14:paraId="13B7722B" w14:textId="77777777" w:rsidR="007C4F7D" w:rsidRDefault="007C4F7D">
      <w:pPr>
        <w:numPr>
          <w:ilvl w:val="0"/>
          <w:numId w:val="34"/>
        </w:numPr>
        <w:shd w:val="clear" w:color="auto" w:fill="FFFFFF"/>
        <w:spacing w:before="60" w:after="100" w:afterAutospacing="1" w:line="375" w:lineRule="atLeast"/>
        <w:jc w:val="both"/>
        <w:rPr>
          <w:rFonts w:ascii="Segoe UI" w:hAnsi="Segoe UI" w:cs="Segoe UI"/>
          <w:color w:val="000000"/>
        </w:rPr>
      </w:pPr>
      <w:proofErr w:type="spellStart"/>
      <w:r>
        <w:rPr>
          <w:rFonts w:ascii="Segoe UI" w:hAnsi="Segoe UI" w:cs="Segoe UI"/>
          <w:color w:val="000000"/>
        </w:rPr>
        <w:t>Algorithm</w:t>
      </w:r>
      <w:proofErr w:type="spellEnd"/>
    </w:p>
    <w:p w14:paraId="7FA38E1F" w14:textId="77777777" w:rsidR="007C4F7D" w:rsidRDefault="007C4F7D" w:rsidP="007C4F7D">
      <w:pPr>
        <w:spacing w:after="0" w:line="240" w:lineRule="auto"/>
        <w:rPr>
          <w:ins w:id="3" w:author="Unknown"/>
          <w:rFonts w:ascii="Segoe UI" w:hAnsi="Segoe UI" w:cs="Segoe UI"/>
          <w:color w:val="333333"/>
          <w:shd w:val="clear" w:color="auto" w:fill="FFFFFF"/>
        </w:rPr>
      </w:pPr>
      <w:r>
        <w:rPr>
          <w:rFonts w:ascii="Segoe UI" w:hAnsi="Segoe UI" w:cs="Segoe UI"/>
          <w:color w:val="333333"/>
        </w:rPr>
        <w:br/>
      </w:r>
    </w:p>
    <w:p w14:paraId="4090256F" w14:textId="77777777" w:rsidR="007C4F7D" w:rsidRDefault="007C4F7D" w:rsidP="007C4F7D">
      <w:pPr>
        <w:rPr>
          <w:rFonts w:ascii="Times New Roman" w:hAnsi="Times New Roman" w:cs="Times New Roman"/>
        </w:rPr>
      </w:pPr>
      <w:r>
        <w:t xml:space="preserve">Do You </w:t>
      </w:r>
      <w:proofErr w:type="spellStart"/>
      <w:r>
        <w:t>Know</w:t>
      </w:r>
      <w:proofErr w:type="spellEnd"/>
      <w:r>
        <w:t>?</w:t>
      </w:r>
    </w:p>
    <w:p w14:paraId="74F8FBFF" w14:textId="77777777" w:rsidR="007C4F7D" w:rsidRPr="007C4F7D" w:rsidRDefault="007C4F7D">
      <w:pPr>
        <w:numPr>
          <w:ilvl w:val="0"/>
          <w:numId w:val="35"/>
        </w:numPr>
        <w:spacing w:before="60" w:after="100" w:afterAutospacing="1" w:line="375" w:lineRule="atLeast"/>
        <w:jc w:val="both"/>
        <w:rPr>
          <w:rFonts w:ascii="Segoe UI" w:hAnsi="Segoe UI" w:cs="Segoe UI"/>
          <w:color w:val="000000"/>
          <w:lang w:val="en-US"/>
        </w:rPr>
      </w:pPr>
      <w:r w:rsidRPr="007C4F7D">
        <w:rPr>
          <w:rFonts w:ascii="Segoe UI" w:hAnsi="Segoe UI" w:cs="Segoe UI"/>
          <w:color w:val="000000"/>
          <w:lang w:val="en-US"/>
        </w:rPr>
        <w:t>What are the two ways to iterate the elements of a collection?</w:t>
      </w:r>
    </w:p>
    <w:p w14:paraId="0EE85C54" w14:textId="5CD7AB51" w:rsidR="007C4F7D" w:rsidRPr="007C4F7D" w:rsidRDefault="007C4F7D">
      <w:pPr>
        <w:numPr>
          <w:ilvl w:val="0"/>
          <w:numId w:val="35"/>
        </w:numPr>
        <w:spacing w:before="60" w:after="100" w:afterAutospacing="1" w:line="375" w:lineRule="atLeast"/>
        <w:jc w:val="both"/>
        <w:rPr>
          <w:rFonts w:ascii="Segoe UI" w:hAnsi="Segoe UI" w:cs="Segoe UI"/>
          <w:color w:val="000000"/>
          <w:lang w:val="en-US"/>
        </w:rPr>
      </w:pPr>
      <w:r w:rsidRPr="007C4F7D">
        <w:rPr>
          <w:rFonts w:ascii="Segoe UI" w:hAnsi="Segoe UI" w:cs="Segoe UI"/>
          <w:color w:val="000000"/>
          <w:lang w:val="en-US"/>
        </w:rPr>
        <w:t xml:space="preserve">What is the difference between </w:t>
      </w:r>
      <w:proofErr w:type="spellStart"/>
      <w:r w:rsidRPr="007C4F7D">
        <w:rPr>
          <w:rFonts w:ascii="Segoe UI" w:hAnsi="Segoe UI" w:cs="Segoe UI"/>
          <w:color w:val="000000"/>
          <w:lang w:val="en-US"/>
        </w:rPr>
        <w:t>ArrayList</w:t>
      </w:r>
      <w:proofErr w:type="spellEnd"/>
      <w:r w:rsidRPr="007C4F7D">
        <w:rPr>
          <w:rFonts w:ascii="Segoe UI" w:hAnsi="Segoe UI" w:cs="Segoe UI"/>
          <w:color w:val="000000"/>
          <w:lang w:val="en-US"/>
        </w:rPr>
        <w:t xml:space="preserve"> and LinkedList classes in collection framework?</w:t>
      </w:r>
      <w:r w:rsidR="0020289E">
        <w:rPr>
          <w:rFonts w:ascii="Segoe UI" w:hAnsi="Segoe UI" w:cs="Segoe UI"/>
          <w:color w:val="000000"/>
          <w:lang w:val="en-US"/>
        </w:rPr>
        <w:t xml:space="preserve"> </w:t>
      </w:r>
    </w:p>
    <w:p w14:paraId="032AAB35" w14:textId="77777777" w:rsidR="007C4F7D" w:rsidRPr="007C4F7D" w:rsidRDefault="007C4F7D">
      <w:pPr>
        <w:numPr>
          <w:ilvl w:val="0"/>
          <w:numId w:val="35"/>
        </w:numPr>
        <w:spacing w:before="60" w:after="100" w:afterAutospacing="1" w:line="375" w:lineRule="atLeast"/>
        <w:jc w:val="both"/>
        <w:rPr>
          <w:rFonts w:ascii="Segoe UI" w:hAnsi="Segoe UI" w:cs="Segoe UI"/>
          <w:color w:val="000000"/>
          <w:lang w:val="en-US"/>
        </w:rPr>
      </w:pPr>
      <w:r w:rsidRPr="007C4F7D">
        <w:rPr>
          <w:rFonts w:ascii="Segoe UI" w:hAnsi="Segoe UI" w:cs="Segoe UI"/>
          <w:color w:val="000000"/>
          <w:lang w:val="en-US"/>
        </w:rPr>
        <w:t xml:space="preserve">What is the difference between </w:t>
      </w:r>
      <w:proofErr w:type="spellStart"/>
      <w:r w:rsidRPr="007C4F7D">
        <w:rPr>
          <w:rFonts w:ascii="Segoe UI" w:hAnsi="Segoe UI" w:cs="Segoe UI"/>
          <w:color w:val="000000"/>
          <w:lang w:val="en-US"/>
        </w:rPr>
        <w:t>ArrayList</w:t>
      </w:r>
      <w:proofErr w:type="spellEnd"/>
      <w:r w:rsidRPr="007C4F7D">
        <w:rPr>
          <w:rFonts w:ascii="Segoe UI" w:hAnsi="Segoe UI" w:cs="Segoe UI"/>
          <w:color w:val="000000"/>
          <w:lang w:val="en-US"/>
        </w:rPr>
        <w:t xml:space="preserve"> and Vector classes in collection framework?</w:t>
      </w:r>
    </w:p>
    <w:p w14:paraId="16F6B592" w14:textId="77777777" w:rsidR="007C4F7D" w:rsidRPr="007C4F7D" w:rsidRDefault="007C4F7D">
      <w:pPr>
        <w:numPr>
          <w:ilvl w:val="0"/>
          <w:numId w:val="35"/>
        </w:numPr>
        <w:spacing w:before="60" w:after="100" w:afterAutospacing="1" w:line="375" w:lineRule="atLeast"/>
        <w:jc w:val="both"/>
        <w:rPr>
          <w:rFonts w:ascii="Segoe UI" w:hAnsi="Segoe UI" w:cs="Segoe UI"/>
          <w:color w:val="000000"/>
          <w:lang w:val="en-US"/>
        </w:rPr>
      </w:pPr>
      <w:r w:rsidRPr="007C4F7D">
        <w:rPr>
          <w:rFonts w:ascii="Segoe UI" w:hAnsi="Segoe UI" w:cs="Segoe UI"/>
          <w:color w:val="000000"/>
          <w:lang w:val="en-US"/>
        </w:rPr>
        <w:t>What is the difference between HashSet and HashMap classes in collection framework?</w:t>
      </w:r>
    </w:p>
    <w:p w14:paraId="11A0670E" w14:textId="77777777" w:rsidR="007C4F7D" w:rsidRPr="00376CA4" w:rsidRDefault="007C4F7D">
      <w:pPr>
        <w:numPr>
          <w:ilvl w:val="0"/>
          <w:numId w:val="35"/>
        </w:numPr>
        <w:spacing w:before="60" w:after="100" w:afterAutospacing="1" w:line="375" w:lineRule="atLeast"/>
        <w:jc w:val="both"/>
        <w:rPr>
          <w:rFonts w:ascii="Segoe UI" w:hAnsi="Segoe UI" w:cs="Segoe UI"/>
          <w:color w:val="000000"/>
          <w:highlight w:val="yellow"/>
          <w:lang w:val="en-US"/>
        </w:rPr>
      </w:pPr>
      <w:r w:rsidRPr="00376CA4">
        <w:rPr>
          <w:rFonts w:ascii="Segoe UI" w:hAnsi="Segoe UI" w:cs="Segoe UI"/>
          <w:color w:val="000000"/>
          <w:highlight w:val="yellow"/>
          <w:lang w:val="en-US"/>
        </w:rPr>
        <w:lastRenderedPageBreak/>
        <w:t xml:space="preserve">What is the difference between HashMap and </w:t>
      </w:r>
      <w:proofErr w:type="spellStart"/>
      <w:r w:rsidRPr="00376CA4">
        <w:rPr>
          <w:rFonts w:ascii="Segoe UI" w:hAnsi="Segoe UI" w:cs="Segoe UI"/>
          <w:color w:val="000000"/>
          <w:highlight w:val="yellow"/>
          <w:lang w:val="en-US"/>
        </w:rPr>
        <w:t>Hashtable</w:t>
      </w:r>
      <w:proofErr w:type="spellEnd"/>
      <w:r w:rsidRPr="00376CA4">
        <w:rPr>
          <w:rFonts w:ascii="Segoe UI" w:hAnsi="Segoe UI" w:cs="Segoe UI"/>
          <w:color w:val="000000"/>
          <w:highlight w:val="yellow"/>
          <w:lang w:val="en-US"/>
        </w:rPr>
        <w:t xml:space="preserve"> class?</w:t>
      </w:r>
    </w:p>
    <w:p w14:paraId="519E335D" w14:textId="77777777" w:rsidR="007C4F7D" w:rsidRPr="00376CA4" w:rsidRDefault="007C4F7D">
      <w:pPr>
        <w:numPr>
          <w:ilvl w:val="0"/>
          <w:numId w:val="35"/>
        </w:numPr>
        <w:spacing w:before="60" w:after="100" w:afterAutospacing="1" w:line="375" w:lineRule="atLeast"/>
        <w:jc w:val="both"/>
        <w:rPr>
          <w:rFonts w:ascii="Segoe UI" w:hAnsi="Segoe UI" w:cs="Segoe UI"/>
          <w:color w:val="000000"/>
          <w:highlight w:val="yellow"/>
          <w:lang w:val="en-US"/>
        </w:rPr>
      </w:pPr>
      <w:r w:rsidRPr="00376CA4">
        <w:rPr>
          <w:rFonts w:ascii="Segoe UI" w:hAnsi="Segoe UI" w:cs="Segoe UI"/>
          <w:color w:val="000000"/>
          <w:highlight w:val="yellow"/>
          <w:lang w:val="en-US"/>
        </w:rPr>
        <w:t>What is the difference between Iterator and Enumeration interface in collection framework?</w:t>
      </w:r>
    </w:p>
    <w:p w14:paraId="3D25683A" w14:textId="77777777" w:rsidR="007C4F7D" w:rsidRPr="00376CA4" w:rsidRDefault="007C4F7D">
      <w:pPr>
        <w:numPr>
          <w:ilvl w:val="0"/>
          <w:numId w:val="35"/>
        </w:numPr>
        <w:spacing w:before="60" w:after="100" w:afterAutospacing="1" w:line="375" w:lineRule="atLeast"/>
        <w:jc w:val="both"/>
        <w:rPr>
          <w:rFonts w:ascii="Segoe UI" w:hAnsi="Segoe UI" w:cs="Segoe UI"/>
          <w:color w:val="000000"/>
          <w:highlight w:val="yellow"/>
          <w:lang w:val="en-US"/>
        </w:rPr>
      </w:pPr>
      <w:r w:rsidRPr="00376CA4">
        <w:rPr>
          <w:rFonts w:ascii="Segoe UI" w:hAnsi="Segoe UI" w:cs="Segoe UI"/>
          <w:color w:val="000000"/>
          <w:highlight w:val="yellow"/>
          <w:lang w:val="en-US"/>
        </w:rPr>
        <w:t>How can we sort the elements of an object? What is the difference between Comparable and Comparator interfaces?</w:t>
      </w:r>
    </w:p>
    <w:p w14:paraId="5F1C530F" w14:textId="77777777" w:rsidR="007C4F7D" w:rsidRPr="007C4F7D" w:rsidRDefault="007C4F7D">
      <w:pPr>
        <w:numPr>
          <w:ilvl w:val="0"/>
          <w:numId w:val="35"/>
        </w:numPr>
        <w:spacing w:before="60" w:after="100" w:afterAutospacing="1" w:line="375" w:lineRule="atLeast"/>
        <w:jc w:val="both"/>
        <w:rPr>
          <w:rFonts w:ascii="Segoe UI" w:hAnsi="Segoe UI" w:cs="Segoe UI"/>
          <w:color w:val="000000"/>
          <w:lang w:val="en-US"/>
        </w:rPr>
      </w:pPr>
      <w:r w:rsidRPr="007C4F7D">
        <w:rPr>
          <w:rFonts w:ascii="Segoe UI" w:hAnsi="Segoe UI" w:cs="Segoe UI"/>
          <w:color w:val="000000"/>
          <w:lang w:val="en-US"/>
        </w:rPr>
        <w:t xml:space="preserve">What does the </w:t>
      </w:r>
      <w:proofErr w:type="spellStart"/>
      <w:proofErr w:type="gramStart"/>
      <w:r w:rsidRPr="007C4F7D">
        <w:rPr>
          <w:rFonts w:ascii="Segoe UI" w:hAnsi="Segoe UI" w:cs="Segoe UI"/>
          <w:color w:val="000000"/>
          <w:lang w:val="en-US"/>
        </w:rPr>
        <w:t>hashcode</w:t>
      </w:r>
      <w:proofErr w:type="spellEnd"/>
      <w:r w:rsidRPr="007C4F7D">
        <w:rPr>
          <w:rFonts w:ascii="Segoe UI" w:hAnsi="Segoe UI" w:cs="Segoe UI"/>
          <w:color w:val="000000"/>
          <w:lang w:val="en-US"/>
        </w:rPr>
        <w:t>(</w:t>
      </w:r>
      <w:proofErr w:type="gramEnd"/>
      <w:r w:rsidRPr="007C4F7D">
        <w:rPr>
          <w:rFonts w:ascii="Segoe UI" w:hAnsi="Segoe UI" w:cs="Segoe UI"/>
          <w:color w:val="000000"/>
          <w:lang w:val="en-US"/>
        </w:rPr>
        <w:t>) method?</w:t>
      </w:r>
    </w:p>
    <w:p w14:paraId="5CAB460E" w14:textId="099CF3C1" w:rsidR="007C4F7D" w:rsidRDefault="007C4F7D">
      <w:pPr>
        <w:numPr>
          <w:ilvl w:val="0"/>
          <w:numId w:val="35"/>
        </w:numPr>
        <w:spacing w:before="60" w:after="100" w:afterAutospacing="1" w:line="375" w:lineRule="atLeast"/>
        <w:jc w:val="both"/>
        <w:rPr>
          <w:rFonts w:ascii="Segoe UI" w:hAnsi="Segoe UI" w:cs="Segoe UI"/>
          <w:color w:val="000000"/>
          <w:lang w:val="en-US"/>
        </w:rPr>
      </w:pPr>
      <w:r w:rsidRPr="007C4F7D">
        <w:rPr>
          <w:rFonts w:ascii="Segoe UI" w:hAnsi="Segoe UI" w:cs="Segoe UI"/>
          <w:color w:val="000000"/>
          <w:lang w:val="en-US"/>
        </w:rPr>
        <w:t>What is the difference between Java collection and Java collections?</w:t>
      </w:r>
    </w:p>
    <w:p w14:paraId="653FD940" w14:textId="77777777" w:rsidR="007C4F7D" w:rsidRPr="007C4F7D" w:rsidRDefault="007C4F7D" w:rsidP="007C4F7D">
      <w:pPr>
        <w:spacing w:before="60" w:after="100" w:afterAutospacing="1" w:line="375" w:lineRule="atLeast"/>
        <w:ind w:left="720"/>
        <w:jc w:val="both"/>
        <w:rPr>
          <w:rFonts w:ascii="Segoe UI" w:hAnsi="Segoe UI" w:cs="Segoe UI"/>
          <w:color w:val="000000"/>
          <w:lang w:val="en-US"/>
        </w:rPr>
      </w:pPr>
    </w:p>
    <w:p w14:paraId="31AB7E99" w14:textId="77777777" w:rsidR="007C4F7D" w:rsidRPr="007C4F7D" w:rsidRDefault="007C4F7D" w:rsidP="007C4F7D">
      <w:pPr>
        <w:pStyle w:val="3"/>
        <w:shd w:val="clear" w:color="auto" w:fill="FFFFFF"/>
        <w:spacing w:line="312" w:lineRule="atLeast"/>
        <w:jc w:val="both"/>
        <w:rPr>
          <w:rFonts w:ascii="Helvetica" w:hAnsi="Helvetica" w:cs="Times New Roman"/>
          <w:color w:val="610B38"/>
          <w:sz w:val="38"/>
          <w:szCs w:val="38"/>
          <w:lang w:val="en-US"/>
        </w:rPr>
      </w:pPr>
      <w:r w:rsidRPr="007C4F7D">
        <w:rPr>
          <w:rFonts w:ascii="Helvetica" w:hAnsi="Helvetica"/>
          <w:b/>
          <w:bCs/>
          <w:color w:val="610B38"/>
          <w:sz w:val="38"/>
          <w:szCs w:val="38"/>
          <w:lang w:val="en-US"/>
        </w:rPr>
        <w:t>Hierarchy of Collection Framework</w:t>
      </w:r>
    </w:p>
    <w:p w14:paraId="4BA25886" w14:textId="2556D308" w:rsidR="007C4F7D" w:rsidRPr="006D5689" w:rsidRDefault="007C4F7D" w:rsidP="006D5689">
      <w:pPr>
        <w:pStyle w:val="a3"/>
        <w:shd w:val="clear" w:color="auto" w:fill="FFFFFF"/>
        <w:jc w:val="both"/>
        <w:rPr>
          <w:rFonts w:ascii="Segoe UI" w:hAnsi="Segoe UI" w:cs="Segoe UI"/>
          <w:color w:val="333333"/>
          <w:lang w:val="en-US"/>
        </w:rPr>
      </w:pPr>
      <w:r w:rsidRPr="007C4F7D">
        <w:rPr>
          <w:rFonts w:ascii="Segoe UI" w:hAnsi="Segoe UI" w:cs="Segoe UI"/>
          <w:color w:val="333333"/>
          <w:lang w:val="en-US"/>
        </w:rPr>
        <w:t>Let us see the hierarchy of Collection framework. The </w:t>
      </w:r>
      <w:proofErr w:type="spellStart"/>
      <w:proofErr w:type="gramStart"/>
      <w:r w:rsidRPr="007C4F7D">
        <w:rPr>
          <w:rStyle w:val="a4"/>
          <w:rFonts w:ascii="Segoe UI" w:hAnsi="Segoe UI" w:cs="Segoe UI"/>
          <w:color w:val="333333"/>
          <w:lang w:val="en-US"/>
        </w:rPr>
        <w:t>java.util</w:t>
      </w:r>
      <w:proofErr w:type="spellEnd"/>
      <w:proofErr w:type="gramEnd"/>
      <w:r w:rsidRPr="007C4F7D">
        <w:rPr>
          <w:rFonts w:ascii="Segoe UI" w:hAnsi="Segoe UI" w:cs="Segoe UI"/>
          <w:color w:val="333333"/>
          <w:lang w:val="en-US"/>
        </w:rPr>
        <w:t> package contains all the </w:t>
      </w:r>
      <w:r w:rsidRPr="006D5689">
        <w:rPr>
          <w:rFonts w:ascii="Segoe UI" w:hAnsi="Segoe UI" w:cs="Segoe UI"/>
          <w:color w:val="333333"/>
          <w:lang w:val="en-US"/>
        </w:rPr>
        <w:t>classes</w:t>
      </w:r>
      <w:r w:rsidR="006D5689">
        <w:rPr>
          <w:rFonts w:ascii="Segoe UI" w:hAnsi="Segoe UI" w:cs="Segoe UI"/>
          <w:color w:val="333333"/>
          <w:lang w:val="en-US"/>
        </w:rPr>
        <w:t xml:space="preserve"> </w:t>
      </w:r>
      <w:r w:rsidRPr="007C4F7D">
        <w:rPr>
          <w:lang w:val="en-US"/>
        </w:rPr>
        <w:t>and </w:t>
      </w:r>
      <w:r w:rsidRPr="006D5689">
        <w:rPr>
          <w:lang w:val="en-US"/>
        </w:rPr>
        <w:t>interfaces</w:t>
      </w:r>
      <w:r w:rsidR="006D5689">
        <w:rPr>
          <w:lang w:val="en-US"/>
        </w:rPr>
        <w:t xml:space="preserve"> </w:t>
      </w:r>
      <w:r w:rsidRPr="007C4F7D">
        <w:rPr>
          <w:lang w:val="en-US"/>
        </w:rPr>
        <w:t>for the Collection framework.</w:t>
      </w:r>
    </w:p>
    <w:p w14:paraId="2E2AF14F" w14:textId="5F26D363" w:rsidR="007C4F7D" w:rsidRDefault="007C4F7D" w:rsidP="007C4F7D">
      <w:r>
        <w:rPr>
          <w:noProof/>
        </w:rPr>
        <w:drawing>
          <wp:inline distT="0" distB="0" distL="0" distR="0" wp14:anchorId="0DD00BF9" wp14:editId="4CE743F4">
            <wp:extent cx="5731510" cy="4799330"/>
            <wp:effectExtent l="0" t="0" r="2540" b="1270"/>
            <wp:docPr id="17" name="Рисунок 17" descr="Hierarchy of Java Collection frame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ierarchy of Java Collection framework"/>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1510" cy="4799330"/>
                    </a:xfrm>
                    <a:prstGeom prst="rect">
                      <a:avLst/>
                    </a:prstGeom>
                    <a:noFill/>
                    <a:ln>
                      <a:noFill/>
                    </a:ln>
                  </pic:spPr>
                </pic:pic>
              </a:graphicData>
            </a:graphic>
          </wp:inline>
        </w:drawing>
      </w:r>
    </w:p>
    <w:p w14:paraId="0385700D" w14:textId="16659AD4" w:rsidR="0020289E" w:rsidRDefault="0020289E" w:rsidP="007C4F7D">
      <w:r>
        <w:rPr>
          <w:noProof/>
        </w:rPr>
        <w:lastRenderedPageBreak/>
        <w:drawing>
          <wp:inline distT="0" distB="0" distL="0" distR="0" wp14:anchorId="6729E19F" wp14:editId="76F3720C">
            <wp:extent cx="5731510" cy="2775585"/>
            <wp:effectExtent l="0" t="0" r="2540" b="5715"/>
            <wp:docPr id="18" name="Рисунок 18" descr="Java Collections Frame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Java Collections Framework"/>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1510" cy="2775585"/>
                    </a:xfrm>
                    <a:prstGeom prst="rect">
                      <a:avLst/>
                    </a:prstGeom>
                    <a:noFill/>
                    <a:ln>
                      <a:noFill/>
                    </a:ln>
                  </pic:spPr>
                </pic:pic>
              </a:graphicData>
            </a:graphic>
          </wp:inline>
        </w:drawing>
      </w:r>
    </w:p>
    <w:p w14:paraId="40783B5E" w14:textId="2CA2FB0A" w:rsidR="007C4F7D" w:rsidRDefault="00000000" w:rsidP="007C4F7D">
      <w:r>
        <w:pict w14:anchorId="01680CC1">
          <v:rect id="_x0000_i1045" style="width:0;height:.75pt" o:hrstd="t" o:hrnoshade="t" o:hr="t" fillcolor="#d4d4d4" stroked="f"/>
        </w:pict>
      </w:r>
    </w:p>
    <w:p w14:paraId="38DD2FCF" w14:textId="77777777" w:rsidR="007C4F7D" w:rsidRDefault="007C4F7D" w:rsidP="007C4F7D">
      <w:pPr>
        <w:pStyle w:val="3"/>
        <w:shd w:val="clear" w:color="auto" w:fill="FFFFFF"/>
        <w:spacing w:line="312" w:lineRule="atLeast"/>
        <w:jc w:val="both"/>
        <w:rPr>
          <w:rFonts w:ascii="Helvetica" w:hAnsi="Helvetica"/>
          <w:b/>
          <w:bCs/>
          <w:color w:val="610B38"/>
          <w:sz w:val="38"/>
          <w:szCs w:val="38"/>
          <w:lang w:val="en-US"/>
        </w:rPr>
      </w:pPr>
    </w:p>
    <w:p w14:paraId="7E8985E8" w14:textId="77777777" w:rsidR="007C4F7D" w:rsidRDefault="007C4F7D" w:rsidP="007C4F7D">
      <w:pPr>
        <w:pStyle w:val="3"/>
        <w:shd w:val="clear" w:color="auto" w:fill="FFFFFF"/>
        <w:spacing w:line="312" w:lineRule="atLeast"/>
        <w:jc w:val="both"/>
        <w:rPr>
          <w:rFonts w:ascii="Helvetica" w:hAnsi="Helvetica"/>
          <w:b/>
          <w:bCs/>
          <w:color w:val="610B38"/>
          <w:sz w:val="38"/>
          <w:szCs w:val="38"/>
          <w:lang w:val="en-US"/>
        </w:rPr>
      </w:pPr>
    </w:p>
    <w:p w14:paraId="5F8A4C8E" w14:textId="187FEBE6" w:rsidR="007C4F7D" w:rsidRPr="007C4F7D" w:rsidRDefault="007C4F7D" w:rsidP="007C4F7D">
      <w:pPr>
        <w:pStyle w:val="3"/>
        <w:shd w:val="clear" w:color="auto" w:fill="FFFFFF"/>
        <w:spacing w:line="312" w:lineRule="atLeast"/>
        <w:jc w:val="both"/>
        <w:rPr>
          <w:rFonts w:ascii="Helvetica" w:hAnsi="Helvetica"/>
          <w:color w:val="610B38"/>
          <w:sz w:val="38"/>
          <w:szCs w:val="38"/>
          <w:lang w:val="en-US"/>
        </w:rPr>
      </w:pPr>
      <w:r w:rsidRPr="007C4F7D">
        <w:rPr>
          <w:rFonts w:ascii="Helvetica" w:hAnsi="Helvetica"/>
          <w:b/>
          <w:bCs/>
          <w:color w:val="610B38"/>
          <w:sz w:val="38"/>
          <w:szCs w:val="38"/>
          <w:lang w:val="en-US"/>
        </w:rPr>
        <w:t>Methods of Collection interface</w:t>
      </w:r>
    </w:p>
    <w:p w14:paraId="57A7C165" w14:textId="77777777" w:rsidR="007C4F7D" w:rsidRDefault="007C4F7D" w:rsidP="007C4F7D">
      <w:pPr>
        <w:pStyle w:val="a3"/>
        <w:shd w:val="clear" w:color="auto" w:fill="FFFFFF"/>
        <w:jc w:val="both"/>
        <w:rPr>
          <w:rFonts w:ascii="Segoe UI" w:hAnsi="Segoe UI" w:cs="Segoe UI"/>
          <w:color w:val="333333"/>
        </w:rPr>
      </w:pPr>
      <w:r w:rsidRPr="007C4F7D">
        <w:rPr>
          <w:rFonts w:ascii="Segoe UI" w:hAnsi="Segoe UI" w:cs="Segoe UI"/>
          <w:color w:val="333333"/>
          <w:lang w:val="en-US"/>
        </w:rPr>
        <w:t xml:space="preserve">There are many methods declared in the Collection interface. </w:t>
      </w:r>
      <w:proofErr w:type="spellStart"/>
      <w:r>
        <w:rPr>
          <w:rFonts w:ascii="Segoe UI" w:hAnsi="Segoe UI" w:cs="Segoe UI"/>
          <w:color w:val="333333"/>
        </w:rPr>
        <w:t>They</w:t>
      </w:r>
      <w:proofErr w:type="spellEnd"/>
      <w:r>
        <w:rPr>
          <w:rFonts w:ascii="Segoe UI" w:hAnsi="Segoe UI" w:cs="Segoe UI"/>
          <w:color w:val="333333"/>
        </w:rPr>
        <w:t xml:space="preserve"> </w:t>
      </w:r>
      <w:proofErr w:type="spellStart"/>
      <w:r>
        <w:rPr>
          <w:rFonts w:ascii="Segoe UI" w:hAnsi="Segoe UI" w:cs="Segoe UI"/>
          <w:color w:val="333333"/>
        </w:rPr>
        <w:t>are</w:t>
      </w:r>
      <w:proofErr w:type="spellEnd"/>
      <w:r>
        <w:rPr>
          <w:rFonts w:ascii="Segoe UI" w:hAnsi="Segoe UI" w:cs="Segoe UI"/>
          <w:color w:val="333333"/>
        </w:rPr>
        <w:t xml:space="preserve"> </w:t>
      </w:r>
      <w:proofErr w:type="spellStart"/>
      <w:r>
        <w:rPr>
          <w:rFonts w:ascii="Segoe UI" w:hAnsi="Segoe UI" w:cs="Segoe UI"/>
          <w:color w:val="333333"/>
        </w:rPr>
        <w:t>as</w:t>
      </w:r>
      <w:proofErr w:type="spellEnd"/>
      <w:r>
        <w:rPr>
          <w:rFonts w:ascii="Segoe UI" w:hAnsi="Segoe UI" w:cs="Segoe UI"/>
          <w:color w:val="333333"/>
        </w:rPr>
        <w:t xml:space="preserve"> </w:t>
      </w:r>
      <w:proofErr w:type="spellStart"/>
      <w:r>
        <w:rPr>
          <w:rFonts w:ascii="Segoe UI" w:hAnsi="Segoe UI" w:cs="Segoe UI"/>
          <w:color w:val="333333"/>
        </w:rPr>
        <w:t>follows</w:t>
      </w:r>
      <w:proofErr w:type="spellEnd"/>
      <w:r>
        <w:rPr>
          <w:rFonts w:ascii="Segoe UI" w:hAnsi="Segoe UI" w:cs="Segoe UI"/>
          <w:color w:val="333333"/>
        </w:rPr>
        <w:t>:</w:t>
      </w:r>
    </w:p>
    <w:tbl>
      <w:tblPr>
        <w:tblW w:w="11474" w:type="dxa"/>
        <w:tblInd w:w="-1448"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741"/>
        <w:gridCol w:w="4221"/>
        <w:gridCol w:w="6512"/>
      </w:tblGrid>
      <w:tr w:rsidR="007C4F7D" w14:paraId="28E9663F" w14:textId="77777777" w:rsidTr="007C4F7D">
        <w:trPr>
          <w:trHeight w:val="496"/>
        </w:trPr>
        <w:tc>
          <w:tcPr>
            <w:tcW w:w="0" w:type="auto"/>
            <w:shd w:val="clear" w:color="auto" w:fill="C7CCBE"/>
            <w:tcMar>
              <w:top w:w="180" w:type="dxa"/>
              <w:left w:w="180" w:type="dxa"/>
              <w:bottom w:w="180" w:type="dxa"/>
              <w:right w:w="180" w:type="dxa"/>
            </w:tcMar>
            <w:hideMark/>
          </w:tcPr>
          <w:p w14:paraId="59B3296A" w14:textId="77777777" w:rsidR="007C4F7D" w:rsidRDefault="007C4F7D">
            <w:pPr>
              <w:rPr>
                <w:rFonts w:ascii="Times New Roman" w:hAnsi="Times New Roman" w:cs="Times New Roman"/>
                <w:b/>
                <w:bCs/>
                <w:color w:val="000000"/>
                <w:sz w:val="26"/>
                <w:szCs w:val="26"/>
              </w:rPr>
            </w:pPr>
            <w:r>
              <w:rPr>
                <w:b/>
                <w:bCs/>
                <w:color w:val="000000"/>
                <w:sz w:val="26"/>
                <w:szCs w:val="26"/>
              </w:rPr>
              <w:t>No.</w:t>
            </w:r>
          </w:p>
        </w:tc>
        <w:tc>
          <w:tcPr>
            <w:tcW w:w="0" w:type="auto"/>
            <w:shd w:val="clear" w:color="auto" w:fill="C7CCBE"/>
            <w:tcMar>
              <w:top w:w="180" w:type="dxa"/>
              <w:left w:w="180" w:type="dxa"/>
              <w:bottom w:w="180" w:type="dxa"/>
              <w:right w:w="180" w:type="dxa"/>
            </w:tcMar>
            <w:hideMark/>
          </w:tcPr>
          <w:p w14:paraId="4948ACA9" w14:textId="77777777" w:rsidR="007C4F7D" w:rsidRDefault="007C4F7D">
            <w:pPr>
              <w:rPr>
                <w:b/>
                <w:bCs/>
                <w:color w:val="000000"/>
                <w:sz w:val="26"/>
                <w:szCs w:val="26"/>
              </w:rPr>
            </w:pPr>
            <w:proofErr w:type="spellStart"/>
            <w:r>
              <w:rPr>
                <w:b/>
                <w:bCs/>
                <w:color w:val="000000"/>
                <w:sz w:val="26"/>
                <w:szCs w:val="26"/>
              </w:rPr>
              <w:t>Method</w:t>
            </w:r>
            <w:proofErr w:type="spellEnd"/>
          </w:p>
        </w:tc>
        <w:tc>
          <w:tcPr>
            <w:tcW w:w="0" w:type="auto"/>
            <w:shd w:val="clear" w:color="auto" w:fill="C7CCBE"/>
            <w:tcMar>
              <w:top w:w="180" w:type="dxa"/>
              <w:left w:w="180" w:type="dxa"/>
              <w:bottom w:w="180" w:type="dxa"/>
              <w:right w:w="180" w:type="dxa"/>
            </w:tcMar>
            <w:hideMark/>
          </w:tcPr>
          <w:p w14:paraId="0414B17B" w14:textId="77777777" w:rsidR="007C4F7D" w:rsidRDefault="007C4F7D">
            <w:pPr>
              <w:rPr>
                <w:b/>
                <w:bCs/>
                <w:color w:val="000000"/>
                <w:sz w:val="26"/>
                <w:szCs w:val="26"/>
              </w:rPr>
            </w:pPr>
            <w:proofErr w:type="spellStart"/>
            <w:r>
              <w:rPr>
                <w:b/>
                <w:bCs/>
                <w:color w:val="000000"/>
                <w:sz w:val="26"/>
                <w:szCs w:val="26"/>
              </w:rPr>
              <w:t>Description</w:t>
            </w:r>
            <w:proofErr w:type="spellEnd"/>
          </w:p>
        </w:tc>
      </w:tr>
      <w:tr w:rsidR="007C4F7D" w:rsidRPr="00EA16EA" w14:paraId="2F7D7143" w14:textId="77777777" w:rsidTr="007C4F7D">
        <w:trPr>
          <w:trHeight w:val="485"/>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D0438F5" w14:textId="77777777" w:rsidR="007C4F7D" w:rsidRDefault="007C4F7D">
            <w:pPr>
              <w:jc w:val="both"/>
              <w:rPr>
                <w:rFonts w:ascii="Segoe UI" w:hAnsi="Segoe UI" w:cs="Segoe UI"/>
                <w:color w:val="333333"/>
                <w:sz w:val="24"/>
                <w:szCs w:val="24"/>
              </w:rPr>
            </w:pPr>
            <w:r>
              <w:rPr>
                <w:rFonts w:ascii="Segoe UI" w:hAnsi="Segoe UI" w:cs="Segoe UI"/>
                <w:color w:val="333333"/>
              </w:rPr>
              <w:t>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609E014" w14:textId="77777777" w:rsidR="007C4F7D" w:rsidRPr="007C4F7D" w:rsidRDefault="007C4F7D">
            <w:pPr>
              <w:jc w:val="both"/>
              <w:rPr>
                <w:rFonts w:ascii="Segoe UI" w:hAnsi="Segoe UI" w:cs="Segoe UI"/>
                <w:color w:val="333333"/>
                <w:lang w:val="en-US"/>
              </w:rPr>
            </w:pPr>
            <w:r w:rsidRPr="007C4F7D">
              <w:rPr>
                <w:rFonts w:ascii="Segoe UI" w:hAnsi="Segoe UI" w:cs="Segoe UI"/>
                <w:color w:val="333333"/>
                <w:lang w:val="en-US"/>
              </w:rPr>
              <w:t xml:space="preserve">public </w:t>
            </w:r>
            <w:proofErr w:type="spellStart"/>
            <w:r w:rsidRPr="007C4F7D">
              <w:rPr>
                <w:rFonts w:ascii="Segoe UI" w:hAnsi="Segoe UI" w:cs="Segoe UI"/>
                <w:color w:val="333333"/>
                <w:lang w:val="en-US"/>
              </w:rPr>
              <w:t>boolean</w:t>
            </w:r>
            <w:proofErr w:type="spellEnd"/>
            <w:r w:rsidRPr="007C4F7D">
              <w:rPr>
                <w:rFonts w:ascii="Segoe UI" w:hAnsi="Segoe UI" w:cs="Segoe UI"/>
                <w:color w:val="333333"/>
                <w:lang w:val="en-US"/>
              </w:rPr>
              <w:t xml:space="preserve"> </w:t>
            </w:r>
            <w:proofErr w:type="gramStart"/>
            <w:r w:rsidRPr="007C4F7D">
              <w:rPr>
                <w:rFonts w:ascii="Segoe UI" w:hAnsi="Segoe UI" w:cs="Segoe UI"/>
                <w:color w:val="333333"/>
                <w:lang w:val="en-US"/>
              </w:rPr>
              <w:t>add(</w:t>
            </w:r>
            <w:proofErr w:type="gramEnd"/>
            <w:r w:rsidRPr="007C4F7D">
              <w:rPr>
                <w:rFonts w:ascii="Segoe UI" w:hAnsi="Segoe UI" w:cs="Segoe UI"/>
                <w:color w:val="333333"/>
                <w:lang w:val="en-US"/>
              </w:rPr>
              <w:t>E 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3E62747" w14:textId="77777777" w:rsidR="007C4F7D" w:rsidRPr="007C4F7D" w:rsidRDefault="007C4F7D">
            <w:pPr>
              <w:jc w:val="both"/>
              <w:rPr>
                <w:rFonts w:ascii="Segoe UI" w:hAnsi="Segoe UI" w:cs="Segoe UI"/>
                <w:color w:val="333333"/>
                <w:lang w:val="en-US"/>
              </w:rPr>
            </w:pPr>
            <w:r w:rsidRPr="007C4F7D">
              <w:rPr>
                <w:rFonts w:ascii="Segoe UI" w:hAnsi="Segoe UI" w:cs="Segoe UI"/>
                <w:color w:val="333333"/>
                <w:lang w:val="en-US"/>
              </w:rPr>
              <w:t>It is used to insert an element in this collection.</w:t>
            </w:r>
          </w:p>
        </w:tc>
      </w:tr>
      <w:tr w:rsidR="007C4F7D" w:rsidRPr="00EA16EA" w14:paraId="67BC3302" w14:textId="77777777" w:rsidTr="007C4F7D">
        <w:trPr>
          <w:trHeight w:val="805"/>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A6EE018" w14:textId="77777777" w:rsidR="007C4F7D" w:rsidRDefault="007C4F7D">
            <w:pPr>
              <w:jc w:val="both"/>
              <w:rPr>
                <w:rFonts w:ascii="Segoe UI" w:hAnsi="Segoe UI" w:cs="Segoe UI"/>
                <w:color w:val="333333"/>
              </w:rPr>
            </w:pPr>
            <w:r>
              <w:rPr>
                <w:rFonts w:ascii="Segoe UI" w:hAnsi="Segoe UI" w:cs="Segoe UI"/>
                <w:color w:val="333333"/>
              </w:rPr>
              <w:t>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A97E0DF" w14:textId="77777777" w:rsidR="007C4F7D" w:rsidRPr="007C4F7D" w:rsidRDefault="007C4F7D">
            <w:pPr>
              <w:jc w:val="both"/>
              <w:rPr>
                <w:rFonts w:ascii="Segoe UI" w:hAnsi="Segoe UI" w:cs="Segoe UI"/>
                <w:color w:val="333333"/>
                <w:lang w:val="en-US"/>
              </w:rPr>
            </w:pPr>
            <w:r w:rsidRPr="007C4F7D">
              <w:rPr>
                <w:rFonts w:ascii="Segoe UI" w:hAnsi="Segoe UI" w:cs="Segoe UI"/>
                <w:color w:val="333333"/>
                <w:lang w:val="en-US"/>
              </w:rPr>
              <w:t xml:space="preserve">public </w:t>
            </w:r>
            <w:proofErr w:type="spellStart"/>
            <w:r w:rsidRPr="007C4F7D">
              <w:rPr>
                <w:rFonts w:ascii="Segoe UI" w:hAnsi="Segoe UI" w:cs="Segoe UI"/>
                <w:color w:val="333333"/>
                <w:lang w:val="en-US"/>
              </w:rPr>
              <w:t>boolean</w:t>
            </w:r>
            <w:proofErr w:type="spellEnd"/>
            <w:r w:rsidRPr="007C4F7D">
              <w:rPr>
                <w:rFonts w:ascii="Segoe UI" w:hAnsi="Segoe UI" w:cs="Segoe UI"/>
                <w:color w:val="333333"/>
                <w:lang w:val="en-US"/>
              </w:rPr>
              <w:t xml:space="preserve"> </w:t>
            </w:r>
            <w:proofErr w:type="spellStart"/>
            <w:proofErr w:type="gramStart"/>
            <w:r w:rsidRPr="007C4F7D">
              <w:rPr>
                <w:rFonts w:ascii="Segoe UI" w:hAnsi="Segoe UI" w:cs="Segoe UI"/>
                <w:color w:val="333333"/>
                <w:lang w:val="en-US"/>
              </w:rPr>
              <w:t>addAll</w:t>
            </w:r>
            <w:proofErr w:type="spellEnd"/>
            <w:r w:rsidRPr="007C4F7D">
              <w:rPr>
                <w:rFonts w:ascii="Segoe UI" w:hAnsi="Segoe UI" w:cs="Segoe UI"/>
                <w:color w:val="333333"/>
                <w:lang w:val="en-US"/>
              </w:rPr>
              <w:t>(</w:t>
            </w:r>
            <w:proofErr w:type="gramEnd"/>
            <w:r w:rsidRPr="007C4F7D">
              <w:rPr>
                <w:rFonts w:ascii="Segoe UI" w:hAnsi="Segoe UI" w:cs="Segoe UI"/>
                <w:color w:val="333333"/>
                <w:lang w:val="en-US"/>
              </w:rPr>
              <w:t>Collection&lt;? extends E&gt; c)</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F9A9111" w14:textId="77777777" w:rsidR="007C4F7D" w:rsidRPr="007C4F7D" w:rsidRDefault="007C4F7D">
            <w:pPr>
              <w:jc w:val="both"/>
              <w:rPr>
                <w:rFonts w:ascii="Segoe UI" w:hAnsi="Segoe UI" w:cs="Segoe UI"/>
                <w:color w:val="333333"/>
                <w:lang w:val="en-US"/>
              </w:rPr>
            </w:pPr>
            <w:r w:rsidRPr="007C4F7D">
              <w:rPr>
                <w:rFonts w:ascii="Segoe UI" w:hAnsi="Segoe UI" w:cs="Segoe UI"/>
                <w:color w:val="333333"/>
                <w:lang w:val="en-US"/>
              </w:rPr>
              <w:t>It is used to insert the specified collection elements in the invoking collection.</w:t>
            </w:r>
          </w:p>
        </w:tc>
      </w:tr>
      <w:tr w:rsidR="007C4F7D" w:rsidRPr="00EA16EA" w14:paraId="53E64BEE" w14:textId="77777777" w:rsidTr="007C4F7D">
        <w:trPr>
          <w:trHeight w:val="485"/>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9FDBB0E" w14:textId="77777777" w:rsidR="007C4F7D" w:rsidRDefault="007C4F7D">
            <w:pPr>
              <w:jc w:val="both"/>
              <w:rPr>
                <w:rFonts w:ascii="Segoe UI" w:hAnsi="Segoe UI" w:cs="Segoe UI"/>
                <w:color w:val="333333"/>
              </w:rPr>
            </w:pPr>
            <w:r>
              <w:rPr>
                <w:rFonts w:ascii="Segoe UI" w:hAnsi="Segoe UI" w:cs="Segoe UI"/>
                <w:color w:val="333333"/>
              </w:rPr>
              <w:t>3</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5FDCE11" w14:textId="77777777" w:rsidR="007C4F7D" w:rsidRPr="007C4F7D" w:rsidRDefault="007C4F7D">
            <w:pPr>
              <w:jc w:val="both"/>
              <w:rPr>
                <w:rFonts w:ascii="Segoe UI" w:hAnsi="Segoe UI" w:cs="Segoe UI"/>
                <w:color w:val="333333"/>
                <w:lang w:val="en-US"/>
              </w:rPr>
            </w:pPr>
            <w:r w:rsidRPr="007C4F7D">
              <w:rPr>
                <w:rFonts w:ascii="Segoe UI" w:hAnsi="Segoe UI" w:cs="Segoe UI"/>
                <w:color w:val="333333"/>
                <w:lang w:val="en-US"/>
              </w:rPr>
              <w:t xml:space="preserve">public </w:t>
            </w:r>
            <w:proofErr w:type="spellStart"/>
            <w:r w:rsidRPr="007C4F7D">
              <w:rPr>
                <w:rFonts w:ascii="Segoe UI" w:hAnsi="Segoe UI" w:cs="Segoe UI"/>
                <w:color w:val="333333"/>
                <w:lang w:val="en-US"/>
              </w:rPr>
              <w:t>boolean</w:t>
            </w:r>
            <w:proofErr w:type="spellEnd"/>
            <w:r w:rsidRPr="007C4F7D">
              <w:rPr>
                <w:rFonts w:ascii="Segoe UI" w:hAnsi="Segoe UI" w:cs="Segoe UI"/>
                <w:color w:val="333333"/>
                <w:lang w:val="en-US"/>
              </w:rPr>
              <w:t xml:space="preserve"> </w:t>
            </w:r>
            <w:proofErr w:type="gramStart"/>
            <w:r w:rsidRPr="007C4F7D">
              <w:rPr>
                <w:rFonts w:ascii="Segoe UI" w:hAnsi="Segoe UI" w:cs="Segoe UI"/>
                <w:color w:val="333333"/>
                <w:lang w:val="en-US"/>
              </w:rPr>
              <w:t>remove(</w:t>
            </w:r>
            <w:proofErr w:type="gramEnd"/>
            <w:r w:rsidRPr="007C4F7D">
              <w:rPr>
                <w:rFonts w:ascii="Segoe UI" w:hAnsi="Segoe UI" w:cs="Segoe UI"/>
                <w:color w:val="333333"/>
                <w:lang w:val="en-US"/>
              </w:rPr>
              <w:t>Object element)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4D7550B" w14:textId="77777777" w:rsidR="007C4F7D" w:rsidRPr="007C4F7D" w:rsidRDefault="007C4F7D">
            <w:pPr>
              <w:jc w:val="both"/>
              <w:rPr>
                <w:rFonts w:ascii="Segoe UI" w:hAnsi="Segoe UI" w:cs="Segoe UI"/>
                <w:color w:val="333333"/>
                <w:lang w:val="en-US"/>
              </w:rPr>
            </w:pPr>
            <w:r w:rsidRPr="007C4F7D">
              <w:rPr>
                <w:rFonts w:ascii="Segoe UI" w:hAnsi="Segoe UI" w:cs="Segoe UI"/>
                <w:color w:val="333333"/>
                <w:lang w:val="en-US"/>
              </w:rPr>
              <w:t>It is used to delete an element from the collection.</w:t>
            </w:r>
          </w:p>
        </w:tc>
      </w:tr>
      <w:tr w:rsidR="007C4F7D" w:rsidRPr="00EA16EA" w14:paraId="2CD4BF76" w14:textId="77777777" w:rsidTr="007C4F7D">
        <w:trPr>
          <w:trHeight w:val="805"/>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4FBC77F" w14:textId="77777777" w:rsidR="007C4F7D" w:rsidRDefault="007C4F7D">
            <w:pPr>
              <w:jc w:val="both"/>
              <w:rPr>
                <w:rFonts w:ascii="Segoe UI" w:hAnsi="Segoe UI" w:cs="Segoe UI"/>
                <w:color w:val="333333"/>
              </w:rPr>
            </w:pPr>
            <w:r>
              <w:rPr>
                <w:rFonts w:ascii="Segoe UI" w:hAnsi="Segoe UI" w:cs="Segoe UI"/>
                <w:color w:val="333333"/>
              </w:rPr>
              <w:t>4</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A212B68" w14:textId="77777777" w:rsidR="007C4F7D" w:rsidRPr="007C4F7D" w:rsidRDefault="007C4F7D">
            <w:pPr>
              <w:jc w:val="both"/>
              <w:rPr>
                <w:rFonts w:ascii="Segoe UI" w:hAnsi="Segoe UI" w:cs="Segoe UI"/>
                <w:color w:val="333333"/>
                <w:lang w:val="en-US"/>
              </w:rPr>
            </w:pPr>
            <w:r w:rsidRPr="007C4F7D">
              <w:rPr>
                <w:rFonts w:ascii="Segoe UI" w:hAnsi="Segoe UI" w:cs="Segoe UI"/>
                <w:color w:val="333333"/>
                <w:lang w:val="en-US"/>
              </w:rPr>
              <w:t xml:space="preserve">public </w:t>
            </w:r>
            <w:proofErr w:type="spellStart"/>
            <w:r w:rsidRPr="007C4F7D">
              <w:rPr>
                <w:rFonts w:ascii="Segoe UI" w:hAnsi="Segoe UI" w:cs="Segoe UI"/>
                <w:color w:val="333333"/>
                <w:lang w:val="en-US"/>
              </w:rPr>
              <w:t>boolean</w:t>
            </w:r>
            <w:proofErr w:type="spellEnd"/>
            <w:r w:rsidRPr="007C4F7D">
              <w:rPr>
                <w:rFonts w:ascii="Segoe UI" w:hAnsi="Segoe UI" w:cs="Segoe UI"/>
                <w:color w:val="333333"/>
                <w:lang w:val="en-US"/>
              </w:rPr>
              <w:t xml:space="preserve"> </w:t>
            </w:r>
            <w:proofErr w:type="spellStart"/>
            <w:proofErr w:type="gramStart"/>
            <w:r w:rsidRPr="007C4F7D">
              <w:rPr>
                <w:rFonts w:ascii="Segoe UI" w:hAnsi="Segoe UI" w:cs="Segoe UI"/>
                <w:color w:val="333333"/>
                <w:lang w:val="en-US"/>
              </w:rPr>
              <w:t>removeAll</w:t>
            </w:r>
            <w:proofErr w:type="spellEnd"/>
            <w:r w:rsidRPr="007C4F7D">
              <w:rPr>
                <w:rFonts w:ascii="Segoe UI" w:hAnsi="Segoe UI" w:cs="Segoe UI"/>
                <w:color w:val="333333"/>
                <w:lang w:val="en-US"/>
              </w:rPr>
              <w:t>(</w:t>
            </w:r>
            <w:proofErr w:type="gramEnd"/>
            <w:r w:rsidRPr="007C4F7D">
              <w:rPr>
                <w:rFonts w:ascii="Segoe UI" w:hAnsi="Segoe UI" w:cs="Segoe UI"/>
                <w:color w:val="333333"/>
                <w:lang w:val="en-US"/>
              </w:rPr>
              <w:t>Collection&lt;?&gt; c)</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58AE735" w14:textId="77777777" w:rsidR="007C4F7D" w:rsidRPr="007C4F7D" w:rsidRDefault="007C4F7D">
            <w:pPr>
              <w:jc w:val="both"/>
              <w:rPr>
                <w:rFonts w:ascii="Segoe UI" w:hAnsi="Segoe UI" w:cs="Segoe UI"/>
                <w:color w:val="333333"/>
                <w:lang w:val="en-US"/>
              </w:rPr>
            </w:pPr>
            <w:r w:rsidRPr="007C4F7D">
              <w:rPr>
                <w:rFonts w:ascii="Segoe UI" w:hAnsi="Segoe UI" w:cs="Segoe UI"/>
                <w:color w:val="333333"/>
                <w:lang w:val="en-US"/>
              </w:rPr>
              <w:t>It is used to delete all the elements of the specified collection from the invoking collection.</w:t>
            </w:r>
          </w:p>
        </w:tc>
      </w:tr>
      <w:tr w:rsidR="007C4F7D" w:rsidRPr="00EA16EA" w14:paraId="1ACF8929" w14:textId="77777777" w:rsidTr="007C4F7D">
        <w:trPr>
          <w:trHeight w:val="805"/>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8C1D839" w14:textId="77777777" w:rsidR="007C4F7D" w:rsidRDefault="007C4F7D">
            <w:pPr>
              <w:jc w:val="both"/>
              <w:rPr>
                <w:rFonts w:ascii="Segoe UI" w:hAnsi="Segoe UI" w:cs="Segoe UI"/>
                <w:color w:val="333333"/>
              </w:rPr>
            </w:pPr>
            <w:r>
              <w:rPr>
                <w:rFonts w:ascii="Segoe UI" w:hAnsi="Segoe UI" w:cs="Segoe UI"/>
                <w:color w:val="333333"/>
              </w:rPr>
              <w:t>5</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F90F20D" w14:textId="77777777" w:rsidR="007C4F7D" w:rsidRPr="007C4F7D" w:rsidRDefault="007C4F7D">
            <w:pPr>
              <w:jc w:val="both"/>
              <w:rPr>
                <w:rFonts w:ascii="Segoe UI" w:hAnsi="Segoe UI" w:cs="Segoe UI"/>
                <w:color w:val="333333"/>
                <w:lang w:val="en-US"/>
              </w:rPr>
            </w:pPr>
            <w:r w:rsidRPr="007C4F7D">
              <w:rPr>
                <w:rFonts w:ascii="Segoe UI" w:hAnsi="Segoe UI" w:cs="Segoe UI"/>
                <w:color w:val="333333"/>
                <w:lang w:val="en-US"/>
              </w:rPr>
              <w:t xml:space="preserve">default </w:t>
            </w:r>
            <w:proofErr w:type="spellStart"/>
            <w:r w:rsidRPr="007C4F7D">
              <w:rPr>
                <w:rFonts w:ascii="Segoe UI" w:hAnsi="Segoe UI" w:cs="Segoe UI"/>
                <w:color w:val="333333"/>
                <w:lang w:val="en-US"/>
              </w:rPr>
              <w:t>boolean</w:t>
            </w:r>
            <w:proofErr w:type="spellEnd"/>
            <w:r w:rsidRPr="007C4F7D">
              <w:rPr>
                <w:rFonts w:ascii="Segoe UI" w:hAnsi="Segoe UI" w:cs="Segoe UI"/>
                <w:color w:val="333333"/>
                <w:lang w:val="en-US"/>
              </w:rPr>
              <w:t xml:space="preserve"> </w:t>
            </w:r>
            <w:proofErr w:type="spellStart"/>
            <w:proofErr w:type="gramStart"/>
            <w:r w:rsidRPr="007C4F7D">
              <w:rPr>
                <w:rFonts w:ascii="Segoe UI" w:hAnsi="Segoe UI" w:cs="Segoe UI"/>
                <w:color w:val="333333"/>
                <w:lang w:val="en-US"/>
              </w:rPr>
              <w:t>removeIf</w:t>
            </w:r>
            <w:proofErr w:type="spellEnd"/>
            <w:r w:rsidRPr="007C4F7D">
              <w:rPr>
                <w:rFonts w:ascii="Segoe UI" w:hAnsi="Segoe UI" w:cs="Segoe UI"/>
                <w:color w:val="333333"/>
                <w:lang w:val="en-US"/>
              </w:rPr>
              <w:t>(</w:t>
            </w:r>
            <w:proofErr w:type="gramEnd"/>
            <w:r w:rsidRPr="007C4F7D">
              <w:rPr>
                <w:rFonts w:ascii="Segoe UI" w:hAnsi="Segoe UI" w:cs="Segoe UI"/>
                <w:color w:val="333333"/>
                <w:lang w:val="en-US"/>
              </w:rPr>
              <w:t>Predicate&lt;? super E&gt; filter)</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6A2B391" w14:textId="77777777" w:rsidR="007C4F7D" w:rsidRPr="007C4F7D" w:rsidRDefault="007C4F7D">
            <w:pPr>
              <w:jc w:val="both"/>
              <w:rPr>
                <w:rFonts w:ascii="Segoe UI" w:hAnsi="Segoe UI" w:cs="Segoe UI"/>
                <w:color w:val="333333"/>
                <w:lang w:val="en-US"/>
              </w:rPr>
            </w:pPr>
            <w:r w:rsidRPr="007C4F7D">
              <w:rPr>
                <w:rFonts w:ascii="Segoe UI" w:hAnsi="Segoe UI" w:cs="Segoe UI"/>
                <w:color w:val="333333"/>
                <w:lang w:val="en-US"/>
              </w:rPr>
              <w:t>It is used to delete all the elements of the collection that satisfy the specified predicate.</w:t>
            </w:r>
          </w:p>
        </w:tc>
      </w:tr>
      <w:tr w:rsidR="007C4F7D" w:rsidRPr="00EA16EA" w14:paraId="45F6440F" w14:textId="77777777" w:rsidTr="007C4F7D">
        <w:trPr>
          <w:trHeight w:val="805"/>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6CDA850" w14:textId="77777777" w:rsidR="007C4F7D" w:rsidRDefault="007C4F7D">
            <w:pPr>
              <w:jc w:val="both"/>
              <w:rPr>
                <w:rFonts w:ascii="Segoe UI" w:hAnsi="Segoe UI" w:cs="Segoe UI"/>
                <w:color w:val="333333"/>
              </w:rPr>
            </w:pPr>
            <w:r>
              <w:rPr>
                <w:rFonts w:ascii="Segoe UI" w:hAnsi="Segoe UI" w:cs="Segoe UI"/>
                <w:color w:val="333333"/>
              </w:rPr>
              <w:t>6</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ABEC44D" w14:textId="77777777" w:rsidR="007C4F7D" w:rsidRPr="007C4F7D" w:rsidRDefault="007C4F7D">
            <w:pPr>
              <w:jc w:val="both"/>
              <w:rPr>
                <w:rFonts w:ascii="Segoe UI" w:hAnsi="Segoe UI" w:cs="Segoe UI"/>
                <w:color w:val="333333"/>
                <w:lang w:val="en-US"/>
              </w:rPr>
            </w:pPr>
            <w:r w:rsidRPr="007C4F7D">
              <w:rPr>
                <w:rFonts w:ascii="Segoe UI" w:hAnsi="Segoe UI" w:cs="Segoe UI"/>
                <w:color w:val="333333"/>
                <w:lang w:val="en-US"/>
              </w:rPr>
              <w:t xml:space="preserve">public </w:t>
            </w:r>
            <w:proofErr w:type="spellStart"/>
            <w:r w:rsidRPr="007C4F7D">
              <w:rPr>
                <w:rFonts w:ascii="Segoe UI" w:hAnsi="Segoe UI" w:cs="Segoe UI"/>
                <w:color w:val="333333"/>
                <w:lang w:val="en-US"/>
              </w:rPr>
              <w:t>boolean</w:t>
            </w:r>
            <w:proofErr w:type="spellEnd"/>
            <w:r w:rsidRPr="007C4F7D">
              <w:rPr>
                <w:rFonts w:ascii="Segoe UI" w:hAnsi="Segoe UI" w:cs="Segoe UI"/>
                <w:color w:val="333333"/>
                <w:lang w:val="en-US"/>
              </w:rPr>
              <w:t xml:space="preserve"> </w:t>
            </w:r>
            <w:proofErr w:type="spellStart"/>
            <w:proofErr w:type="gramStart"/>
            <w:r w:rsidRPr="007C4F7D">
              <w:rPr>
                <w:rFonts w:ascii="Segoe UI" w:hAnsi="Segoe UI" w:cs="Segoe UI"/>
                <w:color w:val="333333"/>
                <w:lang w:val="en-US"/>
              </w:rPr>
              <w:t>retainAll</w:t>
            </w:r>
            <w:proofErr w:type="spellEnd"/>
            <w:r w:rsidRPr="007C4F7D">
              <w:rPr>
                <w:rFonts w:ascii="Segoe UI" w:hAnsi="Segoe UI" w:cs="Segoe UI"/>
                <w:color w:val="333333"/>
                <w:lang w:val="en-US"/>
              </w:rPr>
              <w:t>(</w:t>
            </w:r>
            <w:proofErr w:type="gramEnd"/>
            <w:r w:rsidRPr="007C4F7D">
              <w:rPr>
                <w:rFonts w:ascii="Segoe UI" w:hAnsi="Segoe UI" w:cs="Segoe UI"/>
                <w:color w:val="333333"/>
                <w:lang w:val="en-US"/>
              </w:rPr>
              <w:t>Collection&lt;?&gt; c)</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37DA380" w14:textId="77777777" w:rsidR="007C4F7D" w:rsidRPr="007C4F7D" w:rsidRDefault="007C4F7D">
            <w:pPr>
              <w:jc w:val="both"/>
              <w:rPr>
                <w:rFonts w:ascii="Segoe UI" w:hAnsi="Segoe UI" w:cs="Segoe UI"/>
                <w:color w:val="333333"/>
                <w:lang w:val="en-US"/>
              </w:rPr>
            </w:pPr>
            <w:r w:rsidRPr="007C4F7D">
              <w:rPr>
                <w:rFonts w:ascii="Segoe UI" w:hAnsi="Segoe UI" w:cs="Segoe UI"/>
                <w:color w:val="333333"/>
                <w:lang w:val="en-US"/>
              </w:rPr>
              <w:t>It is used to delete all the elements of invoking collection except the specified collection.</w:t>
            </w:r>
          </w:p>
        </w:tc>
      </w:tr>
      <w:tr w:rsidR="007C4F7D" w:rsidRPr="00EA16EA" w14:paraId="31CF05F9" w14:textId="77777777" w:rsidTr="007C4F7D">
        <w:trPr>
          <w:trHeight w:val="485"/>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39DD622" w14:textId="77777777" w:rsidR="007C4F7D" w:rsidRDefault="007C4F7D">
            <w:pPr>
              <w:jc w:val="both"/>
              <w:rPr>
                <w:rFonts w:ascii="Segoe UI" w:hAnsi="Segoe UI" w:cs="Segoe UI"/>
                <w:color w:val="333333"/>
              </w:rPr>
            </w:pPr>
            <w:r>
              <w:rPr>
                <w:rFonts w:ascii="Segoe UI" w:hAnsi="Segoe UI" w:cs="Segoe UI"/>
                <w:color w:val="333333"/>
              </w:rPr>
              <w:lastRenderedPageBreak/>
              <w:t>7</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92C924C" w14:textId="77777777" w:rsidR="007C4F7D" w:rsidRDefault="007C4F7D">
            <w:pPr>
              <w:jc w:val="both"/>
              <w:rPr>
                <w:rFonts w:ascii="Segoe UI" w:hAnsi="Segoe UI" w:cs="Segoe UI"/>
                <w:color w:val="333333"/>
              </w:rPr>
            </w:pPr>
            <w:proofErr w:type="spellStart"/>
            <w:r>
              <w:rPr>
                <w:rFonts w:ascii="Segoe UI" w:hAnsi="Segoe UI" w:cs="Segoe UI"/>
                <w:color w:val="333333"/>
              </w:rPr>
              <w:t>public</w:t>
            </w:r>
            <w:proofErr w:type="spellEnd"/>
            <w:r>
              <w:rPr>
                <w:rFonts w:ascii="Segoe UI" w:hAnsi="Segoe UI" w:cs="Segoe UI"/>
                <w:color w:val="333333"/>
              </w:rPr>
              <w:t xml:space="preserve"> </w:t>
            </w:r>
            <w:proofErr w:type="spellStart"/>
            <w:r>
              <w:rPr>
                <w:rFonts w:ascii="Segoe UI" w:hAnsi="Segoe UI" w:cs="Segoe UI"/>
                <w:color w:val="333333"/>
              </w:rPr>
              <w:t>int</w:t>
            </w:r>
            <w:proofErr w:type="spellEnd"/>
            <w:r>
              <w:rPr>
                <w:rFonts w:ascii="Segoe UI" w:hAnsi="Segoe UI" w:cs="Segoe UI"/>
                <w:color w:val="333333"/>
              </w:rPr>
              <w:t xml:space="preserve"> </w:t>
            </w:r>
            <w:proofErr w:type="spellStart"/>
            <w:proofErr w:type="gramStart"/>
            <w:r>
              <w:rPr>
                <w:rFonts w:ascii="Segoe UI" w:hAnsi="Segoe UI" w:cs="Segoe UI"/>
                <w:color w:val="333333"/>
              </w:rPr>
              <w:t>size</w:t>
            </w:r>
            <w:proofErr w:type="spellEnd"/>
            <w:r>
              <w:rPr>
                <w:rFonts w:ascii="Segoe UI" w:hAnsi="Segoe UI" w:cs="Segoe UI"/>
                <w:color w:val="333333"/>
              </w:rPr>
              <w:t>(</w:t>
            </w:r>
            <w:proofErr w:type="gram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DF52D13" w14:textId="77777777" w:rsidR="007C4F7D" w:rsidRPr="007C4F7D" w:rsidRDefault="007C4F7D">
            <w:pPr>
              <w:jc w:val="both"/>
              <w:rPr>
                <w:rFonts w:ascii="Segoe UI" w:hAnsi="Segoe UI" w:cs="Segoe UI"/>
                <w:color w:val="333333"/>
                <w:lang w:val="en-US"/>
              </w:rPr>
            </w:pPr>
            <w:r w:rsidRPr="007C4F7D">
              <w:rPr>
                <w:rFonts w:ascii="Segoe UI" w:hAnsi="Segoe UI" w:cs="Segoe UI"/>
                <w:color w:val="333333"/>
                <w:lang w:val="en-US"/>
              </w:rPr>
              <w:t>It returns the total number of elements in the collection.</w:t>
            </w:r>
          </w:p>
        </w:tc>
      </w:tr>
      <w:tr w:rsidR="007C4F7D" w:rsidRPr="00EA16EA" w14:paraId="40758F67" w14:textId="77777777" w:rsidTr="007C4F7D">
        <w:trPr>
          <w:trHeight w:val="485"/>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E24F3A7" w14:textId="77777777" w:rsidR="007C4F7D" w:rsidRDefault="007C4F7D">
            <w:pPr>
              <w:jc w:val="both"/>
              <w:rPr>
                <w:rFonts w:ascii="Segoe UI" w:hAnsi="Segoe UI" w:cs="Segoe UI"/>
                <w:color w:val="333333"/>
              </w:rPr>
            </w:pPr>
            <w:r>
              <w:rPr>
                <w:rFonts w:ascii="Segoe UI" w:hAnsi="Segoe UI" w:cs="Segoe UI"/>
                <w:color w:val="333333"/>
              </w:rPr>
              <w:t>8</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AA4317A" w14:textId="77777777" w:rsidR="007C4F7D" w:rsidRDefault="007C4F7D">
            <w:pPr>
              <w:jc w:val="both"/>
              <w:rPr>
                <w:rFonts w:ascii="Segoe UI" w:hAnsi="Segoe UI" w:cs="Segoe UI"/>
                <w:color w:val="333333"/>
              </w:rPr>
            </w:pPr>
            <w:proofErr w:type="spellStart"/>
            <w:r>
              <w:rPr>
                <w:rFonts w:ascii="Segoe UI" w:hAnsi="Segoe UI" w:cs="Segoe UI"/>
                <w:color w:val="333333"/>
              </w:rPr>
              <w:t>public</w:t>
            </w:r>
            <w:proofErr w:type="spellEnd"/>
            <w:r>
              <w:rPr>
                <w:rFonts w:ascii="Segoe UI" w:hAnsi="Segoe UI" w:cs="Segoe UI"/>
                <w:color w:val="333333"/>
              </w:rPr>
              <w:t xml:space="preserve"> </w:t>
            </w:r>
            <w:proofErr w:type="spellStart"/>
            <w:r>
              <w:rPr>
                <w:rFonts w:ascii="Segoe UI" w:hAnsi="Segoe UI" w:cs="Segoe UI"/>
                <w:color w:val="333333"/>
              </w:rPr>
              <w:t>void</w:t>
            </w:r>
            <w:proofErr w:type="spellEnd"/>
            <w:r>
              <w:rPr>
                <w:rFonts w:ascii="Segoe UI" w:hAnsi="Segoe UI" w:cs="Segoe UI"/>
                <w:color w:val="333333"/>
              </w:rPr>
              <w:t xml:space="preserve"> </w:t>
            </w:r>
            <w:proofErr w:type="spellStart"/>
            <w:proofErr w:type="gramStart"/>
            <w:r>
              <w:rPr>
                <w:rFonts w:ascii="Segoe UI" w:hAnsi="Segoe UI" w:cs="Segoe UI"/>
                <w:color w:val="333333"/>
              </w:rPr>
              <w:t>clear</w:t>
            </w:r>
            <w:proofErr w:type="spellEnd"/>
            <w:r>
              <w:rPr>
                <w:rFonts w:ascii="Segoe UI" w:hAnsi="Segoe UI" w:cs="Segoe UI"/>
                <w:color w:val="333333"/>
              </w:rPr>
              <w:t>(</w:t>
            </w:r>
            <w:proofErr w:type="gram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80AC6B3" w14:textId="77777777" w:rsidR="007C4F7D" w:rsidRPr="007C4F7D" w:rsidRDefault="007C4F7D">
            <w:pPr>
              <w:jc w:val="both"/>
              <w:rPr>
                <w:rFonts w:ascii="Segoe UI" w:hAnsi="Segoe UI" w:cs="Segoe UI"/>
                <w:color w:val="333333"/>
                <w:lang w:val="en-US"/>
              </w:rPr>
            </w:pPr>
            <w:r w:rsidRPr="007C4F7D">
              <w:rPr>
                <w:rFonts w:ascii="Segoe UI" w:hAnsi="Segoe UI" w:cs="Segoe UI"/>
                <w:color w:val="333333"/>
                <w:lang w:val="en-US"/>
              </w:rPr>
              <w:t>It removes the total number of elements from the collection.</w:t>
            </w:r>
          </w:p>
        </w:tc>
      </w:tr>
      <w:tr w:rsidR="007C4F7D" w:rsidRPr="00EA16EA" w14:paraId="3646587C" w14:textId="77777777" w:rsidTr="007C4F7D">
        <w:trPr>
          <w:trHeight w:val="485"/>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90B3C1B" w14:textId="77777777" w:rsidR="007C4F7D" w:rsidRDefault="007C4F7D">
            <w:pPr>
              <w:jc w:val="both"/>
              <w:rPr>
                <w:rFonts w:ascii="Segoe UI" w:hAnsi="Segoe UI" w:cs="Segoe UI"/>
                <w:color w:val="333333"/>
              </w:rPr>
            </w:pPr>
            <w:r>
              <w:rPr>
                <w:rFonts w:ascii="Segoe UI" w:hAnsi="Segoe UI" w:cs="Segoe UI"/>
                <w:color w:val="333333"/>
              </w:rPr>
              <w:t>9</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F0DC1E8" w14:textId="77777777" w:rsidR="007C4F7D" w:rsidRPr="007C4F7D" w:rsidRDefault="007C4F7D">
            <w:pPr>
              <w:jc w:val="both"/>
              <w:rPr>
                <w:rFonts w:ascii="Segoe UI" w:hAnsi="Segoe UI" w:cs="Segoe UI"/>
                <w:color w:val="333333"/>
                <w:lang w:val="en-US"/>
              </w:rPr>
            </w:pPr>
            <w:r w:rsidRPr="007C4F7D">
              <w:rPr>
                <w:rFonts w:ascii="Segoe UI" w:hAnsi="Segoe UI" w:cs="Segoe UI"/>
                <w:color w:val="333333"/>
                <w:lang w:val="en-US"/>
              </w:rPr>
              <w:t xml:space="preserve">public </w:t>
            </w:r>
            <w:proofErr w:type="spellStart"/>
            <w:r w:rsidRPr="007C4F7D">
              <w:rPr>
                <w:rFonts w:ascii="Segoe UI" w:hAnsi="Segoe UI" w:cs="Segoe UI"/>
                <w:color w:val="333333"/>
                <w:lang w:val="en-US"/>
              </w:rPr>
              <w:t>boolean</w:t>
            </w:r>
            <w:proofErr w:type="spellEnd"/>
            <w:r w:rsidRPr="007C4F7D">
              <w:rPr>
                <w:rFonts w:ascii="Segoe UI" w:hAnsi="Segoe UI" w:cs="Segoe UI"/>
                <w:color w:val="333333"/>
                <w:lang w:val="en-US"/>
              </w:rPr>
              <w:t xml:space="preserve"> </w:t>
            </w:r>
            <w:proofErr w:type="gramStart"/>
            <w:r w:rsidRPr="007C4F7D">
              <w:rPr>
                <w:rFonts w:ascii="Segoe UI" w:hAnsi="Segoe UI" w:cs="Segoe UI"/>
                <w:color w:val="333333"/>
                <w:lang w:val="en-US"/>
              </w:rPr>
              <w:t>contains(</w:t>
            </w:r>
            <w:proofErr w:type="gramEnd"/>
            <w:r w:rsidRPr="007C4F7D">
              <w:rPr>
                <w:rFonts w:ascii="Segoe UI" w:hAnsi="Segoe UI" w:cs="Segoe UI"/>
                <w:color w:val="333333"/>
                <w:lang w:val="en-US"/>
              </w:rPr>
              <w:t>Object element)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DD4C2EB" w14:textId="77777777" w:rsidR="007C4F7D" w:rsidRPr="007C4F7D" w:rsidRDefault="007C4F7D">
            <w:pPr>
              <w:jc w:val="both"/>
              <w:rPr>
                <w:rFonts w:ascii="Segoe UI" w:hAnsi="Segoe UI" w:cs="Segoe UI"/>
                <w:color w:val="333333"/>
                <w:lang w:val="en-US"/>
              </w:rPr>
            </w:pPr>
            <w:r w:rsidRPr="007C4F7D">
              <w:rPr>
                <w:rFonts w:ascii="Segoe UI" w:hAnsi="Segoe UI" w:cs="Segoe UI"/>
                <w:color w:val="333333"/>
                <w:lang w:val="en-US"/>
              </w:rPr>
              <w:t>It is used to search an element.</w:t>
            </w:r>
          </w:p>
        </w:tc>
      </w:tr>
      <w:tr w:rsidR="007C4F7D" w:rsidRPr="00EA16EA" w14:paraId="5C5522F9" w14:textId="77777777" w:rsidTr="007C4F7D">
        <w:trPr>
          <w:trHeight w:val="485"/>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3BD5FD8" w14:textId="77777777" w:rsidR="007C4F7D" w:rsidRDefault="007C4F7D">
            <w:pPr>
              <w:jc w:val="both"/>
              <w:rPr>
                <w:rFonts w:ascii="Segoe UI" w:hAnsi="Segoe UI" w:cs="Segoe UI"/>
                <w:color w:val="333333"/>
              </w:rPr>
            </w:pPr>
            <w:r>
              <w:rPr>
                <w:rFonts w:ascii="Segoe UI" w:hAnsi="Segoe UI" w:cs="Segoe UI"/>
                <w:color w:val="333333"/>
              </w:rPr>
              <w:t>10</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312B04B" w14:textId="77777777" w:rsidR="007C4F7D" w:rsidRPr="007C4F7D" w:rsidRDefault="007C4F7D">
            <w:pPr>
              <w:jc w:val="both"/>
              <w:rPr>
                <w:rFonts w:ascii="Segoe UI" w:hAnsi="Segoe UI" w:cs="Segoe UI"/>
                <w:color w:val="333333"/>
                <w:lang w:val="en-US"/>
              </w:rPr>
            </w:pPr>
            <w:r w:rsidRPr="007C4F7D">
              <w:rPr>
                <w:rFonts w:ascii="Segoe UI" w:hAnsi="Segoe UI" w:cs="Segoe UI"/>
                <w:color w:val="333333"/>
                <w:lang w:val="en-US"/>
              </w:rPr>
              <w:t xml:space="preserve">public </w:t>
            </w:r>
            <w:proofErr w:type="spellStart"/>
            <w:r w:rsidRPr="007C4F7D">
              <w:rPr>
                <w:rFonts w:ascii="Segoe UI" w:hAnsi="Segoe UI" w:cs="Segoe UI"/>
                <w:color w:val="333333"/>
                <w:lang w:val="en-US"/>
              </w:rPr>
              <w:t>boolean</w:t>
            </w:r>
            <w:proofErr w:type="spellEnd"/>
            <w:r w:rsidRPr="007C4F7D">
              <w:rPr>
                <w:rFonts w:ascii="Segoe UI" w:hAnsi="Segoe UI" w:cs="Segoe UI"/>
                <w:color w:val="333333"/>
                <w:lang w:val="en-US"/>
              </w:rPr>
              <w:t xml:space="preserve"> </w:t>
            </w:r>
            <w:proofErr w:type="spellStart"/>
            <w:proofErr w:type="gramStart"/>
            <w:r w:rsidRPr="007C4F7D">
              <w:rPr>
                <w:rFonts w:ascii="Segoe UI" w:hAnsi="Segoe UI" w:cs="Segoe UI"/>
                <w:color w:val="333333"/>
                <w:lang w:val="en-US"/>
              </w:rPr>
              <w:t>containsAll</w:t>
            </w:r>
            <w:proofErr w:type="spellEnd"/>
            <w:r w:rsidRPr="007C4F7D">
              <w:rPr>
                <w:rFonts w:ascii="Segoe UI" w:hAnsi="Segoe UI" w:cs="Segoe UI"/>
                <w:color w:val="333333"/>
                <w:lang w:val="en-US"/>
              </w:rPr>
              <w:t>(</w:t>
            </w:r>
            <w:proofErr w:type="gramEnd"/>
            <w:r w:rsidRPr="007C4F7D">
              <w:rPr>
                <w:rFonts w:ascii="Segoe UI" w:hAnsi="Segoe UI" w:cs="Segoe UI"/>
                <w:color w:val="333333"/>
                <w:lang w:val="en-US"/>
              </w:rPr>
              <w:t>Collection&lt;?&gt; c)</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F020A63" w14:textId="77777777" w:rsidR="007C4F7D" w:rsidRPr="007C4F7D" w:rsidRDefault="007C4F7D">
            <w:pPr>
              <w:jc w:val="both"/>
              <w:rPr>
                <w:rFonts w:ascii="Segoe UI" w:hAnsi="Segoe UI" w:cs="Segoe UI"/>
                <w:color w:val="333333"/>
                <w:lang w:val="en-US"/>
              </w:rPr>
            </w:pPr>
            <w:r w:rsidRPr="007C4F7D">
              <w:rPr>
                <w:rFonts w:ascii="Segoe UI" w:hAnsi="Segoe UI" w:cs="Segoe UI"/>
                <w:color w:val="333333"/>
                <w:lang w:val="en-US"/>
              </w:rPr>
              <w:t>It is used to search the specified collection in the collection.</w:t>
            </w:r>
          </w:p>
        </w:tc>
      </w:tr>
      <w:tr w:rsidR="007C4F7D" w14:paraId="17F82C42" w14:textId="77777777" w:rsidTr="007C4F7D">
        <w:trPr>
          <w:trHeight w:val="485"/>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92B8E56" w14:textId="77777777" w:rsidR="007C4F7D" w:rsidRDefault="007C4F7D">
            <w:pPr>
              <w:jc w:val="both"/>
              <w:rPr>
                <w:rFonts w:ascii="Segoe UI" w:hAnsi="Segoe UI" w:cs="Segoe UI"/>
                <w:color w:val="333333"/>
              </w:rPr>
            </w:pPr>
            <w:r>
              <w:rPr>
                <w:rFonts w:ascii="Segoe UI" w:hAnsi="Segoe UI" w:cs="Segoe UI"/>
                <w:color w:val="333333"/>
              </w:rPr>
              <w:t>11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70057F4" w14:textId="77777777" w:rsidR="007C4F7D" w:rsidRDefault="007C4F7D">
            <w:pPr>
              <w:jc w:val="both"/>
              <w:rPr>
                <w:rFonts w:ascii="Segoe UI" w:hAnsi="Segoe UI" w:cs="Segoe UI"/>
                <w:color w:val="333333"/>
              </w:rPr>
            </w:pPr>
            <w:proofErr w:type="spellStart"/>
            <w:r>
              <w:rPr>
                <w:rFonts w:ascii="Segoe UI" w:hAnsi="Segoe UI" w:cs="Segoe UI"/>
                <w:color w:val="333333"/>
              </w:rPr>
              <w:t>public</w:t>
            </w:r>
            <w:proofErr w:type="spellEnd"/>
            <w:r>
              <w:rPr>
                <w:rFonts w:ascii="Segoe UI" w:hAnsi="Segoe UI" w:cs="Segoe UI"/>
                <w:color w:val="333333"/>
              </w:rPr>
              <w:t xml:space="preserve"> </w:t>
            </w:r>
            <w:proofErr w:type="spellStart"/>
            <w:r>
              <w:rPr>
                <w:rFonts w:ascii="Segoe UI" w:hAnsi="Segoe UI" w:cs="Segoe UI"/>
                <w:color w:val="333333"/>
              </w:rPr>
              <w:t>Iterator</w:t>
            </w:r>
            <w:proofErr w:type="spellEnd"/>
            <w:r>
              <w:rPr>
                <w:rFonts w:ascii="Segoe UI" w:hAnsi="Segoe UI" w:cs="Segoe UI"/>
                <w:color w:val="333333"/>
              </w:rPr>
              <w:t xml:space="preserve"> </w:t>
            </w:r>
            <w:proofErr w:type="spellStart"/>
            <w:proofErr w:type="gramStart"/>
            <w:r>
              <w:rPr>
                <w:rFonts w:ascii="Segoe UI" w:hAnsi="Segoe UI" w:cs="Segoe UI"/>
                <w:color w:val="333333"/>
              </w:rPr>
              <w:t>iterator</w:t>
            </w:r>
            <w:proofErr w:type="spellEnd"/>
            <w:r>
              <w:rPr>
                <w:rFonts w:ascii="Segoe UI" w:hAnsi="Segoe UI" w:cs="Segoe UI"/>
                <w:color w:val="333333"/>
              </w:rPr>
              <w:t>(</w:t>
            </w:r>
            <w:proofErr w:type="gram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33AF5E5" w14:textId="77777777" w:rsidR="007C4F7D" w:rsidRDefault="007C4F7D">
            <w:pPr>
              <w:jc w:val="both"/>
              <w:rPr>
                <w:rFonts w:ascii="Segoe UI" w:hAnsi="Segoe UI" w:cs="Segoe UI"/>
                <w:color w:val="333333"/>
              </w:rPr>
            </w:pPr>
            <w:r>
              <w:rPr>
                <w:rFonts w:ascii="Segoe UI" w:hAnsi="Segoe UI" w:cs="Segoe UI"/>
                <w:color w:val="333333"/>
              </w:rPr>
              <w:t xml:space="preserve">It </w:t>
            </w:r>
            <w:proofErr w:type="spellStart"/>
            <w:r>
              <w:rPr>
                <w:rFonts w:ascii="Segoe UI" w:hAnsi="Segoe UI" w:cs="Segoe UI"/>
                <w:color w:val="333333"/>
              </w:rPr>
              <w:t>returns</w:t>
            </w:r>
            <w:proofErr w:type="spellEnd"/>
            <w:r>
              <w:rPr>
                <w:rFonts w:ascii="Segoe UI" w:hAnsi="Segoe UI" w:cs="Segoe UI"/>
                <w:color w:val="333333"/>
              </w:rPr>
              <w:t xml:space="preserve"> </w:t>
            </w:r>
            <w:proofErr w:type="spellStart"/>
            <w:r>
              <w:rPr>
                <w:rFonts w:ascii="Segoe UI" w:hAnsi="Segoe UI" w:cs="Segoe UI"/>
                <w:color w:val="333333"/>
              </w:rPr>
              <w:t>an</w:t>
            </w:r>
            <w:proofErr w:type="spellEnd"/>
            <w:r>
              <w:rPr>
                <w:rFonts w:ascii="Segoe UI" w:hAnsi="Segoe UI" w:cs="Segoe UI"/>
                <w:color w:val="333333"/>
              </w:rPr>
              <w:t xml:space="preserve"> </w:t>
            </w:r>
            <w:proofErr w:type="spellStart"/>
            <w:r>
              <w:rPr>
                <w:rFonts w:ascii="Segoe UI" w:hAnsi="Segoe UI" w:cs="Segoe UI"/>
                <w:color w:val="333333"/>
              </w:rPr>
              <w:t>iterator</w:t>
            </w:r>
            <w:proofErr w:type="spellEnd"/>
            <w:r>
              <w:rPr>
                <w:rFonts w:ascii="Segoe UI" w:hAnsi="Segoe UI" w:cs="Segoe UI"/>
                <w:color w:val="333333"/>
              </w:rPr>
              <w:t>.</w:t>
            </w:r>
          </w:p>
        </w:tc>
      </w:tr>
      <w:tr w:rsidR="007C4F7D" w:rsidRPr="00EA16EA" w14:paraId="6489FF56" w14:textId="77777777" w:rsidTr="007C4F7D">
        <w:trPr>
          <w:trHeight w:val="485"/>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6C6A031" w14:textId="77777777" w:rsidR="007C4F7D" w:rsidRDefault="007C4F7D">
            <w:pPr>
              <w:jc w:val="both"/>
              <w:rPr>
                <w:rFonts w:ascii="Segoe UI" w:hAnsi="Segoe UI" w:cs="Segoe UI"/>
                <w:color w:val="333333"/>
              </w:rPr>
            </w:pPr>
            <w:r>
              <w:rPr>
                <w:rFonts w:ascii="Segoe UI" w:hAnsi="Segoe UI" w:cs="Segoe UI"/>
                <w:color w:val="333333"/>
              </w:rPr>
              <w:t>12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CFC44D4" w14:textId="77777777" w:rsidR="007C4F7D" w:rsidRDefault="007C4F7D">
            <w:pPr>
              <w:jc w:val="both"/>
              <w:rPr>
                <w:rFonts w:ascii="Segoe UI" w:hAnsi="Segoe UI" w:cs="Segoe UI"/>
                <w:color w:val="333333"/>
              </w:rPr>
            </w:pPr>
            <w:proofErr w:type="spellStart"/>
            <w:r>
              <w:rPr>
                <w:rFonts w:ascii="Segoe UI" w:hAnsi="Segoe UI" w:cs="Segoe UI"/>
                <w:color w:val="333333"/>
              </w:rPr>
              <w:t>public</w:t>
            </w:r>
            <w:proofErr w:type="spellEnd"/>
            <w:r>
              <w:rPr>
                <w:rFonts w:ascii="Segoe UI" w:hAnsi="Segoe UI" w:cs="Segoe UI"/>
                <w:color w:val="333333"/>
              </w:rPr>
              <w:t xml:space="preserve"> </w:t>
            </w:r>
            <w:proofErr w:type="gramStart"/>
            <w:r>
              <w:rPr>
                <w:rFonts w:ascii="Segoe UI" w:hAnsi="Segoe UI" w:cs="Segoe UI"/>
                <w:color w:val="333333"/>
              </w:rPr>
              <w:t>Object[</w:t>
            </w:r>
            <w:proofErr w:type="gramEnd"/>
            <w:r>
              <w:rPr>
                <w:rFonts w:ascii="Segoe UI" w:hAnsi="Segoe UI" w:cs="Segoe UI"/>
                <w:color w:val="333333"/>
              </w:rPr>
              <w:t xml:space="preserve">] </w:t>
            </w:r>
            <w:proofErr w:type="spellStart"/>
            <w:r>
              <w:rPr>
                <w:rFonts w:ascii="Segoe UI" w:hAnsi="Segoe UI" w:cs="Segoe UI"/>
                <w:color w:val="333333"/>
              </w:rPr>
              <w:t>toArray</w:t>
            </w:r>
            <w:proofErr w:type="spell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4E9485D" w14:textId="77777777" w:rsidR="007C4F7D" w:rsidRPr="007C4F7D" w:rsidRDefault="007C4F7D">
            <w:pPr>
              <w:jc w:val="both"/>
              <w:rPr>
                <w:rFonts w:ascii="Segoe UI" w:hAnsi="Segoe UI" w:cs="Segoe UI"/>
                <w:color w:val="333333"/>
                <w:lang w:val="en-US"/>
              </w:rPr>
            </w:pPr>
            <w:r w:rsidRPr="007C4F7D">
              <w:rPr>
                <w:rFonts w:ascii="Segoe UI" w:hAnsi="Segoe UI" w:cs="Segoe UI"/>
                <w:color w:val="333333"/>
                <w:lang w:val="en-US"/>
              </w:rPr>
              <w:t>It converts collection into array.</w:t>
            </w:r>
          </w:p>
        </w:tc>
      </w:tr>
      <w:tr w:rsidR="007C4F7D" w:rsidRPr="00EA16EA" w14:paraId="7623E6D9" w14:textId="77777777" w:rsidTr="007C4F7D">
        <w:trPr>
          <w:trHeight w:val="805"/>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D156122" w14:textId="77777777" w:rsidR="007C4F7D" w:rsidRDefault="007C4F7D">
            <w:pPr>
              <w:jc w:val="both"/>
              <w:rPr>
                <w:rFonts w:ascii="Segoe UI" w:hAnsi="Segoe UI" w:cs="Segoe UI"/>
                <w:color w:val="333333"/>
              </w:rPr>
            </w:pPr>
            <w:r>
              <w:rPr>
                <w:rFonts w:ascii="Segoe UI" w:hAnsi="Segoe UI" w:cs="Segoe UI"/>
                <w:color w:val="333333"/>
              </w:rPr>
              <w:t>13</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83C157D" w14:textId="77777777" w:rsidR="007C4F7D" w:rsidRPr="007C4F7D" w:rsidRDefault="007C4F7D">
            <w:pPr>
              <w:jc w:val="both"/>
              <w:rPr>
                <w:rFonts w:ascii="Segoe UI" w:hAnsi="Segoe UI" w:cs="Segoe UI"/>
                <w:color w:val="333333"/>
                <w:lang w:val="en-US"/>
              </w:rPr>
            </w:pPr>
            <w:r w:rsidRPr="007C4F7D">
              <w:rPr>
                <w:rFonts w:ascii="Segoe UI" w:hAnsi="Segoe UI" w:cs="Segoe UI"/>
                <w:color w:val="333333"/>
                <w:lang w:val="en-US"/>
              </w:rPr>
              <w:t xml:space="preserve">public &lt;T&gt; </w:t>
            </w:r>
            <w:proofErr w:type="gramStart"/>
            <w:r w:rsidRPr="007C4F7D">
              <w:rPr>
                <w:rFonts w:ascii="Segoe UI" w:hAnsi="Segoe UI" w:cs="Segoe UI"/>
                <w:color w:val="333333"/>
                <w:lang w:val="en-US"/>
              </w:rPr>
              <w:t>T[</w:t>
            </w:r>
            <w:proofErr w:type="gramEnd"/>
            <w:r w:rsidRPr="007C4F7D">
              <w:rPr>
                <w:rFonts w:ascii="Segoe UI" w:hAnsi="Segoe UI" w:cs="Segoe UI"/>
                <w:color w:val="333333"/>
                <w:lang w:val="en-US"/>
              </w:rPr>
              <w:t xml:space="preserve">] </w:t>
            </w:r>
            <w:proofErr w:type="spellStart"/>
            <w:r w:rsidRPr="007C4F7D">
              <w:rPr>
                <w:rFonts w:ascii="Segoe UI" w:hAnsi="Segoe UI" w:cs="Segoe UI"/>
                <w:color w:val="333333"/>
                <w:lang w:val="en-US"/>
              </w:rPr>
              <w:t>toArray</w:t>
            </w:r>
            <w:proofErr w:type="spellEnd"/>
            <w:r w:rsidRPr="007C4F7D">
              <w:rPr>
                <w:rFonts w:ascii="Segoe UI" w:hAnsi="Segoe UI" w:cs="Segoe UI"/>
                <w:color w:val="333333"/>
                <w:lang w:val="en-US"/>
              </w:rPr>
              <w:t>(T[] a)</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41148D6" w14:textId="77777777" w:rsidR="007C4F7D" w:rsidRPr="007C4F7D" w:rsidRDefault="007C4F7D">
            <w:pPr>
              <w:jc w:val="both"/>
              <w:rPr>
                <w:rFonts w:ascii="Segoe UI" w:hAnsi="Segoe UI" w:cs="Segoe UI"/>
                <w:color w:val="333333"/>
                <w:lang w:val="en-US"/>
              </w:rPr>
            </w:pPr>
            <w:r w:rsidRPr="007C4F7D">
              <w:rPr>
                <w:rFonts w:ascii="Segoe UI" w:hAnsi="Segoe UI" w:cs="Segoe UI"/>
                <w:color w:val="333333"/>
                <w:lang w:val="en-US"/>
              </w:rPr>
              <w:t>It converts collection into array. Here, the runtime type of the returned array is that of the specified array.</w:t>
            </w:r>
          </w:p>
        </w:tc>
      </w:tr>
      <w:tr w:rsidR="007C4F7D" w:rsidRPr="00EA16EA" w14:paraId="45F968F1" w14:textId="77777777" w:rsidTr="007C4F7D">
        <w:trPr>
          <w:trHeight w:val="485"/>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A5BFA02" w14:textId="77777777" w:rsidR="007C4F7D" w:rsidRDefault="007C4F7D">
            <w:pPr>
              <w:jc w:val="both"/>
              <w:rPr>
                <w:rFonts w:ascii="Segoe UI" w:hAnsi="Segoe UI" w:cs="Segoe UI"/>
                <w:color w:val="333333"/>
              </w:rPr>
            </w:pPr>
            <w:r>
              <w:rPr>
                <w:rFonts w:ascii="Segoe UI" w:hAnsi="Segoe UI" w:cs="Segoe UI"/>
                <w:color w:val="333333"/>
              </w:rPr>
              <w:t>14</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592FD37" w14:textId="77777777" w:rsidR="007C4F7D" w:rsidRDefault="007C4F7D">
            <w:pPr>
              <w:jc w:val="both"/>
              <w:rPr>
                <w:rFonts w:ascii="Segoe UI" w:hAnsi="Segoe UI" w:cs="Segoe UI"/>
                <w:color w:val="333333"/>
              </w:rPr>
            </w:pPr>
            <w:proofErr w:type="spellStart"/>
            <w:r>
              <w:rPr>
                <w:rFonts w:ascii="Segoe UI" w:hAnsi="Segoe UI" w:cs="Segoe UI"/>
                <w:color w:val="333333"/>
              </w:rPr>
              <w:t>public</w:t>
            </w:r>
            <w:proofErr w:type="spellEnd"/>
            <w:r>
              <w:rPr>
                <w:rFonts w:ascii="Segoe UI" w:hAnsi="Segoe UI" w:cs="Segoe UI"/>
                <w:color w:val="333333"/>
              </w:rPr>
              <w:t xml:space="preserve"> </w:t>
            </w:r>
            <w:proofErr w:type="spellStart"/>
            <w:r>
              <w:rPr>
                <w:rFonts w:ascii="Segoe UI" w:hAnsi="Segoe UI" w:cs="Segoe UI"/>
                <w:color w:val="333333"/>
              </w:rPr>
              <w:t>boolean</w:t>
            </w:r>
            <w:proofErr w:type="spellEnd"/>
            <w:r>
              <w:rPr>
                <w:rFonts w:ascii="Segoe UI" w:hAnsi="Segoe UI" w:cs="Segoe UI"/>
                <w:color w:val="333333"/>
              </w:rPr>
              <w:t xml:space="preserve"> </w:t>
            </w:r>
            <w:proofErr w:type="spellStart"/>
            <w:proofErr w:type="gramStart"/>
            <w:r>
              <w:rPr>
                <w:rFonts w:ascii="Segoe UI" w:hAnsi="Segoe UI" w:cs="Segoe UI"/>
                <w:color w:val="333333"/>
              </w:rPr>
              <w:t>isEmpty</w:t>
            </w:r>
            <w:proofErr w:type="spellEnd"/>
            <w:r>
              <w:rPr>
                <w:rFonts w:ascii="Segoe UI" w:hAnsi="Segoe UI" w:cs="Segoe UI"/>
                <w:color w:val="333333"/>
              </w:rPr>
              <w:t>(</w:t>
            </w:r>
            <w:proofErr w:type="gram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308DC54" w14:textId="77777777" w:rsidR="007C4F7D" w:rsidRPr="007C4F7D" w:rsidRDefault="007C4F7D">
            <w:pPr>
              <w:jc w:val="both"/>
              <w:rPr>
                <w:rFonts w:ascii="Segoe UI" w:hAnsi="Segoe UI" w:cs="Segoe UI"/>
                <w:color w:val="333333"/>
                <w:lang w:val="en-US"/>
              </w:rPr>
            </w:pPr>
            <w:r w:rsidRPr="007C4F7D">
              <w:rPr>
                <w:rFonts w:ascii="Segoe UI" w:hAnsi="Segoe UI" w:cs="Segoe UI"/>
                <w:color w:val="333333"/>
                <w:lang w:val="en-US"/>
              </w:rPr>
              <w:t>It checks if collection is empty.</w:t>
            </w:r>
          </w:p>
        </w:tc>
      </w:tr>
      <w:tr w:rsidR="007C4F7D" w:rsidRPr="00EA16EA" w14:paraId="2F7EA7FC" w14:textId="77777777" w:rsidTr="007C4F7D">
        <w:trPr>
          <w:trHeight w:val="485"/>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C3BCB02" w14:textId="77777777" w:rsidR="007C4F7D" w:rsidRDefault="007C4F7D">
            <w:pPr>
              <w:jc w:val="both"/>
              <w:rPr>
                <w:rFonts w:ascii="Segoe UI" w:hAnsi="Segoe UI" w:cs="Segoe UI"/>
                <w:color w:val="333333"/>
              </w:rPr>
            </w:pPr>
            <w:r>
              <w:rPr>
                <w:rFonts w:ascii="Segoe UI" w:hAnsi="Segoe UI" w:cs="Segoe UI"/>
                <w:color w:val="333333"/>
              </w:rPr>
              <w:t>15</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CE7BCF4" w14:textId="77777777" w:rsidR="007C4F7D" w:rsidRDefault="007C4F7D">
            <w:pPr>
              <w:jc w:val="both"/>
              <w:rPr>
                <w:rFonts w:ascii="Segoe UI" w:hAnsi="Segoe UI" w:cs="Segoe UI"/>
                <w:color w:val="333333"/>
              </w:rPr>
            </w:pPr>
            <w:proofErr w:type="spellStart"/>
            <w:r>
              <w:rPr>
                <w:rFonts w:ascii="Segoe UI" w:hAnsi="Segoe UI" w:cs="Segoe UI"/>
                <w:color w:val="333333"/>
              </w:rPr>
              <w:t>default</w:t>
            </w:r>
            <w:proofErr w:type="spellEnd"/>
            <w:r>
              <w:rPr>
                <w:rFonts w:ascii="Segoe UI" w:hAnsi="Segoe UI" w:cs="Segoe UI"/>
                <w:color w:val="333333"/>
              </w:rPr>
              <w:t xml:space="preserve"> Stream&lt;E&gt; </w:t>
            </w:r>
            <w:proofErr w:type="spellStart"/>
            <w:proofErr w:type="gramStart"/>
            <w:r>
              <w:rPr>
                <w:rFonts w:ascii="Segoe UI" w:hAnsi="Segoe UI" w:cs="Segoe UI"/>
                <w:color w:val="333333"/>
              </w:rPr>
              <w:t>parallelStream</w:t>
            </w:r>
            <w:proofErr w:type="spellEnd"/>
            <w:r>
              <w:rPr>
                <w:rFonts w:ascii="Segoe UI" w:hAnsi="Segoe UI" w:cs="Segoe UI"/>
                <w:color w:val="333333"/>
              </w:rPr>
              <w:t>(</w:t>
            </w:r>
            <w:proofErr w:type="gram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148C372" w14:textId="77777777" w:rsidR="007C4F7D" w:rsidRPr="007C4F7D" w:rsidRDefault="007C4F7D">
            <w:pPr>
              <w:jc w:val="both"/>
              <w:rPr>
                <w:rFonts w:ascii="Segoe UI" w:hAnsi="Segoe UI" w:cs="Segoe UI"/>
                <w:color w:val="333333"/>
                <w:lang w:val="en-US"/>
              </w:rPr>
            </w:pPr>
            <w:r w:rsidRPr="007C4F7D">
              <w:rPr>
                <w:rFonts w:ascii="Segoe UI" w:hAnsi="Segoe UI" w:cs="Segoe UI"/>
                <w:color w:val="333333"/>
                <w:lang w:val="en-US"/>
              </w:rPr>
              <w:t>It returns a possibly parallel Stream with the collection as its source.</w:t>
            </w:r>
          </w:p>
        </w:tc>
      </w:tr>
      <w:tr w:rsidR="007C4F7D" w:rsidRPr="00EA16EA" w14:paraId="73646FB0" w14:textId="77777777" w:rsidTr="007C4F7D">
        <w:trPr>
          <w:trHeight w:val="485"/>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8FF3189" w14:textId="77777777" w:rsidR="007C4F7D" w:rsidRDefault="007C4F7D">
            <w:pPr>
              <w:jc w:val="both"/>
              <w:rPr>
                <w:rFonts w:ascii="Segoe UI" w:hAnsi="Segoe UI" w:cs="Segoe UI"/>
                <w:color w:val="333333"/>
              </w:rPr>
            </w:pPr>
            <w:r>
              <w:rPr>
                <w:rFonts w:ascii="Segoe UI" w:hAnsi="Segoe UI" w:cs="Segoe UI"/>
                <w:color w:val="333333"/>
              </w:rPr>
              <w:t>16</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11C1714" w14:textId="77777777" w:rsidR="007C4F7D" w:rsidRDefault="007C4F7D">
            <w:pPr>
              <w:jc w:val="both"/>
              <w:rPr>
                <w:rFonts w:ascii="Segoe UI" w:hAnsi="Segoe UI" w:cs="Segoe UI"/>
                <w:color w:val="333333"/>
              </w:rPr>
            </w:pPr>
            <w:proofErr w:type="spellStart"/>
            <w:r>
              <w:rPr>
                <w:rFonts w:ascii="Segoe UI" w:hAnsi="Segoe UI" w:cs="Segoe UI"/>
                <w:color w:val="333333"/>
              </w:rPr>
              <w:t>default</w:t>
            </w:r>
            <w:proofErr w:type="spellEnd"/>
            <w:r>
              <w:rPr>
                <w:rFonts w:ascii="Segoe UI" w:hAnsi="Segoe UI" w:cs="Segoe UI"/>
                <w:color w:val="333333"/>
              </w:rPr>
              <w:t xml:space="preserve"> Stream&lt;E&gt; </w:t>
            </w:r>
            <w:proofErr w:type="spellStart"/>
            <w:proofErr w:type="gramStart"/>
            <w:r>
              <w:rPr>
                <w:rFonts w:ascii="Segoe UI" w:hAnsi="Segoe UI" w:cs="Segoe UI"/>
                <w:color w:val="333333"/>
              </w:rPr>
              <w:t>stream</w:t>
            </w:r>
            <w:proofErr w:type="spellEnd"/>
            <w:r>
              <w:rPr>
                <w:rFonts w:ascii="Segoe UI" w:hAnsi="Segoe UI" w:cs="Segoe UI"/>
                <w:color w:val="333333"/>
              </w:rPr>
              <w:t>(</w:t>
            </w:r>
            <w:proofErr w:type="gram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DAE50F5" w14:textId="77777777" w:rsidR="007C4F7D" w:rsidRPr="007C4F7D" w:rsidRDefault="007C4F7D">
            <w:pPr>
              <w:jc w:val="both"/>
              <w:rPr>
                <w:rFonts w:ascii="Segoe UI" w:hAnsi="Segoe UI" w:cs="Segoe UI"/>
                <w:color w:val="333333"/>
                <w:lang w:val="en-US"/>
              </w:rPr>
            </w:pPr>
            <w:r w:rsidRPr="007C4F7D">
              <w:rPr>
                <w:rFonts w:ascii="Segoe UI" w:hAnsi="Segoe UI" w:cs="Segoe UI"/>
                <w:color w:val="333333"/>
                <w:lang w:val="en-US"/>
              </w:rPr>
              <w:t>It returns a sequential Stream with the collection as its source.</w:t>
            </w:r>
          </w:p>
        </w:tc>
      </w:tr>
      <w:tr w:rsidR="007C4F7D" w:rsidRPr="00EA16EA" w14:paraId="799A58A1" w14:textId="77777777" w:rsidTr="007C4F7D">
        <w:trPr>
          <w:trHeight w:val="485"/>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F1DA4FA" w14:textId="77777777" w:rsidR="007C4F7D" w:rsidRDefault="007C4F7D">
            <w:pPr>
              <w:jc w:val="both"/>
              <w:rPr>
                <w:rFonts w:ascii="Segoe UI" w:hAnsi="Segoe UI" w:cs="Segoe UI"/>
                <w:color w:val="333333"/>
              </w:rPr>
            </w:pPr>
            <w:r>
              <w:rPr>
                <w:rFonts w:ascii="Segoe UI" w:hAnsi="Segoe UI" w:cs="Segoe UI"/>
                <w:color w:val="333333"/>
              </w:rPr>
              <w:t>17</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F4EF657" w14:textId="77777777" w:rsidR="007C4F7D" w:rsidRDefault="007C4F7D">
            <w:pPr>
              <w:jc w:val="both"/>
              <w:rPr>
                <w:rFonts w:ascii="Segoe UI" w:hAnsi="Segoe UI" w:cs="Segoe UI"/>
                <w:color w:val="333333"/>
              </w:rPr>
            </w:pPr>
            <w:proofErr w:type="spellStart"/>
            <w:r>
              <w:rPr>
                <w:rFonts w:ascii="Segoe UI" w:hAnsi="Segoe UI" w:cs="Segoe UI"/>
                <w:color w:val="333333"/>
              </w:rPr>
              <w:t>default</w:t>
            </w:r>
            <w:proofErr w:type="spellEnd"/>
            <w:r>
              <w:rPr>
                <w:rFonts w:ascii="Segoe UI" w:hAnsi="Segoe UI" w:cs="Segoe UI"/>
                <w:color w:val="333333"/>
              </w:rPr>
              <w:t xml:space="preserve"> </w:t>
            </w:r>
            <w:proofErr w:type="spellStart"/>
            <w:r>
              <w:rPr>
                <w:rFonts w:ascii="Segoe UI" w:hAnsi="Segoe UI" w:cs="Segoe UI"/>
                <w:color w:val="333333"/>
              </w:rPr>
              <w:t>Spliterator</w:t>
            </w:r>
            <w:proofErr w:type="spellEnd"/>
            <w:r>
              <w:rPr>
                <w:rFonts w:ascii="Segoe UI" w:hAnsi="Segoe UI" w:cs="Segoe UI"/>
                <w:color w:val="333333"/>
              </w:rPr>
              <w:t xml:space="preserve">&lt;E&gt; </w:t>
            </w:r>
            <w:proofErr w:type="spellStart"/>
            <w:proofErr w:type="gramStart"/>
            <w:r>
              <w:rPr>
                <w:rFonts w:ascii="Segoe UI" w:hAnsi="Segoe UI" w:cs="Segoe UI"/>
                <w:color w:val="333333"/>
              </w:rPr>
              <w:t>spliterator</w:t>
            </w:r>
            <w:proofErr w:type="spellEnd"/>
            <w:r>
              <w:rPr>
                <w:rFonts w:ascii="Segoe UI" w:hAnsi="Segoe UI" w:cs="Segoe UI"/>
                <w:color w:val="333333"/>
              </w:rPr>
              <w:t>(</w:t>
            </w:r>
            <w:proofErr w:type="gram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34D5A9E" w14:textId="77777777" w:rsidR="007C4F7D" w:rsidRPr="007C4F7D" w:rsidRDefault="007C4F7D">
            <w:pPr>
              <w:jc w:val="both"/>
              <w:rPr>
                <w:rFonts w:ascii="Segoe UI" w:hAnsi="Segoe UI" w:cs="Segoe UI"/>
                <w:color w:val="333333"/>
                <w:lang w:val="en-US"/>
              </w:rPr>
            </w:pPr>
            <w:r w:rsidRPr="007C4F7D">
              <w:rPr>
                <w:rFonts w:ascii="Segoe UI" w:hAnsi="Segoe UI" w:cs="Segoe UI"/>
                <w:color w:val="333333"/>
                <w:lang w:val="en-US"/>
              </w:rPr>
              <w:t xml:space="preserve">It generates a </w:t>
            </w:r>
            <w:proofErr w:type="spellStart"/>
            <w:r w:rsidRPr="007C4F7D">
              <w:rPr>
                <w:rFonts w:ascii="Segoe UI" w:hAnsi="Segoe UI" w:cs="Segoe UI"/>
                <w:color w:val="333333"/>
                <w:lang w:val="en-US"/>
              </w:rPr>
              <w:t>Spliterator</w:t>
            </w:r>
            <w:proofErr w:type="spellEnd"/>
            <w:r w:rsidRPr="007C4F7D">
              <w:rPr>
                <w:rFonts w:ascii="Segoe UI" w:hAnsi="Segoe UI" w:cs="Segoe UI"/>
                <w:color w:val="333333"/>
                <w:lang w:val="en-US"/>
              </w:rPr>
              <w:t xml:space="preserve"> over the specified elements in the collection.</w:t>
            </w:r>
          </w:p>
        </w:tc>
      </w:tr>
      <w:tr w:rsidR="007C4F7D" w14:paraId="40841E67" w14:textId="77777777" w:rsidTr="007C4F7D">
        <w:trPr>
          <w:trHeight w:val="485"/>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14714CC" w14:textId="77777777" w:rsidR="007C4F7D" w:rsidRDefault="007C4F7D">
            <w:pPr>
              <w:jc w:val="both"/>
              <w:rPr>
                <w:rFonts w:ascii="Segoe UI" w:hAnsi="Segoe UI" w:cs="Segoe UI"/>
                <w:color w:val="333333"/>
              </w:rPr>
            </w:pPr>
            <w:r>
              <w:rPr>
                <w:rFonts w:ascii="Segoe UI" w:hAnsi="Segoe UI" w:cs="Segoe UI"/>
                <w:color w:val="333333"/>
              </w:rPr>
              <w:t>18</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EF596C7" w14:textId="77777777" w:rsidR="007C4F7D" w:rsidRPr="007C4F7D" w:rsidRDefault="007C4F7D">
            <w:pPr>
              <w:jc w:val="both"/>
              <w:rPr>
                <w:rFonts w:ascii="Segoe UI" w:hAnsi="Segoe UI" w:cs="Segoe UI"/>
                <w:color w:val="333333"/>
                <w:lang w:val="en-US"/>
              </w:rPr>
            </w:pPr>
            <w:r w:rsidRPr="007C4F7D">
              <w:rPr>
                <w:rFonts w:ascii="Segoe UI" w:hAnsi="Segoe UI" w:cs="Segoe UI"/>
                <w:color w:val="333333"/>
                <w:lang w:val="en-US"/>
              </w:rPr>
              <w:t xml:space="preserve">public </w:t>
            </w:r>
            <w:proofErr w:type="spellStart"/>
            <w:r w:rsidRPr="007C4F7D">
              <w:rPr>
                <w:rFonts w:ascii="Segoe UI" w:hAnsi="Segoe UI" w:cs="Segoe UI"/>
                <w:color w:val="333333"/>
                <w:lang w:val="en-US"/>
              </w:rPr>
              <w:t>boolean</w:t>
            </w:r>
            <w:proofErr w:type="spellEnd"/>
            <w:r w:rsidRPr="007C4F7D">
              <w:rPr>
                <w:rFonts w:ascii="Segoe UI" w:hAnsi="Segoe UI" w:cs="Segoe UI"/>
                <w:color w:val="333333"/>
                <w:lang w:val="en-US"/>
              </w:rPr>
              <w:t xml:space="preserve"> </w:t>
            </w:r>
            <w:proofErr w:type="gramStart"/>
            <w:r w:rsidRPr="007C4F7D">
              <w:rPr>
                <w:rFonts w:ascii="Segoe UI" w:hAnsi="Segoe UI" w:cs="Segoe UI"/>
                <w:color w:val="333333"/>
                <w:lang w:val="en-US"/>
              </w:rPr>
              <w:t>equals(</w:t>
            </w:r>
            <w:proofErr w:type="gramEnd"/>
            <w:r w:rsidRPr="007C4F7D">
              <w:rPr>
                <w:rFonts w:ascii="Segoe UI" w:hAnsi="Segoe UI" w:cs="Segoe UI"/>
                <w:color w:val="333333"/>
                <w:lang w:val="en-US"/>
              </w:rPr>
              <w:t>Object element)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EA5FA66" w14:textId="77777777" w:rsidR="007C4F7D" w:rsidRDefault="007C4F7D">
            <w:pPr>
              <w:jc w:val="both"/>
              <w:rPr>
                <w:rFonts w:ascii="Segoe UI" w:hAnsi="Segoe UI" w:cs="Segoe UI"/>
                <w:color w:val="333333"/>
              </w:rPr>
            </w:pPr>
            <w:r>
              <w:rPr>
                <w:rFonts w:ascii="Segoe UI" w:hAnsi="Segoe UI" w:cs="Segoe UI"/>
                <w:color w:val="333333"/>
              </w:rPr>
              <w:t xml:space="preserve">It </w:t>
            </w:r>
            <w:proofErr w:type="spellStart"/>
            <w:r>
              <w:rPr>
                <w:rFonts w:ascii="Segoe UI" w:hAnsi="Segoe UI" w:cs="Segoe UI"/>
                <w:color w:val="333333"/>
              </w:rPr>
              <w:t>matches</w:t>
            </w:r>
            <w:proofErr w:type="spellEnd"/>
            <w:r>
              <w:rPr>
                <w:rFonts w:ascii="Segoe UI" w:hAnsi="Segoe UI" w:cs="Segoe UI"/>
                <w:color w:val="333333"/>
              </w:rPr>
              <w:t xml:space="preserve"> </w:t>
            </w:r>
            <w:proofErr w:type="spellStart"/>
            <w:r>
              <w:rPr>
                <w:rFonts w:ascii="Segoe UI" w:hAnsi="Segoe UI" w:cs="Segoe UI"/>
                <w:color w:val="333333"/>
              </w:rPr>
              <w:t>two</w:t>
            </w:r>
            <w:proofErr w:type="spellEnd"/>
            <w:r>
              <w:rPr>
                <w:rFonts w:ascii="Segoe UI" w:hAnsi="Segoe UI" w:cs="Segoe UI"/>
                <w:color w:val="333333"/>
              </w:rPr>
              <w:t xml:space="preserve"> </w:t>
            </w:r>
            <w:proofErr w:type="spellStart"/>
            <w:r>
              <w:rPr>
                <w:rFonts w:ascii="Segoe UI" w:hAnsi="Segoe UI" w:cs="Segoe UI"/>
                <w:color w:val="333333"/>
              </w:rPr>
              <w:t>collections</w:t>
            </w:r>
            <w:proofErr w:type="spellEnd"/>
            <w:r>
              <w:rPr>
                <w:rFonts w:ascii="Segoe UI" w:hAnsi="Segoe UI" w:cs="Segoe UI"/>
                <w:color w:val="333333"/>
              </w:rPr>
              <w:t>.</w:t>
            </w:r>
          </w:p>
        </w:tc>
      </w:tr>
      <w:tr w:rsidR="007C4F7D" w:rsidRPr="00EA16EA" w14:paraId="4615C348" w14:textId="77777777" w:rsidTr="007C4F7D">
        <w:trPr>
          <w:trHeight w:val="485"/>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78F3F4B" w14:textId="77777777" w:rsidR="007C4F7D" w:rsidRDefault="007C4F7D">
            <w:pPr>
              <w:jc w:val="both"/>
              <w:rPr>
                <w:rFonts w:ascii="Segoe UI" w:hAnsi="Segoe UI" w:cs="Segoe UI"/>
                <w:color w:val="333333"/>
              </w:rPr>
            </w:pPr>
            <w:r>
              <w:rPr>
                <w:rFonts w:ascii="Segoe UI" w:hAnsi="Segoe UI" w:cs="Segoe UI"/>
                <w:color w:val="333333"/>
              </w:rPr>
              <w:t>19</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D7BECF9" w14:textId="77777777" w:rsidR="007C4F7D" w:rsidRDefault="007C4F7D">
            <w:pPr>
              <w:jc w:val="both"/>
              <w:rPr>
                <w:rFonts w:ascii="Segoe UI" w:hAnsi="Segoe UI" w:cs="Segoe UI"/>
                <w:color w:val="333333"/>
              </w:rPr>
            </w:pPr>
            <w:proofErr w:type="spellStart"/>
            <w:r>
              <w:rPr>
                <w:rFonts w:ascii="Segoe UI" w:hAnsi="Segoe UI" w:cs="Segoe UI"/>
                <w:color w:val="333333"/>
              </w:rPr>
              <w:t>public</w:t>
            </w:r>
            <w:proofErr w:type="spellEnd"/>
            <w:r>
              <w:rPr>
                <w:rFonts w:ascii="Segoe UI" w:hAnsi="Segoe UI" w:cs="Segoe UI"/>
                <w:color w:val="333333"/>
              </w:rPr>
              <w:t xml:space="preserve"> </w:t>
            </w:r>
            <w:proofErr w:type="spellStart"/>
            <w:r>
              <w:rPr>
                <w:rFonts w:ascii="Segoe UI" w:hAnsi="Segoe UI" w:cs="Segoe UI"/>
                <w:color w:val="333333"/>
              </w:rPr>
              <w:t>int</w:t>
            </w:r>
            <w:proofErr w:type="spellEnd"/>
            <w:r>
              <w:rPr>
                <w:rFonts w:ascii="Segoe UI" w:hAnsi="Segoe UI" w:cs="Segoe UI"/>
                <w:color w:val="333333"/>
              </w:rPr>
              <w:t xml:space="preserve"> </w:t>
            </w:r>
            <w:proofErr w:type="spellStart"/>
            <w:proofErr w:type="gramStart"/>
            <w:r>
              <w:rPr>
                <w:rFonts w:ascii="Segoe UI" w:hAnsi="Segoe UI" w:cs="Segoe UI"/>
                <w:color w:val="333333"/>
              </w:rPr>
              <w:t>hashCode</w:t>
            </w:r>
            <w:proofErr w:type="spellEnd"/>
            <w:r>
              <w:rPr>
                <w:rFonts w:ascii="Segoe UI" w:hAnsi="Segoe UI" w:cs="Segoe UI"/>
                <w:color w:val="333333"/>
              </w:rPr>
              <w:t>(</w:t>
            </w:r>
            <w:proofErr w:type="gram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63EE64C" w14:textId="77777777" w:rsidR="007C4F7D" w:rsidRPr="007C4F7D" w:rsidRDefault="007C4F7D">
            <w:pPr>
              <w:jc w:val="both"/>
              <w:rPr>
                <w:rFonts w:ascii="Segoe UI" w:hAnsi="Segoe UI" w:cs="Segoe UI"/>
                <w:color w:val="333333"/>
                <w:lang w:val="en-US"/>
              </w:rPr>
            </w:pPr>
            <w:r w:rsidRPr="007C4F7D">
              <w:rPr>
                <w:rFonts w:ascii="Segoe UI" w:hAnsi="Segoe UI" w:cs="Segoe UI"/>
                <w:color w:val="333333"/>
                <w:lang w:val="en-US"/>
              </w:rPr>
              <w:t>It returns the hash code number of the collection.</w:t>
            </w:r>
          </w:p>
        </w:tc>
      </w:tr>
    </w:tbl>
    <w:p w14:paraId="3A1DBD21" w14:textId="77777777" w:rsidR="0020289E" w:rsidRPr="00A028B6" w:rsidRDefault="0020289E" w:rsidP="007C4F7D">
      <w:pPr>
        <w:pStyle w:val="3"/>
        <w:shd w:val="clear" w:color="auto" w:fill="FFFFFF"/>
        <w:spacing w:line="312" w:lineRule="atLeast"/>
        <w:jc w:val="both"/>
        <w:rPr>
          <w:rFonts w:asciiTheme="minorHAnsi" w:hAnsiTheme="minorHAnsi"/>
          <w:b/>
          <w:bCs/>
          <w:color w:val="610B38"/>
          <w:sz w:val="36"/>
          <w:szCs w:val="36"/>
          <w:lang w:val="en-US"/>
        </w:rPr>
      </w:pPr>
    </w:p>
    <w:p w14:paraId="5F54C1E0" w14:textId="6116097C" w:rsidR="0020289E" w:rsidRPr="0020289E" w:rsidRDefault="0020289E" w:rsidP="007C4F7D">
      <w:pPr>
        <w:pStyle w:val="3"/>
        <w:shd w:val="clear" w:color="auto" w:fill="FFFFFF"/>
        <w:spacing w:line="312" w:lineRule="atLeast"/>
        <w:jc w:val="both"/>
        <w:rPr>
          <w:rFonts w:asciiTheme="minorHAnsi" w:hAnsiTheme="minorHAnsi"/>
          <w:b/>
          <w:bCs/>
          <w:color w:val="610B38"/>
          <w:sz w:val="36"/>
          <w:szCs w:val="36"/>
          <w:lang w:val="en-US"/>
        </w:rPr>
      </w:pPr>
      <w:r>
        <w:rPr>
          <w:rFonts w:asciiTheme="minorHAnsi" w:hAnsiTheme="minorHAnsi"/>
          <w:b/>
          <w:bCs/>
          <w:color w:val="610B38"/>
          <w:sz w:val="36"/>
          <w:szCs w:val="36"/>
          <w:lang w:val="en-US"/>
        </w:rPr>
        <w:t xml:space="preserve">                                                                                                                                </w:t>
      </w:r>
    </w:p>
    <w:p w14:paraId="09F71B17" w14:textId="2588515A" w:rsidR="007C4F7D" w:rsidRDefault="007C4F7D" w:rsidP="007C4F7D">
      <w:pPr>
        <w:pStyle w:val="3"/>
        <w:shd w:val="clear" w:color="auto" w:fill="FFFFFF"/>
        <w:spacing w:line="312" w:lineRule="atLeast"/>
        <w:jc w:val="both"/>
        <w:rPr>
          <w:rFonts w:ascii="Helvetica" w:hAnsi="Helvetica"/>
          <w:color w:val="610B38"/>
          <w:sz w:val="36"/>
          <w:szCs w:val="36"/>
        </w:rPr>
      </w:pPr>
      <w:proofErr w:type="spellStart"/>
      <w:r>
        <w:rPr>
          <w:rFonts w:ascii="Helvetica" w:hAnsi="Helvetica"/>
          <w:b/>
          <w:bCs/>
          <w:color w:val="610B38"/>
          <w:sz w:val="36"/>
          <w:szCs w:val="36"/>
        </w:rPr>
        <w:t>Iterator</w:t>
      </w:r>
      <w:proofErr w:type="spellEnd"/>
      <w:r>
        <w:rPr>
          <w:rFonts w:ascii="Helvetica" w:hAnsi="Helvetica"/>
          <w:b/>
          <w:bCs/>
          <w:color w:val="610B38"/>
          <w:sz w:val="36"/>
          <w:szCs w:val="36"/>
        </w:rPr>
        <w:t xml:space="preserve"> </w:t>
      </w:r>
      <w:proofErr w:type="spellStart"/>
      <w:r>
        <w:rPr>
          <w:rFonts w:ascii="Helvetica" w:hAnsi="Helvetica"/>
          <w:b/>
          <w:bCs/>
          <w:color w:val="610B38"/>
          <w:sz w:val="36"/>
          <w:szCs w:val="36"/>
        </w:rPr>
        <w:t>interface</w:t>
      </w:r>
      <w:proofErr w:type="spellEnd"/>
    </w:p>
    <w:tbl>
      <w:tblPr>
        <w:tblW w:w="12731" w:type="dxa"/>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12731"/>
      </w:tblGrid>
      <w:tr w:rsidR="007C4F7D" w:rsidRPr="00EA16EA" w14:paraId="3A5EF95D" w14:textId="77777777" w:rsidTr="007C4F7D">
        <w:trPr>
          <w:tblCellSpacing w:w="15" w:type="dxa"/>
        </w:trPr>
        <w:tc>
          <w:tcPr>
            <w:tcW w:w="0" w:type="auto"/>
            <w:shd w:val="clear" w:color="auto" w:fill="FFFFFF"/>
            <w:vAlign w:val="center"/>
            <w:hideMark/>
          </w:tcPr>
          <w:p w14:paraId="67D6E6BE" w14:textId="77777777" w:rsidR="007C4F7D" w:rsidRPr="007C4F7D" w:rsidRDefault="007C4F7D">
            <w:pPr>
              <w:jc w:val="both"/>
              <w:rPr>
                <w:rFonts w:ascii="Segoe UI" w:hAnsi="Segoe UI" w:cs="Segoe UI"/>
                <w:color w:val="333333"/>
                <w:sz w:val="24"/>
                <w:szCs w:val="24"/>
                <w:lang w:val="en-US"/>
              </w:rPr>
            </w:pPr>
            <w:r w:rsidRPr="007C4F7D">
              <w:rPr>
                <w:rFonts w:ascii="Segoe UI" w:hAnsi="Segoe UI" w:cs="Segoe UI"/>
                <w:color w:val="333333"/>
                <w:lang w:val="en-US"/>
              </w:rPr>
              <w:t>Iterator interface provides the facility of iterating the elements in a forward direction only.</w:t>
            </w:r>
          </w:p>
        </w:tc>
      </w:tr>
    </w:tbl>
    <w:p w14:paraId="689145AA" w14:textId="77777777" w:rsidR="007C4F7D" w:rsidRPr="007C4F7D" w:rsidRDefault="007C4F7D" w:rsidP="007C4F7D">
      <w:pPr>
        <w:pStyle w:val="4"/>
        <w:shd w:val="clear" w:color="auto" w:fill="FFFFFF"/>
        <w:jc w:val="both"/>
        <w:rPr>
          <w:rFonts w:ascii="Helvetica" w:hAnsi="Helvetica" w:cs="Times New Roman"/>
          <w:color w:val="610B4B"/>
          <w:sz w:val="26"/>
          <w:szCs w:val="26"/>
          <w:lang w:val="en-US"/>
        </w:rPr>
      </w:pPr>
      <w:r w:rsidRPr="007C4F7D">
        <w:rPr>
          <w:rFonts w:ascii="Helvetica" w:hAnsi="Helvetica"/>
          <w:b/>
          <w:bCs/>
          <w:color w:val="610B4B"/>
          <w:sz w:val="26"/>
          <w:szCs w:val="26"/>
          <w:lang w:val="en-US"/>
        </w:rPr>
        <w:t>Methods of Iterator interface</w:t>
      </w:r>
    </w:p>
    <w:p w14:paraId="282A85A4" w14:textId="77777777" w:rsidR="007C4F7D" w:rsidRDefault="007C4F7D" w:rsidP="007C4F7D">
      <w:pPr>
        <w:pStyle w:val="a3"/>
        <w:shd w:val="clear" w:color="auto" w:fill="FFFFFF"/>
        <w:jc w:val="both"/>
        <w:rPr>
          <w:rFonts w:ascii="Segoe UI" w:hAnsi="Segoe UI" w:cs="Segoe UI"/>
          <w:color w:val="333333"/>
        </w:rPr>
      </w:pPr>
      <w:r w:rsidRPr="007C4F7D">
        <w:rPr>
          <w:rFonts w:ascii="Segoe UI" w:hAnsi="Segoe UI" w:cs="Segoe UI"/>
          <w:color w:val="333333"/>
          <w:lang w:val="en-US"/>
        </w:rPr>
        <w:t xml:space="preserve">There are only three methods in the Iterator interface. </w:t>
      </w:r>
      <w:proofErr w:type="spellStart"/>
      <w:r>
        <w:rPr>
          <w:rFonts w:ascii="Segoe UI" w:hAnsi="Segoe UI" w:cs="Segoe UI"/>
          <w:color w:val="333333"/>
        </w:rPr>
        <w:t>They</w:t>
      </w:r>
      <w:proofErr w:type="spellEnd"/>
      <w:r>
        <w:rPr>
          <w:rFonts w:ascii="Segoe UI" w:hAnsi="Segoe UI" w:cs="Segoe UI"/>
          <w:color w:val="333333"/>
        </w:rPr>
        <w:t xml:space="preserve"> </w:t>
      </w:r>
      <w:proofErr w:type="spellStart"/>
      <w:r>
        <w:rPr>
          <w:rFonts w:ascii="Segoe UI" w:hAnsi="Segoe UI" w:cs="Segoe UI"/>
          <w:color w:val="333333"/>
        </w:rPr>
        <w:t>are</w:t>
      </w:r>
      <w:proofErr w:type="spellEnd"/>
      <w:r>
        <w:rPr>
          <w:rFonts w:ascii="Segoe UI" w:hAnsi="Segoe UI" w:cs="Segoe UI"/>
          <w:color w:val="333333"/>
        </w:rPr>
        <w:t>:</w:t>
      </w:r>
    </w:p>
    <w:tbl>
      <w:tblPr>
        <w:tblW w:w="11058" w:type="dxa"/>
        <w:tblInd w:w="-1001"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719"/>
        <w:gridCol w:w="1048"/>
        <w:gridCol w:w="1612"/>
        <w:gridCol w:w="763"/>
        <w:gridCol w:w="6916"/>
      </w:tblGrid>
      <w:tr w:rsidR="007C4F7D" w14:paraId="1C1D1757" w14:textId="77777777" w:rsidTr="007C4F7D">
        <w:trPr>
          <w:trHeight w:val="508"/>
        </w:trPr>
        <w:tc>
          <w:tcPr>
            <w:tcW w:w="1226" w:type="dxa"/>
            <w:gridSpan w:val="2"/>
            <w:shd w:val="clear" w:color="auto" w:fill="C7CCBE"/>
            <w:tcMar>
              <w:top w:w="180" w:type="dxa"/>
              <w:left w:w="180" w:type="dxa"/>
              <w:bottom w:w="180" w:type="dxa"/>
              <w:right w:w="180" w:type="dxa"/>
            </w:tcMar>
            <w:hideMark/>
          </w:tcPr>
          <w:p w14:paraId="0255BA3A" w14:textId="77777777" w:rsidR="007C4F7D" w:rsidRDefault="007C4F7D">
            <w:pPr>
              <w:rPr>
                <w:rFonts w:ascii="Times New Roman" w:hAnsi="Times New Roman" w:cs="Times New Roman"/>
                <w:b/>
                <w:bCs/>
                <w:color w:val="000000"/>
                <w:sz w:val="26"/>
                <w:szCs w:val="26"/>
              </w:rPr>
            </w:pPr>
            <w:r>
              <w:rPr>
                <w:b/>
                <w:bCs/>
                <w:color w:val="000000"/>
                <w:sz w:val="26"/>
                <w:szCs w:val="26"/>
              </w:rPr>
              <w:lastRenderedPageBreak/>
              <w:t>No.</w:t>
            </w:r>
          </w:p>
        </w:tc>
        <w:tc>
          <w:tcPr>
            <w:tcW w:w="0" w:type="auto"/>
            <w:gridSpan w:val="2"/>
            <w:shd w:val="clear" w:color="auto" w:fill="C7CCBE"/>
            <w:tcMar>
              <w:top w:w="180" w:type="dxa"/>
              <w:left w:w="180" w:type="dxa"/>
              <w:bottom w:w="180" w:type="dxa"/>
              <w:right w:w="180" w:type="dxa"/>
            </w:tcMar>
            <w:hideMark/>
          </w:tcPr>
          <w:p w14:paraId="2DD5E7C9" w14:textId="77777777" w:rsidR="007C4F7D" w:rsidRDefault="007C4F7D">
            <w:pPr>
              <w:rPr>
                <w:b/>
                <w:bCs/>
                <w:color w:val="000000"/>
                <w:sz w:val="26"/>
                <w:szCs w:val="26"/>
              </w:rPr>
            </w:pPr>
            <w:proofErr w:type="spellStart"/>
            <w:r>
              <w:rPr>
                <w:b/>
                <w:bCs/>
                <w:color w:val="000000"/>
                <w:sz w:val="26"/>
                <w:szCs w:val="26"/>
              </w:rPr>
              <w:t>Method</w:t>
            </w:r>
            <w:proofErr w:type="spellEnd"/>
          </w:p>
        </w:tc>
        <w:tc>
          <w:tcPr>
            <w:tcW w:w="5568" w:type="dxa"/>
            <w:shd w:val="clear" w:color="auto" w:fill="C7CCBE"/>
            <w:tcMar>
              <w:top w:w="180" w:type="dxa"/>
              <w:left w:w="180" w:type="dxa"/>
              <w:bottom w:w="180" w:type="dxa"/>
              <w:right w:w="180" w:type="dxa"/>
            </w:tcMar>
            <w:hideMark/>
          </w:tcPr>
          <w:p w14:paraId="0229E404" w14:textId="77777777" w:rsidR="007C4F7D" w:rsidRDefault="007C4F7D">
            <w:pPr>
              <w:rPr>
                <w:b/>
                <w:bCs/>
                <w:color w:val="000000"/>
                <w:sz w:val="26"/>
                <w:szCs w:val="26"/>
              </w:rPr>
            </w:pPr>
            <w:proofErr w:type="spellStart"/>
            <w:r>
              <w:rPr>
                <w:b/>
                <w:bCs/>
                <w:color w:val="000000"/>
                <w:sz w:val="26"/>
                <w:szCs w:val="26"/>
              </w:rPr>
              <w:t>Description</w:t>
            </w:r>
            <w:proofErr w:type="spellEnd"/>
          </w:p>
        </w:tc>
      </w:tr>
      <w:tr w:rsidR="007C4F7D" w:rsidRPr="00EA16EA" w14:paraId="1F214048" w14:textId="77777777" w:rsidTr="007C4F7D">
        <w:trPr>
          <w:trHeight w:val="497"/>
        </w:trPr>
        <w:tc>
          <w:tcPr>
            <w:tcW w:w="719"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3152CB1" w14:textId="77777777" w:rsidR="007C4F7D" w:rsidRDefault="007C4F7D">
            <w:pPr>
              <w:jc w:val="both"/>
              <w:rPr>
                <w:rFonts w:ascii="Segoe UI" w:hAnsi="Segoe UI" w:cs="Segoe UI"/>
                <w:color w:val="333333"/>
                <w:sz w:val="24"/>
                <w:szCs w:val="24"/>
              </w:rPr>
            </w:pPr>
            <w:r>
              <w:rPr>
                <w:rFonts w:ascii="Segoe UI" w:hAnsi="Segoe UI" w:cs="Segoe UI"/>
                <w:color w:val="333333"/>
              </w:rPr>
              <w:t>1</w:t>
            </w:r>
          </w:p>
        </w:tc>
        <w:tc>
          <w:tcPr>
            <w:tcW w:w="0" w:type="auto"/>
            <w:gridSpan w:val="2"/>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E6042BC" w14:textId="77777777" w:rsidR="007C4F7D" w:rsidRDefault="007C4F7D">
            <w:pPr>
              <w:jc w:val="both"/>
              <w:rPr>
                <w:rFonts w:ascii="Segoe UI" w:hAnsi="Segoe UI" w:cs="Segoe UI"/>
                <w:color w:val="333333"/>
              </w:rPr>
            </w:pPr>
            <w:proofErr w:type="spellStart"/>
            <w:r>
              <w:rPr>
                <w:rFonts w:ascii="Segoe UI" w:hAnsi="Segoe UI" w:cs="Segoe UI"/>
                <w:color w:val="333333"/>
              </w:rPr>
              <w:t>public</w:t>
            </w:r>
            <w:proofErr w:type="spellEnd"/>
            <w:r>
              <w:rPr>
                <w:rFonts w:ascii="Segoe UI" w:hAnsi="Segoe UI" w:cs="Segoe UI"/>
                <w:color w:val="333333"/>
              </w:rPr>
              <w:t xml:space="preserve"> </w:t>
            </w:r>
            <w:proofErr w:type="spellStart"/>
            <w:r>
              <w:rPr>
                <w:rFonts w:ascii="Segoe UI" w:hAnsi="Segoe UI" w:cs="Segoe UI"/>
                <w:color w:val="333333"/>
              </w:rPr>
              <w:t>boolean</w:t>
            </w:r>
            <w:proofErr w:type="spellEnd"/>
            <w:r>
              <w:rPr>
                <w:rFonts w:ascii="Segoe UI" w:hAnsi="Segoe UI" w:cs="Segoe UI"/>
                <w:color w:val="333333"/>
              </w:rPr>
              <w:t xml:space="preserve"> </w:t>
            </w:r>
            <w:proofErr w:type="spellStart"/>
            <w:proofErr w:type="gramStart"/>
            <w:r>
              <w:rPr>
                <w:rFonts w:ascii="Segoe UI" w:hAnsi="Segoe UI" w:cs="Segoe UI"/>
                <w:color w:val="333333"/>
              </w:rPr>
              <w:t>hasNext</w:t>
            </w:r>
            <w:proofErr w:type="spellEnd"/>
            <w:r>
              <w:rPr>
                <w:rFonts w:ascii="Segoe UI" w:hAnsi="Segoe UI" w:cs="Segoe UI"/>
                <w:color w:val="333333"/>
              </w:rPr>
              <w:t>(</w:t>
            </w:r>
            <w:proofErr w:type="gramEnd"/>
            <w:r>
              <w:rPr>
                <w:rFonts w:ascii="Segoe UI" w:hAnsi="Segoe UI" w:cs="Segoe UI"/>
                <w:color w:val="333333"/>
              </w:rPr>
              <w:t>)</w:t>
            </w:r>
          </w:p>
        </w:tc>
        <w:tc>
          <w:tcPr>
            <w:tcW w:w="7679" w:type="dxa"/>
            <w:gridSpan w:val="2"/>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DED2E97" w14:textId="77777777" w:rsidR="007C4F7D" w:rsidRPr="007C4F7D" w:rsidRDefault="007C4F7D">
            <w:pPr>
              <w:jc w:val="both"/>
              <w:rPr>
                <w:rFonts w:ascii="Segoe UI" w:hAnsi="Segoe UI" w:cs="Segoe UI"/>
                <w:color w:val="333333"/>
                <w:lang w:val="en-US"/>
              </w:rPr>
            </w:pPr>
            <w:r w:rsidRPr="007C4F7D">
              <w:rPr>
                <w:rFonts w:ascii="Segoe UI" w:hAnsi="Segoe UI" w:cs="Segoe UI"/>
                <w:color w:val="333333"/>
                <w:lang w:val="en-US"/>
              </w:rPr>
              <w:t>It returns true if the iterator has more elements otherwise it returns false.</w:t>
            </w:r>
          </w:p>
        </w:tc>
      </w:tr>
      <w:tr w:rsidR="007C4F7D" w:rsidRPr="00EA16EA" w14:paraId="66F3AAC4" w14:textId="77777777" w:rsidTr="007C4F7D">
        <w:trPr>
          <w:trHeight w:val="497"/>
        </w:trPr>
        <w:tc>
          <w:tcPr>
            <w:tcW w:w="719"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9ABD36F" w14:textId="77777777" w:rsidR="007C4F7D" w:rsidRDefault="007C4F7D">
            <w:pPr>
              <w:jc w:val="both"/>
              <w:rPr>
                <w:rFonts w:ascii="Segoe UI" w:hAnsi="Segoe UI" w:cs="Segoe UI"/>
                <w:color w:val="333333"/>
              </w:rPr>
            </w:pPr>
            <w:r>
              <w:rPr>
                <w:rFonts w:ascii="Segoe UI" w:hAnsi="Segoe UI" w:cs="Segoe UI"/>
                <w:color w:val="333333"/>
              </w:rPr>
              <w:t>2</w:t>
            </w:r>
          </w:p>
        </w:tc>
        <w:tc>
          <w:tcPr>
            <w:tcW w:w="0" w:type="auto"/>
            <w:gridSpan w:val="2"/>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FDB3BE4" w14:textId="77777777" w:rsidR="007C4F7D" w:rsidRDefault="007C4F7D">
            <w:pPr>
              <w:jc w:val="both"/>
              <w:rPr>
                <w:rFonts w:ascii="Segoe UI" w:hAnsi="Segoe UI" w:cs="Segoe UI"/>
                <w:color w:val="333333"/>
              </w:rPr>
            </w:pPr>
            <w:proofErr w:type="spellStart"/>
            <w:r>
              <w:rPr>
                <w:rFonts w:ascii="Segoe UI" w:hAnsi="Segoe UI" w:cs="Segoe UI"/>
                <w:color w:val="333333"/>
              </w:rPr>
              <w:t>public</w:t>
            </w:r>
            <w:proofErr w:type="spellEnd"/>
            <w:r>
              <w:rPr>
                <w:rFonts w:ascii="Segoe UI" w:hAnsi="Segoe UI" w:cs="Segoe UI"/>
                <w:color w:val="333333"/>
              </w:rPr>
              <w:t xml:space="preserve"> Object </w:t>
            </w:r>
            <w:proofErr w:type="spellStart"/>
            <w:proofErr w:type="gramStart"/>
            <w:r>
              <w:rPr>
                <w:rFonts w:ascii="Segoe UI" w:hAnsi="Segoe UI" w:cs="Segoe UI"/>
                <w:color w:val="333333"/>
              </w:rPr>
              <w:t>next</w:t>
            </w:r>
            <w:proofErr w:type="spellEnd"/>
            <w:r>
              <w:rPr>
                <w:rFonts w:ascii="Segoe UI" w:hAnsi="Segoe UI" w:cs="Segoe UI"/>
                <w:color w:val="333333"/>
              </w:rPr>
              <w:t>(</w:t>
            </w:r>
            <w:proofErr w:type="gramEnd"/>
            <w:r>
              <w:rPr>
                <w:rFonts w:ascii="Segoe UI" w:hAnsi="Segoe UI" w:cs="Segoe UI"/>
                <w:color w:val="333333"/>
              </w:rPr>
              <w:t>)</w:t>
            </w:r>
          </w:p>
        </w:tc>
        <w:tc>
          <w:tcPr>
            <w:tcW w:w="7679" w:type="dxa"/>
            <w:gridSpan w:val="2"/>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8956941" w14:textId="77777777" w:rsidR="007C4F7D" w:rsidRPr="007C4F7D" w:rsidRDefault="007C4F7D">
            <w:pPr>
              <w:jc w:val="both"/>
              <w:rPr>
                <w:rFonts w:ascii="Segoe UI" w:hAnsi="Segoe UI" w:cs="Segoe UI"/>
                <w:color w:val="333333"/>
                <w:lang w:val="en-US"/>
              </w:rPr>
            </w:pPr>
            <w:r w:rsidRPr="007C4F7D">
              <w:rPr>
                <w:rFonts w:ascii="Segoe UI" w:hAnsi="Segoe UI" w:cs="Segoe UI"/>
                <w:color w:val="333333"/>
                <w:lang w:val="en-US"/>
              </w:rPr>
              <w:t>It returns the element and moves the cursor pointer to the next element.</w:t>
            </w:r>
          </w:p>
        </w:tc>
      </w:tr>
      <w:tr w:rsidR="007C4F7D" w14:paraId="4A5D4A51" w14:textId="77777777" w:rsidTr="007C4F7D">
        <w:trPr>
          <w:trHeight w:val="508"/>
        </w:trPr>
        <w:tc>
          <w:tcPr>
            <w:tcW w:w="719"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CEB1E56" w14:textId="77777777" w:rsidR="007C4F7D" w:rsidRDefault="007C4F7D">
            <w:pPr>
              <w:jc w:val="both"/>
              <w:rPr>
                <w:rFonts w:ascii="Segoe UI" w:hAnsi="Segoe UI" w:cs="Segoe UI"/>
                <w:color w:val="333333"/>
              </w:rPr>
            </w:pPr>
            <w:r>
              <w:rPr>
                <w:rFonts w:ascii="Segoe UI" w:hAnsi="Segoe UI" w:cs="Segoe UI"/>
                <w:color w:val="333333"/>
              </w:rPr>
              <w:t>3</w:t>
            </w:r>
          </w:p>
        </w:tc>
        <w:tc>
          <w:tcPr>
            <w:tcW w:w="0" w:type="auto"/>
            <w:gridSpan w:val="2"/>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2F789C1" w14:textId="77777777" w:rsidR="007C4F7D" w:rsidRDefault="007C4F7D">
            <w:pPr>
              <w:jc w:val="both"/>
              <w:rPr>
                <w:rFonts w:ascii="Segoe UI" w:hAnsi="Segoe UI" w:cs="Segoe UI"/>
                <w:color w:val="333333"/>
              </w:rPr>
            </w:pPr>
            <w:proofErr w:type="spellStart"/>
            <w:r>
              <w:rPr>
                <w:rFonts w:ascii="Segoe UI" w:hAnsi="Segoe UI" w:cs="Segoe UI"/>
                <w:color w:val="333333"/>
              </w:rPr>
              <w:t>public</w:t>
            </w:r>
            <w:proofErr w:type="spellEnd"/>
            <w:r>
              <w:rPr>
                <w:rFonts w:ascii="Segoe UI" w:hAnsi="Segoe UI" w:cs="Segoe UI"/>
                <w:color w:val="333333"/>
              </w:rPr>
              <w:t xml:space="preserve"> </w:t>
            </w:r>
            <w:proofErr w:type="spellStart"/>
            <w:r>
              <w:rPr>
                <w:rFonts w:ascii="Segoe UI" w:hAnsi="Segoe UI" w:cs="Segoe UI"/>
                <w:color w:val="333333"/>
              </w:rPr>
              <w:t>void</w:t>
            </w:r>
            <w:proofErr w:type="spellEnd"/>
            <w:r>
              <w:rPr>
                <w:rFonts w:ascii="Segoe UI" w:hAnsi="Segoe UI" w:cs="Segoe UI"/>
                <w:color w:val="333333"/>
              </w:rPr>
              <w:t xml:space="preserve"> </w:t>
            </w:r>
            <w:proofErr w:type="spellStart"/>
            <w:proofErr w:type="gramStart"/>
            <w:r>
              <w:rPr>
                <w:rFonts w:ascii="Segoe UI" w:hAnsi="Segoe UI" w:cs="Segoe UI"/>
                <w:color w:val="333333"/>
              </w:rPr>
              <w:t>remove</w:t>
            </w:r>
            <w:proofErr w:type="spellEnd"/>
            <w:r>
              <w:rPr>
                <w:rFonts w:ascii="Segoe UI" w:hAnsi="Segoe UI" w:cs="Segoe UI"/>
                <w:color w:val="333333"/>
              </w:rPr>
              <w:t>(</w:t>
            </w:r>
            <w:proofErr w:type="gramEnd"/>
            <w:r>
              <w:rPr>
                <w:rFonts w:ascii="Segoe UI" w:hAnsi="Segoe UI" w:cs="Segoe UI"/>
                <w:color w:val="333333"/>
              </w:rPr>
              <w:t>)</w:t>
            </w:r>
          </w:p>
        </w:tc>
        <w:tc>
          <w:tcPr>
            <w:tcW w:w="7679" w:type="dxa"/>
            <w:gridSpan w:val="2"/>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D6C9A02" w14:textId="77777777" w:rsidR="007C4F7D" w:rsidRDefault="007C4F7D">
            <w:pPr>
              <w:jc w:val="both"/>
              <w:rPr>
                <w:rFonts w:ascii="Segoe UI" w:hAnsi="Segoe UI" w:cs="Segoe UI"/>
                <w:color w:val="333333"/>
              </w:rPr>
            </w:pPr>
            <w:r w:rsidRPr="007C4F7D">
              <w:rPr>
                <w:rFonts w:ascii="Segoe UI" w:hAnsi="Segoe UI" w:cs="Segoe UI"/>
                <w:color w:val="333333"/>
                <w:lang w:val="en-US"/>
              </w:rPr>
              <w:t xml:space="preserve">It removes the last elements returned by the iterator. </w:t>
            </w:r>
            <w:r>
              <w:rPr>
                <w:rFonts w:ascii="Segoe UI" w:hAnsi="Segoe UI" w:cs="Segoe UI"/>
                <w:color w:val="333333"/>
              </w:rPr>
              <w:t xml:space="preserve">It </w:t>
            </w:r>
            <w:proofErr w:type="spellStart"/>
            <w:r>
              <w:rPr>
                <w:rFonts w:ascii="Segoe UI" w:hAnsi="Segoe UI" w:cs="Segoe UI"/>
                <w:color w:val="333333"/>
              </w:rPr>
              <w:t>is</w:t>
            </w:r>
            <w:proofErr w:type="spellEnd"/>
            <w:r>
              <w:rPr>
                <w:rFonts w:ascii="Segoe UI" w:hAnsi="Segoe UI" w:cs="Segoe UI"/>
                <w:color w:val="333333"/>
              </w:rPr>
              <w:t xml:space="preserve"> </w:t>
            </w:r>
            <w:proofErr w:type="spellStart"/>
            <w:r>
              <w:rPr>
                <w:rFonts w:ascii="Segoe UI" w:hAnsi="Segoe UI" w:cs="Segoe UI"/>
                <w:color w:val="333333"/>
              </w:rPr>
              <w:t>less</w:t>
            </w:r>
            <w:proofErr w:type="spellEnd"/>
            <w:r>
              <w:rPr>
                <w:rFonts w:ascii="Segoe UI" w:hAnsi="Segoe UI" w:cs="Segoe UI"/>
                <w:color w:val="333333"/>
              </w:rPr>
              <w:t xml:space="preserve"> </w:t>
            </w:r>
            <w:proofErr w:type="spellStart"/>
            <w:r>
              <w:rPr>
                <w:rFonts w:ascii="Segoe UI" w:hAnsi="Segoe UI" w:cs="Segoe UI"/>
                <w:color w:val="333333"/>
              </w:rPr>
              <w:t>used</w:t>
            </w:r>
            <w:proofErr w:type="spellEnd"/>
            <w:r>
              <w:rPr>
                <w:rFonts w:ascii="Segoe UI" w:hAnsi="Segoe UI" w:cs="Segoe UI"/>
                <w:color w:val="333333"/>
              </w:rPr>
              <w:t>.</w:t>
            </w:r>
          </w:p>
        </w:tc>
      </w:tr>
    </w:tbl>
    <w:p w14:paraId="2D91153F" w14:textId="77777777" w:rsidR="007C4F7D" w:rsidRDefault="007C4F7D" w:rsidP="007C4F7D">
      <w:pPr>
        <w:pStyle w:val="2"/>
        <w:shd w:val="clear" w:color="auto" w:fill="FFFFFF"/>
        <w:spacing w:line="312" w:lineRule="atLeast"/>
        <w:jc w:val="both"/>
        <w:rPr>
          <w:rFonts w:asciiTheme="minorHAnsi" w:hAnsiTheme="minorHAnsi"/>
          <w:b w:val="0"/>
          <w:bCs w:val="0"/>
          <w:color w:val="610B38"/>
          <w:sz w:val="38"/>
          <w:szCs w:val="38"/>
        </w:rPr>
      </w:pPr>
    </w:p>
    <w:p w14:paraId="77F8EE8C" w14:textId="7CE30DB0" w:rsidR="007C4F7D" w:rsidRDefault="007C4F7D" w:rsidP="007C4F7D">
      <w:pPr>
        <w:pStyle w:val="2"/>
        <w:shd w:val="clear" w:color="auto" w:fill="FFFFFF"/>
        <w:spacing w:line="312" w:lineRule="atLeast"/>
        <w:jc w:val="both"/>
        <w:rPr>
          <w:rFonts w:ascii="Helvetica" w:hAnsi="Helvetica"/>
          <w:b w:val="0"/>
          <w:bCs w:val="0"/>
          <w:color w:val="610B38"/>
          <w:sz w:val="38"/>
          <w:szCs w:val="38"/>
        </w:rPr>
      </w:pPr>
      <w:proofErr w:type="spellStart"/>
      <w:r>
        <w:rPr>
          <w:rFonts w:ascii="Helvetica" w:hAnsi="Helvetica"/>
          <w:b w:val="0"/>
          <w:bCs w:val="0"/>
          <w:color w:val="610B38"/>
          <w:sz w:val="38"/>
          <w:szCs w:val="38"/>
        </w:rPr>
        <w:t>Iterable</w:t>
      </w:r>
      <w:proofErr w:type="spellEnd"/>
      <w:r>
        <w:rPr>
          <w:rFonts w:ascii="Helvetica" w:hAnsi="Helvetica"/>
          <w:b w:val="0"/>
          <w:bCs w:val="0"/>
          <w:color w:val="610B38"/>
          <w:sz w:val="38"/>
          <w:szCs w:val="38"/>
        </w:rPr>
        <w:t xml:space="preserve"> Interface</w:t>
      </w:r>
    </w:p>
    <w:p w14:paraId="23E46AFF" w14:textId="77777777" w:rsidR="007C4F7D" w:rsidRPr="007C4F7D" w:rsidRDefault="007C4F7D" w:rsidP="007C4F7D">
      <w:pPr>
        <w:pStyle w:val="a3"/>
        <w:shd w:val="clear" w:color="auto" w:fill="FFFFFF"/>
        <w:jc w:val="both"/>
        <w:rPr>
          <w:rFonts w:ascii="Segoe UI" w:hAnsi="Segoe UI" w:cs="Segoe UI"/>
          <w:color w:val="333333"/>
          <w:lang w:val="en-US"/>
        </w:rPr>
      </w:pPr>
      <w:r w:rsidRPr="007C4F7D">
        <w:rPr>
          <w:rFonts w:ascii="Segoe UI" w:hAnsi="Segoe UI" w:cs="Segoe UI"/>
          <w:color w:val="333333"/>
          <w:lang w:val="en-US"/>
        </w:rPr>
        <w:t xml:space="preserve">The </w:t>
      </w:r>
      <w:proofErr w:type="spellStart"/>
      <w:r w:rsidRPr="007C4F7D">
        <w:rPr>
          <w:rFonts w:ascii="Segoe UI" w:hAnsi="Segoe UI" w:cs="Segoe UI"/>
          <w:color w:val="333333"/>
          <w:lang w:val="en-US"/>
        </w:rPr>
        <w:t>Iterable</w:t>
      </w:r>
      <w:proofErr w:type="spellEnd"/>
      <w:r w:rsidRPr="007C4F7D">
        <w:rPr>
          <w:rFonts w:ascii="Segoe UI" w:hAnsi="Segoe UI" w:cs="Segoe UI"/>
          <w:color w:val="333333"/>
          <w:lang w:val="en-US"/>
        </w:rPr>
        <w:t xml:space="preserve"> interface is the root interface for all the collection classes. The Collection interface extends the </w:t>
      </w:r>
      <w:proofErr w:type="spellStart"/>
      <w:r w:rsidRPr="007C4F7D">
        <w:rPr>
          <w:rFonts w:ascii="Segoe UI" w:hAnsi="Segoe UI" w:cs="Segoe UI"/>
          <w:color w:val="333333"/>
          <w:lang w:val="en-US"/>
        </w:rPr>
        <w:t>Iterable</w:t>
      </w:r>
      <w:proofErr w:type="spellEnd"/>
      <w:r w:rsidRPr="007C4F7D">
        <w:rPr>
          <w:rFonts w:ascii="Segoe UI" w:hAnsi="Segoe UI" w:cs="Segoe UI"/>
          <w:color w:val="333333"/>
          <w:lang w:val="en-US"/>
        </w:rPr>
        <w:t xml:space="preserve"> interface and therefore all the subclasses of Collection interface also implement the </w:t>
      </w:r>
      <w:proofErr w:type="spellStart"/>
      <w:r w:rsidRPr="007C4F7D">
        <w:rPr>
          <w:rFonts w:ascii="Segoe UI" w:hAnsi="Segoe UI" w:cs="Segoe UI"/>
          <w:color w:val="333333"/>
          <w:lang w:val="en-US"/>
        </w:rPr>
        <w:t>Iterable</w:t>
      </w:r>
      <w:proofErr w:type="spellEnd"/>
      <w:r w:rsidRPr="007C4F7D">
        <w:rPr>
          <w:rFonts w:ascii="Segoe UI" w:hAnsi="Segoe UI" w:cs="Segoe UI"/>
          <w:color w:val="333333"/>
          <w:lang w:val="en-US"/>
        </w:rPr>
        <w:t xml:space="preserve"> interface.</w:t>
      </w:r>
    </w:p>
    <w:p w14:paraId="6F068859" w14:textId="1C5C3340" w:rsidR="00790B4E" w:rsidRPr="007C4F7D" w:rsidRDefault="007C4F7D" w:rsidP="00790B4E">
      <w:pPr>
        <w:pStyle w:val="a3"/>
        <w:shd w:val="clear" w:color="auto" w:fill="FFFFFF"/>
        <w:jc w:val="both"/>
        <w:rPr>
          <w:color w:val="333333"/>
          <w:lang w:val="en-US"/>
        </w:rPr>
      </w:pPr>
      <w:r w:rsidRPr="007C4F7D">
        <w:rPr>
          <w:rFonts w:ascii="Segoe UI" w:hAnsi="Segoe UI" w:cs="Segoe UI"/>
          <w:color w:val="333333"/>
          <w:lang w:val="en-US"/>
        </w:rPr>
        <w:t>It contains only one abstract method. i.e.,</w:t>
      </w:r>
      <w:r w:rsidR="00790B4E" w:rsidRPr="007C4F7D">
        <w:rPr>
          <w:color w:val="333333"/>
          <w:lang w:val="en-US"/>
        </w:rPr>
        <w:t xml:space="preserve"> </w:t>
      </w:r>
    </w:p>
    <w:p w14:paraId="68A9C400" w14:textId="41D69D3F" w:rsidR="007C4F7D" w:rsidRPr="007C4F7D" w:rsidRDefault="007C4F7D" w:rsidP="007C4F7D">
      <w:pPr>
        <w:jc w:val="both"/>
        <w:rPr>
          <w:color w:val="333333"/>
          <w:lang w:val="en-US"/>
        </w:rPr>
      </w:pPr>
    </w:p>
    <w:p w14:paraId="53D13600" w14:textId="1826DB8B" w:rsidR="007C4F7D" w:rsidRPr="00790B4E" w:rsidRDefault="007C4F7D">
      <w:pPr>
        <w:pStyle w:val="alt"/>
        <w:numPr>
          <w:ilvl w:val="0"/>
          <w:numId w:val="36"/>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Iterator</w:t>
      </w:r>
      <w:proofErr w:type="spellEnd"/>
      <w:r>
        <w:rPr>
          <w:rFonts w:ascii="Segoe UI" w:hAnsi="Segoe UI" w:cs="Segoe UI"/>
          <w:color w:val="000000"/>
          <w:bdr w:val="none" w:sz="0" w:space="0" w:color="auto" w:frame="1"/>
        </w:rPr>
        <w:t>&lt;T&gt; </w:t>
      </w:r>
      <w:proofErr w:type="spellStart"/>
      <w:proofErr w:type="gramStart"/>
      <w:r>
        <w:rPr>
          <w:rFonts w:ascii="Segoe UI" w:hAnsi="Segoe UI" w:cs="Segoe UI"/>
          <w:color w:val="000000"/>
          <w:bdr w:val="none" w:sz="0" w:space="0" w:color="auto" w:frame="1"/>
        </w:rPr>
        <w:t>iterator</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25C12D4D" w14:textId="77777777" w:rsidR="00790B4E" w:rsidRDefault="00790B4E" w:rsidP="00790B4E">
      <w:pPr>
        <w:pStyle w:val="alt"/>
        <w:spacing w:before="0" w:beforeAutospacing="0" w:after="0" w:afterAutospacing="0" w:line="375" w:lineRule="atLeast"/>
        <w:ind w:left="720"/>
        <w:jc w:val="both"/>
        <w:rPr>
          <w:rFonts w:ascii="Segoe UI" w:hAnsi="Segoe UI" w:cs="Segoe UI"/>
          <w:color w:val="000000"/>
        </w:rPr>
      </w:pPr>
    </w:p>
    <w:p w14:paraId="1C117D76" w14:textId="77777777" w:rsidR="007C4F7D" w:rsidRPr="007C4F7D" w:rsidRDefault="007C4F7D" w:rsidP="007C4F7D">
      <w:pPr>
        <w:pStyle w:val="a3"/>
        <w:shd w:val="clear" w:color="auto" w:fill="FFFFFF"/>
        <w:jc w:val="both"/>
        <w:rPr>
          <w:rFonts w:ascii="Segoe UI" w:hAnsi="Segoe UI" w:cs="Segoe UI"/>
          <w:color w:val="333333"/>
          <w:lang w:val="en-US"/>
        </w:rPr>
      </w:pPr>
      <w:r w:rsidRPr="007C4F7D">
        <w:rPr>
          <w:rFonts w:ascii="Segoe UI" w:hAnsi="Segoe UI" w:cs="Segoe UI"/>
          <w:color w:val="333333"/>
          <w:lang w:val="en-US"/>
        </w:rPr>
        <w:t>It returns the iterator over the elements of type T.</w:t>
      </w:r>
    </w:p>
    <w:p w14:paraId="6606DB13" w14:textId="77777777" w:rsidR="007C4F7D" w:rsidRDefault="00000000" w:rsidP="007C4F7D">
      <w:pPr>
        <w:rPr>
          <w:rFonts w:ascii="Times New Roman" w:hAnsi="Times New Roman" w:cs="Times New Roman"/>
        </w:rPr>
      </w:pPr>
      <w:r>
        <w:pict w14:anchorId="04027D35">
          <v:rect id="_x0000_i1046" style="width:0;height:.75pt" o:hrstd="t" o:hrnoshade="t" o:hr="t" fillcolor="#d4d4d4" stroked="f"/>
        </w:pict>
      </w:r>
    </w:p>
    <w:p w14:paraId="79BD8D04" w14:textId="77777777" w:rsidR="00790B4E" w:rsidRDefault="00790B4E" w:rsidP="007C4F7D">
      <w:pPr>
        <w:pStyle w:val="2"/>
        <w:shd w:val="clear" w:color="auto" w:fill="FFFFFF"/>
        <w:spacing w:line="312" w:lineRule="atLeast"/>
        <w:jc w:val="both"/>
        <w:rPr>
          <w:rFonts w:ascii="Helvetica" w:hAnsi="Helvetica"/>
          <w:b w:val="0"/>
          <w:bCs w:val="0"/>
          <w:color w:val="610B38"/>
          <w:sz w:val="38"/>
          <w:szCs w:val="38"/>
          <w:lang w:val="en-US"/>
        </w:rPr>
      </w:pPr>
    </w:p>
    <w:p w14:paraId="300F657C" w14:textId="3546D747" w:rsidR="007C4F7D" w:rsidRPr="007C4F7D" w:rsidRDefault="007C4F7D" w:rsidP="007C4F7D">
      <w:pPr>
        <w:pStyle w:val="2"/>
        <w:shd w:val="clear" w:color="auto" w:fill="FFFFFF"/>
        <w:spacing w:line="312" w:lineRule="atLeast"/>
        <w:jc w:val="both"/>
        <w:rPr>
          <w:rFonts w:ascii="Helvetica" w:hAnsi="Helvetica"/>
          <w:b w:val="0"/>
          <w:bCs w:val="0"/>
          <w:color w:val="610B38"/>
          <w:sz w:val="38"/>
          <w:szCs w:val="38"/>
          <w:lang w:val="en-US"/>
        </w:rPr>
      </w:pPr>
      <w:r w:rsidRPr="007C4F7D">
        <w:rPr>
          <w:rFonts w:ascii="Helvetica" w:hAnsi="Helvetica"/>
          <w:b w:val="0"/>
          <w:bCs w:val="0"/>
          <w:color w:val="610B38"/>
          <w:sz w:val="38"/>
          <w:szCs w:val="38"/>
          <w:lang w:val="en-US"/>
        </w:rPr>
        <w:t>Collection Interface</w:t>
      </w:r>
    </w:p>
    <w:p w14:paraId="59B50A01" w14:textId="77777777" w:rsidR="007C4F7D" w:rsidRPr="007C4F7D" w:rsidRDefault="007C4F7D" w:rsidP="007C4F7D">
      <w:pPr>
        <w:pStyle w:val="a3"/>
        <w:shd w:val="clear" w:color="auto" w:fill="FFFFFF"/>
        <w:jc w:val="both"/>
        <w:rPr>
          <w:rFonts w:ascii="Segoe UI" w:hAnsi="Segoe UI" w:cs="Segoe UI"/>
          <w:color w:val="333333"/>
          <w:lang w:val="en-US"/>
        </w:rPr>
      </w:pPr>
      <w:r w:rsidRPr="007C4F7D">
        <w:rPr>
          <w:rFonts w:ascii="Segoe UI" w:hAnsi="Segoe UI" w:cs="Segoe UI"/>
          <w:color w:val="333333"/>
          <w:lang w:val="en-US"/>
        </w:rPr>
        <w:t>The Collection interface is the interface which is implemented by all the classes in the collection framework. It declares the methods that every collection will have. In other words, we can say that the Collection interface builds the foundation on which the collection framework depends.</w:t>
      </w:r>
    </w:p>
    <w:p w14:paraId="114DBEE7" w14:textId="77777777" w:rsidR="007C4F7D" w:rsidRPr="007C4F7D" w:rsidRDefault="007C4F7D" w:rsidP="007C4F7D">
      <w:pPr>
        <w:pStyle w:val="a3"/>
        <w:shd w:val="clear" w:color="auto" w:fill="FFFFFF"/>
        <w:jc w:val="both"/>
        <w:rPr>
          <w:rFonts w:ascii="Segoe UI" w:hAnsi="Segoe UI" w:cs="Segoe UI"/>
          <w:color w:val="333333"/>
          <w:lang w:val="en-US"/>
        </w:rPr>
      </w:pPr>
      <w:r w:rsidRPr="007C4F7D">
        <w:rPr>
          <w:rFonts w:ascii="Segoe UI" w:hAnsi="Segoe UI" w:cs="Segoe UI"/>
          <w:color w:val="333333"/>
          <w:lang w:val="en-US"/>
        </w:rPr>
        <w:t xml:space="preserve">Some of the methods of Collection interface are Boolean add </w:t>
      </w:r>
      <w:proofErr w:type="gramStart"/>
      <w:r w:rsidRPr="007C4F7D">
        <w:rPr>
          <w:rFonts w:ascii="Segoe UI" w:hAnsi="Segoe UI" w:cs="Segoe UI"/>
          <w:color w:val="333333"/>
          <w:lang w:val="en-US"/>
        </w:rPr>
        <w:t>( Object</w:t>
      </w:r>
      <w:proofErr w:type="gramEnd"/>
      <w:r w:rsidRPr="007C4F7D">
        <w:rPr>
          <w:rFonts w:ascii="Segoe UI" w:hAnsi="Segoe UI" w:cs="Segoe UI"/>
          <w:color w:val="333333"/>
          <w:lang w:val="en-US"/>
        </w:rPr>
        <w:t xml:space="preserve"> obj), Boolean </w:t>
      </w:r>
      <w:proofErr w:type="spellStart"/>
      <w:r w:rsidRPr="007C4F7D">
        <w:rPr>
          <w:rFonts w:ascii="Segoe UI" w:hAnsi="Segoe UI" w:cs="Segoe UI"/>
          <w:color w:val="333333"/>
          <w:lang w:val="en-US"/>
        </w:rPr>
        <w:t>addAll</w:t>
      </w:r>
      <w:proofErr w:type="spellEnd"/>
      <w:r w:rsidRPr="007C4F7D">
        <w:rPr>
          <w:rFonts w:ascii="Segoe UI" w:hAnsi="Segoe UI" w:cs="Segoe UI"/>
          <w:color w:val="333333"/>
          <w:lang w:val="en-US"/>
        </w:rPr>
        <w:t xml:space="preserve"> ( Collection c), void clear(), etc. which are implemented by all the subclasses of Collection interface.</w:t>
      </w:r>
    </w:p>
    <w:p w14:paraId="6EA16507" w14:textId="77777777" w:rsidR="007C4F7D" w:rsidRDefault="00000000" w:rsidP="007C4F7D">
      <w:pPr>
        <w:rPr>
          <w:rFonts w:ascii="Times New Roman" w:hAnsi="Times New Roman" w:cs="Times New Roman"/>
        </w:rPr>
      </w:pPr>
      <w:r>
        <w:pict w14:anchorId="6E8A1854">
          <v:rect id="_x0000_i1047" style="width:0;height:.75pt" o:hrstd="t" o:hrnoshade="t" o:hr="t" fillcolor="#d4d4d4" stroked="f"/>
        </w:pict>
      </w:r>
    </w:p>
    <w:p w14:paraId="40ADB7D4" w14:textId="19121EAF" w:rsidR="007C4F7D" w:rsidRPr="007C4F7D" w:rsidRDefault="007C4F7D" w:rsidP="007C4F7D">
      <w:pPr>
        <w:pStyle w:val="2"/>
        <w:shd w:val="clear" w:color="auto" w:fill="FFFFFF"/>
        <w:spacing w:line="312" w:lineRule="atLeast"/>
        <w:jc w:val="both"/>
        <w:rPr>
          <w:rFonts w:ascii="Helvetica" w:hAnsi="Helvetica"/>
          <w:b w:val="0"/>
          <w:bCs w:val="0"/>
          <w:color w:val="610B38"/>
          <w:sz w:val="38"/>
          <w:szCs w:val="38"/>
          <w:lang w:val="en-US"/>
        </w:rPr>
      </w:pPr>
      <w:r w:rsidRPr="007C4F7D">
        <w:rPr>
          <w:rFonts w:ascii="Helvetica" w:hAnsi="Helvetica"/>
          <w:b w:val="0"/>
          <w:bCs w:val="0"/>
          <w:color w:val="610B38"/>
          <w:sz w:val="38"/>
          <w:szCs w:val="38"/>
          <w:lang w:val="en-US"/>
        </w:rPr>
        <w:lastRenderedPageBreak/>
        <w:t>List Interface</w:t>
      </w:r>
    </w:p>
    <w:p w14:paraId="63720446" w14:textId="77777777" w:rsidR="007C4F7D" w:rsidRPr="007C4F7D" w:rsidRDefault="007C4F7D" w:rsidP="007C4F7D">
      <w:pPr>
        <w:pStyle w:val="a3"/>
        <w:shd w:val="clear" w:color="auto" w:fill="FFFFFF"/>
        <w:jc w:val="both"/>
        <w:rPr>
          <w:rFonts w:ascii="Segoe UI" w:hAnsi="Segoe UI" w:cs="Segoe UI"/>
          <w:color w:val="333333"/>
          <w:lang w:val="en-US"/>
        </w:rPr>
      </w:pPr>
      <w:r w:rsidRPr="007C4F7D">
        <w:rPr>
          <w:rFonts w:ascii="Segoe UI" w:hAnsi="Segoe UI" w:cs="Segoe UI"/>
          <w:color w:val="333333"/>
          <w:lang w:val="en-US"/>
        </w:rPr>
        <w:t>List interface is the child interface of Collection interface. It inhibits a list type data structure in which we can store the ordered collection of objects. It can have duplicate values.</w:t>
      </w:r>
    </w:p>
    <w:p w14:paraId="281ADD7A" w14:textId="77777777" w:rsidR="007C4F7D" w:rsidRPr="007C4F7D" w:rsidRDefault="007C4F7D" w:rsidP="007C4F7D">
      <w:pPr>
        <w:pStyle w:val="a3"/>
        <w:shd w:val="clear" w:color="auto" w:fill="FFFFFF"/>
        <w:jc w:val="both"/>
        <w:rPr>
          <w:rFonts w:ascii="Segoe UI" w:hAnsi="Segoe UI" w:cs="Segoe UI"/>
          <w:color w:val="333333"/>
          <w:lang w:val="en-US"/>
        </w:rPr>
      </w:pPr>
      <w:r w:rsidRPr="007C4F7D">
        <w:rPr>
          <w:rFonts w:ascii="Segoe UI" w:hAnsi="Segoe UI" w:cs="Segoe UI"/>
          <w:color w:val="333333"/>
          <w:lang w:val="en-US"/>
        </w:rPr>
        <w:t xml:space="preserve">List interface is implemented by the classes </w:t>
      </w:r>
      <w:proofErr w:type="spellStart"/>
      <w:r w:rsidRPr="007C4F7D">
        <w:rPr>
          <w:rFonts w:ascii="Segoe UI" w:hAnsi="Segoe UI" w:cs="Segoe UI"/>
          <w:color w:val="333333"/>
          <w:lang w:val="en-US"/>
        </w:rPr>
        <w:t>ArrayList</w:t>
      </w:r>
      <w:proofErr w:type="spellEnd"/>
      <w:r w:rsidRPr="007C4F7D">
        <w:rPr>
          <w:rFonts w:ascii="Segoe UI" w:hAnsi="Segoe UI" w:cs="Segoe UI"/>
          <w:color w:val="333333"/>
          <w:lang w:val="en-US"/>
        </w:rPr>
        <w:t>, LinkedList, Vector, and Stack.</w:t>
      </w:r>
    </w:p>
    <w:p w14:paraId="73C973B1" w14:textId="3EA11A0D" w:rsidR="007C4F7D" w:rsidRPr="00D369DA" w:rsidRDefault="007C4F7D" w:rsidP="00D369DA">
      <w:pPr>
        <w:pStyle w:val="a3"/>
        <w:shd w:val="clear" w:color="auto" w:fill="FFFFFF"/>
        <w:jc w:val="both"/>
        <w:rPr>
          <w:rStyle w:val="a5"/>
          <w:rFonts w:ascii="Segoe UI" w:hAnsi="Segoe UI" w:cs="Segoe UI"/>
          <w:color w:val="333333"/>
          <w:u w:val="none"/>
          <w:lang w:val="en-US"/>
        </w:rPr>
      </w:pPr>
      <w:r w:rsidRPr="007C4F7D">
        <w:rPr>
          <w:rFonts w:ascii="Segoe UI" w:hAnsi="Segoe UI" w:cs="Segoe UI"/>
          <w:color w:val="333333"/>
          <w:lang w:val="en-US"/>
        </w:rPr>
        <w:t xml:space="preserve">To instantiate the List interface, we must </w:t>
      </w:r>
      <w:proofErr w:type="gramStart"/>
      <w:r w:rsidRPr="007C4F7D">
        <w:rPr>
          <w:rFonts w:ascii="Segoe UI" w:hAnsi="Segoe UI" w:cs="Segoe UI"/>
          <w:color w:val="333333"/>
          <w:lang w:val="en-US"/>
        </w:rPr>
        <w:t>use :</w:t>
      </w:r>
      <w:proofErr w:type="gramEnd"/>
      <w:r>
        <w:rPr>
          <w:rFonts w:ascii="Segoe UI" w:hAnsi="Segoe UI" w:cs="Segoe UI"/>
          <w:color w:val="333333"/>
        </w:rPr>
        <w:fldChar w:fldCharType="begin"/>
      </w:r>
      <w:r w:rsidRPr="007C4F7D">
        <w:rPr>
          <w:rFonts w:ascii="Segoe UI" w:hAnsi="Segoe UI" w:cs="Segoe UI"/>
          <w:color w:val="333333"/>
          <w:lang w:val="en-US"/>
        </w:rPr>
        <w:instrText xml:space="preserve"> HYPERLINK "https://www.javatpoint.com/collections-in-java" </w:instrText>
      </w:r>
      <w:r>
        <w:rPr>
          <w:rFonts w:ascii="Segoe UI" w:hAnsi="Segoe UI" w:cs="Segoe UI"/>
          <w:color w:val="333333"/>
        </w:rPr>
      </w:r>
      <w:r>
        <w:rPr>
          <w:rFonts w:ascii="Segoe UI" w:hAnsi="Segoe UI" w:cs="Segoe UI"/>
          <w:color w:val="333333"/>
        </w:rPr>
        <w:fldChar w:fldCharType="separate"/>
      </w:r>
    </w:p>
    <w:p w14:paraId="1268524D" w14:textId="77777777" w:rsidR="007C4F7D" w:rsidRPr="007C4F7D" w:rsidRDefault="007C4F7D" w:rsidP="007C4F7D">
      <w:pPr>
        <w:jc w:val="both"/>
        <w:rPr>
          <w:color w:val="333333"/>
          <w:lang w:val="en-US"/>
        </w:rPr>
      </w:pPr>
      <w:r>
        <w:rPr>
          <w:rFonts w:ascii="Segoe UI" w:hAnsi="Segoe UI" w:cs="Segoe UI"/>
          <w:color w:val="333333"/>
        </w:rPr>
        <w:fldChar w:fldCharType="end"/>
      </w:r>
    </w:p>
    <w:p w14:paraId="472A1755" w14:textId="77777777" w:rsidR="007C4F7D" w:rsidRPr="007C4F7D" w:rsidRDefault="007C4F7D">
      <w:pPr>
        <w:pStyle w:val="alt"/>
        <w:numPr>
          <w:ilvl w:val="0"/>
          <w:numId w:val="37"/>
        </w:numPr>
        <w:spacing w:before="0" w:beforeAutospacing="0" w:after="0" w:afterAutospacing="0" w:line="375" w:lineRule="atLeast"/>
        <w:jc w:val="both"/>
        <w:rPr>
          <w:rFonts w:ascii="Segoe UI" w:hAnsi="Segoe UI" w:cs="Segoe UI"/>
          <w:color w:val="000000"/>
          <w:lang w:val="en-US"/>
        </w:rPr>
      </w:pPr>
      <w:r w:rsidRPr="007C4F7D">
        <w:rPr>
          <w:rFonts w:ascii="Segoe UI" w:hAnsi="Segoe UI" w:cs="Segoe UI"/>
          <w:color w:val="000000"/>
          <w:bdr w:val="none" w:sz="0" w:space="0" w:color="auto" w:frame="1"/>
          <w:lang w:val="en-US"/>
        </w:rPr>
        <w:t>List &lt;data-type&gt; list1= </w:t>
      </w:r>
      <w:r w:rsidRPr="007C4F7D">
        <w:rPr>
          <w:rStyle w:val="keyword"/>
          <w:rFonts w:ascii="Segoe UI" w:hAnsi="Segoe UI" w:cs="Segoe UI"/>
          <w:b/>
          <w:bCs/>
          <w:color w:val="006699"/>
          <w:bdr w:val="none" w:sz="0" w:space="0" w:color="auto" w:frame="1"/>
          <w:lang w:val="en-US"/>
        </w:rPr>
        <w:t>new</w:t>
      </w:r>
      <w:r w:rsidRPr="007C4F7D">
        <w:rPr>
          <w:rFonts w:ascii="Segoe UI" w:hAnsi="Segoe UI" w:cs="Segoe UI"/>
          <w:color w:val="000000"/>
          <w:bdr w:val="none" w:sz="0" w:space="0" w:color="auto" w:frame="1"/>
          <w:lang w:val="en-US"/>
        </w:rPr>
        <w:t> </w:t>
      </w:r>
      <w:proofErr w:type="spellStart"/>
      <w:proofErr w:type="gramStart"/>
      <w:r w:rsidRPr="007C4F7D">
        <w:rPr>
          <w:rFonts w:ascii="Segoe UI" w:hAnsi="Segoe UI" w:cs="Segoe UI"/>
          <w:color w:val="000000"/>
          <w:bdr w:val="none" w:sz="0" w:space="0" w:color="auto" w:frame="1"/>
          <w:lang w:val="en-US"/>
        </w:rPr>
        <w:t>ArrayList</w:t>
      </w:r>
      <w:proofErr w:type="spellEnd"/>
      <w:r w:rsidRPr="007C4F7D">
        <w:rPr>
          <w:rFonts w:ascii="Segoe UI" w:hAnsi="Segoe UI" w:cs="Segoe UI"/>
          <w:color w:val="000000"/>
          <w:bdr w:val="none" w:sz="0" w:space="0" w:color="auto" w:frame="1"/>
          <w:lang w:val="en-US"/>
        </w:rPr>
        <w:t>(</w:t>
      </w:r>
      <w:proofErr w:type="gramEnd"/>
      <w:r w:rsidRPr="007C4F7D">
        <w:rPr>
          <w:rFonts w:ascii="Segoe UI" w:hAnsi="Segoe UI" w:cs="Segoe UI"/>
          <w:color w:val="000000"/>
          <w:bdr w:val="none" w:sz="0" w:space="0" w:color="auto" w:frame="1"/>
          <w:lang w:val="en-US"/>
        </w:rPr>
        <w:t>);  </w:t>
      </w:r>
    </w:p>
    <w:p w14:paraId="34CDFD08" w14:textId="77777777" w:rsidR="007C4F7D" w:rsidRPr="007C4F7D" w:rsidRDefault="007C4F7D">
      <w:pPr>
        <w:numPr>
          <w:ilvl w:val="0"/>
          <w:numId w:val="37"/>
        </w:numPr>
        <w:spacing w:after="0" w:line="375" w:lineRule="atLeast"/>
        <w:jc w:val="both"/>
        <w:rPr>
          <w:rFonts w:ascii="Segoe UI" w:hAnsi="Segoe UI" w:cs="Segoe UI"/>
          <w:color w:val="000000"/>
          <w:lang w:val="en-US"/>
        </w:rPr>
      </w:pPr>
      <w:r w:rsidRPr="007C4F7D">
        <w:rPr>
          <w:rFonts w:ascii="Segoe UI" w:hAnsi="Segoe UI" w:cs="Segoe UI"/>
          <w:color w:val="000000"/>
          <w:bdr w:val="none" w:sz="0" w:space="0" w:color="auto" w:frame="1"/>
          <w:lang w:val="en-US"/>
        </w:rPr>
        <w:t>List &lt;data-type&gt; list2 = </w:t>
      </w:r>
      <w:r w:rsidRPr="007C4F7D">
        <w:rPr>
          <w:rStyle w:val="keyword"/>
          <w:rFonts w:ascii="Segoe UI" w:hAnsi="Segoe UI" w:cs="Segoe UI"/>
          <w:b/>
          <w:bCs/>
          <w:color w:val="006699"/>
          <w:bdr w:val="none" w:sz="0" w:space="0" w:color="auto" w:frame="1"/>
          <w:lang w:val="en-US"/>
        </w:rPr>
        <w:t>new</w:t>
      </w:r>
      <w:r w:rsidRPr="007C4F7D">
        <w:rPr>
          <w:rFonts w:ascii="Segoe UI" w:hAnsi="Segoe UI" w:cs="Segoe UI"/>
          <w:color w:val="000000"/>
          <w:bdr w:val="none" w:sz="0" w:space="0" w:color="auto" w:frame="1"/>
          <w:lang w:val="en-US"/>
        </w:rPr>
        <w:t> </w:t>
      </w:r>
      <w:proofErr w:type="gramStart"/>
      <w:r w:rsidRPr="007C4F7D">
        <w:rPr>
          <w:rFonts w:ascii="Segoe UI" w:hAnsi="Segoe UI" w:cs="Segoe UI"/>
          <w:color w:val="000000"/>
          <w:bdr w:val="none" w:sz="0" w:space="0" w:color="auto" w:frame="1"/>
          <w:lang w:val="en-US"/>
        </w:rPr>
        <w:t>LinkedList(</w:t>
      </w:r>
      <w:proofErr w:type="gramEnd"/>
      <w:r w:rsidRPr="007C4F7D">
        <w:rPr>
          <w:rFonts w:ascii="Segoe UI" w:hAnsi="Segoe UI" w:cs="Segoe UI"/>
          <w:color w:val="000000"/>
          <w:bdr w:val="none" w:sz="0" w:space="0" w:color="auto" w:frame="1"/>
          <w:lang w:val="en-US"/>
        </w:rPr>
        <w:t>);  </w:t>
      </w:r>
    </w:p>
    <w:p w14:paraId="5D70FDFC" w14:textId="77777777" w:rsidR="007C4F7D" w:rsidRPr="007C4F7D" w:rsidRDefault="007C4F7D">
      <w:pPr>
        <w:pStyle w:val="alt"/>
        <w:numPr>
          <w:ilvl w:val="0"/>
          <w:numId w:val="37"/>
        </w:numPr>
        <w:spacing w:before="0" w:beforeAutospacing="0" w:after="0" w:afterAutospacing="0" w:line="375" w:lineRule="atLeast"/>
        <w:jc w:val="both"/>
        <w:rPr>
          <w:rFonts w:ascii="Segoe UI" w:hAnsi="Segoe UI" w:cs="Segoe UI"/>
          <w:color w:val="000000"/>
          <w:lang w:val="en-US"/>
        </w:rPr>
      </w:pPr>
      <w:r w:rsidRPr="007C4F7D">
        <w:rPr>
          <w:rFonts w:ascii="Segoe UI" w:hAnsi="Segoe UI" w:cs="Segoe UI"/>
          <w:color w:val="000000"/>
          <w:bdr w:val="none" w:sz="0" w:space="0" w:color="auto" w:frame="1"/>
          <w:lang w:val="en-US"/>
        </w:rPr>
        <w:t>List &lt;data-type&gt; list3 = </w:t>
      </w:r>
      <w:r w:rsidRPr="007C4F7D">
        <w:rPr>
          <w:rStyle w:val="keyword"/>
          <w:rFonts w:ascii="Segoe UI" w:hAnsi="Segoe UI" w:cs="Segoe UI"/>
          <w:b/>
          <w:bCs/>
          <w:color w:val="006699"/>
          <w:bdr w:val="none" w:sz="0" w:space="0" w:color="auto" w:frame="1"/>
          <w:lang w:val="en-US"/>
        </w:rPr>
        <w:t>new</w:t>
      </w:r>
      <w:r w:rsidRPr="007C4F7D">
        <w:rPr>
          <w:rFonts w:ascii="Segoe UI" w:hAnsi="Segoe UI" w:cs="Segoe UI"/>
          <w:color w:val="000000"/>
          <w:bdr w:val="none" w:sz="0" w:space="0" w:color="auto" w:frame="1"/>
          <w:lang w:val="en-US"/>
        </w:rPr>
        <w:t> </w:t>
      </w:r>
      <w:proofErr w:type="gramStart"/>
      <w:r w:rsidRPr="007C4F7D">
        <w:rPr>
          <w:rFonts w:ascii="Segoe UI" w:hAnsi="Segoe UI" w:cs="Segoe UI"/>
          <w:color w:val="000000"/>
          <w:bdr w:val="none" w:sz="0" w:space="0" w:color="auto" w:frame="1"/>
          <w:lang w:val="en-US"/>
        </w:rPr>
        <w:t>Vector(</w:t>
      </w:r>
      <w:proofErr w:type="gramEnd"/>
      <w:r w:rsidRPr="007C4F7D">
        <w:rPr>
          <w:rFonts w:ascii="Segoe UI" w:hAnsi="Segoe UI" w:cs="Segoe UI"/>
          <w:color w:val="000000"/>
          <w:bdr w:val="none" w:sz="0" w:space="0" w:color="auto" w:frame="1"/>
          <w:lang w:val="en-US"/>
        </w:rPr>
        <w:t>);  </w:t>
      </w:r>
    </w:p>
    <w:p w14:paraId="52CCA3D5" w14:textId="77777777" w:rsidR="007C4F7D" w:rsidRPr="007C4F7D" w:rsidRDefault="007C4F7D">
      <w:pPr>
        <w:numPr>
          <w:ilvl w:val="0"/>
          <w:numId w:val="37"/>
        </w:numPr>
        <w:spacing w:after="0" w:line="375" w:lineRule="atLeast"/>
        <w:jc w:val="both"/>
        <w:rPr>
          <w:rFonts w:ascii="Segoe UI" w:hAnsi="Segoe UI" w:cs="Segoe UI"/>
          <w:color w:val="000000"/>
          <w:lang w:val="en-US"/>
        </w:rPr>
      </w:pPr>
      <w:r w:rsidRPr="007C4F7D">
        <w:rPr>
          <w:rFonts w:ascii="Segoe UI" w:hAnsi="Segoe UI" w:cs="Segoe UI"/>
          <w:color w:val="000000"/>
          <w:bdr w:val="none" w:sz="0" w:space="0" w:color="auto" w:frame="1"/>
          <w:lang w:val="en-US"/>
        </w:rPr>
        <w:t>List &lt;data-type&gt; list4 = </w:t>
      </w:r>
      <w:r w:rsidRPr="007C4F7D">
        <w:rPr>
          <w:rStyle w:val="keyword"/>
          <w:rFonts w:ascii="Segoe UI" w:hAnsi="Segoe UI" w:cs="Segoe UI"/>
          <w:b/>
          <w:bCs/>
          <w:color w:val="006699"/>
          <w:bdr w:val="none" w:sz="0" w:space="0" w:color="auto" w:frame="1"/>
          <w:lang w:val="en-US"/>
        </w:rPr>
        <w:t>new</w:t>
      </w:r>
      <w:r w:rsidRPr="007C4F7D">
        <w:rPr>
          <w:rFonts w:ascii="Segoe UI" w:hAnsi="Segoe UI" w:cs="Segoe UI"/>
          <w:color w:val="000000"/>
          <w:bdr w:val="none" w:sz="0" w:space="0" w:color="auto" w:frame="1"/>
          <w:lang w:val="en-US"/>
        </w:rPr>
        <w:t> </w:t>
      </w:r>
      <w:proofErr w:type="gramStart"/>
      <w:r w:rsidRPr="007C4F7D">
        <w:rPr>
          <w:rFonts w:ascii="Segoe UI" w:hAnsi="Segoe UI" w:cs="Segoe UI"/>
          <w:color w:val="000000"/>
          <w:bdr w:val="none" w:sz="0" w:space="0" w:color="auto" w:frame="1"/>
          <w:lang w:val="en-US"/>
        </w:rPr>
        <w:t>Stack(</w:t>
      </w:r>
      <w:proofErr w:type="gramEnd"/>
      <w:r w:rsidRPr="007C4F7D">
        <w:rPr>
          <w:rFonts w:ascii="Segoe UI" w:hAnsi="Segoe UI" w:cs="Segoe UI"/>
          <w:color w:val="000000"/>
          <w:bdr w:val="none" w:sz="0" w:space="0" w:color="auto" w:frame="1"/>
          <w:lang w:val="en-US"/>
        </w:rPr>
        <w:t>);  </w:t>
      </w:r>
    </w:p>
    <w:p w14:paraId="0FB602D1" w14:textId="77777777" w:rsidR="007C4F7D" w:rsidRPr="007C4F7D" w:rsidRDefault="007C4F7D" w:rsidP="007C4F7D">
      <w:pPr>
        <w:pStyle w:val="a3"/>
        <w:shd w:val="clear" w:color="auto" w:fill="FFFFFF"/>
        <w:jc w:val="both"/>
        <w:rPr>
          <w:rFonts w:ascii="Segoe UI" w:hAnsi="Segoe UI" w:cs="Segoe UI"/>
          <w:color w:val="333333"/>
          <w:lang w:val="en-US"/>
        </w:rPr>
      </w:pPr>
      <w:r w:rsidRPr="007C4F7D">
        <w:rPr>
          <w:rFonts w:ascii="Segoe UI" w:hAnsi="Segoe UI" w:cs="Segoe UI"/>
          <w:color w:val="333333"/>
          <w:lang w:val="en-US"/>
        </w:rPr>
        <w:t>There are various methods in List interface that can be used to insert, delete, and access the elements from the list.</w:t>
      </w:r>
    </w:p>
    <w:p w14:paraId="5496B6A2" w14:textId="77777777" w:rsidR="007C4F7D" w:rsidRPr="007C4F7D" w:rsidRDefault="007C4F7D" w:rsidP="007C4F7D">
      <w:pPr>
        <w:pStyle w:val="a3"/>
        <w:shd w:val="clear" w:color="auto" w:fill="FFFFFF"/>
        <w:jc w:val="both"/>
        <w:rPr>
          <w:rFonts w:ascii="Segoe UI" w:hAnsi="Segoe UI" w:cs="Segoe UI"/>
          <w:color w:val="333333"/>
          <w:lang w:val="en-US"/>
        </w:rPr>
      </w:pPr>
      <w:r w:rsidRPr="007C4F7D">
        <w:rPr>
          <w:rFonts w:ascii="Segoe UI" w:hAnsi="Segoe UI" w:cs="Segoe UI"/>
          <w:color w:val="333333"/>
          <w:lang w:val="en-US"/>
        </w:rPr>
        <w:t>The classes that implement the List interface are given below.</w:t>
      </w:r>
    </w:p>
    <w:p w14:paraId="34E95339" w14:textId="77777777" w:rsidR="007C4F7D" w:rsidRDefault="00000000" w:rsidP="007C4F7D">
      <w:pPr>
        <w:rPr>
          <w:rFonts w:ascii="Times New Roman" w:hAnsi="Times New Roman" w:cs="Times New Roman"/>
        </w:rPr>
      </w:pPr>
      <w:r>
        <w:pict w14:anchorId="42D44E4E">
          <v:rect id="_x0000_i1048" style="width:0;height:.75pt" o:hrstd="t" o:hrnoshade="t" o:hr="t" fillcolor="#d4d4d4" stroked="f"/>
        </w:pict>
      </w:r>
    </w:p>
    <w:p w14:paraId="762A7A89" w14:textId="77777777" w:rsidR="007C4F7D" w:rsidRPr="007C4F7D" w:rsidRDefault="007C4F7D" w:rsidP="007C4F7D">
      <w:pPr>
        <w:pStyle w:val="2"/>
        <w:shd w:val="clear" w:color="auto" w:fill="FFFFFF"/>
        <w:spacing w:line="312" w:lineRule="atLeast"/>
        <w:jc w:val="both"/>
        <w:rPr>
          <w:rFonts w:ascii="Helvetica" w:hAnsi="Helvetica"/>
          <w:b w:val="0"/>
          <w:bCs w:val="0"/>
          <w:color w:val="610B38"/>
          <w:sz w:val="38"/>
          <w:szCs w:val="38"/>
          <w:lang w:val="en-US"/>
        </w:rPr>
      </w:pPr>
      <w:proofErr w:type="spellStart"/>
      <w:r w:rsidRPr="007C4F7D">
        <w:rPr>
          <w:rFonts w:ascii="Helvetica" w:hAnsi="Helvetica"/>
          <w:b w:val="0"/>
          <w:bCs w:val="0"/>
          <w:color w:val="610B38"/>
          <w:sz w:val="38"/>
          <w:szCs w:val="38"/>
          <w:lang w:val="en-US"/>
        </w:rPr>
        <w:t>ArrayList</w:t>
      </w:r>
      <w:proofErr w:type="spellEnd"/>
    </w:p>
    <w:p w14:paraId="56ABC8E3" w14:textId="77777777" w:rsidR="007C4F7D" w:rsidRPr="00376CA4" w:rsidRDefault="007C4F7D" w:rsidP="007C4F7D">
      <w:pPr>
        <w:pStyle w:val="a3"/>
        <w:shd w:val="clear" w:color="auto" w:fill="FFFFFF"/>
        <w:jc w:val="both"/>
        <w:rPr>
          <w:rFonts w:ascii="Segoe UI" w:hAnsi="Segoe UI" w:cs="Segoe UI"/>
          <w:color w:val="333333"/>
          <w:lang w:val="en-US"/>
        </w:rPr>
      </w:pPr>
      <w:r w:rsidRPr="007C4F7D">
        <w:rPr>
          <w:rFonts w:ascii="Segoe UI" w:hAnsi="Segoe UI" w:cs="Segoe UI"/>
          <w:color w:val="333333"/>
          <w:lang w:val="en-US"/>
        </w:rPr>
        <w:t xml:space="preserve">The </w:t>
      </w:r>
      <w:proofErr w:type="spellStart"/>
      <w:r w:rsidRPr="007C4F7D">
        <w:rPr>
          <w:rFonts w:ascii="Segoe UI" w:hAnsi="Segoe UI" w:cs="Segoe UI"/>
          <w:color w:val="333333"/>
          <w:lang w:val="en-US"/>
        </w:rPr>
        <w:t>ArrayList</w:t>
      </w:r>
      <w:proofErr w:type="spellEnd"/>
      <w:r w:rsidRPr="007C4F7D">
        <w:rPr>
          <w:rFonts w:ascii="Segoe UI" w:hAnsi="Segoe UI" w:cs="Segoe UI"/>
          <w:color w:val="333333"/>
          <w:lang w:val="en-US"/>
        </w:rPr>
        <w:t xml:space="preserve"> class implements the List interface. It uses a dynamic array to store the duplicate element of different data types. The </w:t>
      </w:r>
      <w:proofErr w:type="spellStart"/>
      <w:r w:rsidRPr="007C4F7D">
        <w:rPr>
          <w:rFonts w:ascii="Segoe UI" w:hAnsi="Segoe UI" w:cs="Segoe UI"/>
          <w:color w:val="333333"/>
          <w:lang w:val="en-US"/>
        </w:rPr>
        <w:t>ArrayList</w:t>
      </w:r>
      <w:proofErr w:type="spellEnd"/>
      <w:r w:rsidRPr="007C4F7D">
        <w:rPr>
          <w:rFonts w:ascii="Segoe UI" w:hAnsi="Segoe UI" w:cs="Segoe UI"/>
          <w:color w:val="333333"/>
          <w:lang w:val="en-US"/>
        </w:rPr>
        <w:t xml:space="preserve"> class maintains the insertion order and is non-synchronized. The elements stored in the </w:t>
      </w:r>
      <w:proofErr w:type="spellStart"/>
      <w:r w:rsidRPr="007C4F7D">
        <w:rPr>
          <w:rFonts w:ascii="Segoe UI" w:hAnsi="Segoe UI" w:cs="Segoe UI"/>
          <w:color w:val="333333"/>
          <w:lang w:val="en-US"/>
        </w:rPr>
        <w:t>ArrayList</w:t>
      </w:r>
      <w:proofErr w:type="spellEnd"/>
      <w:r w:rsidRPr="007C4F7D">
        <w:rPr>
          <w:rFonts w:ascii="Segoe UI" w:hAnsi="Segoe UI" w:cs="Segoe UI"/>
          <w:color w:val="333333"/>
          <w:lang w:val="en-US"/>
        </w:rPr>
        <w:t xml:space="preserve"> class can be randomly accessed. </w:t>
      </w:r>
      <w:r w:rsidRPr="00376CA4">
        <w:rPr>
          <w:rFonts w:ascii="Segoe UI" w:hAnsi="Segoe UI" w:cs="Segoe UI"/>
          <w:color w:val="333333"/>
          <w:lang w:val="en-US"/>
        </w:rPr>
        <w:t>Consider the following example.</w:t>
      </w:r>
    </w:p>
    <w:p w14:paraId="174694B1" w14:textId="749EE54B" w:rsidR="00D369DA" w:rsidRPr="00376CA4" w:rsidRDefault="00A028B6" w:rsidP="00D369DA">
      <w:pPr>
        <w:jc w:val="both"/>
        <w:rPr>
          <w:color w:val="333333"/>
          <w:lang w:val="en-US"/>
        </w:rPr>
      </w:pPr>
      <w:r>
        <w:rPr>
          <w:rFonts w:ascii="Segoe UI" w:hAnsi="Segoe UI" w:cs="Segoe UI"/>
          <w:color w:val="333333"/>
          <w:lang w:val="en-US"/>
        </w:rPr>
        <w:t>Example in month2.lesson1.</w:t>
      </w:r>
      <w:r w:rsidR="00D369DA" w:rsidRPr="00376CA4">
        <w:rPr>
          <w:color w:val="333333"/>
          <w:lang w:val="en-US"/>
        </w:rPr>
        <w:t xml:space="preserve"> </w:t>
      </w:r>
    </w:p>
    <w:p w14:paraId="581E0947" w14:textId="218BADBE" w:rsidR="00A028B6" w:rsidRPr="00376CA4" w:rsidRDefault="00A028B6" w:rsidP="00D369DA">
      <w:pPr>
        <w:jc w:val="both"/>
        <w:rPr>
          <w:color w:val="333333"/>
          <w:lang w:val="en-US"/>
        </w:rPr>
      </w:pPr>
    </w:p>
    <w:p w14:paraId="18C5FF77" w14:textId="48BEBB23" w:rsidR="007C4F7D" w:rsidRPr="00376CA4" w:rsidRDefault="007C4F7D" w:rsidP="007C4F7D">
      <w:pPr>
        <w:pStyle w:val="2"/>
        <w:shd w:val="clear" w:color="auto" w:fill="FFFFFF"/>
        <w:spacing w:line="312" w:lineRule="atLeast"/>
        <w:jc w:val="both"/>
        <w:rPr>
          <w:rFonts w:ascii="Helvetica" w:hAnsi="Helvetica"/>
          <w:b w:val="0"/>
          <w:bCs w:val="0"/>
          <w:color w:val="610B38"/>
          <w:sz w:val="38"/>
          <w:szCs w:val="38"/>
          <w:lang w:val="en-US"/>
        </w:rPr>
      </w:pPr>
      <w:r w:rsidRPr="00376CA4">
        <w:rPr>
          <w:rFonts w:ascii="Helvetica" w:hAnsi="Helvetica"/>
          <w:b w:val="0"/>
          <w:bCs w:val="0"/>
          <w:color w:val="610B38"/>
          <w:sz w:val="38"/>
          <w:szCs w:val="38"/>
          <w:lang w:val="en-US"/>
        </w:rPr>
        <w:t>LinkedList</w:t>
      </w:r>
    </w:p>
    <w:p w14:paraId="7EE62688" w14:textId="77777777" w:rsidR="007C4F7D" w:rsidRPr="007C4F7D" w:rsidRDefault="007C4F7D" w:rsidP="007C4F7D">
      <w:pPr>
        <w:pStyle w:val="a3"/>
        <w:shd w:val="clear" w:color="auto" w:fill="FFFFFF"/>
        <w:jc w:val="both"/>
        <w:rPr>
          <w:rFonts w:ascii="Segoe UI" w:hAnsi="Segoe UI" w:cs="Segoe UI"/>
          <w:color w:val="333333"/>
          <w:lang w:val="en-US"/>
        </w:rPr>
      </w:pPr>
      <w:r w:rsidRPr="007C4F7D">
        <w:rPr>
          <w:rFonts w:ascii="Segoe UI" w:hAnsi="Segoe UI" w:cs="Segoe UI"/>
          <w:color w:val="333333"/>
          <w:lang w:val="en-US"/>
        </w:rPr>
        <w:t>LinkedList implements the Collection interface. It uses a doubly linked list internally to store the elements. It can store the duplicate elements. It maintains the insertion order and is not synchronized. In LinkedList, the manipulation is fast because no shifting is required.</w:t>
      </w:r>
    </w:p>
    <w:p w14:paraId="5E613959" w14:textId="77777777" w:rsidR="007C4F7D" w:rsidRPr="00A028B6" w:rsidRDefault="007C4F7D" w:rsidP="007C4F7D">
      <w:pPr>
        <w:pStyle w:val="a3"/>
        <w:shd w:val="clear" w:color="auto" w:fill="FFFFFF"/>
        <w:jc w:val="both"/>
        <w:rPr>
          <w:rFonts w:ascii="Segoe UI" w:hAnsi="Segoe UI" w:cs="Segoe UI"/>
          <w:color w:val="333333"/>
          <w:lang w:val="en-US"/>
        </w:rPr>
      </w:pPr>
      <w:r w:rsidRPr="00A028B6">
        <w:rPr>
          <w:rFonts w:ascii="Segoe UI" w:hAnsi="Segoe UI" w:cs="Segoe UI"/>
          <w:color w:val="333333"/>
          <w:lang w:val="en-US"/>
        </w:rPr>
        <w:t>Consider the following example.</w:t>
      </w:r>
    </w:p>
    <w:p w14:paraId="4171C004" w14:textId="66DA0DED" w:rsidR="00D369DA" w:rsidRPr="00376CA4" w:rsidRDefault="00A028B6" w:rsidP="00D369DA">
      <w:pPr>
        <w:jc w:val="both"/>
        <w:rPr>
          <w:lang w:val="en-US"/>
        </w:rPr>
      </w:pPr>
      <w:r>
        <w:rPr>
          <w:rFonts w:ascii="Segoe UI" w:hAnsi="Segoe UI" w:cs="Segoe UI"/>
          <w:color w:val="333333"/>
          <w:lang w:val="en-US"/>
        </w:rPr>
        <w:t>Example in month2.lesson1.</w:t>
      </w:r>
    </w:p>
    <w:p w14:paraId="1EB40C85" w14:textId="77777777" w:rsidR="007C4F7D" w:rsidRPr="00A028B6" w:rsidRDefault="007C4F7D" w:rsidP="007C4F7D">
      <w:pPr>
        <w:pStyle w:val="2"/>
        <w:shd w:val="clear" w:color="auto" w:fill="FFFFFF"/>
        <w:spacing w:line="312" w:lineRule="atLeast"/>
        <w:jc w:val="both"/>
        <w:rPr>
          <w:rFonts w:ascii="Helvetica" w:hAnsi="Helvetica"/>
          <w:b w:val="0"/>
          <w:bCs w:val="0"/>
          <w:color w:val="610B38"/>
          <w:sz w:val="38"/>
          <w:szCs w:val="38"/>
          <w:lang w:val="en-US"/>
        </w:rPr>
      </w:pPr>
      <w:r w:rsidRPr="00A028B6">
        <w:rPr>
          <w:rFonts w:ascii="Helvetica" w:hAnsi="Helvetica"/>
          <w:b w:val="0"/>
          <w:bCs w:val="0"/>
          <w:color w:val="610B38"/>
          <w:sz w:val="38"/>
          <w:szCs w:val="38"/>
          <w:lang w:val="en-US"/>
        </w:rPr>
        <w:lastRenderedPageBreak/>
        <w:t>Vector</w:t>
      </w:r>
    </w:p>
    <w:p w14:paraId="7C51055B" w14:textId="77777777" w:rsidR="007C4F7D" w:rsidRPr="007C4F7D" w:rsidRDefault="007C4F7D" w:rsidP="007C4F7D">
      <w:pPr>
        <w:pStyle w:val="a3"/>
        <w:shd w:val="clear" w:color="auto" w:fill="FFFFFF"/>
        <w:jc w:val="both"/>
        <w:rPr>
          <w:rFonts w:ascii="Segoe UI" w:hAnsi="Segoe UI" w:cs="Segoe UI"/>
          <w:color w:val="333333"/>
          <w:lang w:val="en-US"/>
        </w:rPr>
      </w:pPr>
      <w:r w:rsidRPr="007C4F7D">
        <w:rPr>
          <w:rFonts w:ascii="Segoe UI" w:hAnsi="Segoe UI" w:cs="Segoe UI"/>
          <w:color w:val="333333"/>
          <w:lang w:val="en-US"/>
        </w:rPr>
        <w:t xml:space="preserve">Vector uses a dynamic array to store the data elements. It is similar to </w:t>
      </w:r>
      <w:proofErr w:type="spellStart"/>
      <w:r w:rsidRPr="007C4F7D">
        <w:rPr>
          <w:rFonts w:ascii="Segoe UI" w:hAnsi="Segoe UI" w:cs="Segoe UI"/>
          <w:color w:val="333333"/>
          <w:lang w:val="en-US"/>
        </w:rPr>
        <w:t>ArrayList</w:t>
      </w:r>
      <w:proofErr w:type="spellEnd"/>
      <w:r w:rsidRPr="007C4F7D">
        <w:rPr>
          <w:rFonts w:ascii="Segoe UI" w:hAnsi="Segoe UI" w:cs="Segoe UI"/>
          <w:color w:val="333333"/>
          <w:lang w:val="en-US"/>
        </w:rPr>
        <w:t xml:space="preserve">. However, </w:t>
      </w:r>
      <w:proofErr w:type="gramStart"/>
      <w:r w:rsidRPr="007C4F7D">
        <w:rPr>
          <w:rFonts w:ascii="Segoe UI" w:hAnsi="Segoe UI" w:cs="Segoe UI"/>
          <w:color w:val="333333"/>
          <w:lang w:val="en-US"/>
        </w:rPr>
        <w:t>It</w:t>
      </w:r>
      <w:proofErr w:type="gramEnd"/>
      <w:r w:rsidRPr="007C4F7D">
        <w:rPr>
          <w:rFonts w:ascii="Segoe UI" w:hAnsi="Segoe UI" w:cs="Segoe UI"/>
          <w:color w:val="333333"/>
          <w:lang w:val="en-US"/>
        </w:rPr>
        <w:t xml:space="preserve"> is synchronized and contains many methods that are not the part of Collection framework.</w:t>
      </w:r>
    </w:p>
    <w:p w14:paraId="4B47795B" w14:textId="77777777" w:rsidR="007C4F7D" w:rsidRPr="00D369DA" w:rsidRDefault="007C4F7D" w:rsidP="007C4F7D">
      <w:pPr>
        <w:pStyle w:val="a3"/>
        <w:shd w:val="clear" w:color="auto" w:fill="FFFFFF"/>
        <w:jc w:val="both"/>
        <w:rPr>
          <w:rFonts w:ascii="Segoe UI" w:hAnsi="Segoe UI" w:cs="Segoe UI"/>
          <w:color w:val="333333"/>
          <w:lang w:val="en-US"/>
        </w:rPr>
      </w:pPr>
      <w:r w:rsidRPr="00D369DA">
        <w:rPr>
          <w:rFonts w:ascii="Segoe UI" w:hAnsi="Segoe UI" w:cs="Segoe UI"/>
          <w:color w:val="333333"/>
          <w:lang w:val="en-US"/>
        </w:rPr>
        <w:t>Consider the following example.</w:t>
      </w:r>
    </w:p>
    <w:p w14:paraId="31C04F53" w14:textId="77777777" w:rsidR="00D369DA" w:rsidRPr="00D369DA" w:rsidRDefault="00D369DA" w:rsidP="00D369DA">
      <w:pPr>
        <w:jc w:val="both"/>
        <w:rPr>
          <w:lang w:val="en-US"/>
        </w:rPr>
      </w:pPr>
      <w:r>
        <w:rPr>
          <w:rFonts w:ascii="Segoe UI" w:hAnsi="Segoe UI" w:cs="Segoe UI"/>
          <w:color w:val="333333"/>
          <w:lang w:val="en-US"/>
        </w:rPr>
        <w:t>Example in month2.lesson1.</w:t>
      </w:r>
      <w:r w:rsidRPr="00D369DA">
        <w:rPr>
          <w:lang w:val="en-US"/>
        </w:rPr>
        <w:t xml:space="preserve"> </w:t>
      </w:r>
    </w:p>
    <w:p w14:paraId="1007774C" w14:textId="77777777" w:rsidR="007C4F7D" w:rsidRPr="00D369DA" w:rsidRDefault="007C4F7D" w:rsidP="007C4F7D">
      <w:pPr>
        <w:jc w:val="both"/>
        <w:rPr>
          <w:rStyle w:val="a5"/>
          <w:color w:val="008000"/>
          <w:u w:val="none"/>
          <w:bdr w:val="none" w:sz="0" w:space="0" w:color="auto" w:frame="1"/>
          <w:lang w:val="en-US"/>
        </w:rPr>
      </w:pPr>
      <w:r>
        <w:rPr>
          <w:rFonts w:ascii="Segoe UI" w:hAnsi="Segoe UI" w:cs="Segoe UI"/>
          <w:color w:val="333333"/>
        </w:rPr>
        <w:fldChar w:fldCharType="begin"/>
      </w:r>
      <w:r w:rsidRPr="00D369DA">
        <w:rPr>
          <w:rFonts w:ascii="Segoe UI" w:hAnsi="Segoe UI" w:cs="Segoe UI"/>
          <w:color w:val="333333"/>
          <w:lang w:val="en-US"/>
        </w:rPr>
        <w:instrText xml:space="preserve"> HYPERLINK "https://www.javatpoint.com/collections-in-java" </w:instrText>
      </w:r>
      <w:r>
        <w:rPr>
          <w:rFonts w:ascii="Segoe UI" w:hAnsi="Segoe UI" w:cs="Segoe UI"/>
          <w:color w:val="333333"/>
        </w:rPr>
      </w:r>
      <w:r>
        <w:rPr>
          <w:rFonts w:ascii="Segoe UI" w:hAnsi="Segoe UI" w:cs="Segoe UI"/>
          <w:color w:val="333333"/>
        </w:rPr>
        <w:fldChar w:fldCharType="separate"/>
      </w:r>
    </w:p>
    <w:p w14:paraId="09784CEB" w14:textId="77777777" w:rsidR="007C4F7D" w:rsidRPr="00D369DA" w:rsidRDefault="007C4F7D" w:rsidP="007C4F7D">
      <w:pPr>
        <w:jc w:val="both"/>
        <w:rPr>
          <w:rStyle w:val="a5"/>
          <w:rFonts w:ascii="Segoe UI" w:hAnsi="Segoe UI" w:cs="Segoe UI"/>
          <w:color w:val="008000"/>
          <w:bdr w:val="none" w:sz="0" w:space="0" w:color="auto" w:frame="1"/>
          <w:lang w:val="en-US"/>
        </w:rPr>
      </w:pPr>
      <w:r>
        <w:rPr>
          <w:rFonts w:ascii="Segoe UI" w:hAnsi="Segoe UI" w:cs="Segoe UI"/>
          <w:color w:val="333333"/>
        </w:rPr>
        <w:fldChar w:fldCharType="end"/>
      </w:r>
      <w:r>
        <w:rPr>
          <w:rFonts w:ascii="Segoe UI" w:hAnsi="Segoe UI" w:cs="Segoe UI"/>
          <w:color w:val="333333"/>
        </w:rPr>
        <w:fldChar w:fldCharType="begin"/>
      </w:r>
      <w:r w:rsidRPr="00D369DA">
        <w:rPr>
          <w:rFonts w:ascii="Segoe UI" w:hAnsi="Segoe UI" w:cs="Segoe UI"/>
          <w:color w:val="333333"/>
          <w:lang w:val="en-US"/>
        </w:rPr>
        <w:instrText xml:space="preserve"> HYPERLINK "https://www.javatpoint.com/collections-in-java" </w:instrText>
      </w:r>
      <w:r>
        <w:rPr>
          <w:rFonts w:ascii="Segoe UI" w:hAnsi="Segoe UI" w:cs="Segoe UI"/>
          <w:color w:val="333333"/>
        </w:rPr>
      </w:r>
      <w:r>
        <w:rPr>
          <w:rFonts w:ascii="Segoe UI" w:hAnsi="Segoe UI" w:cs="Segoe UI"/>
          <w:color w:val="333333"/>
        </w:rPr>
        <w:fldChar w:fldCharType="separate"/>
      </w:r>
    </w:p>
    <w:p w14:paraId="1D343D73" w14:textId="144D0820" w:rsidR="007C4F7D" w:rsidRPr="00D369DA" w:rsidRDefault="007C4F7D" w:rsidP="00D369DA">
      <w:pPr>
        <w:jc w:val="both"/>
        <w:rPr>
          <w:color w:val="F9F9F9"/>
          <w:lang w:val="en-US"/>
        </w:rPr>
      </w:pPr>
      <w:r>
        <w:rPr>
          <w:rFonts w:ascii="Segoe UI" w:hAnsi="Segoe UI" w:cs="Segoe UI"/>
          <w:color w:val="333333"/>
        </w:rPr>
        <w:fldChar w:fldCharType="end"/>
      </w:r>
      <w:r w:rsidRPr="00D369DA">
        <w:rPr>
          <w:rFonts w:ascii="Helvetica" w:hAnsi="Helvetica"/>
          <w:color w:val="610B38"/>
          <w:sz w:val="38"/>
          <w:szCs w:val="38"/>
          <w:lang w:val="en-US"/>
        </w:rPr>
        <w:t>Stack</w:t>
      </w:r>
    </w:p>
    <w:p w14:paraId="782625D0" w14:textId="77777777" w:rsidR="007C4F7D" w:rsidRPr="007C4F7D" w:rsidRDefault="007C4F7D" w:rsidP="007C4F7D">
      <w:pPr>
        <w:pStyle w:val="a3"/>
        <w:shd w:val="clear" w:color="auto" w:fill="FFFFFF"/>
        <w:jc w:val="both"/>
        <w:rPr>
          <w:rFonts w:ascii="Segoe UI" w:hAnsi="Segoe UI" w:cs="Segoe UI"/>
          <w:color w:val="333333"/>
          <w:lang w:val="en-US"/>
        </w:rPr>
      </w:pPr>
      <w:r w:rsidRPr="007C4F7D">
        <w:rPr>
          <w:rFonts w:ascii="Segoe UI" w:hAnsi="Segoe UI" w:cs="Segoe UI"/>
          <w:color w:val="333333"/>
          <w:lang w:val="en-US"/>
        </w:rPr>
        <w:t xml:space="preserve">The stack is the subclass of Vector. It implements the last-in-first-out data structure, i.e., Stack. The stack contains all of the methods of Vector class and also provides its methods like </w:t>
      </w:r>
      <w:proofErr w:type="spellStart"/>
      <w:r w:rsidRPr="007C4F7D">
        <w:rPr>
          <w:rFonts w:ascii="Segoe UI" w:hAnsi="Segoe UI" w:cs="Segoe UI"/>
          <w:color w:val="333333"/>
          <w:lang w:val="en-US"/>
        </w:rPr>
        <w:t>boolean</w:t>
      </w:r>
      <w:proofErr w:type="spellEnd"/>
      <w:r w:rsidRPr="007C4F7D">
        <w:rPr>
          <w:rFonts w:ascii="Segoe UI" w:hAnsi="Segoe UI" w:cs="Segoe UI"/>
          <w:color w:val="333333"/>
          <w:lang w:val="en-US"/>
        </w:rPr>
        <w:t xml:space="preserve"> </w:t>
      </w:r>
      <w:proofErr w:type="gramStart"/>
      <w:r w:rsidRPr="007C4F7D">
        <w:rPr>
          <w:rFonts w:ascii="Segoe UI" w:hAnsi="Segoe UI" w:cs="Segoe UI"/>
          <w:color w:val="333333"/>
          <w:lang w:val="en-US"/>
        </w:rPr>
        <w:t>push(</w:t>
      </w:r>
      <w:proofErr w:type="gramEnd"/>
      <w:r w:rsidRPr="007C4F7D">
        <w:rPr>
          <w:rFonts w:ascii="Segoe UI" w:hAnsi="Segoe UI" w:cs="Segoe UI"/>
          <w:color w:val="333333"/>
          <w:lang w:val="en-US"/>
        </w:rPr>
        <w:t xml:space="preserve">), </w:t>
      </w:r>
      <w:proofErr w:type="spellStart"/>
      <w:r w:rsidRPr="007C4F7D">
        <w:rPr>
          <w:rFonts w:ascii="Segoe UI" w:hAnsi="Segoe UI" w:cs="Segoe UI"/>
          <w:color w:val="333333"/>
          <w:lang w:val="en-US"/>
        </w:rPr>
        <w:t>boolean</w:t>
      </w:r>
      <w:proofErr w:type="spellEnd"/>
      <w:r w:rsidRPr="007C4F7D">
        <w:rPr>
          <w:rFonts w:ascii="Segoe UI" w:hAnsi="Segoe UI" w:cs="Segoe UI"/>
          <w:color w:val="333333"/>
          <w:lang w:val="en-US"/>
        </w:rPr>
        <w:t xml:space="preserve"> peek(), </w:t>
      </w:r>
      <w:proofErr w:type="spellStart"/>
      <w:r w:rsidRPr="007C4F7D">
        <w:rPr>
          <w:rFonts w:ascii="Segoe UI" w:hAnsi="Segoe UI" w:cs="Segoe UI"/>
          <w:color w:val="333333"/>
          <w:lang w:val="en-US"/>
        </w:rPr>
        <w:t>boolean</w:t>
      </w:r>
      <w:proofErr w:type="spellEnd"/>
      <w:r w:rsidRPr="007C4F7D">
        <w:rPr>
          <w:rFonts w:ascii="Segoe UI" w:hAnsi="Segoe UI" w:cs="Segoe UI"/>
          <w:color w:val="333333"/>
          <w:lang w:val="en-US"/>
        </w:rPr>
        <w:t xml:space="preserve"> push(object o), which defines its properties.</w:t>
      </w:r>
    </w:p>
    <w:p w14:paraId="6A858FE0" w14:textId="77777777" w:rsidR="007C4F7D" w:rsidRPr="00D369DA" w:rsidRDefault="007C4F7D" w:rsidP="007C4F7D">
      <w:pPr>
        <w:pStyle w:val="a3"/>
        <w:shd w:val="clear" w:color="auto" w:fill="FFFFFF"/>
        <w:jc w:val="both"/>
        <w:rPr>
          <w:rFonts w:ascii="Segoe UI" w:hAnsi="Segoe UI" w:cs="Segoe UI"/>
          <w:color w:val="333333"/>
          <w:lang w:val="en-US"/>
        </w:rPr>
      </w:pPr>
      <w:r w:rsidRPr="00D369DA">
        <w:rPr>
          <w:rFonts w:ascii="Segoe UI" w:hAnsi="Segoe UI" w:cs="Segoe UI"/>
          <w:color w:val="333333"/>
          <w:lang w:val="en-US"/>
        </w:rPr>
        <w:t>Consider the following example.</w:t>
      </w:r>
    </w:p>
    <w:p w14:paraId="5C8E1884" w14:textId="524F603C" w:rsidR="00CD39CB" w:rsidRDefault="00D369DA" w:rsidP="00D369DA">
      <w:pPr>
        <w:jc w:val="both"/>
        <w:rPr>
          <w:lang w:val="en-US"/>
        </w:rPr>
        <w:sectPr w:rsidR="00CD39CB">
          <w:pgSz w:w="11906" w:h="16838"/>
          <w:pgMar w:top="1440" w:right="1440" w:bottom="1440" w:left="1440" w:header="708" w:footer="708" w:gutter="0"/>
          <w:cols w:space="708"/>
          <w:docGrid w:linePitch="360"/>
        </w:sectPr>
      </w:pPr>
      <w:r>
        <w:rPr>
          <w:rFonts w:ascii="Segoe UI" w:hAnsi="Segoe UI" w:cs="Segoe UI"/>
          <w:color w:val="333333"/>
          <w:lang w:val="en-US"/>
        </w:rPr>
        <w:t>Example in month2.lesson1.</w:t>
      </w:r>
    </w:p>
    <w:p w14:paraId="327F091B" w14:textId="44EF189D" w:rsidR="007C4F7D" w:rsidRPr="00376CA4" w:rsidRDefault="007C4F7D" w:rsidP="007C4F7D">
      <w:pPr>
        <w:pStyle w:val="2"/>
        <w:shd w:val="clear" w:color="auto" w:fill="FFFFFF"/>
        <w:spacing w:line="312" w:lineRule="atLeast"/>
        <w:jc w:val="both"/>
        <w:rPr>
          <w:rFonts w:ascii="Helvetica" w:hAnsi="Helvetica"/>
          <w:b w:val="0"/>
          <w:bCs w:val="0"/>
          <w:color w:val="610B38"/>
          <w:sz w:val="38"/>
          <w:szCs w:val="38"/>
          <w:lang w:val="en-US"/>
        </w:rPr>
      </w:pPr>
      <w:r w:rsidRPr="00376CA4">
        <w:rPr>
          <w:rFonts w:ascii="Helvetica" w:hAnsi="Helvetica"/>
          <w:b w:val="0"/>
          <w:bCs w:val="0"/>
          <w:color w:val="610B38"/>
          <w:sz w:val="38"/>
          <w:szCs w:val="38"/>
          <w:lang w:val="en-US"/>
        </w:rPr>
        <w:lastRenderedPageBreak/>
        <w:t>Queue Interface</w:t>
      </w:r>
    </w:p>
    <w:p w14:paraId="4E8D0C60" w14:textId="77777777" w:rsidR="007C4F7D" w:rsidRPr="007C4F7D" w:rsidRDefault="007C4F7D" w:rsidP="007C4F7D">
      <w:pPr>
        <w:pStyle w:val="a3"/>
        <w:shd w:val="clear" w:color="auto" w:fill="FFFFFF"/>
        <w:jc w:val="both"/>
        <w:rPr>
          <w:rFonts w:ascii="Segoe UI" w:hAnsi="Segoe UI" w:cs="Segoe UI"/>
          <w:color w:val="333333"/>
          <w:lang w:val="en-US"/>
        </w:rPr>
      </w:pPr>
      <w:r w:rsidRPr="007C4F7D">
        <w:rPr>
          <w:rFonts w:ascii="Segoe UI" w:hAnsi="Segoe UI" w:cs="Segoe UI"/>
          <w:color w:val="333333"/>
          <w:lang w:val="en-US"/>
        </w:rPr>
        <w:t xml:space="preserve">Queue interface maintains the first-in-first-out order. It can be defined as an ordered list that is used to hold the elements which are about to be processed. There are various classes like </w:t>
      </w:r>
      <w:proofErr w:type="spellStart"/>
      <w:r w:rsidRPr="007C4F7D">
        <w:rPr>
          <w:rFonts w:ascii="Segoe UI" w:hAnsi="Segoe UI" w:cs="Segoe UI"/>
          <w:color w:val="333333"/>
          <w:lang w:val="en-US"/>
        </w:rPr>
        <w:t>PriorityQueue</w:t>
      </w:r>
      <w:proofErr w:type="spellEnd"/>
      <w:r w:rsidRPr="007C4F7D">
        <w:rPr>
          <w:rFonts w:ascii="Segoe UI" w:hAnsi="Segoe UI" w:cs="Segoe UI"/>
          <w:color w:val="333333"/>
          <w:lang w:val="en-US"/>
        </w:rPr>
        <w:t xml:space="preserve">, Deque, and </w:t>
      </w:r>
      <w:proofErr w:type="spellStart"/>
      <w:r w:rsidRPr="007C4F7D">
        <w:rPr>
          <w:rFonts w:ascii="Segoe UI" w:hAnsi="Segoe UI" w:cs="Segoe UI"/>
          <w:color w:val="333333"/>
          <w:lang w:val="en-US"/>
        </w:rPr>
        <w:t>ArrayDeque</w:t>
      </w:r>
      <w:proofErr w:type="spellEnd"/>
      <w:r w:rsidRPr="007C4F7D">
        <w:rPr>
          <w:rFonts w:ascii="Segoe UI" w:hAnsi="Segoe UI" w:cs="Segoe UI"/>
          <w:color w:val="333333"/>
          <w:lang w:val="en-US"/>
        </w:rPr>
        <w:t xml:space="preserve"> which implements the Queue interface.</w:t>
      </w:r>
    </w:p>
    <w:p w14:paraId="1420A83A" w14:textId="77777777" w:rsidR="007C4F7D" w:rsidRPr="007C4F7D" w:rsidRDefault="007C4F7D" w:rsidP="007C4F7D">
      <w:pPr>
        <w:pStyle w:val="a3"/>
        <w:shd w:val="clear" w:color="auto" w:fill="FFFFFF"/>
        <w:jc w:val="both"/>
        <w:rPr>
          <w:rFonts w:ascii="Segoe UI" w:hAnsi="Segoe UI" w:cs="Segoe UI"/>
          <w:color w:val="333333"/>
          <w:lang w:val="en-US"/>
        </w:rPr>
      </w:pPr>
      <w:r w:rsidRPr="007C4F7D">
        <w:rPr>
          <w:rFonts w:ascii="Segoe UI" w:hAnsi="Segoe UI" w:cs="Segoe UI"/>
          <w:color w:val="333333"/>
          <w:lang w:val="en-US"/>
        </w:rPr>
        <w:t>Queue interface can be instantiated as:</w:t>
      </w:r>
    </w:p>
    <w:p w14:paraId="43E27B62" w14:textId="77777777" w:rsidR="007C4F7D" w:rsidRPr="007C4F7D" w:rsidRDefault="007C4F7D" w:rsidP="007C4F7D">
      <w:pPr>
        <w:jc w:val="both"/>
        <w:rPr>
          <w:rStyle w:val="a5"/>
          <w:color w:val="008000"/>
          <w:u w:val="none"/>
          <w:bdr w:val="none" w:sz="0" w:space="0" w:color="auto" w:frame="1"/>
          <w:lang w:val="en-US"/>
        </w:rPr>
      </w:pPr>
      <w:r>
        <w:rPr>
          <w:rFonts w:ascii="Segoe UI" w:hAnsi="Segoe UI" w:cs="Segoe UI"/>
          <w:color w:val="333333"/>
        </w:rPr>
        <w:fldChar w:fldCharType="begin"/>
      </w:r>
      <w:r w:rsidRPr="007C4F7D">
        <w:rPr>
          <w:rFonts w:ascii="Segoe UI" w:hAnsi="Segoe UI" w:cs="Segoe UI"/>
          <w:color w:val="333333"/>
          <w:lang w:val="en-US"/>
        </w:rPr>
        <w:instrText xml:space="preserve"> HYPERLINK "https://www.javatpoint.com/collections-in-java" </w:instrText>
      </w:r>
      <w:r>
        <w:rPr>
          <w:rFonts w:ascii="Segoe UI" w:hAnsi="Segoe UI" w:cs="Segoe UI"/>
          <w:color w:val="333333"/>
        </w:rPr>
      </w:r>
      <w:r>
        <w:rPr>
          <w:rFonts w:ascii="Segoe UI" w:hAnsi="Segoe UI" w:cs="Segoe UI"/>
          <w:color w:val="333333"/>
        </w:rPr>
        <w:fldChar w:fldCharType="separate"/>
      </w:r>
    </w:p>
    <w:p w14:paraId="62A42EEC" w14:textId="77777777" w:rsidR="007C4F7D" w:rsidRPr="007C4F7D" w:rsidRDefault="007C4F7D" w:rsidP="007C4F7D">
      <w:pPr>
        <w:jc w:val="both"/>
        <w:rPr>
          <w:rStyle w:val="a5"/>
          <w:rFonts w:ascii="Segoe UI" w:hAnsi="Segoe UI" w:cs="Segoe UI"/>
          <w:color w:val="008000"/>
          <w:bdr w:val="none" w:sz="0" w:space="0" w:color="auto" w:frame="1"/>
          <w:lang w:val="en-US"/>
        </w:rPr>
      </w:pPr>
      <w:r>
        <w:rPr>
          <w:rFonts w:ascii="Segoe UI" w:hAnsi="Segoe UI" w:cs="Segoe UI"/>
          <w:color w:val="333333"/>
        </w:rPr>
        <w:fldChar w:fldCharType="end"/>
      </w:r>
      <w:r>
        <w:rPr>
          <w:rFonts w:ascii="Segoe UI" w:hAnsi="Segoe UI" w:cs="Segoe UI"/>
          <w:color w:val="333333"/>
        </w:rPr>
        <w:fldChar w:fldCharType="begin"/>
      </w:r>
      <w:r w:rsidRPr="007C4F7D">
        <w:rPr>
          <w:rFonts w:ascii="Segoe UI" w:hAnsi="Segoe UI" w:cs="Segoe UI"/>
          <w:color w:val="333333"/>
          <w:lang w:val="en-US"/>
        </w:rPr>
        <w:instrText xml:space="preserve"> HYPERLINK "https://www.javatpoint.com/collections-in-java" </w:instrText>
      </w:r>
      <w:r>
        <w:rPr>
          <w:rFonts w:ascii="Segoe UI" w:hAnsi="Segoe UI" w:cs="Segoe UI"/>
          <w:color w:val="333333"/>
        </w:rPr>
      </w:r>
      <w:r>
        <w:rPr>
          <w:rFonts w:ascii="Segoe UI" w:hAnsi="Segoe UI" w:cs="Segoe UI"/>
          <w:color w:val="333333"/>
        </w:rPr>
        <w:fldChar w:fldCharType="separate"/>
      </w:r>
    </w:p>
    <w:p w14:paraId="4FA90925" w14:textId="77777777" w:rsidR="007C4F7D" w:rsidRPr="007C4F7D" w:rsidRDefault="007C4F7D" w:rsidP="007C4F7D">
      <w:pPr>
        <w:jc w:val="both"/>
        <w:rPr>
          <w:rStyle w:val="a5"/>
          <w:rFonts w:ascii="Segoe UI" w:hAnsi="Segoe UI" w:cs="Segoe UI"/>
          <w:color w:val="008000"/>
          <w:bdr w:val="none" w:sz="0" w:space="0" w:color="auto" w:frame="1"/>
          <w:lang w:val="en-US"/>
        </w:rPr>
      </w:pPr>
      <w:r>
        <w:rPr>
          <w:rFonts w:ascii="Segoe UI" w:hAnsi="Segoe UI" w:cs="Segoe UI"/>
          <w:color w:val="333333"/>
        </w:rPr>
        <w:fldChar w:fldCharType="end"/>
      </w:r>
      <w:r>
        <w:rPr>
          <w:rFonts w:ascii="Segoe UI" w:hAnsi="Segoe UI" w:cs="Segoe UI"/>
          <w:color w:val="333333"/>
        </w:rPr>
        <w:fldChar w:fldCharType="begin"/>
      </w:r>
      <w:r w:rsidRPr="007C4F7D">
        <w:rPr>
          <w:rFonts w:ascii="Segoe UI" w:hAnsi="Segoe UI" w:cs="Segoe UI"/>
          <w:color w:val="333333"/>
          <w:lang w:val="en-US"/>
        </w:rPr>
        <w:instrText xml:space="preserve"> HYPERLINK "https://www.javatpoint.com/collections-in-java" </w:instrText>
      </w:r>
      <w:r>
        <w:rPr>
          <w:rFonts w:ascii="Segoe UI" w:hAnsi="Segoe UI" w:cs="Segoe UI"/>
          <w:color w:val="333333"/>
        </w:rPr>
      </w:r>
      <w:r>
        <w:rPr>
          <w:rFonts w:ascii="Segoe UI" w:hAnsi="Segoe UI" w:cs="Segoe UI"/>
          <w:color w:val="333333"/>
        </w:rPr>
        <w:fldChar w:fldCharType="separate"/>
      </w:r>
    </w:p>
    <w:p w14:paraId="22D0C27C" w14:textId="77777777" w:rsidR="007C4F7D" w:rsidRPr="007C4F7D" w:rsidRDefault="007C4F7D" w:rsidP="007C4F7D">
      <w:pPr>
        <w:jc w:val="both"/>
        <w:rPr>
          <w:color w:val="333333"/>
          <w:lang w:val="en-US"/>
        </w:rPr>
      </w:pPr>
      <w:r>
        <w:rPr>
          <w:rFonts w:ascii="Segoe UI" w:hAnsi="Segoe UI" w:cs="Segoe UI"/>
          <w:color w:val="333333"/>
        </w:rPr>
        <w:fldChar w:fldCharType="end"/>
      </w:r>
    </w:p>
    <w:p w14:paraId="3DC1D40E" w14:textId="77777777" w:rsidR="007C4F7D" w:rsidRPr="007C4F7D" w:rsidRDefault="007C4F7D">
      <w:pPr>
        <w:pStyle w:val="alt"/>
        <w:numPr>
          <w:ilvl w:val="0"/>
          <w:numId w:val="38"/>
        </w:numPr>
        <w:spacing w:before="0" w:beforeAutospacing="0" w:after="0" w:afterAutospacing="0" w:line="375" w:lineRule="atLeast"/>
        <w:jc w:val="both"/>
        <w:rPr>
          <w:rFonts w:ascii="Segoe UI" w:hAnsi="Segoe UI" w:cs="Segoe UI"/>
          <w:color w:val="000000"/>
          <w:lang w:val="en-US"/>
        </w:rPr>
      </w:pPr>
      <w:r w:rsidRPr="007C4F7D">
        <w:rPr>
          <w:rFonts w:ascii="Segoe UI" w:hAnsi="Segoe UI" w:cs="Segoe UI"/>
          <w:color w:val="000000"/>
          <w:bdr w:val="none" w:sz="0" w:space="0" w:color="auto" w:frame="1"/>
          <w:lang w:val="en-US"/>
        </w:rPr>
        <w:t>Queue&lt;String&gt; q1 = </w:t>
      </w:r>
      <w:r w:rsidRPr="007C4F7D">
        <w:rPr>
          <w:rStyle w:val="keyword"/>
          <w:rFonts w:ascii="Segoe UI" w:hAnsi="Segoe UI" w:cs="Segoe UI"/>
          <w:b/>
          <w:bCs/>
          <w:color w:val="006699"/>
          <w:bdr w:val="none" w:sz="0" w:space="0" w:color="auto" w:frame="1"/>
          <w:lang w:val="en-US"/>
        </w:rPr>
        <w:t>new</w:t>
      </w:r>
      <w:r w:rsidRPr="007C4F7D">
        <w:rPr>
          <w:rFonts w:ascii="Segoe UI" w:hAnsi="Segoe UI" w:cs="Segoe UI"/>
          <w:color w:val="000000"/>
          <w:bdr w:val="none" w:sz="0" w:space="0" w:color="auto" w:frame="1"/>
          <w:lang w:val="en-US"/>
        </w:rPr>
        <w:t> </w:t>
      </w:r>
      <w:proofErr w:type="spellStart"/>
      <w:proofErr w:type="gramStart"/>
      <w:r w:rsidRPr="007C4F7D">
        <w:rPr>
          <w:rFonts w:ascii="Segoe UI" w:hAnsi="Segoe UI" w:cs="Segoe UI"/>
          <w:color w:val="000000"/>
          <w:bdr w:val="none" w:sz="0" w:space="0" w:color="auto" w:frame="1"/>
          <w:lang w:val="en-US"/>
        </w:rPr>
        <w:t>PriorityQueue</w:t>
      </w:r>
      <w:proofErr w:type="spellEnd"/>
      <w:r w:rsidRPr="007C4F7D">
        <w:rPr>
          <w:rFonts w:ascii="Segoe UI" w:hAnsi="Segoe UI" w:cs="Segoe UI"/>
          <w:color w:val="000000"/>
          <w:bdr w:val="none" w:sz="0" w:space="0" w:color="auto" w:frame="1"/>
          <w:lang w:val="en-US"/>
        </w:rPr>
        <w:t>(</w:t>
      </w:r>
      <w:proofErr w:type="gramEnd"/>
      <w:r w:rsidRPr="007C4F7D">
        <w:rPr>
          <w:rFonts w:ascii="Segoe UI" w:hAnsi="Segoe UI" w:cs="Segoe UI"/>
          <w:color w:val="000000"/>
          <w:bdr w:val="none" w:sz="0" w:space="0" w:color="auto" w:frame="1"/>
          <w:lang w:val="en-US"/>
        </w:rPr>
        <w:t>);  </w:t>
      </w:r>
    </w:p>
    <w:p w14:paraId="4FF10217" w14:textId="77777777" w:rsidR="007C4F7D" w:rsidRPr="007C4F7D" w:rsidRDefault="007C4F7D">
      <w:pPr>
        <w:numPr>
          <w:ilvl w:val="0"/>
          <w:numId w:val="38"/>
        </w:numPr>
        <w:spacing w:after="0" w:line="375" w:lineRule="atLeast"/>
        <w:jc w:val="both"/>
        <w:rPr>
          <w:rFonts w:ascii="Segoe UI" w:hAnsi="Segoe UI" w:cs="Segoe UI"/>
          <w:color w:val="000000"/>
          <w:lang w:val="en-US"/>
        </w:rPr>
      </w:pPr>
      <w:r w:rsidRPr="007C4F7D">
        <w:rPr>
          <w:rFonts w:ascii="Segoe UI" w:hAnsi="Segoe UI" w:cs="Segoe UI"/>
          <w:color w:val="000000"/>
          <w:bdr w:val="none" w:sz="0" w:space="0" w:color="auto" w:frame="1"/>
          <w:lang w:val="en-US"/>
        </w:rPr>
        <w:t>Queue&lt;String&gt; q2 = </w:t>
      </w:r>
      <w:r w:rsidRPr="007C4F7D">
        <w:rPr>
          <w:rStyle w:val="keyword"/>
          <w:rFonts w:ascii="Segoe UI" w:hAnsi="Segoe UI" w:cs="Segoe UI"/>
          <w:b/>
          <w:bCs/>
          <w:color w:val="006699"/>
          <w:bdr w:val="none" w:sz="0" w:space="0" w:color="auto" w:frame="1"/>
          <w:lang w:val="en-US"/>
        </w:rPr>
        <w:t>new</w:t>
      </w:r>
      <w:r w:rsidRPr="007C4F7D">
        <w:rPr>
          <w:rFonts w:ascii="Segoe UI" w:hAnsi="Segoe UI" w:cs="Segoe UI"/>
          <w:color w:val="000000"/>
          <w:bdr w:val="none" w:sz="0" w:space="0" w:color="auto" w:frame="1"/>
          <w:lang w:val="en-US"/>
        </w:rPr>
        <w:t> </w:t>
      </w:r>
      <w:proofErr w:type="spellStart"/>
      <w:proofErr w:type="gramStart"/>
      <w:r w:rsidRPr="007C4F7D">
        <w:rPr>
          <w:rFonts w:ascii="Segoe UI" w:hAnsi="Segoe UI" w:cs="Segoe UI"/>
          <w:color w:val="000000"/>
          <w:bdr w:val="none" w:sz="0" w:space="0" w:color="auto" w:frame="1"/>
          <w:lang w:val="en-US"/>
        </w:rPr>
        <w:t>ArrayDeque</w:t>
      </w:r>
      <w:proofErr w:type="spellEnd"/>
      <w:r w:rsidRPr="007C4F7D">
        <w:rPr>
          <w:rFonts w:ascii="Segoe UI" w:hAnsi="Segoe UI" w:cs="Segoe UI"/>
          <w:color w:val="000000"/>
          <w:bdr w:val="none" w:sz="0" w:space="0" w:color="auto" w:frame="1"/>
          <w:lang w:val="en-US"/>
        </w:rPr>
        <w:t>(</w:t>
      </w:r>
      <w:proofErr w:type="gramEnd"/>
      <w:r w:rsidRPr="007C4F7D">
        <w:rPr>
          <w:rFonts w:ascii="Segoe UI" w:hAnsi="Segoe UI" w:cs="Segoe UI"/>
          <w:color w:val="000000"/>
          <w:bdr w:val="none" w:sz="0" w:space="0" w:color="auto" w:frame="1"/>
          <w:lang w:val="en-US"/>
        </w:rPr>
        <w:t>);  </w:t>
      </w:r>
    </w:p>
    <w:p w14:paraId="6BEA007F" w14:textId="77777777" w:rsidR="007C4F7D" w:rsidRPr="007C4F7D" w:rsidRDefault="007C4F7D" w:rsidP="007C4F7D">
      <w:pPr>
        <w:pStyle w:val="a3"/>
        <w:shd w:val="clear" w:color="auto" w:fill="FFFFFF"/>
        <w:jc w:val="both"/>
        <w:rPr>
          <w:rFonts w:ascii="Segoe UI" w:hAnsi="Segoe UI" w:cs="Segoe UI"/>
          <w:color w:val="333333"/>
          <w:lang w:val="en-US"/>
        </w:rPr>
      </w:pPr>
      <w:r w:rsidRPr="007C4F7D">
        <w:rPr>
          <w:rFonts w:ascii="Segoe UI" w:hAnsi="Segoe UI" w:cs="Segoe UI"/>
          <w:color w:val="333333"/>
          <w:lang w:val="en-US"/>
        </w:rPr>
        <w:t>There are various classes that implement the Queue interface, some of them are given below.</w:t>
      </w:r>
    </w:p>
    <w:p w14:paraId="0B2207AB" w14:textId="77777777" w:rsidR="007C4F7D" w:rsidRDefault="00000000" w:rsidP="007C4F7D">
      <w:pPr>
        <w:rPr>
          <w:rFonts w:ascii="Times New Roman" w:hAnsi="Times New Roman" w:cs="Times New Roman"/>
        </w:rPr>
      </w:pPr>
      <w:r>
        <w:pict w14:anchorId="65CCEB43">
          <v:rect id="_x0000_i1049" style="width:0;height:.75pt" o:hrstd="t" o:hrnoshade="t" o:hr="t" fillcolor="#d4d4d4" stroked="f"/>
        </w:pict>
      </w:r>
    </w:p>
    <w:p w14:paraId="338CE498" w14:textId="77777777" w:rsidR="007C4F7D" w:rsidRPr="007C4F7D" w:rsidRDefault="007C4F7D" w:rsidP="007C4F7D">
      <w:pPr>
        <w:pStyle w:val="2"/>
        <w:shd w:val="clear" w:color="auto" w:fill="FFFFFF"/>
        <w:spacing w:line="312" w:lineRule="atLeast"/>
        <w:jc w:val="both"/>
        <w:rPr>
          <w:rFonts w:ascii="Helvetica" w:hAnsi="Helvetica"/>
          <w:b w:val="0"/>
          <w:bCs w:val="0"/>
          <w:color w:val="610B38"/>
          <w:sz w:val="38"/>
          <w:szCs w:val="38"/>
          <w:lang w:val="en-US"/>
        </w:rPr>
      </w:pPr>
      <w:proofErr w:type="spellStart"/>
      <w:r w:rsidRPr="007C4F7D">
        <w:rPr>
          <w:rFonts w:ascii="Helvetica" w:hAnsi="Helvetica"/>
          <w:b w:val="0"/>
          <w:bCs w:val="0"/>
          <w:color w:val="610B38"/>
          <w:sz w:val="38"/>
          <w:szCs w:val="38"/>
          <w:lang w:val="en-US"/>
        </w:rPr>
        <w:t>PriorityQueue</w:t>
      </w:r>
      <w:proofErr w:type="spellEnd"/>
    </w:p>
    <w:p w14:paraId="3F2A5AE8" w14:textId="77777777" w:rsidR="007C4F7D" w:rsidRPr="007C4F7D" w:rsidRDefault="007C4F7D" w:rsidP="007C4F7D">
      <w:pPr>
        <w:pStyle w:val="a3"/>
        <w:shd w:val="clear" w:color="auto" w:fill="FFFFFF"/>
        <w:jc w:val="both"/>
        <w:rPr>
          <w:rFonts w:ascii="Segoe UI" w:hAnsi="Segoe UI" w:cs="Segoe UI"/>
          <w:color w:val="333333"/>
          <w:lang w:val="en-US"/>
        </w:rPr>
      </w:pPr>
      <w:r w:rsidRPr="007C4F7D">
        <w:rPr>
          <w:rFonts w:ascii="Segoe UI" w:hAnsi="Segoe UI" w:cs="Segoe UI"/>
          <w:color w:val="333333"/>
          <w:lang w:val="en-US"/>
        </w:rPr>
        <w:t xml:space="preserve">The </w:t>
      </w:r>
      <w:proofErr w:type="spellStart"/>
      <w:r w:rsidRPr="007C4F7D">
        <w:rPr>
          <w:rFonts w:ascii="Segoe UI" w:hAnsi="Segoe UI" w:cs="Segoe UI"/>
          <w:color w:val="333333"/>
          <w:lang w:val="en-US"/>
        </w:rPr>
        <w:t>PriorityQueue</w:t>
      </w:r>
      <w:proofErr w:type="spellEnd"/>
      <w:r w:rsidRPr="007C4F7D">
        <w:rPr>
          <w:rFonts w:ascii="Segoe UI" w:hAnsi="Segoe UI" w:cs="Segoe UI"/>
          <w:color w:val="333333"/>
          <w:lang w:val="en-US"/>
        </w:rPr>
        <w:t xml:space="preserve"> class implements the Queue interface. It holds the elements or objects which are to be processed by their priorities. </w:t>
      </w:r>
      <w:proofErr w:type="spellStart"/>
      <w:r w:rsidRPr="007C4F7D">
        <w:rPr>
          <w:rFonts w:ascii="Segoe UI" w:hAnsi="Segoe UI" w:cs="Segoe UI"/>
          <w:color w:val="333333"/>
          <w:lang w:val="en-US"/>
        </w:rPr>
        <w:t>PriorityQueue</w:t>
      </w:r>
      <w:proofErr w:type="spellEnd"/>
      <w:r w:rsidRPr="007C4F7D">
        <w:rPr>
          <w:rFonts w:ascii="Segoe UI" w:hAnsi="Segoe UI" w:cs="Segoe UI"/>
          <w:color w:val="333333"/>
          <w:lang w:val="en-US"/>
        </w:rPr>
        <w:t xml:space="preserve"> doesn't allow null values to be stored in the queue.</w:t>
      </w:r>
    </w:p>
    <w:p w14:paraId="56EE5F41" w14:textId="77777777" w:rsidR="007C4F7D" w:rsidRDefault="007C4F7D" w:rsidP="007C4F7D">
      <w:pPr>
        <w:pStyle w:val="a3"/>
        <w:shd w:val="clear" w:color="auto" w:fill="FFFFFF"/>
        <w:jc w:val="both"/>
        <w:rPr>
          <w:rFonts w:ascii="Segoe UI" w:hAnsi="Segoe UI" w:cs="Segoe UI"/>
          <w:color w:val="333333"/>
        </w:rPr>
      </w:pPr>
      <w:proofErr w:type="spellStart"/>
      <w:r>
        <w:rPr>
          <w:rFonts w:ascii="Segoe UI" w:hAnsi="Segoe UI" w:cs="Segoe UI"/>
          <w:color w:val="333333"/>
        </w:rPr>
        <w:t>Consider</w:t>
      </w:r>
      <w:proofErr w:type="spellEnd"/>
      <w:r>
        <w:rPr>
          <w:rFonts w:ascii="Segoe UI" w:hAnsi="Segoe UI" w:cs="Segoe UI"/>
          <w:color w:val="333333"/>
        </w:rPr>
        <w:t xml:space="preserve"> </w:t>
      </w:r>
      <w:proofErr w:type="spellStart"/>
      <w:r>
        <w:rPr>
          <w:rFonts w:ascii="Segoe UI" w:hAnsi="Segoe UI" w:cs="Segoe UI"/>
          <w:color w:val="333333"/>
        </w:rPr>
        <w:t>the</w:t>
      </w:r>
      <w:proofErr w:type="spellEnd"/>
      <w:r>
        <w:rPr>
          <w:rFonts w:ascii="Segoe UI" w:hAnsi="Segoe UI" w:cs="Segoe UI"/>
          <w:color w:val="333333"/>
        </w:rPr>
        <w:t xml:space="preserve"> </w:t>
      </w:r>
      <w:proofErr w:type="spellStart"/>
      <w:r>
        <w:rPr>
          <w:rFonts w:ascii="Segoe UI" w:hAnsi="Segoe UI" w:cs="Segoe UI"/>
          <w:color w:val="333333"/>
        </w:rPr>
        <w:t>following</w:t>
      </w:r>
      <w:proofErr w:type="spellEnd"/>
      <w:r>
        <w:rPr>
          <w:rFonts w:ascii="Segoe UI" w:hAnsi="Segoe UI" w:cs="Segoe UI"/>
          <w:color w:val="333333"/>
        </w:rPr>
        <w:t xml:space="preserve"> </w:t>
      </w:r>
      <w:proofErr w:type="spellStart"/>
      <w:r>
        <w:rPr>
          <w:rFonts w:ascii="Segoe UI" w:hAnsi="Segoe UI" w:cs="Segoe UI"/>
          <w:color w:val="333333"/>
        </w:rPr>
        <w:t>example</w:t>
      </w:r>
      <w:proofErr w:type="spellEnd"/>
      <w:r>
        <w:rPr>
          <w:rFonts w:ascii="Segoe UI" w:hAnsi="Segoe UI" w:cs="Segoe UI"/>
          <w:color w:val="333333"/>
        </w:rPr>
        <w:t>.</w:t>
      </w:r>
    </w:p>
    <w:p w14:paraId="11C92CD0" w14:textId="77777777" w:rsidR="007C4F7D" w:rsidRDefault="007C4F7D" w:rsidP="007C4F7D">
      <w:pPr>
        <w:jc w:val="both"/>
        <w:rPr>
          <w:rStyle w:val="a5"/>
          <w:color w:val="008000"/>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"https://www.javatpoint.com/collections-in-java" </w:instrText>
      </w:r>
      <w:r>
        <w:rPr>
          <w:rFonts w:ascii="Segoe UI" w:hAnsi="Segoe UI" w:cs="Segoe UI"/>
          <w:color w:val="333333"/>
        </w:rPr>
      </w:r>
      <w:r>
        <w:rPr>
          <w:rFonts w:ascii="Segoe UI" w:hAnsi="Segoe UI" w:cs="Segoe UI"/>
          <w:color w:val="333333"/>
        </w:rPr>
        <w:fldChar w:fldCharType="separate"/>
      </w:r>
    </w:p>
    <w:p w14:paraId="6DC8E620" w14:textId="77777777" w:rsidR="007C4F7D" w:rsidRDefault="007C4F7D" w:rsidP="007C4F7D">
      <w:pPr>
        <w:jc w:val="both"/>
        <w:rPr>
          <w:rStyle w:val="a5"/>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"https://www.javatpoint.com/collections-in-java" </w:instrText>
      </w:r>
      <w:r>
        <w:rPr>
          <w:rFonts w:ascii="Segoe UI" w:hAnsi="Segoe UI" w:cs="Segoe UI"/>
          <w:color w:val="333333"/>
        </w:rPr>
      </w:r>
      <w:r>
        <w:rPr>
          <w:rFonts w:ascii="Segoe UI" w:hAnsi="Segoe UI" w:cs="Segoe UI"/>
          <w:color w:val="333333"/>
        </w:rPr>
        <w:fldChar w:fldCharType="separate"/>
      </w:r>
    </w:p>
    <w:p w14:paraId="4F314D2A" w14:textId="77777777" w:rsidR="007C4F7D" w:rsidRDefault="007C4F7D" w:rsidP="007C4F7D">
      <w:pPr>
        <w:jc w:val="both"/>
        <w:rPr>
          <w:rStyle w:val="a5"/>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"https://www.javatpoint.com/collections-in-java" </w:instrText>
      </w:r>
      <w:r>
        <w:rPr>
          <w:rFonts w:ascii="Segoe UI" w:hAnsi="Segoe UI" w:cs="Segoe UI"/>
          <w:color w:val="333333"/>
        </w:rPr>
      </w:r>
      <w:r>
        <w:rPr>
          <w:rFonts w:ascii="Segoe UI" w:hAnsi="Segoe UI" w:cs="Segoe UI"/>
          <w:color w:val="333333"/>
        </w:rPr>
        <w:fldChar w:fldCharType="separate"/>
      </w:r>
    </w:p>
    <w:p w14:paraId="316A21B2" w14:textId="77777777" w:rsidR="007C4F7D" w:rsidRDefault="007C4F7D" w:rsidP="007C4F7D">
      <w:pPr>
        <w:jc w:val="both"/>
        <w:rPr>
          <w:color w:val="333333"/>
        </w:rPr>
      </w:pPr>
      <w:r>
        <w:rPr>
          <w:rFonts w:ascii="Segoe UI" w:hAnsi="Segoe UI" w:cs="Segoe UI"/>
          <w:color w:val="333333"/>
        </w:rPr>
        <w:fldChar w:fldCharType="end"/>
      </w:r>
    </w:p>
    <w:p w14:paraId="4F9B708C" w14:textId="77777777" w:rsidR="007C4F7D" w:rsidRDefault="007C4F7D">
      <w:pPr>
        <w:pStyle w:val="alt"/>
        <w:numPr>
          <w:ilvl w:val="0"/>
          <w:numId w:val="39"/>
        </w:numPr>
        <w:spacing w:before="0" w:beforeAutospacing="0" w:after="0" w:afterAutospacing="0" w:line="375" w:lineRule="atLeast"/>
        <w:jc w:val="both"/>
        <w:rPr>
          <w:rFonts w:ascii="Segoe UI" w:hAnsi="Segoe UI" w:cs="Segoe UI"/>
          <w:color w:val="000000"/>
        </w:rPr>
      </w:pPr>
      <w:proofErr w:type="spellStart"/>
      <w:r>
        <w:rPr>
          <w:rStyle w:val="keyword"/>
          <w:rFonts w:ascii="Segoe UI" w:hAnsi="Segoe UI" w:cs="Segoe UI"/>
          <w:b/>
          <w:bCs/>
          <w:color w:val="006699"/>
          <w:bdr w:val="none" w:sz="0" w:space="0" w:color="auto" w:frame="1"/>
        </w:rPr>
        <w:t>import</w:t>
      </w:r>
      <w:proofErr w:type="spell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java.util</w:t>
      </w:r>
      <w:proofErr w:type="spellEnd"/>
      <w:r>
        <w:rPr>
          <w:rFonts w:ascii="Segoe UI" w:hAnsi="Segoe UI" w:cs="Segoe UI"/>
          <w:color w:val="000000"/>
          <w:bdr w:val="none" w:sz="0" w:space="0" w:color="auto" w:frame="1"/>
        </w:rPr>
        <w:t>.*;  </w:t>
      </w:r>
    </w:p>
    <w:p w14:paraId="19397E42" w14:textId="77777777" w:rsidR="007C4F7D" w:rsidRDefault="007C4F7D">
      <w:pPr>
        <w:numPr>
          <w:ilvl w:val="0"/>
          <w:numId w:val="39"/>
        </w:numPr>
        <w:spacing w:after="0" w:line="375" w:lineRule="atLeast"/>
        <w:jc w:val="both"/>
        <w:rPr>
          <w:rFonts w:ascii="Segoe UI" w:hAnsi="Segoe UI" w:cs="Segoe UI"/>
          <w:color w:val="000000"/>
        </w:rPr>
      </w:pPr>
      <w:proofErr w:type="spellStart"/>
      <w:r>
        <w:rPr>
          <w:rStyle w:val="keyword"/>
          <w:rFonts w:ascii="Segoe UI" w:hAnsi="Segoe UI" w:cs="Segoe UI"/>
          <w:b/>
          <w:bCs/>
          <w:color w:val="006699"/>
          <w:bdr w:val="none" w:sz="0" w:space="0" w:color="auto" w:frame="1"/>
        </w:rPr>
        <w:t>public</w:t>
      </w:r>
      <w:proofErr w:type="spellEnd"/>
      <w:r>
        <w:rPr>
          <w:rFonts w:ascii="Segoe UI" w:hAnsi="Segoe UI" w:cs="Segoe UI"/>
          <w:color w:val="000000"/>
          <w:bdr w:val="none" w:sz="0" w:space="0" w:color="auto" w:frame="1"/>
        </w:rPr>
        <w:t> </w:t>
      </w:r>
      <w:proofErr w:type="spellStart"/>
      <w:r>
        <w:rPr>
          <w:rStyle w:val="keyword"/>
          <w:rFonts w:ascii="Segoe UI" w:hAnsi="Segoe UI" w:cs="Segoe UI"/>
          <w:b/>
          <w:bCs/>
          <w:color w:val="006699"/>
          <w:bdr w:val="none" w:sz="0" w:space="0" w:color="auto" w:frame="1"/>
        </w:rPr>
        <w:t>class</w:t>
      </w:r>
      <w:proofErr w:type="spellEnd"/>
      <w:r>
        <w:rPr>
          <w:rFonts w:ascii="Segoe UI" w:hAnsi="Segoe UI" w:cs="Segoe UI"/>
          <w:color w:val="000000"/>
          <w:bdr w:val="none" w:sz="0" w:space="0" w:color="auto" w:frame="1"/>
        </w:rPr>
        <w:t> TestJavaCollection5{  </w:t>
      </w:r>
    </w:p>
    <w:p w14:paraId="4DAD63D2" w14:textId="77777777" w:rsidR="007C4F7D" w:rsidRPr="007C4F7D" w:rsidRDefault="007C4F7D">
      <w:pPr>
        <w:pStyle w:val="alt"/>
        <w:numPr>
          <w:ilvl w:val="0"/>
          <w:numId w:val="39"/>
        </w:numPr>
        <w:spacing w:before="0" w:beforeAutospacing="0" w:after="0" w:afterAutospacing="0" w:line="375" w:lineRule="atLeast"/>
        <w:jc w:val="both"/>
        <w:rPr>
          <w:rFonts w:ascii="Segoe UI" w:hAnsi="Segoe UI" w:cs="Segoe UI"/>
          <w:color w:val="000000"/>
          <w:lang w:val="en-US"/>
        </w:rPr>
      </w:pPr>
      <w:r w:rsidRPr="007C4F7D">
        <w:rPr>
          <w:rStyle w:val="keyword"/>
          <w:rFonts w:ascii="Segoe UI" w:hAnsi="Segoe UI" w:cs="Segoe UI"/>
          <w:b/>
          <w:bCs/>
          <w:color w:val="006699"/>
          <w:bdr w:val="none" w:sz="0" w:space="0" w:color="auto" w:frame="1"/>
          <w:lang w:val="en-US"/>
        </w:rPr>
        <w:t>public</w:t>
      </w:r>
      <w:r w:rsidRPr="007C4F7D">
        <w:rPr>
          <w:rFonts w:ascii="Segoe UI" w:hAnsi="Segoe UI" w:cs="Segoe UI"/>
          <w:color w:val="000000"/>
          <w:bdr w:val="none" w:sz="0" w:space="0" w:color="auto" w:frame="1"/>
          <w:lang w:val="en-US"/>
        </w:rPr>
        <w:t> </w:t>
      </w:r>
      <w:r w:rsidRPr="007C4F7D">
        <w:rPr>
          <w:rStyle w:val="keyword"/>
          <w:rFonts w:ascii="Segoe UI" w:hAnsi="Segoe UI" w:cs="Segoe UI"/>
          <w:b/>
          <w:bCs/>
          <w:color w:val="006699"/>
          <w:bdr w:val="none" w:sz="0" w:space="0" w:color="auto" w:frame="1"/>
          <w:lang w:val="en-US"/>
        </w:rPr>
        <w:t>static</w:t>
      </w:r>
      <w:r w:rsidRPr="007C4F7D">
        <w:rPr>
          <w:rFonts w:ascii="Segoe UI" w:hAnsi="Segoe UI" w:cs="Segoe UI"/>
          <w:color w:val="000000"/>
          <w:bdr w:val="none" w:sz="0" w:space="0" w:color="auto" w:frame="1"/>
          <w:lang w:val="en-US"/>
        </w:rPr>
        <w:t> </w:t>
      </w:r>
      <w:r w:rsidRPr="007C4F7D">
        <w:rPr>
          <w:rStyle w:val="keyword"/>
          <w:rFonts w:ascii="Segoe UI" w:hAnsi="Segoe UI" w:cs="Segoe UI"/>
          <w:b/>
          <w:bCs/>
          <w:color w:val="006699"/>
          <w:bdr w:val="none" w:sz="0" w:space="0" w:color="auto" w:frame="1"/>
          <w:lang w:val="en-US"/>
        </w:rPr>
        <w:t>void</w:t>
      </w:r>
      <w:r w:rsidRPr="007C4F7D">
        <w:rPr>
          <w:rFonts w:ascii="Segoe UI" w:hAnsi="Segoe UI" w:cs="Segoe UI"/>
          <w:color w:val="000000"/>
          <w:bdr w:val="none" w:sz="0" w:space="0" w:color="auto" w:frame="1"/>
          <w:lang w:val="en-US"/>
        </w:rPr>
        <w:t> </w:t>
      </w:r>
      <w:proofErr w:type="gramStart"/>
      <w:r w:rsidRPr="007C4F7D">
        <w:rPr>
          <w:rFonts w:ascii="Segoe UI" w:hAnsi="Segoe UI" w:cs="Segoe UI"/>
          <w:color w:val="000000"/>
          <w:bdr w:val="none" w:sz="0" w:space="0" w:color="auto" w:frame="1"/>
          <w:lang w:val="en-US"/>
        </w:rPr>
        <w:t>main(</w:t>
      </w:r>
      <w:proofErr w:type="gramEnd"/>
      <w:r w:rsidRPr="007C4F7D">
        <w:rPr>
          <w:rFonts w:ascii="Segoe UI" w:hAnsi="Segoe UI" w:cs="Segoe UI"/>
          <w:color w:val="000000"/>
          <w:bdr w:val="none" w:sz="0" w:space="0" w:color="auto" w:frame="1"/>
          <w:lang w:val="en-US"/>
        </w:rPr>
        <w:t>String </w:t>
      </w:r>
      <w:proofErr w:type="spellStart"/>
      <w:r w:rsidRPr="007C4F7D">
        <w:rPr>
          <w:rFonts w:ascii="Segoe UI" w:hAnsi="Segoe UI" w:cs="Segoe UI"/>
          <w:color w:val="000000"/>
          <w:bdr w:val="none" w:sz="0" w:space="0" w:color="auto" w:frame="1"/>
          <w:lang w:val="en-US"/>
        </w:rPr>
        <w:t>args</w:t>
      </w:r>
      <w:proofErr w:type="spellEnd"/>
      <w:r w:rsidRPr="007C4F7D">
        <w:rPr>
          <w:rFonts w:ascii="Segoe UI" w:hAnsi="Segoe UI" w:cs="Segoe UI"/>
          <w:color w:val="000000"/>
          <w:bdr w:val="none" w:sz="0" w:space="0" w:color="auto" w:frame="1"/>
          <w:lang w:val="en-US"/>
        </w:rPr>
        <w:t>[]){  </w:t>
      </w:r>
    </w:p>
    <w:p w14:paraId="0FDB51D3" w14:textId="77777777" w:rsidR="007C4F7D" w:rsidRPr="007C4F7D" w:rsidRDefault="007C4F7D">
      <w:pPr>
        <w:numPr>
          <w:ilvl w:val="0"/>
          <w:numId w:val="39"/>
        </w:numPr>
        <w:spacing w:after="0" w:line="375" w:lineRule="atLeast"/>
        <w:jc w:val="both"/>
        <w:rPr>
          <w:rFonts w:ascii="Segoe UI" w:hAnsi="Segoe UI" w:cs="Segoe UI"/>
          <w:color w:val="000000"/>
          <w:lang w:val="en-US"/>
        </w:rPr>
      </w:pPr>
      <w:proofErr w:type="spellStart"/>
      <w:r w:rsidRPr="007C4F7D">
        <w:rPr>
          <w:rFonts w:ascii="Segoe UI" w:hAnsi="Segoe UI" w:cs="Segoe UI"/>
          <w:color w:val="000000"/>
          <w:bdr w:val="none" w:sz="0" w:space="0" w:color="auto" w:frame="1"/>
          <w:lang w:val="en-US"/>
        </w:rPr>
        <w:t>PriorityQueue</w:t>
      </w:r>
      <w:proofErr w:type="spellEnd"/>
      <w:r w:rsidRPr="007C4F7D">
        <w:rPr>
          <w:rFonts w:ascii="Segoe UI" w:hAnsi="Segoe UI" w:cs="Segoe UI"/>
          <w:color w:val="000000"/>
          <w:bdr w:val="none" w:sz="0" w:space="0" w:color="auto" w:frame="1"/>
          <w:lang w:val="en-US"/>
        </w:rPr>
        <w:t>&lt;String&gt; queue=</w:t>
      </w:r>
      <w:r w:rsidRPr="007C4F7D">
        <w:rPr>
          <w:rStyle w:val="keyword"/>
          <w:rFonts w:ascii="Segoe UI" w:hAnsi="Segoe UI" w:cs="Segoe UI"/>
          <w:b/>
          <w:bCs/>
          <w:color w:val="006699"/>
          <w:bdr w:val="none" w:sz="0" w:space="0" w:color="auto" w:frame="1"/>
          <w:lang w:val="en-US"/>
        </w:rPr>
        <w:t>new</w:t>
      </w:r>
      <w:r w:rsidRPr="007C4F7D">
        <w:rPr>
          <w:rFonts w:ascii="Segoe UI" w:hAnsi="Segoe UI" w:cs="Segoe UI"/>
          <w:color w:val="000000"/>
          <w:bdr w:val="none" w:sz="0" w:space="0" w:color="auto" w:frame="1"/>
          <w:lang w:val="en-US"/>
        </w:rPr>
        <w:t> </w:t>
      </w:r>
      <w:proofErr w:type="spellStart"/>
      <w:r w:rsidRPr="007C4F7D">
        <w:rPr>
          <w:rFonts w:ascii="Segoe UI" w:hAnsi="Segoe UI" w:cs="Segoe UI"/>
          <w:color w:val="000000"/>
          <w:bdr w:val="none" w:sz="0" w:space="0" w:color="auto" w:frame="1"/>
          <w:lang w:val="en-US"/>
        </w:rPr>
        <w:t>PriorityQueue</w:t>
      </w:r>
      <w:proofErr w:type="spellEnd"/>
      <w:r w:rsidRPr="007C4F7D">
        <w:rPr>
          <w:rFonts w:ascii="Segoe UI" w:hAnsi="Segoe UI" w:cs="Segoe UI"/>
          <w:color w:val="000000"/>
          <w:bdr w:val="none" w:sz="0" w:space="0" w:color="auto" w:frame="1"/>
          <w:lang w:val="en-US"/>
        </w:rPr>
        <w:t>&lt;String</w:t>
      </w:r>
      <w:proofErr w:type="gramStart"/>
      <w:r w:rsidRPr="007C4F7D">
        <w:rPr>
          <w:rFonts w:ascii="Segoe UI" w:hAnsi="Segoe UI" w:cs="Segoe UI"/>
          <w:color w:val="000000"/>
          <w:bdr w:val="none" w:sz="0" w:space="0" w:color="auto" w:frame="1"/>
          <w:lang w:val="en-US"/>
        </w:rPr>
        <w:t>&gt;(</w:t>
      </w:r>
      <w:proofErr w:type="gramEnd"/>
      <w:r w:rsidRPr="007C4F7D">
        <w:rPr>
          <w:rFonts w:ascii="Segoe UI" w:hAnsi="Segoe UI" w:cs="Segoe UI"/>
          <w:color w:val="000000"/>
          <w:bdr w:val="none" w:sz="0" w:space="0" w:color="auto" w:frame="1"/>
          <w:lang w:val="en-US"/>
        </w:rPr>
        <w:t>);  </w:t>
      </w:r>
    </w:p>
    <w:p w14:paraId="6BDEB9A8" w14:textId="77777777" w:rsidR="007C4F7D" w:rsidRDefault="007C4F7D">
      <w:pPr>
        <w:pStyle w:val="alt"/>
        <w:numPr>
          <w:ilvl w:val="0"/>
          <w:numId w:val="39"/>
        </w:numPr>
        <w:spacing w:before="0" w:beforeAutospacing="0" w:after="0" w:afterAutospacing="0" w:line="375" w:lineRule="atLeast"/>
        <w:jc w:val="both"/>
        <w:rPr>
          <w:rFonts w:ascii="Segoe UI" w:hAnsi="Segoe UI" w:cs="Segoe UI"/>
          <w:color w:val="000000"/>
        </w:rPr>
      </w:pPr>
      <w:proofErr w:type="spellStart"/>
      <w:proofErr w:type="gramStart"/>
      <w:r>
        <w:rPr>
          <w:rFonts w:ascii="Segoe UI" w:hAnsi="Segoe UI" w:cs="Segoe UI"/>
          <w:color w:val="000000"/>
          <w:bdr w:val="none" w:sz="0" w:space="0" w:color="auto" w:frame="1"/>
        </w:rPr>
        <w:t>queue.add</w:t>
      </w:r>
      <w:proofErr w:type="spellEnd"/>
      <w:r>
        <w:rPr>
          <w:rFonts w:ascii="Segoe UI" w:hAnsi="Segoe UI" w:cs="Segoe UI"/>
          <w:color w:val="000000"/>
          <w:bdr w:val="none" w:sz="0" w:space="0" w:color="auto" w:frame="1"/>
        </w:rPr>
        <w:t>(</w:t>
      </w:r>
      <w:proofErr w:type="gramEnd"/>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Amit</w:t>
      </w:r>
      <w:proofErr w:type="spellEnd"/>
      <w:r>
        <w:rPr>
          <w:rStyle w:val="string"/>
          <w:rFonts w:ascii="Segoe UI" w:hAnsi="Segoe UI" w:cs="Segoe UI"/>
          <w:color w:val="0000FF"/>
          <w:bdr w:val="none" w:sz="0" w:space="0" w:color="auto" w:frame="1"/>
        </w:rPr>
        <w:t> </w:t>
      </w:r>
      <w:proofErr w:type="spellStart"/>
      <w:r>
        <w:rPr>
          <w:rStyle w:val="string"/>
          <w:rFonts w:ascii="Segoe UI" w:hAnsi="Segoe UI" w:cs="Segoe UI"/>
          <w:color w:val="0000FF"/>
          <w:bdr w:val="none" w:sz="0" w:space="0" w:color="auto" w:frame="1"/>
        </w:rPr>
        <w:t>Sharma</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p>
    <w:p w14:paraId="5A85501A" w14:textId="77777777" w:rsidR="007C4F7D" w:rsidRDefault="007C4F7D">
      <w:pPr>
        <w:numPr>
          <w:ilvl w:val="0"/>
          <w:numId w:val="39"/>
        </w:numPr>
        <w:spacing w:after="0" w:line="375" w:lineRule="atLeast"/>
        <w:jc w:val="both"/>
        <w:rPr>
          <w:rFonts w:ascii="Segoe UI" w:hAnsi="Segoe UI" w:cs="Segoe UI"/>
          <w:color w:val="000000"/>
        </w:rPr>
      </w:pPr>
      <w:proofErr w:type="spellStart"/>
      <w:proofErr w:type="gramStart"/>
      <w:r>
        <w:rPr>
          <w:rFonts w:ascii="Segoe UI" w:hAnsi="Segoe UI" w:cs="Segoe UI"/>
          <w:color w:val="000000"/>
          <w:bdr w:val="none" w:sz="0" w:space="0" w:color="auto" w:frame="1"/>
        </w:rPr>
        <w:lastRenderedPageBreak/>
        <w:t>queue.add</w:t>
      </w:r>
      <w:proofErr w:type="spellEnd"/>
      <w:r>
        <w:rPr>
          <w:rFonts w:ascii="Segoe UI" w:hAnsi="Segoe UI" w:cs="Segoe UI"/>
          <w:color w:val="000000"/>
          <w:bdr w:val="none" w:sz="0" w:space="0" w:color="auto" w:frame="1"/>
        </w:rPr>
        <w:t>(</w:t>
      </w:r>
      <w:proofErr w:type="gramEnd"/>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Vijay</w:t>
      </w:r>
      <w:proofErr w:type="spellEnd"/>
      <w:r>
        <w:rPr>
          <w:rStyle w:val="string"/>
          <w:rFonts w:ascii="Segoe UI" w:hAnsi="Segoe UI" w:cs="Segoe UI"/>
          <w:color w:val="0000FF"/>
          <w:bdr w:val="none" w:sz="0" w:space="0" w:color="auto" w:frame="1"/>
        </w:rPr>
        <w:t> </w:t>
      </w:r>
      <w:proofErr w:type="spellStart"/>
      <w:r>
        <w:rPr>
          <w:rStyle w:val="string"/>
          <w:rFonts w:ascii="Segoe UI" w:hAnsi="Segoe UI" w:cs="Segoe UI"/>
          <w:color w:val="0000FF"/>
          <w:bdr w:val="none" w:sz="0" w:space="0" w:color="auto" w:frame="1"/>
        </w:rPr>
        <w:t>Raj</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p>
    <w:p w14:paraId="475EC8D7" w14:textId="77777777" w:rsidR="007C4F7D" w:rsidRDefault="007C4F7D">
      <w:pPr>
        <w:pStyle w:val="alt"/>
        <w:numPr>
          <w:ilvl w:val="0"/>
          <w:numId w:val="39"/>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queue.add</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JaiShankar</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p>
    <w:p w14:paraId="1A4BC051" w14:textId="77777777" w:rsidR="007C4F7D" w:rsidRDefault="007C4F7D">
      <w:pPr>
        <w:numPr>
          <w:ilvl w:val="0"/>
          <w:numId w:val="39"/>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queue.add</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Raj</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p>
    <w:p w14:paraId="671D9F97" w14:textId="77777777" w:rsidR="007C4F7D" w:rsidRPr="007C4F7D" w:rsidRDefault="007C4F7D">
      <w:pPr>
        <w:pStyle w:val="alt"/>
        <w:numPr>
          <w:ilvl w:val="0"/>
          <w:numId w:val="39"/>
        </w:numPr>
        <w:spacing w:before="0" w:beforeAutospacing="0" w:after="0" w:afterAutospacing="0" w:line="375" w:lineRule="atLeast"/>
        <w:jc w:val="both"/>
        <w:rPr>
          <w:rFonts w:ascii="Segoe UI" w:hAnsi="Segoe UI" w:cs="Segoe UI"/>
          <w:color w:val="000000"/>
          <w:lang w:val="en-US"/>
        </w:rPr>
      </w:pPr>
      <w:proofErr w:type="spellStart"/>
      <w:r w:rsidRPr="007C4F7D">
        <w:rPr>
          <w:rFonts w:ascii="Segoe UI" w:hAnsi="Segoe UI" w:cs="Segoe UI"/>
          <w:color w:val="000000"/>
          <w:bdr w:val="none" w:sz="0" w:space="0" w:color="auto" w:frame="1"/>
          <w:lang w:val="en-US"/>
        </w:rPr>
        <w:t>System.out.println</w:t>
      </w:r>
      <w:proofErr w:type="spellEnd"/>
      <w:r w:rsidRPr="007C4F7D">
        <w:rPr>
          <w:rFonts w:ascii="Segoe UI" w:hAnsi="Segoe UI" w:cs="Segoe UI"/>
          <w:color w:val="000000"/>
          <w:bdr w:val="none" w:sz="0" w:space="0" w:color="auto" w:frame="1"/>
          <w:lang w:val="en-US"/>
        </w:rPr>
        <w:t>(</w:t>
      </w:r>
      <w:r w:rsidRPr="007C4F7D">
        <w:rPr>
          <w:rStyle w:val="string"/>
          <w:rFonts w:ascii="Segoe UI" w:hAnsi="Segoe UI" w:cs="Segoe UI"/>
          <w:color w:val="0000FF"/>
          <w:bdr w:val="none" w:sz="0" w:space="0" w:color="auto" w:frame="1"/>
          <w:lang w:val="en-US"/>
        </w:rPr>
        <w:t>"head:"</w:t>
      </w:r>
      <w:r w:rsidRPr="007C4F7D">
        <w:rPr>
          <w:rFonts w:ascii="Segoe UI" w:hAnsi="Segoe UI" w:cs="Segoe UI"/>
          <w:color w:val="000000"/>
          <w:bdr w:val="none" w:sz="0" w:space="0" w:color="auto" w:frame="1"/>
          <w:lang w:val="en-US"/>
        </w:rPr>
        <w:t>+</w:t>
      </w:r>
      <w:proofErr w:type="spellStart"/>
      <w:proofErr w:type="gramStart"/>
      <w:r w:rsidRPr="007C4F7D">
        <w:rPr>
          <w:rFonts w:ascii="Segoe UI" w:hAnsi="Segoe UI" w:cs="Segoe UI"/>
          <w:color w:val="000000"/>
          <w:bdr w:val="none" w:sz="0" w:space="0" w:color="auto" w:frame="1"/>
          <w:lang w:val="en-US"/>
        </w:rPr>
        <w:t>queue.element</w:t>
      </w:r>
      <w:proofErr w:type="spellEnd"/>
      <w:proofErr w:type="gramEnd"/>
      <w:r w:rsidRPr="007C4F7D">
        <w:rPr>
          <w:rFonts w:ascii="Segoe UI" w:hAnsi="Segoe UI" w:cs="Segoe UI"/>
          <w:color w:val="000000"/>
          <w:bdr w:val="none" w:sz="0" w:space="0" w:color="auto" w:frame="1"/>
          <w:lang w:val="en-US"/>
        </w:rPr>
        <w:t>());  </w:t>
      </w:r>
    </w:p>
    <w:p w14:paraId="76805E96" w14:textId="77777777" w:rsidR="007C4F7D" w:rsidRPr="007C4F7D" w:rsidRDefault="007C4F7D">
      <w:pPr>
        <w:numPr>
          <w:ilvl w:val="0"/>
          <w:numId w:val="39"/>
        </w:numPr>
        <w:spacing w:after="0" w:line="375" w:lineRule="atLeast"/>
        <w:jc w:val="both"/>
        <w:rPr>
          <w:rFonts w:ascii="Segoe UI" w:hAnsi="Segoe UI" w:cs="Segoe UI"/>
          <w:color w:val="000000"/>
          <w:lang w:val="en-US"/>
        </w:rPr>
      </w:pPr>
      <w:proofErr w:type="spellStart"/>
      <w:r w:rsidRPr="007C4F7D">
        <w:rPr>
          <w:rFonts w:ascii="Segoe UI" w:hAnsi="Segoe UI" w:cs="Segoe UI"/>
          <w:color w:val="000000"/>
          <w:bdr w:val="none" w:sz="0" w:space="0" w:color="auto" w:frame="1"/>
          <w:lang w:val="en-US"/>
        </w:rPr>
        <w:t>System.out.println</w:t>
      </w:r>
      <w:proofErr w:type="spellEnd"/>
      <w:r w:rsidRPr="007C4F7D">
        <w:rPr>
          <w:rFonts w:ascii="Segoe UI" w:hAnsi="Segoe UI" w:cs="Segoe UI"/>
          <w:color w:val="000000"/>
          <w:bdr w:val="none" w:sz="0" w:space="0" w:color="auto" w:frame="1"/>
          <w:lang w:val="en-US"/>
        </w:rPr>
        <w:t>(</w:t>
      </w:r>
      <w:r w:rsidRPr="007C4F7D">
        <w:rPr>
          <w:rStyle w:val="string"/>
          <w:rFonts w:ascii="Segoe UI" w:hAnsi="Segoe UI" w:cs="Segoe UI"/>
          <w:color w:val="0000FF"/>
          <w:bdr w:val="none" w:sz="0" w:space="0" w:color="auto" w:frame="1"/>
          <w:lang w:val="en-US"/>
        </w:rPr>
        <w:t>"head:"</w:t>
      </w:r>
      <w:r w:rsidRPr="007C4F7D">
        <w:rPr>
          <w:rFonts w:ascii="Segoe UI" w:hAnsi="Segoe UI" w:cs="Segoe UI"/>
          <w:color w:val="000000"/>
          <w:bdr w:val="none" w:sz="0" w:space="0" w:color="auto" w:frame="1"/>
          <w:lang w:val="en-US"/>
        </w:rPr>
        <w:t>+</w:t>
      </w:r>
      <w:proofErr w:type="spellStart"/>
      <w:proofErr w:type="gramStart"/>
      <w:r w:rsidRPr="007C4F7D">
        <w:rPr>
          <w:rFonts w:ascii="Segoe UI" w:hAnsi="Segoe UI" w:cs="Segoe UI"/>
          <w:color w:val="000000"/>
          <w:bdr w:val="none" w:sz="0" w:space="0" w:color="auto" w:frame="1"/>
          <w:lang w:val="en-US"/>
        </w:rPr>
        <w:t>queue.peek</w:t>
      </w:r>
      <w:proofErr w:type="spellEnd"/>
      <w:proofErr w:type="gramEnd"/>
      <w:r w:rsidRPr="007C4F7D">
        <w:rPr>
          <w:rFonts w:ascii="Segoe UI" w:hAnsi="Segoe UI" w:cs="Segoe UI"/>
          <w:color w:val="000000"/>
          <w:bdr w:val="none" w:sz="0" w:space="0" w:color="auto" w:frame="1"/>
          <w:lang w:val="en-US"/>
        </w:rPr>
        <w:t>());  </w:t>
      </w:r>
    </w:p>
    <w:p w14:paraId="35B98E90" w14:textId="77777777" w:rsidR="007C4F7D" w:rsidRPr="007C4F7D" w:rsidRDefault="007C4F7D">
      <w:pPr>
        <w:pStyle w:val="alt"/>
        <w:numPr>
          <w:ilvl w:val="0"/>
          <w:numId w:val="39"/>
        </w:numPr>
        <w:spacing w:before="0" w:beforeAutospacing="0" w:after="0" w:afterAutospacing="0" w:line="375" w:lineRule="atLeast"/>
        <w:jc w:val="both"/>
        <w:rPr>
          <w:rFonts w:ascii="Segoe UI" w:hAnsi="Segoe UI" w:cs="Segoe UI"/>
          <w:color w:val="000000"/>
          <w:lang w:val="en-US"/>
        </w:rPr>
      </w:pPr>
      <w:proofErr w:type="spellStart"/>
      <w:r w:rsidRPr="007C4F7D">
        <w:rPr>
          <w:rFonts w:ascii="Segoe UI" w:hAnsi="Segoe UI" w:cs="Segoe UI"/>
          <w:color w:val="000000"/>
          <w:bdr w:val="none" w:sz="0" w:space="0" w:color="auto" w:frame="1"/>
          <w:lang w:val="en-US"/>
        </w:rPr>
        <w:t>System.out.println</w:t>
      </w:r>
      <w:proofErr w:type="spellEnd"/>
      <w:r w:rsidRPr="007C4F7D">
        <w:rPr>
          <w:rFonts w:ascii="Segoe UI" w:hAnsi="Segoe UI" w:cs="Segoe UI"/>
          <w:color w:val="000000"/>
          <w:bdr w:val="none" w:sz="0" w:space="0" w:color="auto" w:frame="1"/>
          <w:lang w:val="en-US"/>
        </w:rPr>
        <w:t>(</w:t>
      </w:r>
      <w:r w:rsidRPr="007C4F7D">
        <w:rPr>
          <w:rStyle w:val="string"/>
          <w:rFonts w:ascii="Segoe UI" w:hAnsi="Segoe UI" w:cs="Segoe UI"/>
          <w:color w:val="0000FF"/>
          <w:bdr w:val="none" w:sz="0" w:space="0" w:color="auto" w:frame="1"/>
          <w:lang w:val="en-US"/>
        </w:rPr>
        <w:t>"iterating the queue elements:"</w:t>
      </w:r>
      <w:r w:rsidRPr="007C4F7D">
        <w:rPr>
          <w:rFonts w:ascii="Segoe UI" w:hAnsi="Segoe UI" w:cs="Segoe UI"/>
          <w:color w:val="000000"/>
          <w:bdr w:val="none" w:sz="0" w:space="0" w:color="auto" w:frame="1"/>
          <w:lang w:val="en-US"/>
        </w:rPr>
        <w:t>);  </w:t>
      </w:r>
    </w:p>
    <w:p w14:paraId="2A9EFDB6" w14:textId="77777777" w:rsidR="007C4F7D" w:rsidRDefault="007C4F7D">
      <w:pPr>
        <w:numPr>
          <w:ilvl w:val="0"/>
          <w:numId w:val="39"/>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Iterator</w:t>
      </w:r>
      <w:proofErr w:type="spell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itr</w:t>
      </w:r>
      <w:proofErr w:type="spellEnd"/>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queue.iterator</w:t>
      </w:r>
      <w:proofErr w:type="spellEnd"/>
      <w:proofErr w:type="gramEnd"/>
      <w:r>
        <w:rPr>
          <w:rFonts w:ascii="Segoe UI" w:hAnsi="Segoe UI" w:cs="Segoe UI"/>
          <w:color w:val="000000"/>
          <w:bdr w:val="none" w:sz="0" w:space="0" w:color="auto" w:frame="1"/>
        </w:rPr>
        <w:t>();  </w:t>
      </w:r>
    </w:p>
    <w:p w14:paraId="3077E8F7" w14:textId="77777777" w:rsidR="007C4F7D" w:rsidRDefault="007C4F7D">
      <w:pPr>
        <w:pStyle w:val="alt"/>
        <w:numPr>
          <w:ilvl w:val="0"/>
          <w:numId w:val="39"/>
        </w:numPr>
        <w:spacing w:before="0" w:beforeAutospacing="0" w:after="0" w:afterAutospacing="0" w:line="375" w:lineRule="atLeast"/>
        <w:jc w:val="both"/>
        <w:rPr>
          <w:rFonts w:ascii="Segoe UI" w:hAnsi="Segoe UI" w:cs="Segoe UI"/>
          <w:color w:val="000000"/>
        </w:rPr>
      </w:pPr>
      <w:proofErr w:type="spellStart"/>
      <w:r>
        <w:rPr>
          <w:rStyle w:val="keyword"/>
          <w:rFonts w:ascii="Segoe UI" w:hAnsi="Segoe UI" w:cs="Segoe UI"/>
          <w:b/>
          <w:bCs/>
          <w:color w:val="006699"/>
          <w:bdr w:val="none" w:sz="0" w:space="0" w:color="auto" w:frame="1"/>
        </w:rPr>
        <w:t>while</w:t>
      </w:r>
      <w:proofErr w:type="spellEnd"/>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itr.hasNext</w:t>
      </w:r>
      <w:proofErr w:type="spellEnd"/>
      <w:proofErr w:type="gramEnd"/>
      <w:r>
        <w:rPr>
          <w:rFonts w:ascii="Segoe UI" w:hAnsi="Segoe UI" w:cs="Segoe UI"/>
          <w:color w:val="000000"/>
          <w:bdr w:val="none" w:sz="0" w:space="0" w:color="auto" w:frame="1"/>
        </w:rPr>
        <w:t>()){  </w:t>
      </w:r>
    </w:p>
    <w:p w14:paraId="033107E7" w14:textId="77777777" w:rsidR="007C4F7D" w:rsidRPr="007C4F7D" w:rsidRDefault="007C4F7D">
      <w:pPr>
        <w:numPr>
          <w:ilvl w:val="0"/>
          <w:numId w:val="39"/>
        </w:numPr>
        <w:spacing w:after="0" w:line="375" w:lineRule="atLeast"/>
        <w:jc w:val="both"/>
        <w:rPr>
          <w:rFonts w:ascii="Segoe UI" w:hAnsi="Segoe UI" w:cs="Segoe UI"/>
          <w:color w:val="000000"/>
          <w:lang w:val="en-US"/>
        </w:rPr>
      </w:pPr>
      <w:proofErr w:type="spellStart"/>
      <w:r w:rsidRPr="007C4F7D">
        <w:rPr>
          <w:rFonts w:ascii="Segoe UI" w:hAnsi="Segoe UI" w:cs="Segoe UI"/>
          <w:color w:val="000000"/>
          <w:bdr w:val="none" w:sz="0" w:space="0" w:color="auto" w:frame="1"/>
          <w:lang w:val="en-US"/>
        </w:rPr>
        <w:t>System.out.println</w:t>
      </w:r>
      <w:proofErr w:type="spellEnd"/>
      <w:r w:rsidRPr="007C4F7D">
        <w:rPr>
          <w:rFonts w:ascii="Segoe UI" w:hAnsi="Segoe UI" w:cs="Segoe UI"/>
          <w:color w:val="000000"/>
          <w:bdr w:val="none" w:sz="0" w:space="0" w:color="auto" w:frame="1"/>
          <w:lang w:val="en-US"/>
        </w:rPr>
        <w:t>(</w:t>
      </w:r>
      <w:proofErr w:type="spellStart"/>
      <w:proofErr w:type="gramStart"/>
      <w:r w:rsidRPr="007C4F7D">
        <w:rPr>
          <w:rFonts w:ascii="Segoe UI" w:hAnsi="Segoe UI" w:cs="Segoe UI"/>
          <w:color w:val="000000"/>
          <w:bdr w:val="none" w:sz="0" w:space="0" w:color="auto" w:frame="1"/>
          <w:lang w:val="en-US"/>
        </w:rPr>
        <w:t>itr.next</w:t>
      </w:r>
      <w:proofErr w:type="spellEnd"/>
      <w:proofErr w:type="gramEnd"/>
      <w:r w:rsidRPr="007C4F7D">
        <w:rPr>
          <w:rFonts w:ascii="Segoe UI" w:hAnsi="Segoe UI" w:cs="Segoe UI"/>
          <w:color w:val="000000"/>
          <w:bdr w:val="none" w:sz="0" w:space="0" w:color="auto" w:frame="1"/>
          <w:lang w:val="en-US"/>
        </w:rPr>
        <w:t>());  </w:t>
      </w:r>
    </w:p>
    <w:p w14:paraId="0B08D6ED" w14:textId="77777777" w:rsidR="007C4F7D" w:rsidRDefault="007C4F7D">
      <w:pPr>
        <w:pStyle w:val="alt"/>
        <w:numPr>
          <w:ilvl w:val="0"/>
          <w:numId w:val="3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D2A09CE" w14:textId="77777777" w:rsidR="007C4F7D" w:rsidRDefault="007C4F7D">
      <w:pPr>
        <w:numPr>
          <w:ilvl w:val="0"/>
          <w:numId w:val="39"/>
        </w:numPr>
        <w:spacing w:after="0" w:line="375" w:lineRule="atLeast"/>
        <w:jc w:val="both"/>
        <w:rPr>
          <w:rFonts w:ascii="Segoe UI" w:hAnsi="Segoe UI" w:cs="Segoe UI"/>
          <w:color w:val="000000"/>
        </w:rPr>
      </w:pPr>
      <w:proofErr w:type="spellStart"/>
      <w:proofErr w:type="gramStart"/>
      <w:r>
        <w:rPr>
          <w:rFonts w:ascii="Segoe UI" w:hAnsi="Segoe UI" w:cs="Segoe UI"/>
          <w:color w:val="000000"/>
          <w:bdr w:val="none" w:sz="0" w:space="0" w:color="auto" w:frame="1"/>
        </w:rPr>
        <w:t>queue.remove</w:t>
      </w:r>
      <w:proofErr w:type="spellEnd"/>
      <w:proofErr w:type="gramEnd"/>
      <w:r>
        <w:rPr>
          <w:rFonts w:ascii="Segoe UI" w:hAnsi="Segoe UI" w:cs="Segoe UI"/>
          <w:color w:val="000000"/>
          <w:bdr w:val="none" w:sz="0" w:space="0" w:color="auto" w:frame="1"/>
        </w:rPr>
        <w:t>();  </w:t>
      </w:r>
    </w:p>
    <w:p w14:paraId="00C70E27" w14:textId="77777777" w:rsidR="007C4F7D" w:rsidRDefault="007C4F7D">
      <w:pPr>
        <w:pStyle w:val="alt"/>
        <w:numPr>
          <w:ilvl w:val="0"/>
          <w:numId w:val="39"/>
        </w:numPr>
        <w:spacing w:before="0" w:beforeAutospacing="0" w:after="0" w:afterAutospacing="0" w:line="375" w:lineRule="atLeast"/>
        <w:jc w:val="both"/>
        <w:rPr>
          <w:rFonts w:ascii="Segoe UI" w:hAnsi="Segoe UI" w:cs="Segoe UI"/>
          <w:color w:val="000000"/>
        </w:rPr>
      </w:pPr>
      <w:proofErr w:type="spellStart"/>
      <w:proofErr w:type="gramStart"/>
      <w:r>
        <w:rPr>
          <w:rFonts w:ascii="Segoe UI" w:hAnsi="Segoe UI" w:cs="Segoe UI"/>
          <w:color w:val="000000"/>
          <w:bdr w:val="none" w:sz="0" w:space="0" w:color="auto" w:frame="1"/>
        </w:rPr>
        <w:t>queue.poll</w:t>
      </w:r>
      <w:proofErr w:type="spellEnd"/>
      <w:proofErr w:type="gramEnd"/>
      <w:r>
        <w:rPr>
          <w:rFonts w:ascii="Segoe UI" w:hAnsi="Segoe UI" w:cs="Segoe UI"/>
          <w:color w:val="000000"/>
          <w:bdr w:val="none" w:sz="0" w:space="0" w:color="auto" w:frame="1"/>
        </w:rPr>
        <w:t>();  </w:t>
      </w:r>
    </w:p>
    <w:p w14:paraId="6F76AF21" w14:textId="77777777" w:rsidR="007C4F7D" w:rsidRPr="007C4F7D" w:rsidRDefault="007C4F7D">
      <w:pPr>
        <w:numPr>
          <w:ilvl w:val="0"/>
          <w:numId w:val="39"/>
        </w:numPr>
        <w:spacing w:after="0" w:line="375" w:lineRule="atLeast"/>
        <w:jc w:val="both"/>
        <w:rPr>
          <w:rFonts w:ascii="Segoe UI" w:hAnsi="Segoe UI" w:cs="Segoe UI"/>
          <w:color w:val="000000"/>
          <w:lang w:val="en-US"/>
        </w:rPr>
      </w:pPr>
      <w:proofErr w:type="spellStart"/>
      <w:r w:rsidRPr="007C4F7D">
        <w:rPr>
          <w:rFonts w:ascii="Segoe UI" w:hAnsi="Segoe UI" w:cs="Segoe UI"/>
          <w:color w:val="000000"/>
          <w:bdr w:val="none" w:sz="0" w:space="0" w:color="auto" w:frame="1"/>
          <w:lang w:val="en-US"/>
        </w:rPr>
        <w:t>System.out.println</w:t>
      </w:r>
      <w:proofErr w:type="spellEnd"/>
      <w:r w:rsidRPr="007C4F7D">
        <w:rPr>
          <w:rFonts w:ascii="Segoe UI" w:hAnsi="Segoe UI" w:cs="Segoe UI"/>
          <w:color w:val="000000"/>
          <w:bdr w:val="none" w:sz="0" w:space="0" w:color="auto" w:frame="1"/>
          <w:lang w:val="en-US"/>
        </w:rPr>
        <w:t>(</w:t>
      </w:r>
      <w:r w:rsidRPr="007C4F7D">
        <w:rPr>
          <w:rStyle w:val="string"/>
          <w:rFonts w:ascii="Segoe UI" w:hAnsi="Segoe UI" w:cs="Segoe UI"/>
          <w:color w:val="0000FF"/>
          <w:bdr w:val="none" w:sz="0" w:space="0" w:color="auto" w:frame="1"/>
          <w:lang w:val="en-US"/>
        </w:rPr>
        <w:t>"after removing two elements:"</w:t>
      </w:r>
      <w:r w:rsidRPr="007C4F7D">
        <w:rPr>
          <w:rFonts w:ascii="Segoe UI" w:hAnsi="Segoe UI" w:cs="Segoe UI"/>
          <w:color w:val="000000"/>
          <w:bdr w:val="none" w:sz="0" w:space="0" w:color="auto" w:frame="1"/>
          <w:lang w:val="en-US"/>
        </w:rPr>
        <w:t>);  </w:t>
      </w:r>
    </w:p>
    <w:p w14:paraId="37297156" w14:textId="77777777" w:rsidR="007C4F7D" w:rsidRPr="007C4F7D" w:rsidRDefault="007C4F7D">
      <w:pPr>
        <w:pStyle w:val="alt"/>
        <w:numPr>
          <w:ilvl w:val="0"/>
          <w:numId w:val="39"/>
        </w:numPr>
        <w:spacing w:before="0" w:beforeAutospacing="0" w:after="0" w:afterAutospacing="0" w:line="375" w:lineRule="atLeast"/>
        <w:jc w:val="both"/>
        <w:rPr>
          <w:rFonts w:ascii="Segoe UI" w:hAnsi="Segoe UI" w:cs="Segoe UI"/>
          <w:color w:val="000000"/>
          <w:lang w:val="en-US"/>
        </w:rPr>
      </w:pPr>
      <w:r w:rsidRPr="007C4F7D">
        <w:rPr>
          <w:rFonts w:ascii="Segoe UI" w:hAnsi="Segoe UI" w:cs="Segoe UI"/>
          <w:color w:val="000000"/>
          <w:bdr w:val="none" w:sz="0" w:space="0" w:color="auto" w:frame="1"/>
          <w:lang w:val="en-US"/>
        </w:rPr>
        <w:t>Iterator&lt;String&gt; itr2=</w:t>
      </w:r>
      <w:proofErr w:type="spellStart"/>
      <w:r w:rsidRPr="007C4F7D">
        <w:rPr>
          <w:rFonts w:ascii="Segoe UI" w:hAnsi="Segoe UI" w:cs="Segoe UI"/>
          <w:color w:val="000000"/>
          <w:bdr w:val="none" w:sz="0" w:space="0" w:color="auto" w:frame="1"/>
          <w:lang w:val="en-US"/>
        </w:rPr>
        <w:t>queue.iterator</w:t>
      </w:r>
      <w:proofErr w:type="spellEnd"/>
      <w:r w:rsidRPr="007C4F7D">
        <w:rPr>
          <w:rFonts w:ascii="Segoe UI" w:hAnsi="Segoe UI" w:cs="Segoe UI"/>
          <w:color w:val="000000"/>
          <w:bdr w:val="none" w:sz="0" w:space="0" w:color="auto" w:frame="1"/>
          <w:lang w:val="en-US"/>
        </w:rPr>
        <w:t>();  </w:t>
      </w:r>
    </w:p>
    <w:p w14:paraId="4BEDC848" w14:textId="77777777" w:rsidR="007C4F7D" w:rsidRDefault="007C4F7D">
      <w:pPr>
        <w:numPr>
          <w:ilvl w:val="0"/>
          <w:numId w:val="39"/>
        </w:numPr>
        <w:spacing w:after="0" w:line="375" w:lineRule="atLeast"/>
        <w:jc w:val="both"/>
        <w:rPr>
          <w:rFonts w:ascii="Segoe UI" w:hAnsi="Segoe UI" w:cs="Segoe UI"/>
          <w:color w:val="000000"/>
        </w:rPr>
      </w:pPr>
      <w:proofErr w:type="spellStart"/>
      <w:proofErr w:type="gramStart"/>
      <w:r>
        <w:rPr>
          <w:rStyle w:val="keyword"/>
          <w:rFonts w:ascii="Segoe UI" w:hAnsi="Segoe UI" w:cs="Segoe UI"/>
          <w:b/>
          <w:bCs/>
          <w:color w:val="006699"/>
          <w:bdr w:val="none" w:sz="0" w:space="0" w:color="auto" w:frame="1"/>
        </w:rPr>
        <w:t>while</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itr2.hasNext()){  </w:t>
      </w:r>
    </w:p>
    <w:p w14:paraId="7C295C67" w14:textId="77777777" w:rsidR="007C4F7D" w:rsidRPr="007C4F7D" w:rsidRDefault="007C4F7D">
      <w:pPr>
        <w:pStyle w:val="alt"/>
        <w:numPr>
          <w:ilvl w:val="0"/>
          <w:numId w:val="39"/>
        </w:numPr>
        <w:spacing w:before="0" w:beforeAutospacing="0" w:after="0" w:afterAutospacing="0" w:line="375" w:lineRule="atLeast"/>
        <w:jc w:val="both"/>
        <w:rPr>
          <w:rFonts w:ascii="Segoe UI" w:hAnsi="Segoe UI" w:cs="Segoe UI"/>
          <w:color w:val="000000"/>
          <w:lang w:val="en-US"/>
        </w:rPr>
      </w:pPr>
      <w:proofErr w:type="spellStart"/>
      <w:r w:rsidRPr="007C4F7D">
        <w:rPr>
          <w:rFonts w:ascii="Segoe UI" w:hAnsi="Segoe UI" w:cs="Segoe UI"/>
          <w:color w:val="000000"/>
          <w:bdr w:val="none" w:sz="0" w:space="0" w:color="auto" w:frame="1"/>
          <w:lang w:val="en-US"/>
        </w:rPr>
        <w:t>System.out.println</w:t>
      </w:r>
      <w:proofErr w:type="spellEnd"/>
      <w:r w:rsidRPr="007C4F7D">
        <w:rPr>
          <w:rFonts w:ascii="Segoe UI" w:hAnsi="Segoe UI" w:cs="Segoe UI"/>
          <w:color w:val="000000"/>
          <w:bdr w:val="none" w:sz="0" w:space="0" w:color="auto" w:frame="1"/>
          <w:lang w:val="en-US"/>
        </w:rPr>
        <w:t>(itr2.next());  </w:t>
      </w:r>
    </w:p>
    <w:p w14:paraId="59CACAFC" w14:textId="77777777" w:rsidR="007C4F7D" w:rsidRDefault="007C4F7D">
      <w:pPr>
        <w:numPr>
          <w:ilvl w:val="0"/>
          <w:numId w:val="3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53DA1138" w14:textId="77777777" w:rsidR="007C4F7D" w:rsidRDefault="007C4F7D">
      <w:pPr>
        <w:pStyle w:val="alt"/>
        <w:numPr>
          <w:ilvl w:val="0"/>
          <w:numId w:val="3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FD36BDB" w14:textId="77777777" w:rsidR="007C4F7D" w:rsidRDefault="007C4F7D">
      <w:pPr>
        <w:numPr>
          <w:ilvl w:val="0"/>
          <w:numId w:val="3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1CDD9A96" w14:textId="77777777" w:rsidR="007C4F7D" w:rsidRDefault="007C4F7D" w:rsidP="007C4F7D">
      <w:pPr>
        <w:pStyle w:val="a3"/>
        <w:shd w:val="clear" w:color="auto" w:fill="FFFFFF"/>
        <w:jc w:val="both"/>
        <w:rPr>
          <w:rFonts w:ascii="Segoe UI" w:hAnsi="Segoe UI" w:cs="Segoe UI"/>
          <w:color w:val="333333"/>
        </w:rPr>
      </w:pPr>
      <w:proofErr w:type="spellStart"/>
      <w:r>
        <w:rPr>
          <w:rFonts w:ascii="Segoe UI" w:hAnsi="Segoe UI" w:cs="Segoe UI"/>
          <w:color w:val="333333"/>
        </w:rPr>
        <w:t>Output</w:t>
      </w:r>
      <w:proofErr w:type="spellEnd"/>
      <w:r>
        <w:rPr>
          <w:rFonts w:ascii="Segoe UI" w:hAnsi="Segoe UI" w:cs="Segoe UI"/>
          <w:color w:val="333333"/>
        </w:rPr>
        <w:t>:</w:t>
      </w:r>
    </w:p>
    <w:p w14:paraId="7C8020DD" w14:textId="77777777" w:rsidR="007C4F7D" w:rsidRPr="00376CA4" w:rsidRDefault="007C4F7D" w:rsidP="007C4F7D">
      <w:pPr>
        <w:pStyle w:val="HTML0"/>
        <w:shd w:val="clear" w:color="auto" w:fill="1C1D1C"/>
        <w:jc w:val="both"/>
        <w:rPr>
          <w:color w:val="F9F9F9"/>
          <w:lang w:val="en-US"/>
        </w:rPr>
      </w:pPr>
      <w:proofErr w:type="spellStart"/>
      <w:proofErr w:type="gramStart"/>
      <w:r w:rsidRPr="00376CA4">
        <w:rPr>
          <w:color w:val="F9F9F9"/>
          <w:lang w:val="en-US"/>
        </w:rPr>
        <w:t>head:Amit</w:t>
      </w:r>
      <w:proofErr w:type="spellEnd"/>
      <w:proofErr w:type="gramEnd"/>
      <w:r w:rsidRPr="00376CA4">
        <w:rPr>
          <w:color w:val="F9F9F9"/>
          <w:lang w:val="en-US"/>
        </w:rPr>
        <w:t xml:space="preserve"> Sharma</w:t>
      </w:r>
    </w:p>
    <w:p w14:paraId="5A79BD36" w14:textId="77777777" w:rsidR="007C4F7D" w:rsidRPr="00376CA4" w:rsidRDefault="007C4F7D" w:rsidP="007C4F7D">
      <w:pPr>
        <w:pStyle w:val="HTML0"/>
        <w:shd w:val="clear" w:color="auto" w:fill="1C1D1C"/>
        <w:jc w:val="both"/>
        <w:rPr>
          <w:color w:val="F9F9F9"/>
          <w:lang w:val="en-US"/>
        </w:rPr>
      </w:pPr>
      <w:proofErr w:type="spellStart"/>
      <w:proofErr w:type="gramStart"/>
      <w:r w:rsidRPr="00376CA4">
        <w:rPr>
          <w:color w:val="F9F9F9"/>
          <w:lang w:val="en-US"/>
        </w:rPr>
        <w:t>head:Amit</w:t>
      </w:r>
      <w:proofErr w:type="spellEnd"/>
      <w:proofErr w:type="gramEnd"/>
      <w:r w:rsidRPr="00376CA4">
        <w:rPr>
          <w:color w:val="F9F9F9"/>
          <w:lang w:val="en-US"/>
        </w:rPr>
        <w:t xml:space="preserve"> Sharma</w:t>
      </w:r>
    </w:p>
    <w:p w14:paraId="0B5CB56F" w14:textId="77777777" w:rsidR="007C4F7D" w:rsidRPr="00376CA4" w:rsidRDefault="007C4F7D" w:rsidP="007C4F7D">
      <w:pPr>
        <w:pStyle w:val="HTML0"/>
        <w:shd w:val="clear" w:color="auto" w:fill="1C1D1C"/>
        <w:jc w:val="both"/>
        <w:rPr>
          <w:color w:val="F9F9F9"/>
          <w:lang w:val="en-US"/>
        </w:rPr>
      </w:pPr>
      <w:r w:rsidRPr="00376CA4">
        <w:rPr>
          <w:color w:val="F9F9F9"/>
          <w:lang w:val="en-US"/>
        </w:rPr>
        <w:t>iterating the queue elements:</w:t>
      </w:r>
    </w:p>
    <w:p w14:paraId="7EA91D9D" w14:textId="77777777" w:rsidR="007C4F7D" w:rsidRPr="00376CA4" w:rsidRDefault="007C4F7D" w:rsidP="007C4F7D">
      <w:pPr>
        <w:pStyle w:val="HTML0"/>
        <w:shd w:val="clear" w:color="auto" w:fill="1C1D1C"/>
        <w:jc w:val="both"/>
        <w:rPr>
          <w:color w:val="F9F9F9"/>
          <w:lang w:val="en-US"/>
        </w:rPr>
      </w:pPr>
      <w:r w:rsidRPr="00376CA4">
        <w:rPr>
          <w:color w:val="F9F9F9"/>
          <w:lang w:val="en-US"/>
        </w:rPr>
        <w:t>Amit Sharma</w:t>
      </w:r>
    </w:p>
    <w:p w14:paraId="38E21C60" w14:textId="77777777" w:rsidR="007C4F7D" w:rsidRPr="00376CA4" w:rsidRDefault="007C4F7D" w:rsidP="007C4F7D">
      <w:pPr>
        <w:pStyle w:val="HTML0"/>
        <w:shd w:val="clear" w:color="auto" w:fill="1C1D1C"/>
        <w:jc w:val="both"/>
        <w:rPr>
          <w:color w:val="F9F9F9"/>
          <w:lang w:val="en-US"/>
        </w:rPr>
      </w:pPr>
      <w:r w:rsidRPr="00376CA4">
        <w:rPr>
          <w:color w:val="F9F9F9"/>
          <w:lang w:val="en-US"/>
        </w:rPr>
        <w:t>Raj</w:t>
      </w:r>
    </w:p>
    <w:p w14:paraId="556770F5" w14:textId="77777777" w:rsidR="007C4F7D" w:rsidRPr="00376CA4" w:rsidRDefault="007C4F7D" w:rsidP="007C4F7D">
      <w:pPr>
        <w:pStyle w:val="HTML0"/>
        <w:shd w:val="clear" w:color="auto" w:fill="1C1D1C"/>
        <w:jc w:val="both"/>
        <w:rPr>
          <w:color w:val="F9F9F9"/>
          <w:lang w:val="en-US"/>
        </w:rPr>
      </w:pPr>
      <w:proofErr w:type="spellStart"/>
      <w:r w:rsidRPr="00376CA4">
        <w:rPr>
          <w:color w:val="F9F9F9"/>
          <w:lang w:val="en-US"/>
        </w:rPr>
        <w:t>JaiShankar</w:t>
      </w:r>
      <w:proofErr w:type="spellEnd"/>
    </w:p>
    <w:p w14:paraId="7C6537EC" w14:textId="77777777" w:rsidR="007C4F7D" w:rsidRPr="00376CA4" w:rsidRDefault="007C4F7D" w:rsidP="007C4F7D">
      <w:pPr>
        <w:pStyle w:val="HTML0"/>
        <w:shd w:val="clear" w:color="auto" w:fill="1C1D1C"/>
        <w:jc w:val="both"/>
        <w:rPr>
          <w:color w:val="F9F9F9"/>
          <w:lang w:val="en-US"/>
        </w:rPr>
      </w:pPr>
      <w:r w:rsidRPr="00376CA4">
        <w:rPr>
          <w:color w:val="F9F9F9"/>
          <w:lang w:val="en-US"/>
        </w:rPr>
        <w:t>Vijay Raj</w:t>
      </w:r>
    </w:p>
    <w:p w14:paraId="521F5F88" w14:textId="77777777" w:rsidR="007C4F7D" w:rsidRPr="00376CA4" w:rsidRDefault="007C4F7D" w:rsidP="007C4F7D">
      <w:pPr>
        <w:pStyle w:val="HTML0"/>
        <w:shd w:val="clear" w:color="auto" w:fill="1C1D1C"/>
        <w:jc w:val="both"/>
        <w:rPr>
          <w:color w:val="F9F9F9"/>
          <w:lang w:val="en-US"/>
        </w:rPr>
      </w:pPr>
      <w:r w:rsidRPr="00376CA4">
        <w:rPr>
          <w:color w:val="F9F9F9"/>
          <w:lang w:val="en-US"/>
        </w:rPr>
        <w:t>after removing two elements:</w:t>
      </w:r>
    </w:p>
    <w:p w14:paraId="18A0B58E" w14:textId="77777777" w:rsidR="007C4F7D" w:rsidRPr="00376CA4" w:rsidRDefault="007C4F7D" w:rsidP="007C4F7D">
      <w:pPr>
        <w:pStyle w:val="HTML0"/>
        <w:shd w:val="clear" w:color="auto" w:fill="1C1D1C"/>
        <w:jc w:val="both"/>
        <w:rPr>
          <w:color w:val="F9F9F9"/>
          <w:lang w:val="en-US"/>
        </w:rPr>
      </w:pPr>
      <w:r w:rsidRPr="00376CA4">
        <w:rPr>
          <w:color w:val="F9F9F9"/>
          <w:lang w:val="en-US"/>
        </w:rPr>
        <w:t>Raj</w:t>
      </w:r>
    </w:p>
    <w:p w14:paraId="6861D78F" w14:textId="77777777" w:rsidR="007C4F7D" w:rsidRPr="00376CA4" w:rsidRDefault="007C4F7D" w:rsidP="007C4F7D">
      <w:pPr>
        <w:pStyle w:val="HTML0"/>
        <w:shd w:val="clear" w:color="auto" w:fill="1C1D1C"/>
        <w:jc w:val="both"/>
        <w:rPr>
          <w:color w:val="F9F9F9"/>
          <w:lang w:val="en-US"/>
        </w:rPr>
      </w:pPr>
      <w:r w:rsidRPr="00376CA4">
        <w:rPr>
          <w:color w:val="F9F9F9"/>
          <w:lang w:val="en-US"/>
        </w:rPr>
        <w:t>Vijay Raj</w:t>
      </w:r>
    </w:p>
    <w:p w14:paraId="7C21F854" w14:textId="77777777" w:rsidR="00E46DB8" w:rsidRDefault="00E46DB8" w:rsidP="007C4F7D">
      <w:pPr>
        <w:pStyle w:val="2"/>
        <w:shd w:val="clear" w:color="auto" w:fill="FFFFFF"/>
        <w:spacing w:line="312" w:lineRule="atLeast"/>
        <w:jc w:val="both"/>
        <w:rPr>
          <w:rFonts w:ascii="Helvetica" w:hAnsi="Helvetica"/>
          <w:b w:val="0"/>
          <w:bCs w:val="0"/>
          <w:color w:val="610B38"/>
          <w:sz w:val="38"/>
          <w:szCs w:val="38"/>
          <w:lang w:val="en-US"/>
        </w:rPr>
      </w:pPr>
    </w:p>
    <w:p w14:paraId="4F28C0DF" w14:textId="77777777" w:rsidR="00E46DB8" w:rsidRDefault="00E46DB8" w:rsidP="007C4F7D">
      <w:pPr>
        <w:pStyle w:val="2"/>
        <w:shd w:val="clear" w:color="auto" w:fill="FFFFFF"/>
        <w:spacing w:line="312" w:lineRule="atLeast"/>
        <w:jc w:val="both"/>
        <w:rPr>
          <w:rFonts w:ascii="Helvetica" w:hAnsi="Helvetica"/>
          <w:b w:val="0"/>
          <w:bCs w:val="0"/>
          <w:color w:val="610B38"/>
          <w:sz w:val="38"/>
          <w:szCs w:val="38"/>
          <w:lang w:val="en-US"/>
        </w:rPr>
      </w:pPr>
    </w:p>
    <w:p w14:paraId="55A21311" w14:textId="77777777" w:rsidR="00E46DB8" w:rsidRDefault="00E46DB8" w:rsidP="007C4F7D">
      <w:pPr>
        <w:pStyle w:val="2"/>
        <w:shd w:val="clear" w:color="auto" w:fill="FFFFFF"/>
        <w:spacing w:line="312" w:lineRule="atLeast"/>
        <w:jc w:val="both"/>
        <w:rPr>
          <w:rFonts w:ascii="Helvetica" w:hAnsi="Helvetica"/>
          <w:b w:val="0"/>
          <w:bCs w:val="0"/>
          <w:color w:val="610B38"/>
          <w:sz w:val="38"/>
          <w:szCs w:val="38"/>
          <w:lang w:val="en-US"/>
        </w:rPr>
      </w:pPr>
    </w:p>
    <w:p w14:paraId="49005069" w14:textId="77777777" w:rsidR="00E46DB8" w:rsidRDefault="00E46DB8" w:rsidP="007C4F7D">
      <w:pPr>
        <w:pStyle w:val="2"/>
        <w:shd w:val="clear" w:color="auto" w:fill="FFFFFF"/>
        <w:spacing w:line="312" w:lineRule="atLeast"/>
        <w:jc w:val="both"/>
        <w:rPr>
          <w:rFonts w:ascii="Helvetica" w:hAnsi="Helvetica"/>
          <w:b w:val="0"/>
          <w:bCs w:val="0"/>
          <w:color w:val="610B38"/>
          <w:sz w:val="38"/>
          <w:szCs w:val="38"/>
          <w:lang w:val="en-US"/>
        </w:rPr>
      </w:pPr>
    </w:p>
    <w:p w14:paraId="701E196A" w14:textId="77777777" w:rsidR="00E46DB8" w:rsidRDefault="00E46DB8" w:rsidP="007C4F7D">
      <w:pPr>
        <w:pStyle w:val="2"/>
        <w:shd w:val="clear" w:color="auto" w:fill="FFFFFF"/>
        <w:spacing w:line="312" w:lineRule="atLeast"/>
        <w:jc w:val="both"/>
        <w:rPr>
          <w:rFonts w:ascii="Helvetica" w:hAnsi="Helvetica"/>
          <w:b w:val="0"/>
          <w:bCs w:val="0"/>
          <w:color w:val="610B38"/>
          <w:sz w:val="38"/>
          <w:szCs w:val="38"/>
          <w:lang w:val="en-US"/>
        </w:rPr>
      </w:pPr>
    </w:p>
    <w:p w14:paraId="0C977406" w14:textId="2C19AD67" w:rsidR="007C4F7D" w:rsidRPr="00376CA4" w:rsidRDefault="007C4F7D" w:rsidP="007C4F7D">
      <w:pPr>
        <w:pStyle w:val="2"/>
        <w:shd w:val="clear" w:color="auto" w:fill="FFFFFF"/>
        <w:spacing w:line="312" w:lineRule="atLeast"/>
        <w:jc w:val="both"/>
        <w:rPr>
          <w:rFonts w:ascii="Helvetica" w:hAnsi="Helvetica"/>
          <w:b w:val="0"/>
          <w:bCs w:val="0"/>
          <w:color w:val="610B38"/>
          <w:sz w:val="38"/>
          <w:szCs w:val="38"/>
          <w:lang w:val="en-US"/>
        </w:rPr>
      </w:pPr>
      <w:r w:rsidRPr="00376CA4">
        <w:rPr>
          <w:rFonts w:ascii="Helvetica" w:hAnsi="Helvetica"/>
          <w:b w:val="0"/>
          <w:bCs w:val="0"/>
          <w:color w:val="610B38"/>
          <w:sz w:val="38"/>
          <w:szCs w:val="38"/>
          <w:lang w:val="en-US"/>
        </w:rPr>
        <w:lastRenderedPageBreak/>
        <w:t>Deque Interface</w:t>
      </w:r>
    </w:p>
    <w:p w14:paraId="294AD350" w14:textId="77777777" w:rsidR="007C4F7D" w:rsidRPr="007C4F7D" w:rsidRDefault="007C4F7D" w:rsidP="007C4F7D">
      <w:pPr>
        <w:pStyle w:val="a3"/>
        <w:shd w:val="clear" w:color="auto" w:fill="FFFFFF"/>
        <w:jc w:val="both"/>
        <w:rPr>
          <w:rFonts w:ascii="Segoe UI" w:hAnsi="Segoe UI" w:cs="Segoe UI"/>
          <w:color w:val="333333"/>
          <w:lang w:val="en-US"/>
        </w:rPr>
      </w:pPr>
      <w:r w:rsidRPr="007C4F7D">
        <w:rPr>
          <w:rFonts w:ascii="Segoe UI" w:hAnsi="Segoe UI" w:cs="Segoe UI"/>
          <w:color w:val="333333"/>
          <w:lang w:val="en-US"/>
        </w:rPr>
        <w:t>Deque interface extends the Queue interface. In Deque, we can remove and add the elements from both the side. Deque stands for a double-ended queue which enables us to perform the operations at both the ends.</w:t>
      </w:r>
    </w:p>
    <w:p w14:paraId="2D3ADE7F" w14:textId="28DE5D18" w:rsidR="00E46DB8" w:rsidRPr="007C4F7D" w:rsidRDefault="007C4F7D" w:rsidP="00E46DB8">
      <w:pPr>
        <w:pStyle w:val="a3"/>
        <w:shd w:val="clear" w:color="auto" w:fill="FFFFFF"/>
        <w:jc w:val="both"/>
        <w:rPr>
          <w:color w:val="333333"/>
          <w:lang w:val="en-US"/>
        </w:rPr>
      </w:pPr>
      <w:r w:rsidRPr="007C4F7D">
        <w:rPr>
          <w:rFonts w:ascii="Segoe UI" w:hAnsi="Segoe UI" w:cs="Segoe UI"/>
          <w:color w:val="333333"/>
          <w:lang w:val="en-US"/>
        </w:rPr>
        <w:t>Deque can be instantiated as:</w:t>
      </w:r>
    </w:p>
    <w:p w14:paraId="4676717F" w14:textId="236F7799" w:rsidR="007C4F7D" w:rsidRPr="007C4F7D" w:rsidRDefault="007C4F7D" w:rsidP="007C4F7D">
      <w:pPr>
        <w:jc w:val="both"/>
        <w:rPr>
          <w:color w:val="333333"/>
          <w:lang w:val="en-US"/>
        </w:rPr>
      </w:pPr>
    </w:p>
    <w:p w14:paraId="48ECFA4A" w14:textId="77777777" w:rsidR="007C4F7D" w:rsidRDefault="007C4F7D">
      <w:pPr>
        <w:pStyle w:val="alt"/>
        <w:numPr>
          <w:ilvl w:val="0"/>
          <w:numId w:val="40"/>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Deque</w:t>
      </w:r>
      <w:proofErr w:type="spellEnd"/>
      <w:r>
        <w:rPr>
          <w:rFonts w:ascii="Segoe UI" w:hAnsi="Segoe UI" w:cs="Segoe UI"/>
          <w:color w:val="000000"/>
          <w:bdr w:val="none" w:sz="0" w:space="0" w:color="auto" w:frame="1"/>
        </w:rPr>
        <w:t> d = </w:t>
      </w:r>
      <w:proofErr w:type="spellStart"/>
      <w:r>
        <w:rPr>
          <w:rStyle w:val="keyword"/>
          <w:rFonts w:ascii="Segoe UI" w:hAnsi="Segoe UI" w:cs="Segoe UI"/>
          <w:b/>
          <w:bCs/>
          <w:color w:val="006699"/>
          <w:bdr w:val="none" w:sz="0" w:space="0" w:color="auto" w:frame="1"/>
        </w:rPr>
        <w:t>new</w:t>
      </w:r>
      <w:proofErr w:type="spellEnd"/>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ArrayDeque</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464ACAF7" w14:textId="77777777" w:rsidR="007C4F7D" w:rsidRDefault="007C4F7D" w:rsidP="007C4F7D">
      <w:pPr>
        <w:pStyle w:val="2"/>
        <w:shd w:val="clear" w:color="auto" w:fill="FFFFFF"/>
        <w:spacing w:line="312" w:lineRule="atLeast"/>
        <w:jc w:val="both"/>
        <w:rPr>
          <w:rFonts w:ascii="Helvetica" w:hAnsi="Helvetica"/>
          <w:b w:val="0"/>
          <w:bCs w:val="0"/>
          <w:color w:val="610B38"/>
          <w:sz w:val="38"/>
          <w:szCs w:val="38"/>
        </w:rPr>
      </w:pPr>
      <w:proofErr w:type="spellStart"/>
      <w:r>
        <w:rPr>
          <w:rFonts w:ascii="Helvetica" w:hAnsi="Helvetica"/>
          <w:b w:val="0"/>
          <w:bCs w:val="0"/>
          <w:color w:val="610B38"/>
          <w:sz w:val="38"/>
          <w:szCs w:val="38"/>
        </w:rPr>
        <w:t>ArrayDeque</w:t>
      </w:r>
      <w:proofErr w:type="spellEnd"/>
    </w:p>
    <w:p w14:paraId="3E5936A7" w14:textId="77777777" w:rsidR="007C4F7D" w:rsidRPr="007C4F7D" w:rsidRDefault="007C4F7D" w:rsidP="007C4F7D">
      <w:pPr>
        <w:pStyle w:val="a3"/>
        <w:shd w:val="clear" w:color="auto" w:fill="FFFFFF"/>
        <w:jc w:val="both"/>
        <w:rPr>
          <w:rFonts w:ascii="Segoe UI" w:hAnsi="Segoe UI" w:cs="Segoe UI"/>
          <w:color w:val="333333"/>
          <w:lang w:val="en-US"/>
        </w:rPr>
      </w:pPr>
      <w:proofErr w:type="spellStart"/>
      <w:r w:rsidRPr="007C4F7D">
        <w:rPr>
          <w:rFonts w:ascii="Segoe UI" w:hAnsi="Segoe UI" w:cs="Segoe UI"/>
          <w:color w:val="333333"/>
          <w:lang w:val="en-US"/>
        </w:rPr>
        <w:t>ArrayDeque</w:t>
      </w:r>
      <w:proofErr w:type="spellEnd"/>
      <w:r w:rsidRPr="007C4F7D">
        <w:rPr>
          <w:rFonts w:ascii="Segoe UI" w:hAnsi="Segoe UI" w:cs="Segoe UI"/>
          <w:color w:val="333333"/>
          <w:lang w:val="en-US"/>
        </w:rPr>
        <w:t xml:space="preserve"> class implements the Deque interface. It facilitates us to use the Deque. Unlike queue, we can add or delete the elements from both the ends.</w:t>
      </w:r>
    </w:p>
    <w:p w14:paraId="7F928519" w14:textId="77777777" w:rsidR="007C4F7D" w:rsidRPr="007C4F7D" w:rsidRDefault="007C4F7D" w:rsidP="007C4F7D">
      <w:pPr>
        <w:pStyle w:val="a3"/>
        <w:shd w:val="clear" w:color="auto" w:fill="FFFFFF"/>
        <w:jc w:val="both"/>
        <w:rPr>
          <w:rFonts w:ascii="Segoe UI" w:hAnsi="Segoe UI" w:cs="Segoe UI"/>
          <w:color w:val="333333"/>
          <w:lang w:val="en-US"/>
        </w:rPr>
      </w:pPr>
      <w:proofErr w:type="spellStart"/>
      <w:r w:rsidRPr="007C4F7D">
        <w:rPr>
          <w:rFonts w:ascii="Segoe UI" w:hAnsi="Segoe UI" w:cs="Segoe UI"/>
          <w:color w:val="333333"/>
          <w:lang w:val="en-US"/>
        </w:rPr>
        <w:t>ArrayDeque</w:t>
      </w:r>
      <w:proofErr w:type="spellEnd"/>
      <w:r w:rsidRPr="007C4F7D">
        <w:rPr>
          <w:rFonts w:ascii="Segoe UI" w:hAnsi="Segoe UI" w:cs="Segoe UI"/>
          <w:color w:val="333333"/>
          <w:lang w:val="en-US"/>
        </w:rPr>
        <w:t xml:space="preserve"> is faster than </w:t>
      </w:r>
      <w:proofErr w:type="spellStart"/>
      <w:r w:rsidRPr="007C4F7D">
        <w:rPr>
          <w:rFonts w:ascii="Segoe UI" w:hAnsi="Segoe UI" w:cs="Segoe UI"/>
          <w:color w:val="333333"/>
          <w:lang w:val="en-US"/>
        </w:rPr>
        <w:t>ArrayList</w:t>
      </w:r>
      <w:proofErr w:type="spellEnd"/>
      <w:r w:rsidRPr="007C4F7D">
        <w:rPr>
          <w:rFonts w:ascii="Segoe UI" w:hAnsi="Segoe UI" w:cs="Segoe UI"/>
          <w:color w:val="333333"/>
          <w:lang w:val="en-US"/>
        </w:rPr>
        <w:t xml:space="preserve"> and Stack and has no capacity restrictions.</w:t>
      </w:r>
    </w:p>
    <w:p w14:paraId="1CEAC13C" w14:textId="147868D9" w:rsidR="007C4F7D" w:rsidRPr="00E46DB8" w:rsidRDefault="007C4F7D" w:rsidP="00E46DB8">
      <w:pPr>
        <w:pStyle w:val="a3"/>
        <w:shd w:val="clear" w:color="auto" w:fill="FFFFFF"/>
        <w:jc w:val="both"/>
        <w:rPr>
          <w:rStyle w:val="a5"/>
          <w:rFonts w:ascii="Segoe UI" w:hAnsi="Segoe UI" w:cs="Segoe UI"/>
          <w:color w:val="333333"/>
          <w:u w:val="none"/>
        </w:rPr>
      </w:pPr>
      <w:proofErr w:type="spellStart"/>
      <w:r>
        <w:rPr>
          <w:rFonts w:ascii="Segoe UI" w:hAnsi="Segoe UI" w:cs="Segoe UI"/>
          <w:color w:val="333333"/>
        </w:rPr>
        <w:t>Consider</w:t>
      </w:r>
      <w:proofErr w:type="spellEnd"/>
      <w:r>
        <w:rPr>
          <w:rFonts w:ascii="Segoe UI" w:hAnsi="Segoe UI" w:cs="Segoe UI"/>
          <w:color w:val="333333"/>
        </w:rPr>
        <w:t xml:space="preserve"> </w:t>
      </w:r>
      <w:proofErr w:type="spellStart"/>
      <w:r>
        <w:rPr>
          <w:rFonts w:ascii="Segoe UI" w:hAnsi="Segoe UI" w:cs="Segoe UI"/>
          <w:color w:val="333333"/>
        </w:rPr>
        <w:t>the</w:t>
      </w:r>
      <w:proofErr w:type="spellEnd"/>
      <w:r>
        <w:rPr>
          <w:rFonts w:ascii="Segoe UI" w:hAnsi="Segoe UI" w:cs="Segoe UI"/>
          <w:color w:val="333333"/>
        </w:rPr>
        <w:t xml:space="preserve"> </w:t>
      </w:r>
      <w:proofErr w:type="spellStart"/>
      <w:r>
        <w:rPr>
          <w:rFonts w:ascii="Segoe UI" w:hAnsi="Segoe UI" w:cs="Segoe UI"/>
          <w:color w:val="333333"/>
        </w:rPr>
        <w:t>following</w:t>
      </w:r>
      <w:proofErr w:type="spellEnd"/>
      <w:r>
        <w:rPr>
          <w:rFonts w:ascii="Segoe UI" w:hAnsi="Segoe UI" w:cs="Segoe UI"/>
          <w:color w:val="333333"/>
        </w:rPr>
        <w:t xml:space="preserve"> </w:t>
      </w:r>
      <w:proofErr w:type="spellStart"/>
      <w:r>
        <w:rPr>
          <w:rFonts w:ascii="Segoe UI" w:hAnsi="Segoe UI" w:cs="Segoe UI"/>
          <w:color w:val="333333"/>
        </w:rPr>
        <w:t>example</w:t>
      </w:r>
      <w:proofErr w:type="spellEnd"/>
      <w:r>
        <w:rPr>
          <w:rFonts w:ascii="Segoe UI" w:hAnsi="Segoe UI" w:cs="Segoe UI"/>
          <w:color w:val="333333"/>
        </w:rPr>
        <w:t>.</w:t>
      </w:r>
      <w:r>
        <w:rPr>
          <w:rFonts w:ascii="Segoe UI" w:hAnsi="Segoe UI" w:cs="Segoe UI"/>
          <w:color w:val="333333"/>
        </w:rPr>
        <w:fldChar w:fldCharType="begin"/>
      </w:r>
      <w:r>
        <w:rPr>
          <w:rFonts w:ascii="Segoe UI" w:hAnsi="Segoe UI" w:cs="Segoe UI"/>
          <w:color w:val="333333"/>
        </w:rPr>
        <w:instrText xml:space="preserve"> HYPERLINK "https://www.javatpoint.com/collections-in-java" </w:instrText>
      </w:r>
      <w:r>
        <w:rPr>
          <w:rFonts w:ascii="Segoe UI" w:hAnsi="Segoe UI" w:cs="Segoe UI"/>
          <w:color w:val="333333"/>
        </w:rPr>
      </w:r>
      <w:r>
        <w:rPr>
          <w:rFonts w:ascii="Segoe UI" w:hAnsi="Segoe UI" w:cs="Segoe UI"/>
          <w:color w:val="333333"/>
        </w:rPr>
        <w:fldChar w:fldCharType="separate"/>
      </w:r>
    </w:p>
    <w:p w14:paraId="7503EB44" w14:textId="77777777" w:rsidR="007C4F7D" w:rsidRDefault="007C4F7D" w:rsidP="007C4F7D">
      <w:pPr>
        <w:jc w:val="both"/>
        <w:rPr>
          <w:color w:val="333333"/>
        </w:rPr>
      </w:pPr>
      <w:r>
        <w:rPr>
          <w:rFonts w:ascii="Segoe UI" w:hAnsi="Segoe UI" w:cs="Segoe UI"/>
          <w:color w:val="333333"/>
        </w:rPr>
        <w:fldChar w:fldCharType="end"/>
      </w:r>
    </w:p>
    <w:p w14:paraId="3265930E" w14:textId="77777777" w:rsidR="007C4F7D" w:rsidRDefault="007C4F7D">
      <w:pPr>
        <w:pStyle w:val="alt"/>
        <w:numPr>
          <w:ilvl w:val="0"/>
          <w:numId w:val="41"/>
        </w:numPr>
        <w:spacing w:before="0" w:beforeAutospacing="0" w:after="0" w:afterAutospacing="0" w:line="375" w:lineRule="atLeast"/>
        <w:jc w:val="both"/>
        <w:rPr>
          <w:rFonts w:ascii="Segoe UI" w:hAnsi="Segoe UI" w:cs="Segoe UI"/>
          <w:color w:val="000000"/>
        </w:rPr>
      </w:pPr>
      <w:proofErr w:type="spellStart"/>
      <w:r>
        <w:rPr>
          <w:rStyle w:val="keyword"/>
          <w:rFonts w:ascii="Segoe UI" w:hAnsi="Segoe UI" w:cs="Segoe UI"/>
          <w:b/>
          <w:bCs/>
          <w:color w:val="006699"/>
          <w:bdr w:val="none" w:sz="0" w:space="0" w:color="auto" w:frame="1"/>
        </w:rPr>
        <w:t>import</w:t>
      </w:r>
      <w:proofErr w:type="spell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java.util</w:t>
      </w:r>
      <w:proofErr w:type="spellEnd"/>
      <w:r>
        <w:rPr>
          <w:rFonts w:ascii="Segoe UI" w:hAnsi="Segoe UI" w:cs="Segoe UI"/>
          <w:color w:val="000000"/>
          <w:bdr w:val="none" w:sz="0" w:space="0" w:color="auto" w:frame="1"/>
        </w:rPr>
        <w:t>.*;  </w:t>
      </w:r>
    </w:p>
    <w:p w14:paraId="7DC74398" w14:textId="77777777" w:rsidR="007C4F7D" w:rsidRDefault="007C4F7D">
      <w:pPr>
        <w:numPr>
          <w:ilvl w:val="0"/>
          <w:numId w:val="41"/>
        </w:numPr>
        <w:spacing w:after="0" w:line="375" w:lineRule="atLeast"/>
        <w:jc w:val="both"/>
        <w:rPr>
          <w:rFonts w:ascii="Segoe UI" w:hAnsi="Segoe UI" w:cs="Segoe UI"/>
          <w:color w:val="000000"/>
        </w:rPr>
      </w:pPr>
      <w:proofErr w:type="spellStart"/>
      <w:r>
        <w:rPr>
          <w:rStyle w:val="keyword"/>
          <w:rFonts w:ascii="Segoe UI" w:hAnsi="Segoe UI" w:cs="Segoe UI"/>
          <w:b/>
          <w:bCs/>
          <w:color w:val="006699"/>
          <w:bdr w:val="none" w:sz="0" w:space="0" w:color="auto" w:frame="1"/>
        </w:rPr>
        <w:t>public</w:t>
      </w:r>
      <w:proofErr w:type="spellEnd"/>
      <w:r>
        <w:rPr>
          <w:rFonts w:ascii="Segoe UI" w:hAnsi="Segoe UI" w:cs="Segoe UI"/>
          <w:color w:val="000000"/>
          <w:bdr w:val="none" w:sz="0" w:space="0" w:color="auto" w:frame="1"/>
        </w:rPr>
        <w:t> </w:t>
      </w:r>
      <w:proofErr w:type="spellStart"/>
      <w:r>
        <w:rPr>
          <w:rStyle w:val="keyword"/>
          <w:rFonts w:ascii="Segoe UI" w:hAnsi="Segoe UI" w:cs="Segoe UI"/>
          <w:b/>
          <w:bCs/>
          <w:color w:val="006699"/>
          <w:bdr w:val="none" w:sz="0" w:space="0" w:color="auto" w:frame="1"/>
        </w:rPr>
        <w:t>class</w:t>
      </w:r>
      <w:proofErr w:type="spellEnd"/>
      <w:r>
        <w:rPr>
          <w:rFonts w:ascii="Segoe UI" w:hAnsi="Segoe UI" w:cs="Segoe UI"/>
          <w:color w:val="000000"/>
          <w:bdr w:val="none" w:sz="0" w:space="0" w:color="auto" w:frame="1"/>
        </w:rPr>
        <w:t> TestJavaCollection6{  </w:t>
      </w:r>
    </w:p>
    <w:p w14:paraId="6079114F" w14:textId="77777777" w:rsidR="007C4F7D" w:rsidRPr="007C4F7D" w:rsidRDefault="007C4F7D">
      <w:pPr>
        <w:pStyle w:val="alt"/>
        <w:numPr>
          <w:ilvl w:val="0"/>
          <w:numId w:val="41"/>
        </w:numPr>
        <w:spacing w:before="0" w:beforeAutospacing="0" w:after="0" w:afterAutospacing="0" w:line="375" w:lineRule="atLeast"/>
        <w:jc w:val="both"/>
        <w:rPr>
          <w:rFonts w:ascii="Segoe UI" w:hAnsi="Segoe UI" w:cs="Segoe UI"/>
          <w:color w:val="000000"/>
          <w:lang w:val="en-US"/>
        </w:rPr>
      </w:pPr>
      <w:r w:rsidRPr="007C4F7D">
        <w:rPr>
          <w:rStyle w:val="keyword"/>
          <w:rFonts w:ascii="Segoe UI" w:hAnsi="Segoe UI" w:cs="Segoe UI"/>
          <w:b/>
          <w:bCs/>
          <w:color w:val="006699"/>
          <w:bdr w:val="none" w:sz="0" w:space="0" w:color="auto" w:frame="1"/>
          <w:lang w:val="en-US"/>
        </w:rPr>
        <w:t>public</w:t>
      </w:r>
      <w:r w:rsidRPr="007C4F7D">
        <w:rPr>
          <w:rFonts w:ascii="Segoe UI" w:hAnsi="Segoe UI" w:cs="Segoe UI"/>
          <w:color w:val="000000"/>
          <w:bdr w:val="none" w:sz="0" w:space="0" w:color="auto" w:frame="1"/>
          <w:lang w:val="en-US"/>
        </w:rPr>
        <w:t> </w:t>
      </w:r>
      <w:r w:rsidRPr="007C4F7D">
        <w:rPr>
          <w:rStyle w:val="keyword"/>
          <w:rFonts w:ascii="Segoe UI" w:hAnsi="Segoe UI" w:cs="Segoe UI"/>
          <w:b/>
          <w:bCs/>
          <w:color w:val="006699"/>
          <w:bdr w:val="none" w:sz="0" w:space="0" w:color="auto" w:frame="1"/>
          <w:lang w:val="en-US"/>
        </w:rPr>
        <w:t>static</w:t>
      </w:r>
      <w:r w:rsidRPr="007C4F7D">
        <w:rPr>
          <w:rFonts w:ascii="Segoe UI" w:hAnsi="Segoe UI" w:cs="Segoe UI"/>
          <w:color w:val="000000"/>
          <w:bdr w:val="none" w:sz="0" w:space="0" w:color="auto" w:frame="1"/>
          <w:lang w:val="en-US"/>
        </w:rPr>
        <w:t> </w:t>
      </w:r>
      <w:r w:rsidRPr="007C4F7D">
        <w:rPr>
          <w:rStyle w:val="keyword"/>
          <w:rFonts w:ascii="Segoe UI" w:hAnsi="Segoe UI" w:cs="Segoe UI"/>
          <w:b/>
          <w:bCs/>
          <w:color w:val="006699"/>
          <w:bdr w:val="none" w:sz="0" w:space="0" w:color="auto" w:frame="1"/>
          <w:lang w:val="en-US"/>
        </w:rPr>
        <w:t>void</w:t>
      </w:r>
      <w:r w:rsidRPr="007C4F7D">
        <w:rPr>
          <w:rFonts w:ascii="Segoe UI" w:hAnsi="Segoe UI" w:cs="Segoe UI"/>
          <w:color w:val="000000"/>
          <w:bdr w:val="none" w:sz="0" w:space="0" w:color="auto" w:frame="1"/>
          <w:lang w:val="en-US"/>
        </w:rPr>
        <w:t> </w:t>
      </w:r>
      <w:proofErr w:type="gramStart"/>
      <w:r w:rsidRPr="007C4F7D">
        <w:rPr>
          <w:rFonts w:ascii="Segoe UI" w:hAnsi="Segoe UI" w:cs="Segoe UI"/>
          <w:color w:val="000000"/>
          <w:bdr w:val="none" w:sz="0" w:space="0" w:color="auto" w:frame="1"/>
          <w:lang w:val="en-US"/>
        </w:rPr>
        <w:t>main(</w:t>
      </w:r>
      <w:proofErr w:type="gramEnd"/>
      <w:r w:rsidRPr="007C4F7D">
        <w:rPr>
          <w:rFonts w:ascii="Segoe UI" w:hAnsi="Segoe UI" w:cs="Segoe UI"/>
          <w:color w:val="000000"/>
          <w:bdr w:val="none" w:sz="0" w:space="0" w:color="auto" w:frame="1"/>
          <w:lang w:val="en-US"/>
        </w:rPr>
        <w:t>String[] </w:t>
      </w:r>
      <w:proofErr w:type="spellStart"/>
      <w:r w:rsidRPr="007C4F7D">
        <w:rPr>
          <w:rFonts w:ascii="Segoe UI" w:hAnsi="Segoe UI" w:cs="Segoe UI"/>
          <w:color w:val="000000"/>
          <w:bdr w:val="none" w:sz="0" w:space="0" w:color="auto" w:frame="1"/>
          <w:lang w:val="en-US"/>
        </w:rPr>
        <w:t>args</w:t>
      </w:r>
      <w:proofErr w:type="spellEnd"/>
      <w:r w:rsidRPr="007C4F7D">
        <w:rPr>
          <w:rFonts w:ascii="Segoe UI" w:hAnsi="Segoe UI" w:cs="Segoe UI"/>
          <w:color w:val="000000"/>
          <w:bdr w:val="none" w:sz="0" w:space="0" w:color="auto" w:frame="1"/>
          <w:lang w:val="en-US"/>
        </w:rPr>
        <w:t>) {  </w:t>
      </w:r>
    </w:p>
    <w:p w14:paraId="1F99DD8A" w14:textId="77777777" w:rsidR="007C4F7D" w:rsidRDefault="007C4F7D">
      <w:pPr>
        <w:numPr>
          <w:ilvl w:val="0"/>
          <w:numId w:val="41"/>
        </w:numPr>
        <w:spacing w:after="0" w:line="375" w:lineRule="atLeast"/>
        <w:jc w:val="both"/>
        <w:rPr>
          <w:rFonts w:ascii="Segoe UI" w:hAnsi="Segoe UI" w:cs="Segoe UI"/>
          <w:color w:val="000000"/>
        </w:rPr>
      </w:pPr>
      <w:r>
        <w:rPr>
          <w:rStyle w:val="comment"/>
          <w:rFonts w:ascii="Segoe UI" w:hAnsi="Segoe UI" w:cs="Segoe UI"/>
          <w:color w:val="008200"/>
          <w:bdr w:val="none" w:sz="0" w:space="0" w:color="auto" w:frame="1"/>
        </w:rPr>
        <w:t>//</w:t>
      </w:r>
      <w:proofErr w:type="spellStart"/>
      <w:r>
        <w:rPr>
          <w:rStyle w:val="comment"/>
          <w:rFonts w:ascii="Segoe UI" w:hAnsi="Segoe UI" w:cs="Segoe UI"/>
          <w:color w:val="008200"/>
          <w:bdr w:val="none" w:sz="0" w:space="0" w:color="auto" w:frame="1"/>
        </w:rPr>
        <w:t>Creating</w:t>
      </w:r>
      <w:proofErr w:type="spellEnd"/>
      <w:r>
        <w:rPr>
          <w:rStyle w:val="comment"/>
          <w:rFonts w:ascii="Segoe UI" w:hAnsi="Segoe UI" w:cs="Segoe UI"/>
          <w:color w:val="008200"/>
          <w:bdr w:val="none" w:sz="0" w:space="0" w:color="auto" w:frame="1"/>
        </w:rPr>
        <w:t> </w:t>
      </w:r>
      <w:proofErr w:type="spellStart"/>
      <w:r>
        <w:rPr>
          <w:rStyle w:val="comment"/>
          <w:rFonts w:ascii="Segoe UI" w:hAnsi="Segoe UI" w:cs="Segoe UI"/>
          <w:color w:val="008200"/>
          <w:bdr w:val="none" w:sz="0" w:space="0" w:color="auto" w:frame="1"/>
        </w:rPr>
        <w:t>Deque</w:t>
      </w:r>
      <w:proofErr w:type="spellEnd"/>
      <w:r>
        <w:rPr>
          <w:rStyle w:val="comment"/>
          <w:rFonts w:ascii="Segoe UI" w:hAnsi="Segoe UI" w:cs="Segoe UI"/>
          <w:color w:val="008200"/>
          <w:bdr w:val="none" w:sz="0" w:space="0" w:color="auto" w:frame="1"/>
        </w:rPr>
        <w:t> </w:t>
      </w:r>
      <w:proofErr w:type="spellStart"/>
      <w:r>
        <w:rPr>
          <w:rStyle w:val="comment"/>
          <w:rFonts w:ascii="Segoe UI" w:hAnsi="Segoe UI" w:cs="Segoe UI"/>
          <w:color w:val="008200"/>
          <w:bdr w:val="none" w:sz="0" w:space="0" w:color="auto" w:frame="1"/>
        </w:rPr>
        <w:t>and</w:t>
      </w:r>
      <w:proofErr w:type="spellEnd"/>
      <w:r>
        <w:rPr>
          <w:rStyle w:val="comment"/>
          <w:rFonts w:ascii="Segoe UI" w:hAnsi="Segoe UI" w:cs="Segoe UI"/>
          <w:color w:val="008200"/>
          <w:bdr w:val="none" w:sz="0" w:space="0" w:color="auto" w:frame="1"/>
        </w:rPr>
        <w:t> </w:t>
      </w:r>
      <w:proofErr w:type="spellStart"/>
      <w:r>
        <w:rPr>
          <w:rStyle w:val="comment"/>
          <w:rFonts w:ascii="Segoe UI" w:hAnsi="Segoe UI" w:cs="Segoe UI"/>
          <w:color w:val="008200"/>
          <w:bdr w:val="none" w:sz="0" w:space="0" w:color="auto" w:frame="1"/>
        </w:rPr>
        <w:t>adding</w:t>
      </w:r>
      <w:proofErr w:type="spellEnd"/>
      <w:r>
        <w:rPr>
          <w:rStyle w:val="comment"/>
          <w:rFonts w:ascii="Segoe UI" w:hAnsi="Segoe UI" w:cs="Segoe UI"/>
          <w:color w:val="008200"/>
          <w:bdr w:val="none" w:sz="0" w:space="0" w:color="auto" w:frame="1"/>
        </w:rPr>
        <w:t> </w:t>
      </w:r>
      <w:proofErr w:type="spellStart"/>
      <w:r>
        <w:rPr>
          <w:rStyle w:val="comment"/>
          <w:rFonts w:ascii="Segoe UI" w:hAnsi="Segoe UI" w:cs="Segoe UI"/>
          <w:color w:val="008200"/>
          <w:bdr w:val="none" w:sz="0" w:space="0" w:color="auto" w:frame="1"/>
        </w:rPr>
        <w:t>elements</w:t>
      </w:r>
      <w:proofErr w:type="spellEnd"/>
      <w:r>
        <w:rPr>
          <w:rFonts w:ascii="Segoe UI" w:hAnsi="Segoe UI" w:cs="Segoe UI"/>
          <w:color w:val="000000"/>
          <w:bdr w:val="none" w:sz="0" w:space="0" w:color="auto" w:frame="1"/>
        </w:rPr>
        <w:t>  </w:t>
      </w:r>
    </w:p>
    <w:p w14:paraId="6CD4C8CD" w14:textId="77777777" w:rsidR="007C4F7D" w:rsidRPr="007C4F7D" w:rsidRDefault="007C4F7D">
      <w:pPr>
        <w:pStyle w:val="alt"/>
        <w:numPr>
          <w:ilvl w:val="0"/>
          <w:numId w:val="41"/>
        </w:numPr>
        <w:spacing w:before="0" w:beforeAutospacing="0" w:after="0" w:afterAutospacing="0" w:line="375" w:lineRule="atLeast"/>
        <w:jc w:val="both"/>
        <w:rPr>
          <w:rFonts w:ascii="Segoe UI" w:hAnsi="Segoe UI" w:cs="Segoe UI"/>
          <w:color w:val="000000"/>
          <w:lang w:val="en-US"/>
        </w:rPr>
      </w:pPr>
      <w:r w:rsidRPr="007C4F7D">
        <w:rPr>
          <w:rFonts w:ascii="Segoe UI" w:hAnsi="Segoe UI" w:cs="Segoe UI"/>
          <w:color w:val="000000"/>
          <w:bdr w:val="none" w:sz="0" w:space="0" w:color="auto" w:frame="1"/>
          <w:lang w:val="en-US"/>
        </w:rPr>
        <w:t>Deque&lt;String&gt; deque = </w:t>
      </w:r>
      <w:r w:rsidRPr="007C4F7D">
        <w:rPr>
          <w:rStyle w:val="keyword"/>
          <w:rFonts w:ascii="Segoe UI" w:hAnsi="Segoe UI" w:cs="Segoe UI"/>
          <w:b/>
          <w:bCs/>
          <w:color w:val="006699"/>
          <w:bdr w:val="none" w:sz="0" w:space="0" w:color="auto" w:frame="1"/>
          <w:lang w:val="en-US"/>
        </w:rPr>
        <w:t>new</w:t>
      </w:r>
      <w:r w:rsidRPr="007C4F7D">
        <w:rPr>
          <w:rFonts w:ascii="Segoe UI" w:hAnsi="Segoe UI" w:cs="Segoe UI"/>
          <w:color w:val="000000"/>
          <w:bdr w:val="none" w:sz="0" w:space="0" w:color="auto" w:frame="1"/>
          <w:lang w:val="en-US"/>
        </w:rPr>
        <w:t> </w:t>
      </w:r>
      <w:proofErr w:type="spellStart"/>
      <w:r w:rsidRPr="007C4F7D">
        <w:rPr>
          <w:rFonts w:ascii="Segoe UI" w:hAnsi="Segoe UI" w:cs="Segoe UI"/>
          <w:color w:val="000000"/>
          <w:bdr w:val="none" w:sz="0" w:space="0" w:color="auto" w:frame="1"/>
          <w:lang w:val="en-US"/>
        </w:rPr>
        <w:t>ArrayDeque</w:t>
      </w:r>
      <w:proofErr w:type="spellEnd"/>
      <w:r w:rsidRPr="007C4F7D">
        <w:rPr>
          <w:rFonts w:ascii="Segoe UI" w:hAnsi="Segoe UI" w:cs="Segoe UI"/>
          <w:color w:val="000000"/>
          <w:bdr w:val="none" w:sz="0" w:space="0" w:color="auto" w:frame="1"/>
          <w:lang w:val="en-US"/>
        </w:rPr>
        <w:t>&lt;String</w:t>
      </w:r>
      <w:proofErr w:type="gramStart"/>
      <w:r w:rsidRPr="007C4F7D">
        <w:rPr>
          <w:rFonts w:ascii="Segoe UI" w:hAnsi="Segoe UI" w:cs="Segoe UI"/>
          <w:color w:val="000000"/>
          <w:bdr w:val="none" w:sz="0" w:space="0" w:color="auto" w:frame="1"/>
          <w:lang w:val="en-US"/>
        </w:rPr>
        <w:t>&gt;(</w:t>
      </w:r>
      <w:proofErr w:type="gramEnd"/>
      <w:r w:rsidRPr="007C4F7D">
        <w:rPr>
          <w:rFonts w:ascii="Segoe UI" w:hAnsi="Segoe UI" w:cs="Segoe UI"/>
          <w:color w:val="000000"/>
          <w:bdr w:val="none" w:sz="0" w:space="0" w:color="auto" w:frame="1"/>
          <w:lang w:val="en-US"/>
        </w:rPr>
        <w:t>);  </w:t>
      </w:r>
    </w:p>
    <w:p w14:paraId="3A28603A" w14:textId="77777777" w:rsidR="007C4F7D" w:rsidRDefault="007C4F7D">
      <w:pPr>
        <w:numPr>
          <w:ilvl w:val="0"/>
          <w:numId w:val="41"/>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deque.add</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Gautam</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p>
    <w:p w14:paraId="3A005F5F" w14:textId="77777777" w:rsidR="007C4F7D" w:rsidRDefault="007C4F7D">
      <w:pPr>
        <w:pStyle w:val="alt"/>
        <w:numPr>
          <w:ilvl w:val="0"/>
          <w:numId w:val="41"/>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deque.add</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Karan</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p>
    <w:p w14:paraId="3B57923C" w14:textId="77777777" w:rsidR="007C4F7D" w:rsidRDefault="007C4F7D">
      <w:pPr>
        <w:numPr>
          <w:ilvl w:val="0"/>
          <w:numId w:val="41"/>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deque.add</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Ajay</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p>
    <w:p w14:paraId="2991CFA8" w14:textId="77777777" w:rsidR="007C4F7D" w:rsidRDefault="007C4F7D">
      <w:pPr>
        <w:pStyle w:val="alt"/>
        <w:numPr>
          <w:ilvl w:val="0"/>
          <w:numId w:val="41"/>
        </w:numPr>
        <w:spacing w:before="0" w:beforeAutospacing="0" w:after="0" w:afterAutospacing="0" w:line="375" w:lineRule="atLeast"/>
        <w:jc w:val="both"/>
        <w:rPr>
          <w:rFonts w:ascii="Segoe UI" w:hAnsi="Segoe UI" w:cs="Segoe UI"/>
          <w:color w:val="000000"/>
        </w:rPr>
      </w:pPr>
      <w:r>
        <w:rPr>
          <w:rStyle w:val="comment"/>
          <w:rFonts w:ascii="Segoe UI" w:eastAsiaTheme="majorEastAsia" w:hAnsi="Segoe UI" w:cs="Segoe UI"/>
          <w:color w:val="008200"/>
          <w:bdr w:val="none" w:sz="0" w:space="0" w:color="auto" w:frame="1"/>
        </w:rPr>
        <w:t>//</w:t>
      </w:r>
      <w:proofErr w:type="spellStart"/>
      <w:r>
        <w:rPr>
          <w:rStyle w:val="comment"/>
          <w:rFonts w:ascii="Segoe UI" w:eastAsiaTheme="majorEastAsia" w:hAnsi="Segoe UI" w:cs="Segoe UI"/>
          <w:color w:val="008200"/>
          <w:bdr w:val="none" w:sz="0" w:space="0" w:color="auto" w:frame="1"/>
        </w:rPr>
        <w:t>Traversing</w:t>
      </w:r>
      <w:proofErr w:type="spellEnd"/>
      <w:r>
        <w:rPr>
          <w:rStyle w:val="comment"/>
          <w:rFonts w:ascii="Segoe UI" w:eastAsiaTheme="majorEastAsia" w:hAnsi="Segoe UI" w:cs="Segoe UI"/>
          <w:color w:val="008200"/>
          <w:bdr w:val="none" w:sz="0" w:space="0" w:color="auto" w:frame="1"/>
        </w:rPr>
        <w:t> </w:t>
      </w:r>
      <w:proofErr w:type="spellStart"/>
      <w:r>
        <w:rPr>
          <w:rStyle w:val="comment"/>
          <w:rFonts w:ascii="Segoe UI" w:eastAsiaTheme="majorEastAsia" w:hAnsi="Segoe UI" w:cs="Segoe UI"/>
          <w:color w:val="008200"/>
          <w:bdr w:val="none" w:sz="0" w:space="0" w:color="auto" w:frame="1"/>
        </w:rPr>
        <w:t>elements</w:t>
      </w:r>
      <w:proofErr w:type="spellEnd"/>
      <w:r>
        <w:rPr>
          <w:rFonts w:ascii="Segoe UI" w:hAnsi="Segoe UI" w:cs="Segoe UI"/>
          <w:color w:val="000000"/>
          <w:bdr w:val="none" w:sz="0" w:space="0" w:color="auto" w:frame="1"/>
        </w:rPr>
        <w:t>  </w:t>
      </w:r>
    </w:p>
    <w:p w14:paraId="59D81AEC" w14:textId="77777777" w:rsidR="007C4F7D" w:rsidRDefault="007C4F7D">
      <w:pPr>
        <w:numPr>
          <w:ilvl w:val="0"/>
          <w:numId w:val="41"/>
        </w:numPr>
        <w:spacing w:after="0" w:line="375" w:lineRule="atLeast"/>
        <w:jc w:val="both"/>
        <w:rPr>
          <w:rFonts w:ascii="Segoe UI" w:hAnsi="Segoe UI" w:cs="Segoe UI"/>
          <w:color w:val="000000"/>
        </w:rPr>
      </w:pPr>
      <w:proofErr w:type="spellStart"/>
      <w:r>
        <w:rPr>
          <w:rStyle w:val="keyword"/>
          <w:rFonts w:ascii="Segoe UI" w:hAnsi="Segoe UI" w:cs="Segoe UI"/>
          <w:b/>
          <w:bCs/>
          <w:color w:val="006699"/>
          <w:bdr w:val="none" w:sz="0" w:space="0" w:color="auto" w:frame="1"/>
        </w:rPr>
        <w:t>for</w:t>
      </w:r>
      <w:proofErr w:type="spell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String</w:t>
      </w:r>
      <w:proofErr w:type="spellEnd"/>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str</w:t>
      </w:r>
      <w:proofErr w:type="spellEnd"/>
      <w:r>
        <w:rPr>
          <w:rFonts w:ascii="Segoe UI" w:hAnsi="Segoe UI" w:cs="Segoe UI"/>
          <w:color w:val="000000"/>
          <w:bdr w:val="none" w:sz="0" w:space="0" w:color="auto" w:frame="1"/>
        </w:rPr>
        <w:t> :</w:t>
      </w:r>
      <w:proofErr w:type="gram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deque</w:t>
      </w:r>
      <w:proofErr w:type="spellEnd"/>
      <w:r>
        <w:rPr>
          <w:rFonts w:ascii="Segoe UI" w:hAnsi="Segoe UI" w:cs="Segoe UI"/>
          <w:color w:val="000000"/>
          <w:bdr w:val="none" w:sz="0" w:space="0" w:color="auto" w:frame="1"/>
        </w:rPr>
        <w:t>) {  </w:t>
      </w:r>
    </w:p>
    <w:p w14:paraId="528DC718" w14:textId="77777777" w:rsidR="007C4F7D" w:rsidRDefault="007C4F7D">
      <w:pPr>
        <w:pStyle w:val="alt"/>
        <w:numPr>
          <w:ilvl w:val="0"/>
          <w:numId w:val="41"/>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str</w:t>
      </w:r>
      <w:proofErr w:type="spellEnd"/>
      <w:r>
        <w:rPr>
          <w:rFonts w:ascii="Segoe UI" w:hAnsi="Segoe UI" w:cs="Segoe UI"/>
          <w:color w:val="000000"/>
          <w:bdr w:val="none" w:sz="0" w:space="0" w:color="auto" w:frame="1"/>
        </w:rPr>
        <w:t>);  </w:t>
      </w:r>
    </w:p>
    <w:p w14:paraId="241BCB1F" w14:textId="77777777" w:rsidR="007C4F7D" w:rsidRDefault="007C4F7D">
      <w:pPr>
        <w:numPr>
          <w:ilvl w:val="0"/>
          <w:numId w:val="4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594C3136" w14:textId="77777777" w:rsidR="007C4F7D" w:rsidRDefault="007C4F7D">
      <w:pPr>
        <w:pStyle w:val="alt"/>
        <w:numPr>
          <w:ilvl w:val="0"/>
          <w:numId w:val="4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5B08D35C" w14:textId="77777777" w:rsidR="007C4F7D" w:rsidRDefault="007C4F7D">
      <w:pPr>
        <w:numPr>
          <w:ilvl w:val="0"/>
          <w:numId w:val="4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7CA15C17" w14:textId="77777777" w:rsidR="007C4F7D" w:rsidRDefault="007C4F7D" w:rsidP="007C4F7D">
      <w:pPr>
        <w:pStyle w:val="a3"/>
        <w:shd w:val="clear" w:color="auto" w:fill="FFFFFF"/>
        <w:jc w:val="both"/>
        <w:rPr>
          <w:rFonts w:ascii="Segoe UI" w:hAnsi="Segoe UI" w:cs="Segoe UI"/>
          <w:color w:val="333333"/>
        </w:rPr>
      </w:pPr>
      <w:proofErr w:type="spellStart"/>
      <w:r>
        <w:rPr>
          <w:rFonts w:ascii="Segoe UI" w:hAnsi="Segoe UI" w:cs="Segoe UI"/>
          <w:color w:val="333333"/>
        </w:rPr>
        <w:t>Output</w:t>
      </w:r>
      <w:proofErr w:type="spellEnd"/>
      <w:r>
        <w:rPr>
          <w:rFonts w:ascii="Segoe UI" w:hAnsi="Segoe UI" w:cs="Segoe UI"/>
          <w:color w:val="333333"/>
        </w:rPr>
        <w:t>:</w:t>
      </w:r>
    </w:p>
    <w:p w14:paraId="5556DF3B" w14:textId="77777777" w:rsidR="007C4F7D" w:rsidRDefault="007C4F7D" w:rsidP="007C4F7D">
      <w:pPr>
        <w:pStyle w:val="HTML0"/>
        <w:shd w:val="clear" w:color="auto" w:fill="1C1D1C"/>
        <w:jc w:val="both"/>
        <w:rPr>
          <w:color w:val="F9F9F9"/>
        </w:rPr>
      </w:pPr>
      <w:proofErr w:type="spellStart"/>
      <w:r>
        <w:rPr>
          <w:color w:val="F9F9F9"/>
        </w:rPr>
        <w:t>Gautam</w:t>
      </w:r>
      <w:proofErr w:type="spellEnd"/>
    </w:p>
    <w:p w14:paraId="00BEC476" w14:textId="77777777" w:rsidR="007C4F7D" w:rsidRDefault="007C4F7D" w:rsidP="007C4F7D">
      <w:pPr>
        <w:pStyle w:val="HTML0"/>
        <w:shd w:val="clear" w:color="auto" w:fill="1C1D1C"/>
        <w:jc w:val="both"/>
        <w:rPr>
          <w:color w:val="F9F9F9"/>
        </w:rPr>
      </w:pPr>
      <w:proofErr w:type="spellStart"/>
      <w:r>
        <w:rPr>
          <w:color w:val="F9F9F9"/>
        </w:rPr>
        <w:t>Karan</w:t>
      </w:r>
      <w:proofErr w:type="spellEnd"/>
    </w:p>
    <w:p w14:paraId="3183972B" w14:textId="77777777" w:rsidR="007C4F7D" w:rsidRDefault="007C4F7D" w:rsidP="007C4F7D">
      <w:pPr>
        <w:pStyle w:val="HTML0"/>
        <w:shd w:val="clear" w:color="auto" w:fill="1C1D1C"/>
        <w:jc w:val="both"/>
        <w:rPr>
          <w:color w:val="F9F9F9"/>
        </w:rPr>
      </w:pPr>
      <w:proofErr w:type="spellStart"/>
      <w:r>
        <w:rPr>
          <w:color w:val="F9F9F9"/>
        </w:rPr>
        <w:t>Ajay</w:t>
      </w:r>
      <w:proofErr w:type="spellEnd"/>
    </w:p>
    <w:p w14:paraId="204B1E39" w14:textId="77777777" w:rsidR="007C4F7D" w:rsidRPr="007C4F7D" w:rsidRDefault="007C4F7D" w:rsidP="007C4F7D">
      <w:pPr>
        <w:pStyle w:val="2"/>
        <w:shd w:val="clear" w:color="auto" w:fill="FFFFFF"/>
        <w:spacing w:line="312" w:lineRule="atLeast"/>
        <w:jc w:val="both"/>
        <w:rPr>
          <w:rFonts w:ascii="Helvetica" w:hAnsi="Helvetica"/>
          <w:b w:val="0"/>
          <w:bCs w:val="0"/>
          <w:color w:val="610B38"/>
          <w:sz w:val="38"/>
          <w:szCs w:val="38"/>
          <w:lang w:val="en-US"/>
        </w:rPr>
      </w:pPr>
      <w:r w:rsidRPr="007C4F7D">
        <w:rPr>
          <w:rFonts w:ascii="Helvetica" w:hAnsi="Helvetica"/>
          <w:b w:val="0"/>
          <w:bCs w:val="0"/>
          <w:color w:val="610B38"/>
          <w:sz w:val="38"/>
          <w:szCs w:val="38"/>
          <w:lang w:val="en-US"/>
        </w:rPr>
        <w:lastRenderedPageBreak/>
        <w:t>Set Interface</w:t>
      </w:r>
    </w:p>
    <w:p w14:paraId="7CD32843" w14:textId="77777777" w:rsidR="007C4F7D" w:rsidRPr="007C4F7D" w:rsidRDefault="007C4F7D" w:rsidP="007C4F7D">
      <w:pPr>
        <w:pStyle w:val="a3"/>
        <w:shd w:val="clear" w:color="auto" w:fill="FFFFFF"/>
        <w:jc w:val="both"/>
        <w:rPr>
          <w:rFonts w:ascii="Segoe UI" w:hAnsi="Segoe UI" w:cs="Segoe UI"/>
          <w:color w:val="333333"/>
          <w:lang w:val="en-US"/>
        </w:rPr>
      </w:pPr>
      <w:r w:rsidRPr="007C4F7D">
        <w:rPr>
          <w:rFonts w:ascii="Segoe UI" w:hAnsi="Segoe UI" w:cs="Segoe UI"/>
          <w:color w:val="333333"/>
          <w:lang w:val="en-US"/>
        </w:rPr>
        <w:t xml:space="preserve">Set Interface in Java is present in </w:t>
      </w:r>
      <w:proofErr w:type="spellStart"/>
      <w:proofErr w:type="gramStart"/>
      <w:r w:rsidRPr="007C4F7D">
        <w:rPr>
          <w:rFonts w:ascii="Segoe UI" w:hAnsi="Segoe UI" w:cs="Segoe UI"/>
          <w:color w:val="333333"/>
          <w:lang w:val="en-US"/>
        </w:rPr>
        <w:t>java.util</w:t>
      </w:r>
      <w:proofErr w:type="spellEnd"/>
      <w:proofErr w:type="gramEnd"/>
      <w:r w:rsidRPr="007C4F7D">
        <w:rPr>
          <w:rFonts w:ascii="Segoe UI" w:hAnsi="Segoe UI" w:cs="Segoe UI"/>
          <w:color w:val="333333"/>
          <w:lang w:val="en-US"/>
        </w:rPr>
        <w:t xml:space="preserve"> package. It extends the Collection interface. It represents the unordered set of elements which doesn't allow us to store the duplicate items. We can store at most one null value in Set. Set is implemented by HashSet, </w:t>
      </w:r>
      <w:proofErr w:type="spellStart"/>
      <w:r w:rsidRPr="007C4F7D">
        <w:rPr>
          <w:rFonts w:ascii="Segoe UI" w:hAnsi="Segoe UI" w:cs="Segoe UI"/>
          <w:color w:val="333333"/>
          <w:lang w:val="en-US"/>
        </w:rPr>
        <w:t>LinkedHashSet</w:t>
      </w:r>
      <w:proofErr w:type="spellEnd"/>
      <w:r w:rsidRPr="007C4F7D">
        <w:rPr>
          <w:rFonts w:ascii="Segoe UI" w:hAnsi="Segoe UI" w:cs="Segoe UI"/>
          <w:color w:val="333333"/>
          <w:lang w:val="en-US"/>
        </w:rPr>
        <w:t xml:space="preserve">, and </w:t>
      </w:r>
      <w:proofErr w:type="spellStart"/>
      <w:r w:rsidRPr="007C4F7D">
        <w:rPr>
          <w:rFonts w:ascii="Segoe UI" w:hAnsi="Segoe UI" w:cs="Segoe UI"/>
          <w:color w:val="333333"/>
          <w:lang w:val="en-US"/>
        </w:rPr>
        <w:t>TreeSet</w:t>
      </w:r>
      <w:proofErr w:type="spellEnd"/>
      <w:r w:rsidRPr="007C4F7D">
        <w:rPr>
          <w:rFonts w:ascii="Segoe UI" w:hAnsi="Segoe UI" w:cs="Segoe UI"/>
          <w:color w:val="333333"/>
          <w:lang w:val="en-US"/>
        </w:rPr>
        <w:t>.</w:t>
      </w:r>
    </w:p>
    <w:p w14:paraId="104B3A85" w14:textId="75E8435C" w:rsidR="00E46DB8" w:rsidRPr="007C4F7D" w:rsidRDefault="007C4F7D" w:rsidP="00E46DB8">
      <w:pPr>
        <w:pStyle w:val="a3"/>
        <w:shd w:val="clear" w:color="auto" w:fill="FFFFFF"/>
        <w:jc w:val="both"/>
        <w:rPr>
          <w:color w:val="333333"/>
          <w:lang w:val="en-US"/>
        </w:rPr>
      </w:pPr>
      <w:r w:rsidRPr="007C4F7D">
        <w:rPr>
          <w:rFonts w:ascii="Segoe UI" w:hAnsi="Segoe UI" w:cs="Segoe UI"/>
          <w:color w:val="333333"/>
          <w:lang w:val="en-US"/>
        </w:rPr>
        <w:t>Set can be instantiated as:</w:t>
      </w:r>
      <w:r w:rsidR="00E46DB8" w:rsidRPr="007C4F7D">
        <w:rPr>
          <w:color w:val="333333"/>
          <w:lang w:val="en-US"/>
        </w:rPr>
        <w:t xml:space="preserve"> </w:t>
      </w:r>
    </w:p>
    <w:p w14:paraId="3110AF39" w14:textId="1CA46927" w:rsidR="007C4F7D" w:rsidRPr="007C4F7D" w:rsidRDefault="007C4F7D" w:rsidP="007C4F7D">
      <w:pPr>
        <w:jc w:val="both"/>
        <w:rPr>
          <w:color w:val="333333"/>
          <w:lang w:val="en-US"/>
        </w:rPr>
      </w:pPr>
    </w:p>
    <w:p w14:paraId="681EEC4E" w14:textId="77777777" w:rsidR="007C4F7D" w:rsidRPr="007C4F7D" w:rsidRDefault="007C4F7D">
      <w:pPr>
        <w:pStyle w:val="alt"/>
        <w:numPr>
          <w:ilvl w:val="0"/>
          <w:numId w:val="42"/>
        </w:numPr>
        <w:spacing w:before="0" w:beforeAutospacing="0" w:after="0" w:afterAutospacing="0" w:line="375" w:lineRule="atLeast"/>
        <w:jc w:val="both"/>
        <w:rPr>
          <w:rFonts w:ascii="Segoe UI" w:hAnsi="Segoe UI" w:cs="Segoe UI"/>
          <w:color w:val="000000"/>
          <w:lang w:val="en-US"/>
        </w:rPr>
      </w:pPr>
      <w:r w:rsidRPr="007C4F7D">
        <w:rPr>
          <w:rFonts w:ascii="Segoe UI" w:hAnsi="Segoe UI" w:cs="Segoe UI"/>
          <w:color w:val="000000"/>
          <w:bdr w:val="none" w:sz="0" w:space="0" w:color="auto" w:frame="1"/>
          <w:lang w:val="en-US"/>
        </w:rPr>
        <w:t>Set&lt;data-type&gt; s1 = </w:t>
      </w:r>
      <w:r w:rsidRPr="007C4F7D">
        <w:rPr>
          <w:rStyle w:val="keyword"/>
          <w:rFonts w:ascii="Segoe UI" w:hAnsi="Segoe UI" w:cs="Segoe UI"/>
          <w:b/>
          <w:bCs/>
          <w:color w:val="006699"/>
          <w:bdr w:val="none" w:sz="0" w:space="0" w:color="auto" w:frame="1"/>
          <w:lang w:val="en-US"/>
        </w:rPr>
        <w:t>new</w:t>
      </w:r>
      <w:r w:rsidRPr="007C4F7D">
        <w:rPr>
          <w:rFonts w:ascii="Segoe UI" w:hAnsi="Segoe UI" w:cs="Segoe UI"/>
          <w:color w:val="000000"/>
          <w:bdr w:val="none" w:sz="0" w:space="0" w:color="auto" w:frame="1"/>
          <w:lang w:val="en-US"/>
        </w:rPr>
        <w:t> HashSet&lt;data-type</w:t>
      </w:r>
      <w:proofErr w:type="gramStart"/>
      <w:r w:rsidRPr="007C4F7D">
        <w:rPr>
          <w:rFonts w:ascii="Segoe UI" w:hAnsi="Segoe UI" w:cs="Segoe UI"/>
          <w:color w:val="000000"/>
          <w:bdr w:val="none" w:sz="0" w:space="0" w:color="auto" w:frame="1"/>
          <w:lang w:val="en-US"/>
        </w:rPr>
        <w:t>&gt;(</w:t>
      </w:r>
      <w:proofErr w:type="gramEnd"/>
      <w:r w:rsidRPr="007C4F7D">
        <w:rPr>
          <w:rFonts w:ascii="Segoe UI" w:hAnsi="Segoe UI" w:cs="Segoe UI"/>
          <w:color w:val="000000"/>
          <w:bdr w:val="none" w:sz="0" w:space="0" w:color="auto" w:frame="1"/>
          <w:lang w:val="en-US"/>
        </w:rPr>
        <w:t>);  </w:t>
      </w:r>
    </w:p>
    <w:p w14:paraId="055C5AEF" w14:textId="77777777" w:rsidR="007C4F7D" w:rsidRPr="007C4F7D" w:rsidRDefault="007C4F7D">
      <w:pPr>
        <w:numPr>
          <w:ilvl w:val="0"/>
          <w:numId w:val="42"/>
        </w:numPr>
        <w:spacing w:after="0" w:line="375" w:lineRule="atLeast"/>
        <w:jc w:val="both"/>
        <w:rPr>
          <w:rFonts w:ascii="Segoe UI" w:hAnsi="Segoe UI" w:cs="Segoe UI"/>
          <w:color w:val="000000"/>
          <w:lang w:val="en-US"/>
        </w:rPr>
      </w:pPr>
      <w:r w:rsidRPr="007C4F7D">
        <w:rPr>
          <w:rFonts w:ascii="Segoe UI" w:hAnsi="Segoe UI" w:cs="Segoe UI"/>
          <w:color w:val="000000"/>
          <w:bdr w:val="none" w:sz="0" w:space="0" w:color="auto" w:frame="1"/>
          <w:lang w:val="en-US"/>
        </w:rPr>
        <w:t>Set&lt;data-type&gt; s2 = </w:t>
      </w:r>
      <w:r w:rsidRPr="007C4F7D">
        <w:rPr>
          <w:rStyle w:val="keyword"/>
          <w:rFonts w:ascii="Segoe UI" w:hAnsi="Segoe UI" w:cs="Segoe UI"/>
          <w:b/>
          <w:bCs/>
          <w:color w:val="006699"/>
          <w:bdr w:val="none" w:sz="0" w:space="0" w:color="auto" w:frame="1"/>
          <w:lang w:val="en-US"/>
        </w:rPr>
        <w:t>new</w:t>
      </w:r>
      <w:r w:rsidRPr="007C4F7D">
        <w:rPr>
          <w:rFonts w:ascii="Segoe UI" w:hAnsi="Segoe UI" w:cs="Segoe UI"/>
          <w:color w:val="000000"/>
          <w:bdr w:val="none" w:sz="0" w:space="0" w:color="auto" w:frame="1"/>
          <w:lang w:val="en-US"/>
        </w:rPr>
        <w:t> </w:t>
      </w:r>
      <w:proofErr w:type="spellStart"/>
      <w:r w:rsidRPr="007C4F7D">
        <w:rPr>
          <w:rFonts w:ascii="Segoe UI" w:hAnsi="Segoe UI" w:cs="Segoe UI"/>
          <w:color w:val="000000"/>
          <w:bdr w:val="none" w:sz="0" w:space="0" w:color="auto" w:frame="1"/>
          <w:lang w:val="en-US"/>
        </w:rPr>
        <w:t>LinkedHashSet</w:t>
      </w:r>
      <w:proofErr w:type="spellEnd"/>
      <w:r w:rsidRPr="007C4F7D">
        <w:rPr>
          <w:rFonts w:ascii="Segoe UI" w:hAnsi="Segoe UI" w:cs="Segoe UI"/>
          <w:color w:val="000000"/>
          <w:bdr w:val="none" w:sz="0" w:space="0" w:color="auto" w:frame="1"/>
          <w:lang w:val="en-US"/>
        </w:rPr>
        <w:t>&lt;data-type</w:t>
      </w:r>
      <w:proofErr w:type="gramStart"/>
      <w:r w:rsidRPr="007C4F7D">
        <w:rPr>
          <w:rFonts w:ascii="Segoe UI" w:hAnsi="Segoe UI" w:cs="Segoe UI"/>
          <w:color w:val="000000"/>
          <w:bdr w:val="none" w:sz="0" w:space="0" w:color="auto" w:frame="1"/>
          <w:lang w:val="en-US"/>
        </w:rPr>
        <w:t>&gt;(</w:t>
      </w:r>
      <w:proofErr w:type="gramEnd"/>
      <w:r w:rsidRPr="007C4F7D">
        <w:rPr>
          <w:rFonts w:ascii="Segoe UI" w:hAnsi="Segoe UI" w:cs="Segoe UI"/>
          <w:color w:val="000000"/>
          <w:bdr w:val="none" w:sz="0" w:space="0" w:color="auto" w:frame="1"/>
          <w:lang w:val="en-US"/>
        </w:rPr>
        <w:t>);  </w:t>
      </w:r>
    </w:p>
    <w:p w14:paraId="43193A32" w14:textId="77777777" w:rsidR="007C4F7D" w:rsidRPr="007C4F7D" w:rsidRDefault="007C4F7D">
      <w:pPr>
        <w:pStyle w:val="alt"/>
        <w:numPr>
          <w:ilvl w:val="0"/>
          <w:numId w:val="42"/>
        </w:numPr>
        <w:spacing w:before="0" w:beforeAutospacing="0" w:after="0" w:afterAutospacing="0" w:line="375" w:lineRule="atLeast"/>
        <w:jc w:val="both"/>
        <w:rPr>
          <w:rFonts w:ascii="Segoe UI" w:hAnsi="Segoe UI" w:cs="Segoe UI"/>
          <w:color w:val="000000"/>
          <w:lang w:val="en-US"/>
        </w:rPr>
      </w:pPr>
      <w:r w:rsidRPr="007C4F7D">
        <w:rPr>
          <w:rFonts w:ascii="Segoe UI" w:hAnsi="Segoe UI" w:cs="Segoe UI"/>
          <w:color w:val="000000"/>
          <w:bdr w:val="none" w:sz="0" w:space="0" w:color="auto" w:frame="1"/>
          <w:lang w:val="en-US"/>
        </w:rPr>
        <w:t>Set&lt;data-type&gt; s3 = </w:t>
      </w:r>
      <w:r w:rsidRPr="007C4F7D">
        <w:rPr>
          <w:rStyle w:val="keyword"/>
          <w:rFonts w:ascii="Segoe UI" w:hAnsi="Segoe UI" w:cs="Segoe UI"/>
          <w:b/>
          <w:bCs/>
          <w:color w:val="006699"/>
          <w:bdr w:val="none" w:sz="0" w:space="0" w:color="auto" w:frame="1"/>
          <w:lang w:val="en-US"/>
        </w:rPr>
        <w:t>new</w:t>
      </w:r>
      <w:r w:rsidRPr="007C4F7D">
        <w:rPr>
          <w:rFonts w:ascii="Segoe UI" w:hAnsi="Segoe UI" w:cs="Segoe UI"/>
          <w:color w:val="000000"/>
          <w:bdr w:val="none" w:sz="0" w:space="0" w:color="auto" w:frame="1"/>
          <w:lang w:val="en-US"/>
        </w:rPr>
        <w:t> </w:t>
      </w:r>
      <w:proofErr w:type="spellStart"/>
      <w:r w:rsidRPr="007C4F7D">
        <w:rPr>
          <w:rFonts w:ascii="Segoe UI" w:hAnsi="Segoe UI" w:cs="Segoe UI"/>
          <w:color w:val="000000"/>
          <w:bdr w:val="none" w:sz="0" w:space="0" w:color="auto" w:frame="1"/>
          <w:lang w:val="en-US"/>
        </w:rPr>
        <w:t>TreeSet</w:t>
      </w:r>
      <w:proofErr w:type="spellEnd"/>
      <w:r w:rsidRPr="007C4F7D">
        <w:rPr>
          <w:rFonts w:ascii="Segoe UI" w:hAnsi="Segoe UI" w:cs="Segoe UI"/>
          <w:color w:val="000000"/>
          <w:bdr w:val="none" w:sz="0" w:space="0" w:color="auto" w:frame="1"/>
          <w:lang w:val="en-US"/>
        </w:rPr>
        <w:t>&lt;data-type</w:t>
      </w:r>
      <w:proofErr w:type="gramStart"/>
      <w:r w:rsidRPr="007C4F7D">
        <w:rPr>
          <w:rFonts w:ascii="Segoe UI" w:hAnsi="Segoe UI" w:cs="Segoe UI"/>
          <w:color w:val="000000"/>
          <w:bdr w:val="none" w:sz="0" w:space="0" w:color="auto" w:frame="1"/>
          <w:lang w:val="en-US"/>
        </w:rPr>
        <w:t>&gt;(</w:t>
      </w:r>
      <w:proofErr w:type="gramEnd"/>
      <w:r w:rsidRPr="007C4F7D">
        <w:rPr>
          <w:rFonts w:ascii="Segoe UI" w:hAnsi="Segoe UI" w:cs="Segoe UI"/>
          <w:color w:val="000000"/>
          <w:bdr w:val="none" w:sz="0" w:space="0" w:color="auto" w:frame="1"/>
          <w:lang w:val="en-US"/>
        </w:rPr>
        <w:t>);  </w:t>
      </w:r>
    </w:p>
    <w:p w14:paraId="39DA72EC" w14:textId="77777777" w:rsidR="007C4F7D" w:rsidRPr="00A028B6" w:rsidRDefault="007C4F7D" w:rsidP="007C4F7D">
      <w:pPr>
        <w:pStyle w:val="2"/>
        <w:shd w:val="clear" w:color="auto" w:fill="FFFFFF"/>
        <w:spacing w:line="312" w:lineRule="atLeast"/>
        <w:jc w:val="both"/>
        <w:rPr>
          <w:rFonts w:ascii="Helvetica" w:hAnsi="Helvetica"/>
          <w:b w:val="0"/>
          <w:bCs w:val="0"/>
          <w:color w:val="610B38"/>
          <w:sz w:val="38"/>
          <w:szCs w:val="38"/>
          <w:lang w:val="en-US"/>
        </w:rPr>
      </w:pPr>
      <w:r w:rsidRPr="00A028B6">
        <w:rPr>
          <w:rFonts w:ascii="Helvetica" w:hAnsi="Helvetica"/>
          <w:b w:val="0"/>
          <w:bCs w:val="0"/>
          <w:color w:val="610B38"/>
          <w:sz w:val="38"/>
          <w:szCs w:val="38"/>
          <w:lang w:val="en-US"/>
        </w:rPr>
        <w:t>HashSet</w:t>
      </w:r>
    </w:p>
    <w:p w14:paraId="0C778AA6" w14:textId="77777777" w:rsidR="007C4F7D" w:rsidRDefault="007C4F7D" w:rsidP="007C4F7D">
      <w:pPr>
        <w:pStyle w:val="a3"/>
        <w:shd w:val="clear" w:color="auto" w:fill="FFFFFF"/>
        <w:jc w:val="both"/>
        <w:rPr>
          <w:rFonts w:ascii="Segoe UI" w:hAnsi="Segoe UI" w:cs="Segoe UI"/>
          <w:color w:val="333333"/>
        </w:rPr>
      </w:pPr>
      <w:r w:rsidRPr="007C4F7D">
        <w:rPr>
          <w:rFonts w:ascii="Segoe UI" w:hAnsi="Segoe UI" w:cs="Segoe UI"/>
          <w:color w:val="333333"/>
          <w:lang w:val="en-US"/>
        </w:rPr>
        <w:t xml:space="preserve">HashSet class implements Set Interface. It represents the collection that uses a hash table for storage. Hashing is used to store the elements in the HashSet. </w:t>
      </w:r>
      <w:r>
        <w:rPr>
          <w:rFonts w:ascii="Segoe UI" w:hAnsi="Segoe UI" w:cs="Segoe UI"/>
          <w:color w:val="333333"/>
        </w:rPr>
        <w:t xml:space="preserve">It </w:t>
      </w:r>
      <w:proofErr w:type="spellStart"/>
      <w:r>
        <w:rPr>
          <w:rFonts w:ascii="Segoe UI" w:hAnsi="Segoe UI" w:cs="Segoe UI"/>
          <w:color w:val="333333"/>
        </w:rPr>
        <w:t>contains</w:t>
      </w:r>
      <w:proofErr w:type="spellEnd"/>
      <w:r>
        <w:rPr>
          <w:rFonts w:ascii="Segoe UI" w:hAnsi="Segoe UI" w:cs="Segoe UI"/>
          <w:color w:val="333333"/>
        </w:rPr>
        <w:t xml:space="preserve"> </w:t>
      </w:r>
      <w:proofErr w:type="spellStart"/>
      <w:r>
        <w:rPr>
          <w:rFonts w:ascii="Segoe UI" w:hAnsi="Segoe UI" w:cs="Segoe UI"/>
          <w:color w:val="333333"/>
        </w:rPr>
        <w:t>unique</w:t>
      </w:r>
      <w:proofErr w:type="spellEnd"/>
      <w:r>
        <w:rPr>
          <w:rFonts w:ascii="Segoe UI" w:hAnsi="Segoe UI" w:cs="Segoe UI"/>
          <w:color w:val="333333"/>
        </w:rPr>
        <w:t xml:space="preserve"> </w:t>
      </w:r>
      <w:proofErr w:type="spellStart"/>
      <w:r>
        <w:rPr>
          <w:rFonts w:ascii="Segoe UI" w:hAnsi="Segoe UI" w:cs="Segoe UI"/>
          <w:color w:val="333333"/>
        </w:rPr>
        <w:t>items</w:t>
      </w:r>
      <w:proofErr w:type="spellEnd"/>
      <w:r>
        <w:rPr>
          <w:rFonts w:ascii="Segoe UI" w:hAnsi="Segoe UI" w:cs="Segoe UI"/>
          <w:color w:val="333333"/>
        </w:rPr>
        <w:t>.</w:t>
      </w:r>
    </w:p>
    <w:p w14:paraId="610EBDA5" w14:textId="77777777" w:rsidR="007C4F7D" w:rsidRDefault="007C4F7D" w:rsidP="007C4F7D">
      <w:pPr>
        <w:pStyle w:val="a3"/>
        <w:shd w:val="clear" w:color="auto" w:fill="FFFFFF"/>
        <w:jc w:val="both"/>
        <w:rPr>
          <w:rFonts w:ascii="Segoe UI" w:hAnsi="Segoe UI" w:cs="Segoe UI"/>
          <w:color w:val="333333"/>
        </w:rPr>
      </w:pPr>
      <w:proofErr w:type="spellStart"/>
      <w:r>
        <w:rPr>
          <w:rFonts w:ascii="Segoe UI" w:hAnsi="Segoe UI" w:cs="Segoe UI"/>
          <w:color w:val="333333"/>
        </w:rPr>
        <w:t>Consider</w:t>
      </w:r>
      <w:proofErr w:type="spellEnd"/>
      <w:r>
        <w:rPr>
          <w:rFonts w:ascii="Segoe UI" w:hAnsi="Segoe UI" w:cs="Segoe UI"/>
          <w:color w:val="333333"/>
        </w:rPr>
        <w:t xml:space="preserve"> </w:t>
      </w:r>
      <w:proofErr w:type="spellStart"/>
      <w:r>
        <w:rPr>
          <w:rFonts w:ascii="Segoe UI" w:hAnsi="Segoe UI" w:cs="Segoe UI"/>
          <w:color w:val="333333"/>
        </w:rPr>
        <w:t>the</w:t>
      </w:r>
      <w:proofErr w:type="spellEnd"/>
      <w:r>
        <w:rPr>
          <w:rFonts w:ascii="Segoe UI" w:hAnsi="Segoe UI" w:cs="Segoe UI"/>
          <w:color w:val="333333"/>
        </w:rPr>
        <w:t xml:space="preserve"> </w:t>
      </w:r>
      <w:proofErr w:type="spellStart"/>
      <w:r>
        <w:rPr>
          <w:rFonts w:ascii="Segoe UI" w:hAnsi="Segoe UI" w:cs="Segoe UI"/>
          <w:color w:val="333333"/>
        </w:rPr>
        <w:t>following</w:t>
      </w:r>
      <w:proofErr w:type="spellEnd"/>
      <w:r>
        <w:rPr>
          <w:rFonts w:ascii="Segoe UI" w:hAnsi="Segoe UI" w:cs="Segoe UI"/>
          <w:color w:val="333333"/>
        </w:rPr>
        <w:t xml:space="preserve"> </w:t>
      </w:r>
      <w:proofErr w:type="spellStart"/>
      <w:r>
        <w:rPr>
          <w:rFonts w:ascii="Segoe UI" w:hAnsi="Segoe UI" w:cs="Segoe UI"/>
          <w:color w:val="333333"/>
        </w:rPr>
        <w:t>example</w:t>
      </w:r>
      <w:proofErr w:type="spellEnd"/>
      <w:r>
        <w:rPr>
          <w:rFonts w:ascii="Segoe UI" w:hAnsi="Segoe UI" w:cs="Segoe UI"/>
          <w:color w:val="333333"/>
        </w:rPr>
        <w:t>.</w:t>
      </w:r>
    </w:p>
    <w:p w14:paraId="29AF5D6D" w14:textId="233BAE80" w:rsidR="00080B4C" w:rsidRDefault="00080B4C" w:rsidP="00080B4C">
      <w:pPr>
        <w:jc w:val="both"/>
        <w:rPr>
          <w:color w:val="333333"/>
        </w:rPr>
      </w:pPr>
    </w:p>
    <w:p w14:paraId="479FEDCC" w14:textId="79E9E779" w:rsidR="00080B4C" w:rsidRDefault="00080B4C" w:rsidP="00080B4C">
      <w:pPr>
        <w:jc w:val="both"/>
        <w:rPr>
          <w:color w:val="333333"/>
        </w:rPr>
      </w:pPr>
    </w:p>
    <w:p w14:paraId="5D7284B9" w14:textId="2825CC2D" w:rsidR="007C4F7D" w:rsidRDefault="007C4F7D" w:rsidP="007C4F7D">
      <w:pPr>
        <w:jc w:val="both"/>
        <w:rPr>
          <w:color w:val="333333"/>
        </w:rPr>
      </w:pPr>
    </w:p>
    <w:p w14:paraId="0D5A9057" w14:textId="77777777" w:rsidR="007C4F7D" w:rsidRDefault="007C4F7D">
      <w:pPr>
        <w:pStyle w:val="alt"/>
        <w:numPr>
          <w:ilvl w:val="0"/>
          <w:numId w:val="43"/>
        </w:numPr>
        <w:spacing w:before="0" w:beforeAutospacing="0" w:after="0" w:afterAutospacing="0" w:line="375" w:lineRule="atLeast"/>
        <w:jc w:val="both"/>
        <w:rPr>
          <w:rFonts w:ascii="Segoe UI" w:hAnsi="Segoe UI" w:cs="Segoe UI"/>
          <w:color w:val="000000"/>
        </w:rPr>
      </w:pPr>
      <w:proofErr w:type="spellStart"/>
      <w:r>
        <w:rPr>
          <w:rStyle w:val="keyword"/>
          <w:rFonts w:ascii="Segoe UI" w:hAnsi="Segoe UI" w:cs="Segoe UI"/>
          <w:b/>
          <w:bCs/>
          <w:color w:val="006699"/>
          <w:bdr w:val="none" w:sz="0" w:space="0" w:color="auto" w:frame="1"/>
        </w:rPr>
        <w:t>import</w:t>
      </w:r>
      <w:proofErr w:type="spell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java.util</w:t>
      </w:r>
      <w:proofErr w:type="spellEnd"/>
      <w:r>
        <w:rPr>
          <w:rFonts w:ascii="Segoe UI" w:hAnsi="Segoe UI" w:cs="Segoe UI"/>
          <w:color w:val="000000"/>
          <w:bdr w:val="none" w:sz="0" w:space="0" w:color="auto" w:frame="1"/>
        </w:rPr>
        <w:t>.*;  </w:t>
      </w:r>
    </w:p>
    <w:p w14:paraId="666018FE" w14:textId="77777777" w:rsidR="007C4F7D" w:rsidRDefault="007C4F7D">
      <w:pPr>
        <w:numPr>
          <w:ilvl w:val="0"/>
          <w:numId w:val="43"/>
        </w:numPr>
        <w:spacing w:after="0" w:line="375" w:lineRule="atLeast"/>
        <w:jc w:val="both"/>
        <w:rPr>
          <w:rFonts w:ascii="Segoe UI" w:hAnsi="Segoe UI" w:cs="Segoe UI"/>
          <w:color w:val="000000"/>
        </w:rPr>
      </w:pPr>
      <w:proofErr w:type="spellStart"/>
      <w:r>
        <w:rPr>
          <w:rStyle w:val="keyword"/>
          <w:rFonts w:ascii="Segoe UI" w:hAnsi="Segoe UI" w:cs="Segoe UI"/>
          <w:b/>
          <w:bCs/>
          <w:color w:val="006699"/>
          <w:bdr w:val="none" w:sz="0" w:space="0" w:color="auto" w:frame="1"/>
        </w:rPr>
        <w:t>public</w:t>
      </w:r>
      <w:proofErr w:type="spellEnd"/>
      <w:r>
        <w:rPr>
          <w:rFonts w:ascii="Segoe UI" w:hAnsi="Segoe UI" w:cs="Segoe UI"/>
          <w:color w:val="000000"/>
          <w:bdr w:val="none" w:sz="0" w:space="0" w:color="auto" w:frame="1"/>
        </w:rPr>
        <w:t> </w:t>
      </w:r>
      <w:proofErr w:type="spellStart"/>
      <w:r>
        <w:rPr>
          <w:rStyle w:val="keyword"/>
          <w:rFonts w:ascii="Segoe UI" w:hAnsi="Segoe UI" w:cs="Segoe UI"/>
          <w:b/>
          <w:bCs/>
          <w:color w:val="006699"/>
          <w:bdr w:val="none" w:sz="0" w:space="0" w:color="auto" w:frame="1"/>
        </w:rPr>
        <w:t>class</w:t>
      </w:r>
      <w:proofErr w:type="spellEnd"/>
      <w:r>
        <w:rPr>
          <w:rFonts w:ascii="Segoe UI" w:hAnsi="Segoe UI" w:cs="Segoe UI"/>
          <w:color w:val="000000"/>
          <w:bdr w:val="none" w:sz="0" w:space="0" w:color="auto" w:frame="1"/>
        </w:rPr>
        <w:t> TestJavaCollection7{  </w:t>
      </w:r>
    </w:p>
    <w:p w14:paraId="0FABBBBE" w14:textId="77777777" w:rsidR="007C4F7D" w:rsidRPr="007C4F7D" w:rsidRDefault="007C4F7D">
      <w:pPr>
        <w:pStyle w:val="alt"/>
        <w:numPr>
          <w:ilvl w:val="0"/>
          <w:numId w:val="43"/>
        </w:numPr>
        <w:spacing w:before="0" w:beforeAutospacing="0" w:after="0" w:afterAutospacing="0" w:line="375" w:lineRule="atLeast"/>
        <w:jc w:val="both"/>
        <w:rPr>
          <w:rFonts w:ascii="Segoe UI" w:hAnsi="Segoe UI" w:cs="Segoe UI"/>
          <w:color w:val="000000"/>
          <w:lang w:val="en-US"/>
        </w:rPr>
      </w:pPr>
      <w:r w:rsidRPr="007C4F7D">
        <w:rPr>
          <w:rStyle w:val="keyword"/>
          <w:rFonts w:ascii="Segoe UI" w:hAnsi="Segoe UI" w:cs="Segoe UI"/>
          <w:b/>
          <w:bCs/>
          <w:color w:val="006699"/>
          <w:bdr w:val="none" w:sz="0" w:space="0" w:color="auto" w:frame="1"/>
          <w:lang w:val="en-US"/>
        </w:rPr>
        <w:t>public</w:t>
      </w:r>
      <w:r w:rsidRPr="007C4F7D">
        <w:rPr>
          <w:rFonts w:ascii="Segoe UI" w:hAnsi="Segoe UI" w:cs="Segoe UI"/>
          <w:color w:val="000000"/>
          <w:bdr w:val="none" w:sz="0" w:space="0" w:color="auto" w:frame="1"/>
          <w:lang w:val="en-US"/>
        </w:rPr>
        <w:t> </w:t>
      </w:r>
      <w:r w:rsidRPr="007C4F7D">
        <w:rPr>
          <w:rStyle w:val="keyword"/>
          <w:rFonts w:ascii="Segoe UI" w:hAnsi="Segoe UI" w:cs="Segoe UI"/>
          <w:b/>
          <w:bCs/>
          <w:color w:val="006699"/>
          <w:bdr w:val="none" w:sz="0" w:space="0" w:color="auto" w:frame="1"/>
          <w:lang w:val="en-US"/>
        </w:rPr>
        <w:t>static</w:t>
      </w:r>
      <w:r w:rsidRPr="007C4F7D">
        <w:rPr>
          <w:rFonts w:ascii="Segoe UI" w:hAnsi="Segoe UI" w:cs="Segoe UI"/>
          <w:color w:val="000000"/>
          <w:bdr w:val="none" w:sz="0" w:space="0" w:color="auto" w:frame="1"/>
          <w:lang w:val="en-US"/>
        </w:rPr>
        <w:t> </w:t>
      </w:r>
      <w:r w:rsidRPr="007C4F7D">
        <w:rPr>
          <w:rStyle w:val="keyword"/>
          <w:rFonts w:ascii="Segoe UI" w:hAnsi="Segoe UI" w:cs="Segoe UI"/>
          <w:b/>
          <w:bCs/>
          <w:color w:val="006699"/>
          <w:bdr w:val="none" w:sz="0" w:space="0" w:color="auto" w:frame="1"/>
          <w:lang w:val="en-US"/>
        </w:rPr>
        <w:t>void</w:t>
      </w:r>
      <w:r w:rsidRPr="007C4F7D">
        <w:rPr>
          <w:rFonts w:ascii="Segoe UI" w:hAnsi="Segoe UI" w:cs="Segoe UI"/>
          <w:color w:val="000000"/>
          <w:bdr w:val="none" w:sz="0" w:space="0" w:color="auto" w:frame="1"/>
          <w:lang w:val="en-US"/>
        </w:rPr>
        <w:t> </w:t>
      </w:r>
      <w:proofErr w:type="gramStart"/>
      <w:r w:rsidRPr="007C4F7D">
        <w:rPr>
          <w:rFonts w:ascii="Segoe UI" w:hAnsi="Segoe UI" w:cs="Segoe UI"/>
          <w:color w:val="000000"/>
          <w:bdr w:val="none" w:sz="0" w:space="0" w:color="auto" w:frame="1"/>
          <w:lang w:val="en-US"/>
        </w:rPr>
        <w:t>main(</w:t>
      </w:r>
      <w:proofErr w:type="gramEnd"/>
      <w:r w:rsidRPr="007C4F7D">
        <w:rPr>
          <w:rFonts w:ascii="Segoe UI" w:hAnsi="Segoe UI" w:cs="Segoe UI"/>
          <w:color w:val="000000"/>
          <w:bdr w:val="none" w:sz="0" w:space="0" w:color="auto" w:frame="1"/>
          <w:lang w:val="en-US"/>
        </w:rPr>
        <w:t>String </w:t>
      </w:r>
      <w:proofErr w:type="spellStart"/>
      <w:r w:rsidRPr="007C4F7D">
        <w:rPr>
          <w:rFonts w:ascii="Segoe UI" w:hAnsi="Segoe UI" w:cs="Segoe UI"/>
          <w:color w:val="000000"/>
          <w:bdr w:val="none" w:sz="0" w:space="0" w:color="auto" w:frame="1"/>
          <w:lang w:val="en-US"/>
        </w:rPr>
        <w:t>args</w:t>
      </w:r>
      <w:proofErr w:type="spellEnd"/>
      <w:r w:rsidRPr="007C4F7D">
        <w:rPr>
          <w:rFonts w:ascii="Segoe UI" w:hAnsi="Segoe UI" w:cs="Segoe UI"/>
          <w:color w:val="000000"/>
          <w:bdr w:val="none" w:sz="0" w:space="0" w:color="auto" w:frame="1"/>
          <w:lang w:val="en-US"/>
        </w:rPr>
        <w:t>[]){  </w:t>
      </w:r>
    </w:p>
    <w:p w14:paraId="4A4E17FA" w14:textId="77777777" w:rsidR="007C4F7D" w:rsidRDefault="007C4F7D">
      <w:pPr>
        <w:numPr>
          <w:ilvl w:val="0"/>
          <w:numId w:val="43"/>
        </w:numPr>
        <w:spacing w:after="0" w:line="375" w:lineRule="atLeast"/>
        <w:jc w:val="both"/>
        <w:rPr>
          <w:rFonts w:ascii="Segoe UI" w:hAnsi="Segoe UI" w:cs="Segoe UI"/>
          <w:color w:val="000000"/>
        </w:rPr>
      </w:pPr>
      <w:r>
        <w:rPr>
          <w:rStyle w:val="comment"/>
          <w:rFonts w:ascii="Segoe UI" w:hAnsi="Segoe UI" w:cs="Segoe UI"/>
          <w:color w:val="008200"/>
          <w:bdr w:val="none" w:sz="0" w:space="0" w:color="auto" w:frame="1"/>
        </w:rPr>
        <w:t>//</w:t>
      </w:r>
      <w:proofErr w:type="spellStart"/>
      <w:r>
        <w:rPr>
          <w:rStyle w:val="comment"/>
          <w:rFonts w:ascii="Segoe UI" w:hAnsi="Segoe UI" w:cs="Segoe UI"/>
          <w:color w:val="008200"/>
          <w:bdr w:val="none" w:sz="0" w:space="0" w:color="auto" w:frame="1"/>
        </w:rPr>
        <w:t>Creating</w:t>
      </w:r>
      <w:proofErr w:type="spellEnd"/>
      <w:r>
        <w:rPr>
          <w:rStyle w:val="comment"/>
          <w:rFonts w:ascii="Segoe UI" w:hAnsi="Segoe UI" w:cs="Segoe UI"/>
          <w:color w:val="008200"/>
          <w:bdr w:val="none" w:sz="0" w:space="0" w:color="auto" w:frame="1"/>
        </w:rPr>
        <w:t> </w:t>
      </w:r>
      <w:proofErr w:type="spellStart"/>
      <w:r>
        <w:rPr>
          <w:rStyle w:val="comment"/>
          <w:rFonts w:ascii="Segoe UI" w:hAnsi="Segoe UI" w:cs="Segoe UI"/>
          <w:color w:val="008200"/>
          <w:bdr w:val="none" w:sz="0" w:space="0" w:color="auto" w:frame="1"/>
        </w:rPr>
        <w:t>HashSet</w:t>
      </w:r>
      <w:proofErr w:type="spellEnd"/>
      <w:r>
        <w:rPr>
          <w:rStyle w:val="comment"/>
          <w:rFonts w:ascii="Segoe UI" w:hAnsi="Segoe UI" w:cs="Segoe UI"/>
          <w:color w:val="008200"/>
          <w:bdr w:val="none" w:sz="0" w:space="0" w:color="auto" w:frame="1"/>
        </w:rPr>
        <w:t> </w:t>
      </w:r>
      <w:proofErr w:type="spellStart"/>
      <w:r>
        <w:rPr>
          <w:rStyle w:val="comment"/>
          <w:rFonts w:ascii="Segoe UI" w:hAnsi="Segoe UI" w:cs="Segoe UI"/>
          <w:color w:val="008200"/>
          <w:bdr w:val="none" w:sz="0" w:space="0" w:color="auto" w:frame="1"/>
        </w:rPr>
        <w:t>and</w:t>
      </w:r>
      <w:proofErr w:type="spellEnd"/>
      <w:r>
        <w:rPr>
          <w:rStyle w:val="comment"/>
          <w:rFonts w:ascii="Segoe UI" w:hAnsi="Segoe UI" w:cs="Segoe UI"/>
          <w:color w:val="008200"/>
          <w:bdr w:val="none" w:sz="0" w:space="0" w:color="auto" w:frame="1"/>
        </w:rPr>
        <w:t> </w:t>
      </w:r>
      <w:proofErr w:type="spellStart"/>
      <w:r>
        <w:rPr>
          <w:rStyle w:val="comment"/>
          <w:rFonts w:ascii="Segoe UI" w:hAnsi="Segoe UI" w:cs="Segoe UI"/>
          <w:color w:val="008200"/>
          <w:bdr w:val="none" w:sz="0" w:space="0" w:color="auto" w:frame="1"/>
        </w:rPr>
        <w:t>adding</w:t>
      </w:r>
      <w:proofErr w:type="spellEnd"/>
      <w:r>
        <w:rPr>
          <w:rStyle w:val="comment"/>
          <w:rFonts w:ascii="Segoe UI" w:hAnsi="Segoe UI" w:cs="Segoe UI"/>
          <w:color w:val="008200"/>
          <w:bdr w:val="none" w:sz="0" w:space="0" w:color="auto" w:frame="1"/>
        </w:rPr>
        <w:t> </w:t>
      </w:r>
      <w:proofErr w:type="spellStart"/>
      <w:r>
        <w:rPr>
          <w:rStyle w:val="comment"/>
          <w:rFonts w:ascii="Segoe UI" w:hAnsi="Segoe UI" w:cs="Segoe UI"/>
          <w:color w:val="008200"/>
          <w:bdr w:val="none" w:sz="0" w:space="0" w:color="auto" w:frame="1"/>
        </w:rPr>
        <w:t>elements</w:t>
      </w:r>
      <w:proofErr w:type="spellEnd"/>
      <w:r>
        <w:rPr>
          <w:rFonts w:ascii="Segoe UI" w:hAnsi="Segoe UI" w:cs="Segoe UI"/>
          <w:color w:val="000000"/>
          <w:bdr w:val="none" w:sz="0" w:space="0" w:color="auto" w:frame="1"/>
        </w:rPr>
        <w:t>  </w:t>
      </w:r>
    </w:p>
    <w:p w14:paraId="30FAB540" w14:textId="77777777" w:rsidR="007C4F7D" w:rsidRPr="007C4F7D" w:rsidRDefault="007C4F7D">
      <w:pPr>
        <w:pStyle w:val="alt"/>
        <w:numPr>
          <w:ilvl w:val="0"/>
          <w:numId w:val="43"/>
        </w:numPr>
        <w:spacing w:before="0" w:beforeAutospacing="0" w:after="0" w:afterAutospacing="0" w:line="375" w:lineRule="atLeast"/>
        <w:jc w:val="both"/>
        <w:rPr>
          <w:rFonts w:ascii="Segoe UI" w:hAnsi="Segoe UI" w:cs="Segoe UI"/>
          <w:color w:val="000000"/>
          <w:lang w:val="en-US"/>
        </w:rPr>
      </w:pPr>
      <w:r w:rsidRPr="007C4F7D">
        <w:rPr>
          <w:rFonts w:ascii="Segoe UI" w:hAnsi="Segoe UI" w:cs="Segoe UI"/>
          <w:color w:val="000000"/>
          <w:bdr w:val="none" w:sz="0" w:space="0" w:color="auto" w:frame="1"/>
          <w:lang w:val="en-US"/>
        </w:rPr>
        <w:t>HashSet&lt;String&gt; set=</w:t>
      </w:r>
      <w:r w:rsidRPr="007C4F7D">
        <w:rPr>
          <w:rStyle w:val="keyword"/>
          <w:rFonts w:ascii="Segoe UI" w:hAnsi="Segoe UI" w:cs="Segoe UI"/>
          <w:b/>
          <w:bCs/>
          <w:color w:val="006699"/>
          <w:bdr w:val="none" w:sz="0" w:space="0" w:color="auto" w:frame="1"/>
          <w:lang w:val="en-US"/>
        </w:rPr>
        <w:t>new</w:t>
      </w:r>
      <w:r w:rsidRPr="007C4F7D">
        <w:rPr>
          <w:rFonts w:ascii="Segoe UI" w:hAnsi="Segoe UI" w:cs="Segoe UI"/>
          <w:color w:val="000000"/>
          <w:bdr w:val="none" w:sz="0" w:space="0" w:color="auto" w:frame="1"/>
          <w:lang w:val="en-US"/>
        </w:rPr>
        <w:t> HashSet&lt;String</w:t>
      </w:r>
      <w:proofErr w:type="gramStart"/>
      <w:r w:rsidRPr="007C4F7D">
        <w:rPr>
          <w:rFonts w:ascii="Segoe UI" w:hAnsi="Segoe UI" w:cs="Segoe UI"/>
          <w:color w:val="000000"/>
          <w:bdr w:val="none" w:sz="0" w:space="0" w:color="auto" w:frame="1"/>
          <w:lang w:val="en-US"/>
        </w:rPr>
        <w:t>&gt;(</w:t>
      </w:r>
      <w:proofErr w:type="gramEnd"/>
      <w:r w:rsidRPr="007C4F7D">
        <w:rPr>
          <w:rFonts w:ascii="Segoe UI" w:hAnsi="Segoe UI" w:cs="Segoe UI"/>
          <w:color w:val="000000"/>
          <w:bdr w:val="none" w:sz="0" w:space="0" w:color="auto" w:frame="1"/>
          <w:lang w:val="en-US"/>
        </w:rPr>
        <w:t>);  </w:t>
      </w:r>
    </w:p>
    <w:p w14:paraId="1D083384" w14:textId="77777777" w:rsidR="007C4F7D" w:rsidRDefault="007C4F7D">
      <w:pPr>
        <w:numPr>
          <w:ilvl w:val="0"/>
          <w:numId w:val="43"/>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set.add</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Ravi</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p>
    <w:p w14:paraId="5EAD0B92" w14:textId="77777777" w:rsidR="007C4F7D" w:rsidRDefault="007C4F7D">
      <w:pPr>
        <w:pStyle w:val="alt"/>
        <w:numPr>
          <w:ilvl w:val="0"/>
          <w:numId w:val="43"/>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set.add</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Vijay</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p>
    <w:p w14:paraId="2FA1B7DB" w14:textId="77777777" w:rsidR="007C4F7D" w:rsidRDefault="007C4F7D">
      <w:pPr>
        <w:numPr>
          <w:ilvl w:val="0"/>
          <w:numId w:val="43"/>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set.add</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Ravi</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p>
    <w:p w14:paraId="6A1721E6" w14:textId="77777777" w:rsidR="007C4F7D" w:rsidRDefault="007C4F7D">
      <w:pPr>
        <w:pStyle w:val="alt"/>
        <w:numPr>
          <w:ilvl w:val="0"/>
          <w:numId w:val="43"/>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set.add</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Ajay</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p>
    <w:p w14:paraId="147C707D" w14:textId="77777777" w:rsidR="007C4F7D" w:rsidRDefault="007C4F7D">
      <w:pPr>
        <w:numPr>
          <w:ilvl w:val="0"/>
          <w:numId w:val="43"/>
        </w:numPr>
        <w:spacing w:after="0" w:line="375" w:lineRule="atLeast"/>
        <w:jc w:val="both"/>
        <w:rPr>
          <w:rFonts w:ascii="Segoe UI" w:hAnsi="Segoe UI" w:cs="Segoe UI"/>
          <w:color w:val="000000"/>
        </w:rPr>
      </w:pPr>
      <w:r>
        <w:rPr>
          <w:rStyle w:val="comment"/>
          <w:rFonts w:ascii="Segoe UI" w:hAnsi="Segoe UI" w:cs="Segoe UI"/>
          <w:color w:val="008200"/>
          <w:bdr w:val="none" w:sz="0" w:space="0" w:color="auto" w:frame="1"/>
        </w:rPr>
        <w:t>//</w:t>
      </w:r>
      <w:proofErr w:type="spellStart"/>
      <w:r>
        <w:rPr>
          <w:rStyle w:val="comment"/>
          <w:rFonts w:ascii="Segoe UI" w:hAnsi="Segoe UI" w:cs="Segoe UI"/>
          <w:color w:val="008200"/>
          <w:bdr w:val="none" w:sz="0" w:space="0" w:color="auto" w:frame="1"/>
        </w:rPr>
        <w:t>Traversing</w:t>
      </w:r>
      <w:proofErr w:type="spellEnd"/>
      <w:r>
        <w:rPr>
          <w:rStyle w:val="comment"/>
          <w:rFonts w:ascii="Segoe UI" w:hAnsi="Segoe UI" w:cs="Segoe UI"/>
          <w:color w:val="008200"/>
          <w:bdr w:val="none" w:sz="0" w:space="0" w:color="auto" w:frame="1"/>
        </w:rPr>
        <w:t> </w:t>
      </w:r>
      <w:proofErr w:type="spellStart"/>
      <w:r>
        <w:rPr>
          <w:rStyle w:val="comment"/>
          <w:rFonts w:ascii="Segoe UI" w:hAnsi="Segoe UI" w:cs="Segoe UI"/>
          <w:color w:val="008200"/>
          <w:bdr w:val="none" w:sz="0" w:space="0" w:color="auto" w:frame="1"/>
        </w:rPr>
        <w:t>elements</w:t>
      </w:r>
      <w:proofErr w:type="spellEnd"/>
      <w:r>
        <w:rPr>
          <w:rFonts w:ascii="Segoe UI" w:hAnsi="Segoe UI" w:cs="Segoe UI"/>
          <w:color w:val="000000"/>
          <w:bdr w:val="none" w:sz="0" w:space="0" w:color="auto" w:frame="1"/>
        </w:rPr>
        <w:t>  </w:t>
      </w:r>
    </w:p>
    <w:p w14:paraId="04F42F86" w14:textId="77777777" w:rsidR="007C4F7D" w:rsidRPr="007C4F7D" w:rsidRDefault="007C4F7D">
      <w:pPr>
        <w:pStyle w:val="alt"/>
        <w:numPr>
          <w:ilvl w:val="0"/>
          <w:numId w:val="43"/>
        </w:numPr>
        <w:spacing w:before="0" w:beforeAutospacing="0" w:after="0" w:afterAutospacing="0" w:line="375" w:lineRule="atLeast"/>
        <w:jc w:val="both"/>
        <w:rPr>
          <w:rFonts w:ascii="Segoe UI" w:hAnsi="Segoe UI" w:cs="Segoe UI"/>
          <w:color w:val="000000"/>
          <w:lang w:val="en-US"/>
        </w:rPr>
      </w:pPr>
      <w:r w:rsidRPr="007C4F7D">
        <w:rPr>
          <w:rFonts w:ascii="Segoe UI" w:hAnsi="Segoe UI" w:cs="Segoe UI"/>
          <w:color w:val="000000"/>
          <w:bdr w:val="none" w:sz="0" w:space="0" w:color="auto" w:frame="1"/>
          <w:lang w:val="en-US"/>
        </w:rPr>
        <w:t>Iterator&lt;String&gt; </w:t>
      </w:r>
      <w:proofErr w:type="spellStart"/>
      <w:r w:rsidRPr="007C4F7D">
        <w:rPr>
          <w:rFonts w:ascii="Segoe UI" w:hAnsi="Segoe UI" w:cs="Segoe UI"/>
          <w:color w:val="000000"/>
          <w:bdr w:val="none" w:sz="0" w:space="0" w:color="auto" w:frame="1"/>
          <w:lang w:val="en-US"/>
        </w:rPr>
        <w:t>itr</w:t>
      </w:r>
      <w:proofErr w:type="spellEnd"/>
      <w:r w:rsidRPr="007C4F7D">
        <w:rPr>
          <w:rFonts w:ascii="Segoe UI" w:hAnsi="Segoe UI" w:cs="Segoe UI"/>
          <w:color w:val="000000"/>
          <w:bdr w:val="none" w:sz="0" w:space="0" w:color="auto" w:frame="1"/>
          <w:lang w:val="en-US"/>
        </w:rPr>
        <w:t>=</w:t>
      </w:r>
      <w:proofErr w:type="spellStart"/>
      <w:proofErr w:type="gramStart"/>
      <w:r w:rsidRPr="007C4F7D">
        <w:rPr>
          <w:rFonts w:ascii="Segoe UI" w:hAnsi="Segoe UI" w:cs="Segoe UI"/>
          <w:color w:val="000000"/>
          <w:bdr w:val="none" w:sz="0" w:space="0" w:color="auto" w:frame="1"/>
          <w:lang w:val="en-US"/>
        </w:rPr>
        <w:t>set.iterator</w:t>
      </w:r>
      <w:proofErr w:type="spellEnd"/>
      <w:proofErr w:type="gramEnd"/>
      <w:r w:rsidRPr="007C4F7D">
        <w:rPr>
          <w:rFonts w:ascii="Segoe UI" w:hAnsi="Segoe UI" w:cs="Segoe UI"/>
          <w:color w:val="000000"/>
          <w:bdr w:val="none" w:sz="0" w:space="0" w:color="auto" w:frame="1"/>
          <w:lang w:val="en-US"/>
        </w:rPr>
        <w:t>();  </w:t>
      </w:r>
    </w:p>
    <w:p w14:paraId="26CFDF6E" w14:textId="77777777" w:rsidR="007C4F7D" w:rsidRDefault="007C4F7D">
      <w:pPr>
        <w:numPr>
          <w:ilvl w:val="0"/>
          <w:numId w:val="43"/>
        </w:numPr>
        <w:spacing w:after="0" w:line="375" w:lineRule="atLeast"/>
        <w:jc w:val="both"/>
        <w:rPr>
          <w:rFonts w:ascii="Segoe UI" w:hAnsi="Segoe UI" w:cs="Segoe UI"/>
          <w:color w:val="000000"/>
        </w:rPr>
      </w:pPr>
      <w:proofErr w:type="spellStart"/>
      <w:r>
        <w:rPr>
          <w:rStyle w:val="keyword"/>
          <w:rFonts w:ascii="Segoe UI" w:hAnsi="Segoe UI" w:cs="Segoe UI"/>
          <w:b/>
          <w:bCs/>
          <w:color w:val="006699"/>
          <w:bdr w:val="none" w:sz="0" w:space="0" w:color="auto" w:frame="1"/>
        </w:rPr>
        <w:t>while</w:t>
      </w:r>
      <w:proofErr w:type="spellEnd"/>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itr.hasNext</w:t>
      </w:r>
      <w:proofErr w:type="spellEnd"/>
      <w:proofErr w:type="gramEnd"/>
      <w:r>
        <w:rPr>
          <w:rFonts w:ascii="Segoe UI" w:hAnsi="Segoe UI" w:cs="Segoe UI"/>
          <w:color w:val="000000"/>
          <w:bdr w:val="none" w:sz="0" w:space="0" w:color="auto" w:frame="1"/>
        </w:rPr>
        <w:t>()){  </w:t>
      </w:r>
    </w:p>
    <w:p w14:paraId="0FBB37D6" w14:textId="77777777" w:rsidR="007C4F7D" w:rsidRPr="007C4F7D" w:rsidRDefault="007C4F7D">
      <w:pPr>
        <w:pStyle w:val="alt"/>
        <w:numPr>
          <w:ilvl w:val="0"/>
          <w:numId w:val="43"/>
        </w:numPr>
        <w:spacing w:before="0" w:beforeAutospacing="0" w:after="0" w:afterAutospacing="0" w:line="375" w:lineRule="atLeast"/>
        <w:jc w:val="both"/>
        <w:rPr>
          <w:rFonts w:ascii="Segoe UI" w:hAnsi="Segoe UI" w:cs="Segoe UI"/>
          <w:color w:val="000000"/>
          <w:lang w:val="en-US"/>
        </w:rPr>
      </w:pPr>
      <w:proofErr w:type="spellStart"/>
      <w:r w:rsidRPr="007C4F7D">
        <w:rPr>
          <w:rFonts w:ascii="Segoe UI" w:hAnsi="Segoe UI" w:cs="Segoe UI"/>
          <w:color w:val="000000"/>
          <w:bdr w:val="none" w:sz="0" w:space="0" w:color="auto" w:frame="1"/>
          <w:lang w:val="en-US"/>
        </w:rPr>
        <w:t>System.out.println</w:t>
      </w:r>
      <w:proofErr w:type="spellEnd"/>
      <w:r w:rsidRPr="007C4F7D">
        <w:rPr>
          <w:rFonts w:ascii="Segoe UI" w:hAnsi="Segoe UI" w:cs="Segoe UI"/>
          <w:color w:val="000000"/>
          <w:bdr w:val="none" w:sz="0" w:space="0" w:color="auto" w:frame="1"/>
          <w:lang w:val="en-US"/>
        </w:rPr>
        <w:t>(</w:t>
      </w:r>
      <w:proofErr w:type="spellStart"/>
      <w:proofErr w:type="gramStart"/>
      <w:r w:rsidRPr="007C4F7D">
        <w:rPr>
          <w:rFonts w:ascii="Segoe UI" w:hAnsi="Segoe UI" w:cs="Segoe UI"/>
          <w:color w:val="000000"/>
          <w:bdr w:val="none" w:sz="0" w:space="0" w:color="auto" w:frame="1"/>
          <w:lang w:val="en-US"/>
        </w:rPr>
        <w:t>itr.next</w:t>
      </w:r>
      <w:proofErr w:type="spellEnd"/>
      <w:proofErr w:type="gramEnd"/>
      <w:r w:rsidRPr="007C4F7D">
        <w:rPr>
          <w:rFonts w:ascii="Segoe UI" w:hAnsi="Segoe UI" w:cs="Segoe UI"/>
          <w:color w:val="000000"/>
          <w:bdr w:val="none" w:sz="0" w:space="0" w:color="auto" w:frame="1"/>
          <w:lang w:val="en-US"/>
        </w:rPr>
        <w:t>());  </w:t>
      </w:r>
    </w:p>
    <w:p w14:paraId="1C59BB0D" w14:textId="77777777" w:rsidR="007C4F7D" w:rsidRDefault="007C4F7D">
      <w:pPr>
        <w:numPr>
          <w:ilvl w:val="0"/>
          <w:numId w:val="4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39699EF1" w14:textId="77777777" w:rsidR="007C4F7D" w:rsidRDefault="007C4F7D">
      <w:pPr>
        <w:pStyle w:val="alt"/>
        <w:numPr>
          <w:ilvl w:val="0"/>
          <w:numId w:val="4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lastRenderedPageBreak/>
        <w:t>}  </w:t>
      </w:r>
    </w:p>
    <w:p w14:paraId="24034664" w14:textId="77777777" w:rsidR="007C4F7D" w:rsidRDefault="007C4F7D">
      <w:pPr>
        <w:numPr>
          <w:ilvl w:val="0"/>
          <w:numId w:val="4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2CB01EB4" w14:textId="77777777" w:rsidR="007C4F7D" w:rsidRDefault="007C4F7D" w:rsidP="007C4F7D">
      <w:pPr>
        <w:pStyle w:val="a3"/>
        <w:shd w:val="clear" w:color="auto" w:fill="FFFFFF"/>
        <w:jc w:val="both"/>
        <w:rPr>
          <w:rFonts w:ascii="Segoe UI" w:hAnsi="Segoe UI" w:cs="Segoe UI"/>
          <w:color w:val="333333"/>
        </w:rPr>
      </w:pPr>
      <w:proofErr w:type="spellStart"/>
      <w:r>
        <w:rPr>
          <w:rFonts w:ascii="Segoe UI" w:hAnsi="Segoe UI" w:cs="Segoe UI"/>
          <w:color w:val="333333"/>
        </w:rPr>
        <w:t>Output</w:t>
      </w:r>
      <w:proofErr w:type="spellEnd"/>
      <w:r>
        <w:rPr>
          <w:rFonts w:ascii="Segoe UI" w:hAnsi="Segoe UI" w:cs="Segoe UI"/>
          <w:color w:val="333333"/>
        </w:rPr>
        <w:t>:</w:t>
      </w:r>
    </w:p>
    <w:p w14:paraId="7B96B7F4" w14:textId="77777777" w:rsidR="007C4F7D" w:rsidRDefault="007C4F7D" w:rsidP="007C4F7D">
      <w:pPr>
        <w:pStyle w:val="HTML0"/>
        <w:shd w:val="clear" w:color="auto" w:fill="1C1D1C"/>
        <w:jc w:val="both"/>
        <w:rPr>
          <w:color w:val="F9F9F9"/>
        </w:rPr>
      </w:pPr>
      <w:proofErr w:type="spellStart"/>
      <w:r>
        <w:rPr>
          <w:color w:val="F9F9F9"/>
        </w:rPr>
        <w:t>Vijay</w:t>
      </w:r>
      <w:proofErr w:type="spellEnd"/>
    </w:p>
    <w:p w14:paraId="601C004D" w14:textId="77777777" w:rsidR="007C4F7D" w:rsidRDefault="007C4F7D" w:rsidP="007C4F7D">
      <w:pPr>
        <w:pStyle w:val="HTML0"/>
        <w:shd w:val="clear" w:color="auto" w:fill="1C1D1C"/>
        <w:jc w:val="both"/>
        <w:rPr>
          <w:color w:val="F9F9F9"/>
        </w:rPr>
      </w:pPr>
      <w:proofErr w:type="spellStart"/>
      <w:r>
        <w:rPr>
          <w:color w:val="F9F9F9"/>
        </w:rPr>
        <w:t>Ravi</w:t>
      </w:r>
      <w:proofErr w:type="spellEnd"/>
    </w:p>
    <w:p w14:paraId="2D448322" w14:textId="77777777" w:rsidR="007C4F7D" w:rsidRDefault="007C4F7D" w:rsidP="007C4F7D">
      <w:pPr>
        <w:pStyle w:val="HTML0"/>
        <w:shd w:val="clear" w:color="auto" w:fill="1C1D1C"/>
        <w:jc w:val="both"/>
        <w:rPr>
          <w:color w:val="F9F9F9"/>
        </w:rPr>
      </w:pPr>
      <w:proofErr w:type="spellStart"/>
      <w:r>
        <w:rPr>
          <w:color w:val="F9F9F9"/>
        </w:rPr>
        <w:t>Ajay</w:t>
      </w:r>
      <w:proofErr w:type="spellEnd"/>
    </w:p>
    <w:p w14:paraId="38677E2D" w14:textId="77777777" w:rsidR="007C4F7D" w:rsidRDefault="007C4F7D" w:rsidP="007C4F7D">
      <w:pPr>
        <w:pStyle w:val="2"/>
        <w:shd w:val="clear" w:color="auto" w:fill="FFFFFF"/>
        <w:spacing w:line="312" w:lineRule="atLeast"/>
        <w:jc w:val="both"/>
        <w:rPr>
          <w:rFonts w:ascii="Helvetica" w:hAnsi="Helvetica"/>
          <w:b w:val="0"/>
          <w:bCs w:val="0"/>
          <w:color w:val="610B38"/>
          <w:sz w:val="38"/>
          <w:szCs w:val="38"/>
        </w:rPr>
      </w:pPr>
      <w:proofErr w:type="spellStart"/>
      <w:r>
        <w:rPr>
          <w:rFonts w:ascii="Helvetica" w:hAnsi="Helvetica"/>
          <w:b w:val="0"/>
          <w:bCs w:val="0"/>
          <w:color w:val="610B38"/>
          <w:sz w:val="38"/>
          <w:szCs w:val="38"/>
        </w:rPr>
        <w:t>LinkedHashSet</w:t>
      </w:r>
      <w:proofErr w:type="spellEnd"/>
    </w:p>
    <w:p w14:paraId="7560617B" w14:textId="77777777" w:rsidR="007C4F7D" w:rsidRPr="007C4F7D" w:rsidRDefault="007C4F7D" w:rsidP="007C4F7D">
      <w:pPr>
        <w:pStyle w:val="a3"/>
        <w:shd w:val="clear" w:color="auto" w:fill="FFFFFF"/>
        <w:jc w:val="both"/>
        <w:rPr>
          <w:rFonts w:ascii="Segoe UI" w:hAnsi="Segoe UI" w:cs="Segoe UI"/>
          <w:color w:val="333333"/>
          <w:lang w:val="en-US"/>
        </w:rPr>
      </w:pPr>
      <w:proofErr w:type="spellStart"/>
      <w:r w:rsidRPr="007C4F7D">
        <w:rPr>
          <w:rFonts w:ascii="Segoe UI" w:hAnsi="Segoe UI" w:cs="Segoe UI"/>
          <w:color w:val="333333"/>
          <w:lang w:val="en-US"/>
        </w:rPr>
        <w:t>LinkedHashSet</w:t>
      </w:r>
      <w:proofErr w:type="spellEnd"/>
      <w:r w:rsidRPr="007C4F7D">
        <w:rPr>
          <w:rFonts w:ascii="Segoe UI" w:hAnsi="Segoe UI" w:cs="Segoe UI"/>
          <w:color w:val="333333"/>
          <w:lang w:val="en-US"/>
        </w:rPr>
        <w:t xml:space="preserve"> class represents the LinkedList implementation of Set Interface. It extends the HashSet class and implements Set interface. Like HashSet, </w:t>
      </w:r>
      <w:proofErr w:type="gramStart"/>
      <w:r w:rsidRPr="007C4F7D">
        <w:rPr>
          <w:rFonts w:ascii="Segoe UI" w:hAnsi="Segoe UI" w:cs="Segoe UI"/>
          <w:color w:val="333333"/>
          <w:lang w:val="en-US"/>
        </w:rPr>
        <w:t>It</w:t>
      </w:r>
      <w:proofErr w:type="gramEnd"/>
      <w:r w:rsidRPr="007C4F7D">
        <w:rPr>
          <w:rFonts w:ascii="Segoe UI" w:hAnsi="Segoe UI" w:cs="Segoe UI"/>
          <w:color w:val="333333"/>
          <w:lang w:val="en-US"/>
        </w:rPr>
        <w:t xml:space="preserve"> also contains unique elements. It maintains the insertion order and permits null elements.</w:t>
      </w:r>
    </w:p>
    <w:p w14:paraId="0D88A36C" w14:textId="77777777" w:rsidR="007C4F7D" w:rsidRPr="007C4F7D" w:rsidRDefault="007C4F7D" w:rsidP="007C4F7D">
      <w:pPr>
        <w:pStyle w:val="a3"/>
        <w:shd w:val="clear" w:color="auto" w:fill="FFFFFF"/>
        <w:jc w:val="both"/>
        <w:rPr>
          <w:rFonts w:ascii="Segoe UI" w:hAnsi="Segoe UI" w:cs="Segoe UI"/>
          <w:color w:val="333333"/>
          <w:lang w:val="en-US"/>
        </w:rPr>
      </w:pPr>
      <w:r w:rsidRPr="007C4F7D">
        <w:rPr>
          <w:rFonts w:ascii="Segoe UI" w:hAnsi="Segoe UI" w:cs="Segoe UI"/>
          <w:color w:val="333333"/>
          <w:lang w:val="en-US"/>
        </w:rPr>
        <w:t>Consider the following example.</w:t>
      </w:r>
    </w:p>
    <w:p w14:paraId="18185BE8" w14:textId="272DEE90" w:rsidR="007C4F7D" w:rsidRPr="00080B4C" w:rsidRDefault="007C4F7D" w:rsidP="007C4F7D">
      <w:pPr>
        <w:jc w:val="both"/>
        <w:rPr>
          <w:rStyle w:val="a5"/>
          <w:rFonts w:ascii="Segoe UI" w:hAnsi="Segoe UI" w:cs="Segoe UI"/>
          <w:color w:val="333333"/>
          <w:u w:val="none"/>
          <w:bdr w:val="none" w:sz="0" w:space="0" w:color="auto" w:frame="1"/>
          <w:lang w:val="en-US"/>
        </w:rPr>
      </w:pPr>
      <w:r>
        <w:rPr>
          <w:rFonts w:ascii="Segoe UI" w:hAnsi="Segoe UI" w:cs="Segoe UI"/>
          <w:color w:val="333333"/>
        </w:rPr>
        <w:fldChar w:fldCharType="begin"/>
      </w:r>
      <w:r w:rsidRPr="007C4F7D">
        <w:rPr>
          <w:rFonts w:ascii="Segoe UI" w:hAnsi="Segoe UI" w:cs="Segoe UI"/>
          <w:color w:val="333333"/>
          <w:lang w:val="en-US"/>
        </w:rPr>
        <w:instrText xml:space="preserve"> HYPERLINK "https://www.javatpoint.com/collections-in-java" </w:instrText>
      </w:r>
      <w:r>
        <w:rPr>
          <w:rFonts w:ascii="Segoe UI" w:hAnsi="Segoe UI" w:cs="Segoe UI"/>
          <w:color w:val="333333"/>
        </w:rPr>
      </w:r>
      <w:r>
        <w:rPr>
          <w:rFonts w:ascii="Segoe UI" w:hAnsi="Segoe UI" w:cs="Segoe UI"/>
          <w:color w:val="333333"/>
        </w:rPr>
        <w:fldChar w:fldCharType="separate"/>
      </w:r>
    </w:p>
    <w:p w14:paraId="798A87BA" w14:textId="77777777" w:rsidR="007C4F7D" w:rsidRPr="007C4F7D" w:rsidRDefault="007C4F7D" w:rsidP="007C4F7D">
      <w:pPr>
        <w:jc w:val="both"/>
        <w:rPr>
          <w:color w:val="333333"/>
          <w:lang w:val="en-US"/>
        </w:rPr>
      </w:pPr>
      <w:r>
        <w:rPr>
          <w:rFonts w:ascii="Segoe UI" w:hAnsi="Segoe UI" w:cs="Segoe UI"/>
          <w:color w:val="333333"/>
        </w:rPr>
        <w:fldChar w:fldCharType="end"/>
      </w:r>
    </w:p>
    <w:p w14:paraId="5285F077" w14:textId="77777777" w:rsidR="007C4F7D" w:rsidRDefault="007C4F7D">
      <w:pPr>
        <w:pStyle w:val="alt"/>
        <w:numPr>
          <w:ilvl w:val="0"/>
          <w:numId w:val="44"/>
        </w:numPr>
        <w:spacing w:before="0" w:beforeAutospacing="0" w:after="0" w:afterAutospacing="0" w:line="375" w:lineRule="atLeast"/>
        <w:jc w:val="both"/>
        <w:rPr>
          <w:rFonts w:ascii="Segoe UI" w:hAnsi="Segoe UI" w:cs="Segoe UI"/>
          <w:color w:val="000000"/>
        </w:rPr>
      </w:pPr>
      <w:proofErr w:type="spellStart"/>
      <w:r>
        <w:rPr>
          <w:rStyle w:val="keyword"/>
          <w:rFonts w:ascii="Segoe UI" w:hAnsi="Segoe UI" w:cs="Segoe UI"/>
          <w:b/>
          <w:bCs/>
          <w:color w:val="006699"/>
          <w:bdr w:val="none" w:sz="0" w:space="0" w:color="auto" w:frame="1"/>
        </w:rPr>
        <w:t>import</w:t>
      </w:r>
      <w:proofErr w:type="spell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java.util</w:t>
      </w:r>
      <w:proofErr w:type="spellEnd"/>
      <w:r>
        <w:rPr>
          <w:rFonts w:ascii="Segoe UI" w:hAnsi="Segoe UI" w:cs="Segoe UI"/>
          <w:color w:val="000000"/>
          <w:bdr w:val="none" w:sz="0" w:space="0" w:color="auto" w:frame="1"/>
        </w:rPr>
        <w:t>.*;  </w:t>
      </w:r>
    </w:p>
    <w:p w14:paraId="7766F5D8" w14:textId="77777777" w:rsidR="007C4F7D" w:rsidRDefault="007C4F7D">
      <w:pPr>
        <w:numPr>
          <w:ilvl w:val="0"/>
          <w:numId w:val="44"/>
        </w:numPr>
        <w:spacing w:after="0" w:line="375" w:lineRule="atLeast"/>
        <w:jc w:val="both"/>
        <w:rPr>
          <w:rFonts w:ascii="Segoe UI" w:hAnsi="Segoe UI" w:cs="Segoe UI"/>
          <w:color w:val="000000"/>
        </w:rPr>
      </w:pPr>
      <w:proofErr w:type="spellStart"/>
      <w:r>
        <w:rPr>
          <w:rStyle w:val="keyword"/>
          <w:rFonts w:ascii="Segoe UI" w:hAnsi="Segoe UI" w:cs="Segoe UI"/>
          <w:b/>
          <w:bCs/>
          <w:color w:val="006699"/>
          <w:bdr w:val="none" w:sz="0" w:space="0" w:color="auto" w:frame="1"/>
        </w:rPr>
        <w:t>public</w:t>
      </w:r>
      <w:proofErr w:type="spellEnd"/>
      <w:r>
        <w:rPr>
          <w:rFonts w:ascii="Segoe UI" w:hAnsi="Segoe UI" w:cs="Segoe UI"/>
          <w:color w:val="000000"/>
          <w:bdr w:val="none" w:sz="0" w:space="0" w:color="auto" w:frame="1"/>
        </w:rPr>
        <w:t> </w:t>
      </w:r>
      <w:proofErr w:type="spellStart"/>
      <w:r>
        <w:rPr>
          <w:rStyle w:val="keyword"/>
          <w:rFonts w:ascii="Segoe UI" w:hAnsi="Segoe UI" w:cs="Segoe UI"/>
          <w:b/>
          <w:bCs/>
          <w:color w:val="006699"/>
          <w:bdr w:val="none" w:sz="0" w:space="0" w:color="auto" w:frame="1"/>
        </w:rPr>
        <w:t>class</w:t>
      </w:r>
      <w:proofErr w:type="spellEnd"/>
      <w:r>
        <w:rPr>
          <w:rFonts w:ascii="Segoe UI" w:hAnsi="Segoe UI" w:cs="Segoe UI"/>
          <w:color w:val="000000"/>
          <w:bdr w:val="none" w:sz="0" w:space="0" w:color="auto" w:frame="1"/>
        </w:rPr>
        <w:t> TestJavaCollection8{  </w:t>
      </w:r>
    </w:p>
    <w:p w14:paraId="43F25FE5" w14:textId="77777777" w:rsidR="007C4F7D" w:rsidRPr="007C4F7D" w:rsidRDefault="007C4F7D">
      <w:pPr>
        <w:pStyle w:val="alt"/>
        <w:numPr>
          <w:ilvl w:val="0"/>
          <w:numId w:val="44"/>
        </w:numPr>
        <w:spacing w:before="0" w:beforeAutospacing="0" w:after="0" w:afterAutospacing="0" w:line="375" w:lineRule="atLeast"/>
        <w:jc w:val="both"/>
        <w:rPr>
          <w:rFonts w:ascii="Segoe UI" w:hAnsi="Segoe UI" w:cs="Segoe UI"/>
          <w:color w:val="000000"/>
          <w:lang w:val="en-US"/>
        </w:rPr>
      </w:pPr>
      <w:r w:rsidRPr="007C4F7D">
        <w:rPr>
          <w:rStyle w:val="keyword"/>
          <w:rFonts w:ascii="Segoe UI" w:hAnsi="Segoe UI" w:cs="Segoe UI"/>
          <w:b/>
          <w:bCs/>
          <w:color w:val="006699"/>
          <w:bdr w:val="none" w:sz="0" w:space="0" w:color="auto" w:frame="1"/>
          <w:lang w:val="en-US"/>
        </w:rPr>
        <w:t>public</w:t>
      </w:r>
      <w:r w:rsidRPr="007C4F7D">
        <w:rPr>
          <w:rFonts w:ascii="Segoe UI" w:hAnsi="Segoe UI" w:cs="Segoe UI"/>
          <w:color w:val="000000"/>
          <w:bdr w:val="none" w:sz="0" w:space="0" w:color="auto" w:frame="1"/>
          <w:lang w:val="en-US"/>
        </w:rPr>
        <w:t> </w:t>
      </w:r>
      <w:r w:rsidRPr="007C4F7D">
        <w:rPr>
          <w:rStyle w:val="keyword"/>
          <w:rFonts w:ascii="Segoe UI" w:hAnsi="Segoe UI" w:cs="Segoe UI"/>
          <w:b/>
          <w:bCs/>
          <w:color w:val="006699"/>
          <w:bdr w:val="none" w:sz="0" w:space="0" w:color="auto" w:frame="1"/>
          <w:lang w:val="en-US"/>
        </w:rPr>
        <w:t>static</w:t>
      </w:r>
      <w:r w:rsidRPr="007C4F7D">
        <w:rPr>
          <w:rFonts w:ascii="Segoe UI" w:hAnsi="Segoe UI" w:cs="Segoe UI"/>
          <w:color w:val="000000"/>
          <w:bdr w:val="none" w:sz="0" w:space="0" w:color="auto" w:frame="1"/>
          <w:lang w:val="en-US"/>
        </w:rPr>
        <w:t> </w:t>
      </w:r>
      <w:r w:rsidRPr="007C4F7D">
        <w:rPr>
          <w:rStyle w:val="keyword"/>
          <w:rFonts w:ascii="Segoe UI" w:hAnsi="Segoe UI" w:cs="Segoe UI"/>
          <w:b/>
          <w:bCs/>
          <w:color w:val="006699"/>
          <w:bdr w:val="none" w:sz="0" w:space="0" w:color="auto" w:frame="1"/>
          <w:lang w:val="en-US"/>
        </w:rPr>
        <w:t>void</w:t>
      </w:r>
      <w:r w:rsidRPr="007C4F7D">
        <w:rPr>
          <w:rFonts w:ascii="Segoe UI" w:hAnsi="Segoe UI" w:cs="Segoe UI"/>
          <w:color w:val="000000"/>
          <w:bdr w:val="none" w:sz="0" w:space="0" w:color="auto" w:frame="1"/>
          <w:lang w:val="en-US"/>
        </w:rPr>
        <w:t> </w:t>
      </w:r>
      <w:proofErr w:type="gramStart"/>
      <w:r w:rsidRPr="007C4F7D">
        <w:rPr>
          <w:rFonts w:ascii="Segoe UI" w:hAnsi="Segoe UI" w:cs="Segoe UI"/>
          <w:color w:val="000000"/>
          <w:bdr w:val="none" w:sz="0" w:space="0" w:color="auto" w:frame="1"/>
          <w:lang w:val="en-US"/>
        </w:rPr>
        <w:t>main(</w:t>
      </w:r>
      <w:proofErr w:type="gramEnd"/>
      <w:r w:rsidRPr="007C4F7D">
        <w:rPr>
          <w:rFonts w:ascii="Segoe UI" w:hAnsi="Segoe UI" w:cs="Segoe UI"/>
          <w:color w:val="000000"/>
          <w:bdr w:val="none" w:sz="0" w:space="0" w:color="auto" w:frame="1"/>
          <w:lang w:val="en-US"/>
        </w:rPr>
        <w:t>String </w:t>
      </w:r>
      <w:proofErr w:type="spellStart"/>
      <w:r w:rsidRPr="007C4F7D">
        <w:rPr>
          <w:rFonts w:ascii="Segoe UI" w:hAnsi="Segoe UI" w:cs="Segoe UI"/>
          <w:color w:val="000000"/>
          <w:bdr w:val="none" w:sz="0" w:space="0" w:color="auto" w:frame="1"/>
          <w:lang w:val="en-US"/>
        </w:rPr>
        <w:t>args</w:t>
      </w:r>
      <w:proofErr w:type="spellEnd"/>
      <w:r w:rsidRPr="007C4F7D">
        <w:rPr>
          <w:rFonts w:ascii="Segoe UI" w:hAnsi="Segoe UI" w:cs="Segoe UI"/>
          <w:color w:val="000000"/>
          <w:bdr w:val="none" w:sz="0" w:space="0" w:color="auto" w:frame="1"/>
          <w:lang w:val="en-US"/>
        </w:rPr>
        <w:t>[]){  </w:t>
      </w:r>
    </w:p>
    <w:p w14:paraId="4455BAEB" w14:textId="77777777" w:rsidR="007C4F7D" w:rsidRPr="007C4F7D" w:rsidRDefault="007C4F7D">
      <w:pPr>
        <w:numPr>
          <w:ilvl w:val="0"/>
          <w:numId w:val="44"/>
        </w:numPr>
        <w:spacing w:after="0" w:line="375" w:lineRule="atLeast"/>
        <w:jc w:val="both"/>
        <w:rPr>
          <w:rFonts w:ascii="Segoe UI" w:hAnsi="Segoe UI" w:cs="Segoe UI"/>
          <w:color w:val="000000"/>
          <w:lang w:val="en-US"/>
        </w:rPr>
      </w:pPr>
      <w:proofErr w:type="spellStart"/>
      <w:r w:rsidRPr="007C4F7D">
        <w:rPr>
          <w:rFonts w:ascii="Segoe UI" w:hAnsi="Segoe UI" w:cs="Segoe UI"/>
          <w:color w:val="000000"/>
          <w:bdr w:val="none" w:sz="0" w:space="0" w:color="auto" w:frame="1"/>
          <w:lang w:val="en-US"/>
        </w:rPr>
        <w:t>LinkedHashSet</w:t>
      </w:r>
      <w:proofErr w:type="spellEnd"/>
      <w:r w:rsidRPr="007C4F7D">
        <w:rPr>
          <w:rFonts w:ascii="Segoe UI" w:hAnsi="Segoe UI" w:cs="Segoe UI"/>
          <w:color w:val="000000"/>
          <w:bdr w:val="none" w:sz="0" w:space="0" w:color="auto" w:frame="1"/>
          <w:lang w:val="en-US"/>
        </w:rPr>
        <w:t>&lt;String&gt; set=</w:t>
      </w:r>
      <w:r w:rsidRPr="007C4F7D">
        <w:rPr>
          <w:rStyle w:val="keyword"/>
          <w:rFonts w:ascii="Segoe UI" w:hAnsi="Segoe UI" w:cs="Segoe UI"/>
          <w:b/>
          <w:bCs/>
          <w:color w:val="006699"/>
          <w:bdr w:val="none" w:sz="0" w:space="0" w:color="auto" w:frame="1"/>
          <w:lang w:val="en-US"/>
        </w:rPr>
        <w:t>new</w:t>
      </w:r>
      <w:r w:rsidRPr="007C4F7D">
        <w:rPr>
          <w:rFonts w:ascii="Segoe UI" w:hAnsi="Segoe UI" w:cs="Segoe UI"/>
          <w:color w:val="000000"/>
          <w:bdr w:val="none" w:sz="0" w:space="0" w:color="auto" w:frame="1"/>
          <w:lang w:val="en-US"/>
        </w:rPr>
        <w:t> </w:t>
      </w:r>
      <w:proofErr w:type="spellStart"/>
      <w:r w:rsidRPr="007C4F7D">
        <w:rPr>
          <w:rFonts w:ascii="Segoe UI" w:hAnsi="Segoe UI" w:cs="Segoe UI"/>
          <w:color w:val="000000"/>
          <w:bdr w:val="none" w:sz="0" w:space="0" w:color="auto" w:frame="1"/>
          <w:lang w:val="en-US"/>
        </w:rPr>
        <w:t>LinkedHashSet</w:t>
      </w:r>
      <w:proofErr w:type="spellEnd"/>
      <w:r w:rsidRPr="007C4F7D">
        <w:rPr>
          <w:rFonts w:ascii="Segoe UI" w:hAnsi="Segoe UI" w:cs="Segoe UI"/>
          <w:color w:val="000000"/>
          <w:bdr w:val="none" w:sz="0" w:space="0" w:color="auto" w:frame="1"/>
          <w:lang w:val="en-US"/>
        </w:rPr>
        <w:t>&lt;String</w:t>
      </w:r>
      <w:proofErr w:type="gramStart"/>
      <w:r w:rsidRPr="007C4F7D">
        <w:rPr>
          <w:rFonts w:ascii="Segoe UI" w:hAnsi="Segoe UI" w:cs="Segoe UI"/>
          <w:color w:val="000000"/>
          <w:bdr w:val="none" w:sz="0" w:space="0" w:color="auto" w:frame="1"/>
          <w:lang w:val="en-US"/>
        </w:rPr>
        <w:t>&gt;(</w:t>
      </w:r>
      <w:proofErr w:type="gramEnd"/>
      <w:r w:rsidRPr="007C4F7D">
        <w:rPr>
          <w:rFonts w:ascii="Segoe UI" w:hAnsi="Segoe UI" w:cs="Segoe UI"/>
          <w:color w:val="000000"/>
          <w:bdr w:val="none" w:sz="0" w:space="0" w:color="auto" w:frame="1"/>
          <w:lang w:val="en-US"/>
        </w:rPr>
        <w:t>);  </w:t>
      </w:r>
    </w:p>
    <w:p w14:paraId="27F0A456" w14:textId="77777777" w:rsidR="007C4F7D" w:rsidRDefault="007C4F7D">
      <w:pPr>
        <w:pStyle w:val="alt"/>
        <w:numPr>
          <w:ilvl w:val="0"/>
          <w:numId w:val="44"/>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set.add</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Ravi</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p>
    <w:p w14:paraId="55DD3E59" w14:textId="77777777" w:rsidR="007C4F7D" w:rsidRDefault="007C4F7D">
      <w:pPr>
        <w:numPr>
          <w:ilvl w:val="0"/>
          <w:numId w:val="44"/>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set.add</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Vijay</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p>
    <w:p w14:paraId="23ADC4A2" w14:textId="77777777" w:rsidR="007C4F7D" w:rsidRDefault="007C4F7D">
      <w:pPr>
        <w:pStyle w:val="alt"/>
        <w:numPr>
          <w:ilvl w:val="0"/>
          <w:numId w:val="44"/>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set.add</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Ravi</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p>
    <w:p w14:paraId="5C5D4EB2" w14:textId="77777777" w:rsidR="007C4F7D" w:rsidRDefault="007C4F7D">
      <w:pPr>
        <w:numPr>
          <w:ilvl w:val="0"/>
          <w:numId w:val="44"/>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set.add</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Ajay</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p>
    <w:p w14:paraId="02A0E653" w14:textId="77777777" w:rsidR="007C4F7D" w:rsidRPr="007C4F7D" w:rsidRDefault="007C4F7D">
      <w:pPr>
        <w:pStyle w:val="alt"/>
        <w:numPr>
          <w:ilvl w:val="0"/>
          <w:numId w:val="44"/>
        </w:numPr>
        <w:spacing w:before="0" w:beforeAutospacing="0" w:after="0" w:afterAutospacing="0" w:line="375" w:lineRule="atLeast"/>
        <w:jc w:val="both"/>
        <w:rPr>
          <w:rFonts w:ascii="Segoe UI" w:hAnsi="Segoe UI" w:cs="Segoe UI"/>
          <w:color w:val="000000"/>
          <w:lang w:val="en-US"/>
        </w:rPr>
      </w:pPr>
      <w:r w:rsidRPr="007C4F7D">
        <w:rPr>
          <w:rFonts w:ascii="Segoe UI" w:hAnsi="Segoe UI" w:cs="Segoe UI"/>
          <w:color w:val="000000"/>
          <w:bdr w:val="none" w:sz="0" w:space="0" w:color="auto" w:frame="1"/>
          <w:lang w:val="en-US"/>
        </w:rPr>
        <w:t>Iterator&lt;String&gt; </w:t>
      </w:r>
      <w:proofErr w:type="spellStart"/>
      <w:r w:rsidRPr="007C4F7D">
        <w:rPr>
          <w:rFonts w:ascii="Segoe UI" w:hAnsi="Segoe UI" w:cs="Segoe UI"/>
          <w:color w:val="000000"/>
          <w:bdr w:val="none" w:sz="0" w:space="0" w:color="auto" w:frame="1"/>
          <w:lang w:val="en-US"/>
        </w:rPr>
        <w:t>itr</w:t>
      </w:r>
      <w:proofErr w:type="spellEnd"/>
      <w:r w:rsidRPr="007C4F7D">
        <w:rPr>
          <w:rFonts w:ascii="Segoe UI" w:hAnsi="Segoe UI" w:cs="Segoe UI"/>
          <w:color w:val="000000"/>
          <w:bdr w:val="none" w:sz="0" w:space="0" w:color="auto" w:frame="1"/>
          <w:lang w:val="en-US"/>
        </w:rPr>
        <w:t>=</w:t>
      </w:r>
      <w:proofErr w:type="spellStart"/>
      <w:proofErr w:type="gramStart"/>
      <w:r w:rsidRPr="007C4F7D">
        <w:rPr>
          <w:rFonts w:ascii="Segoe UI" w:hAnsi="Segoe UI" w:cs="Segoe UI"/>
          <w:color w:val="000000"/>
          <w:bdr w:val="none" w:sz="0" w:space="0" w:color="auto" w:frame="1"/>
          <w:lang w:val="en-US"/>
        </w:rPr>
        <w:t>set.iterator</w:t>
      </w:r>
      <w:proofErr w:type="spellEnd"/>
      <w:proofErr w:type="gramEnd"/>
      <w:r w:rsidRPr="007C4F7D">
        <w:rPr>
          <w:rFonts w:ascii="Segoe UI" w:hAnsi="Segoe UI" w:cs="Segoe UI"/>
          <w:color w:val="000000"/>
          <w:bdr w:val="none" w:sz="0" w:space="0" w:color="auto" w:frame="1"/>
          <w:lang w:val="en-US"/>
        </w:rPr>
        <w:t>();  </w:t>
      </w:r>
    </w:p>
    <w:p w14:paraId="71B0A197" w14:textId="77777777" w:rsidR="007C4F7D" w:rsidRDefault="007C4F7D">
      <w:pPr>
        <w:numPr>
          <w:ilvl w:val="0"/>
          <w:numId w:val="44"/>
        </w:numPr>
        <w:spacing w:after="0" w:line="375" w:lineRule="atLeast"/>
        <w:jc w:val="both"/>
        <w:rPr>
          <w:rFonts w:ascii="Segoe UI" w:hAnsi="Segoe UI" w:cs="Segoe UI"/>
          <w:color w:val="000000"/>
        </w:rPr>
      </w:pPr>
      <w:proofErr w:type="spellStart"/>
      <w:r>
        <w:rPr>
          <w:rStyle w:val="keyword"/>
          <w:rFonts w:ascii="Segoe UI" w:hAnsi="Segoe UI" w:cs="Segoe UI"/>
          <w:b/>
          <w:bCs/>
          <w:color w:val="006699"/>
          <w:bdr w:val="none" w:sz="0" w:space="0" w:color="auto" w:frame="1"/>
        </w:rPr>
        <w:t>while</w:t>
      </w:r>
      <w:proofErr w:type="spellEnd"/>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itr.hasNext</w:t>
      </w:r>
      <w:proofErr w:type="spellEnd"/>
      <w:proofErr w:type="gramEnd"/>
      <w:r>
        <w:rPr>
          <w:rFonts w:ascii="Segoe UI" w:hAnsi="Segoe UI" w:cs="Segoe UI"/>
          <w:color w:val="000000"/>
          <w:bdr w:val="none" w:sz="0" w:space="0" w:color="auto" w:frame="1"/>
        </w:rPr>
        <w:t>()){  </w:t>
      </w:r>
    </w:p>
    <w:p w14:paraId="20341AD7" w14:textId="77777777" w:rsidR="007C4F7D" w:rsidRPr="007C4F7D" w:rsidRDefault="007C4F7D">
      <w:pPr>
        <w:pStyle w:val="alt"/>
        <w:numPr>
          <w:ilvl w:val="0"/>
          <w:numId w:val="44"/>
        </w:numPr>
        <w:spacing w:before="0" w:beforeAutospacing="0" w:after="0" w:afterAutospacing="0" w:line="375" w:lineRule="atLeast"/>
        <w:jc w:val="both"/>
        <w:rPr>
          <w:rFonts w:ascii="Segoe UI" w:hAnsi="Segoe UI" w:cs="Segoe UI"/>
          <w:color w:val="000000"/>
          <w:lang w:val="en-US"/>
        </w:rPr>
      </w:pPr>
      <w:proofErr w:type="spellStart"/>
      <w:r w:rsidRPr="007C4F7D">
        <w:rPr>
          <w:rFonts w:ascii="Segoe UI" w:hAnsi="Segoe UI" w:cs="Segoe UI"/>
          <w:color w:val="000000"/>
          <w:bdr w:val="none" w:sz="0" w:space="0" w:color="auto" w:frame="1"/>
          <w:lang w:val="en-US"/>
        </w:rPr>
        <w:t>System.out.println</w:t>
      </w:r>
      <w:proofErr w:type="spellEnd"/>
      <w:r w:rsidRPr="007C4F7D">
        <w:rPr>
          <w:rFonts w:ascii="Segoe UI" w:hAnsi="Segoe UI" w:cs="Segoe UI"/>
          <w:color w:val="000000"/>
          <w:bdr w:val="none" w:sz="0" w:space="0" w:color="auto" w:frame="1"/>
          <w:lang w:val="en-US"/>
        </w:rPr>
        <w:t>(</w:t>
      </w:r>
      <w:proofErr w:type="spellStart"/>
      <w:proofErr w:type="gramStart"/>
      <w:r w:rsidRPr="007C4F7D">
        <w:rPr>
          <w:rFonts w:ascii="Segoe UI" w:hAnsi="Segoe UI" w:cs="Segoe UI"/>
          <w:color w:val="000000"/>
          <w:bdr w:val="none" w:sz="0" w:space="0" w:color="auto" w:frame="1"/>
          <w:lang w:val="en-US"/>
        </w:rPr>
        <w:t>itr.next</w:t>
      </w:r>
      <w:proofErr w:type="spellEnd"/>
      <w:proofErr w:type="gramEnd"/>
      <w:r w:rsidRPr="007C4F7D">
        <w:rPr>
          <w:rFonts w:ascii="Segoe UI" w:hAnsi="Segoe UI" w:cs="Segoe UI"/>
          <w:color w:val="000000"/>
          <w:bdr w:val="none" w:sz="0" w:space="0" w:color="auto" w:frame="1"/>
          <w:lang w:val="en-US"/>
        </w:rPr>
        <w:t>());  </w:t>
      </w:r>
    </w:p>
    <w:p w14:paraId="09F673C3" w14:textId="77777777" w:rsidR="007C4F7D" w:rsidRDefault="007C4F7D">
      <w:pPr>
        <w:numPr>
          <w:ilvl w:val="0"/>
          <w:numId w:val="4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4EC3C885" w14:textId="77777777" w:rsidR="007C4F7D" w:rsidRDefault="007C4F7D">
      <w:pPr>
        <w:pStyle w:val="alt"/>
        <w:numPr>
          <w:ilvl w:val="0"/>
          <w:numId w:val="4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47F07780" w14:textId="77777777" w:rsidR="007C4F7D" w:rsidRDefault="007C4F7D">
      <w:pPr>
        <w:numPr>
          <w:ilvl w:val="0"/>
          <w:numId w:val="4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6F253387" w14:textId="77777777" w:rsidR="007C4F7D" w:rsidRDefault="007C4F7D" w:rsidP="007C4F7D">
      <w:pPr>
        <w:pStyle w:val="a3"/>
        <w:shd w:val="clear" w:color="auto" w:fill="FFFFFF"/>
        <w:jc w:val="both"/>
        <w:rPr>
          <w:rFonts w:ascii="Segoe UI" w:hAnsi="Segoe UI" w:cs="Segoe UI"/>
          <w:color w:val="333333"/>
        </w:rPr>
      </w:pPr>
      <w:proofErr w:type="spellStart"/>
      <w:r>
        <w:rPr>
          <w:rFonts w:ascii="Segoe UI" w:hAnsi="Segoe UI" w:cs="Segoe UI"/>
          <w:color w:val="333333"/>
        </w:rPr>
        <w:t>Output</w:t>
      </w:r>
      <w:proofErr w:type="spellEnd"/>
      <w:r>
        <w:rPr>
          <w:rFonts w:ascii="Segoe UI" w:hAnsi="Segoe UI" w:cs="Segoe UI"/>
          <w:color w:val="333333"/>
        </w:rPr>
        <w:t>:</w:t>
      </w:r>
    </w:p>
    <w:p w14:paraId="0136AD92" w14:textId="77777777" w:rsidR="007C4F7D" w:rsidRDefault="007C4F7D" w:rsidP="007C4F7D">
      <w:pPr>
        <w:pStyle w:val="HTML0"/>
        <w:shd w:val="clear" w:color="auto" w:fill="1C1D1C"/>
        <w:jc w:val="both"/>
        <w:rPr>
          <w:color w:val="F9F9F9"/>
        </w:rPr>
      </w:pPr>
      <w:proofErr w:type="spellStart"/>
      <w:r>
        <w:rPr>
          <w:color w:val="F9F9F9"/>
        </w:rPr>
        <w:t>Ravi</w:t>
      </w:r>
      <w:proofErr w:type="spellEnd"/>
    </w:p>
    <w:p w14:paraId="29AD6054" w14:textId="77777777" w:rsidR="007C4F7D" w:rsidRDefault="007C4F7D" w:rsidP="007C4F7D">
      <w:pPr>
        <w:pStyle w:val="HTML0"/>
        <w:shd w:val="clear" w:color="auto" w:fill="1C1D1C"/>
        <w:jc w:val="both"/>
        <w:rPr>
          <w:color w:val="F9F9F9"/>
        </w:rPr>
      </w:pPr>
      <w:proofErr w:type="spellStart"/>
      <w:r>
        <w:rPr>
          <w:color w:val="F9F9F9"/>
        </w:rPr>
        <w:t>Vijay</w:t>
      </w:r>
      <w:proofErr w:type="spellEnd"/>
    </w:p>
    <w:p w14:paraId="7B554962" w14:textId="77777777" w:rsidR="007C4F7D" w:rsidRDefault="007C4F7D" w:rsidP="007C4F7D">
      <w:pPr>
        <w:pStyle w:val="HTML0"/>
        <w:shd w:val="clear" w:color="auto" w:fill="1C1D1C"/>
        <w:jc w:val="both"/>
        <w:rPr>
          <w:color w:val="F9F9F9"/>
        </w:rPr>
      </w:pPr>
      <w:proofErr w:type="spellStart"/>
      <w:r>
        <w:rPr>
          <w:color w:val="F9F9F9"/>
        </w:rPr>
        <w:t>Ajay</w:t>
      </w:r>
      <w:proofErr w:type="spellEnd"/>
    </w:p>
    <w:p w14:paraId="24AAF1D1" w14:textId="77777777" w:rsidR="006070D4" w:rsidRDefault="006070D4" w:rsidP="007C4F7D">
      <w:pPr>
        <w:pStyle w:val="2"/>
        <w:shd w:val="clear" w:color="auto" w:fill="FFFFFF"/>
        <w:spacing w:line="312" w:lineRule="atLeast"/>
        <w:jc w:val="both"/>
        <w:rPr>
          <w:rFonts w:asciiTheme="minorHAnsi" w:hAnsiTheme="minorHAnsi"/>
          <w:b w:val="0"/>
          <w:bCs w:val="0"/>
          <w:color w:val="610B38"/>
          <w:sz w:val="38"/>
          <w:szCs w:val="38"/>
        </w:rPr>
      </w:pPr>
    </w:p>
    <w:p w14:paraId="44E50DCF" w14:textId="4D801D4A" w:rsidR="006070D4" w:rsidRDefault="006070D4" w:rsidP="007C4F7D">
      <w:pPr>
        <w:pStyle w:val="2"/>
        <w:shd w:val="clear" w:color="auto" w:fill="FFFFFF"/>
        <w:spacing w:line="312" w:lineRule="atLeast"/>
        <w:jc w:val="both"/>
        <w:rPr>
          <w:rFonts w:asciiTheme="minorHAnsi" w:hAnsiTheme="minorHAnsi"/>
          <w:b w:val="0"/>
          <w:bCs w:val="0"/>
          <w:color w:val="610B38"/>
          <w:sz w:val="38"/>
          <w:szCs w:val="38"/>
        </w:rPr>
      </w:pPr>
      <w:r>
        <w:rPr>
          <w:noProof/>
        </w:rPr>
        <w:lastRenderedPageBreak/>
        <w:drawing>
          <wp:inline distT="0" distB="0" distL="0" distR="0" wp14:anchorId="4DBA22D9" wp14:editId="7813581F">
            <wp:extent cx="5731510" cy="2463165"/>
            <wp:effectExtent l="0" t="0" r="254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1510" cy="2463165"/>
                    </a:xfrm>
                    <a:prstGeom prst="rect">
                      <a:avLst/>
                    </a:prstGeom>
                    <a:noFill/>
                    <a:ln>
                      <a:noFill/>
                    </a:ln>
                  </pic:spPr>
                </pic:pic>
              </a:graphicData>
            </a:graphic>
          </wp:inline>
        </w:drawing>
      </w:r>
    </w:p>
    <w:p w14:paraId="44A6C191" w14:textId="77777777" w:rsidR="006070D4" w:rsidRDefault="006070D4" w:rsidP="007C4F7D">
      <w:pPr>
        <w:pStyle w:val="2"/>
        <w:shd w:val="clear" w:color="auto" w:fill="FFFFFF"/>
        <w:spacing w:line="312" w:lineRule="atLeast"/>
        <w:jc w:val="both"/>
        <w:rPr>
          <w:rFonts w:ascii="Helvetica" w:hAnsi="Helvetica"/>
          <w:b w:val="0"/>
          <w:bCs w:val="0"/>
          <w:color w:val="610B38"/>
          <w:sz w:val="38"/>
          <w:szCs w:val="38"/>
          <w:lang w:val="en-US"/>
        </w:rPr>
      </w:pPr>
    </w:p>
    <w:p w14:paraId="19CE153E" w14:textId="77777777" w:rsidR="006070D4" w:rsidRDefault="006070D4" w:rsidP="007C4F7D">
      <w:pPr>
        <w:pStyle w:val="2"/>
        <w:shd w:val="clear" w:color="auto" w:fill="FFFFFF"/>
        <w:spacing w:line="312" w:lineRule="atLeast"/>
        <w:jc w:val="both"/>
        <w:rPr>
          <w:rFonts w:ascii="Helvetica" w:hAnsi="Helvetica"/>
          <w:b w:val="0"/>
          <w:bCs w:val="0"/>
          <w:color w:val="610B38"/>
          <w:sz w:val="38"/>
          <w:szCs w:val="38"/>
          <w:lang w:val="en-US"/>
        </w:rPr>
      </w:pPr>
    </w:p>
    <w:p w14:paraId="11ED3C43" w14:textId="4C5CA90C" w:rsidR="007C4F7D" w:rsidRPr="006070D4" w:rsidRDefault="007C4F7D" w:rsidP="007C4F7D">
      <w:pPr>
        <w:pStyle w:val="2"/>
        <w:shd w:val="clear" w:color="auto" w:fill="FFFFFF"/>
        <w:spacing w:line="312" w:lineRule="atLeast"/>
        <w:jc w:val="both"/>
        <w:rPr>
          <w:rFonts w:ascii="Helvetica" w:hAnsi="Helvetica"/>
          <w:b w:val="0"/>
          <w:bCs w:val="0"/>
          <w:color w:val="610B38"/>
          <w:sz w:val="38"/>
          <w:szCs w:val="38"/>
          <w:lang w:val="en-US"/>
        </w:rPr>
      </w:pPr>
      <w:proofErr w:type="spellStart"/>
      <w:r w:rsidRPr="006070D4">
        <w:rPr>
          <w:rFonts w:ascii="Helvetica" w:hAnsi="Helvetica"/>
          <w:b w:val="0"/>
          <w:bCs w:val="0"/>
          <w:color w:val="610B38"/>
          <w:sz w:val="38"/>
          <w:szCs w:val="38"/>
          <w:lang w:val="en-US"/>
        </w:rPr>
        <w:t>SortedSet</w:t>
      </w:r>
      <w:proofErr w:type="spellEnd"/>
      <w:r w:rsidRPr="006070D4">
        <w:rPr>
          <w:rFonts w:ascii="Helvetica" w:hAnsi="Helvetica"/>
          <w:b w:val="0"/>
          <w:bCs w:val="0"/>
          <w:color w:val="610B38"/>
          <w:sz w:val="38"/>
          <w:szCs w:val="38"/>
          <w:lang w:val="en-US"/>
        </w:rPr>
        <w:t xml:space="preserve"> Interface</w:t>
      </w:r>
    </w:p>
    <w:p w14:paraId="552D97C0" w14:textId="77777777" w:rsidR="007C4F7D" w:rsidRPr="007C4F7D" w:rsidRDefault="007C4F7D" w:rsidP="007C4F7D">
      <w:pPr>
        <w:pStyle w:val="a3"/>
        <w:shd w:val="clear" w:color="auto" w:fill="FFFFFF"/>
        <w:jc w:val="both"/>
        <w:rPr>
          <w:rFonts w:ascii="Segoe UI" w:hAnsi="Segoe UI" w:cs="Segoe UI"/>
          <w:color w:val="333333"/>
          <w:lang w:val="en-US"/>
        </w:rPr>
      </w:pPr>
      <w:proofErr w:type="spellStart"/>
      <w:r w:rsidRPr="007C4F7D">
        <w:rPr>
          <w:rFonts w:ascii="Segoe UI" w:hAnsi="Segoe UI" w:cs="Segoe UI"/>
          <w:color w:val="333333"/>
          <w:lang w:val="en-US"/>
        </w:rPr>
        <w:t>SortedSet</w:t>
      </w:r>
      <w:proofErr w:type="spellEnd"/>
      <w:r w:rsidRPr="007C4F7D">
        <w:rPr>
          <w:rFonts w:ascii="Segoe UI" w:hAnsi="Segoe UI" w:cs="Segoe UI"/>
          <w:color w:val="333333"/>
          <w:lang w:val="en-US"/>
        </w:rPr>
        <w:t xml:space="preserve"> is the alternate of Set interface that provides a total ordering on its elements. The elements of the </w:t>
      </w:r>
      <w:proofErr w:type="spellStart"/>
      <w:r w:rsidRPr="007C4F7D">
        <w:rPr>
          <w:rFonts w:ascii="Segoe UI" w:hAnsi="Segoe UI" w:cs="Segoe UI"/>
          <w:color w:val="333333"/>
          <w:lang w:val="en-US"/>
        </w:rPr>
        <w:t>SortedSet</w:t>
      </w:r>
      <w:proofErr w:type="spellEnd"/>
      <w:r w:rsidRPr="007C4F7D">
        <w:rPr>
          <w:rFonts w:ascii="Segoe UI" w:hAnsi="Segoe UI" w:cs="Segoe UI"/>
          <w:color w:val="333333"/>
          <w:lang w:val="en-US"/>
        </w:rPr>
        <w:t xml:space="preserve"> are arranged in the increasing (ascending) order. The </w:t>
      </w:r>
      <w:proofErr w:type="spellStart"/>
      <w:r w:rsidRPr="007C4F7D">
        <w:rPr>
          <w:rFonts w:ascii="Segoe UI" w:hAnsi="Segoe UI" w:cs="Segoe UI"/>
          <w:color w:val="333333"/>
          <w:lang w:val="en-US"/>
        </w:rPr>
        <w:t>SortedSet</w:t>
      </w:r>
      <w:proofErr w:type="spellEnd"/>
      <w:r w:rsidRPr="007C4F7D">
        <w:rPr>
          <w:rFonts w:ascii="Segoe UI" w:hAnsi="Segoe UI" w:cs="Segoe UI"/>
          <w:color w:val="333333"/>
          <w:lang w:val="en-US"/>
        </w:rPr>
        <w:t xml:space="preserve"> provides the additional methods that inhibit the natural ordering of the elements.</w:t>
      </w:r>
    </w:p>
    <w:p w14:paraId="087163F7" w14:textId="20F7A7D7" w:rsidR="00080B4C" w:rsidRPr="007C4F7D" w:rsidRDefault="007C4F7D" w:rsidP="00080B4C">
      <w:pPr>
        <w:pStyle w:val="a3"/>
        <w:shd w:val="clear" w:color="auto" w:fill="FFFFFF"/>
        <w:jc w:val="both"/>
        <w:rPr>
          <w:color w:val="333333"/>
          <w:lang w:val="en-US"/>
        </w:rPr>
      </w:pPr>
      <w:r w:rsidRPr="007C4F7D">
        <w:rPr>
          <w:rFonts w:ascii="Segoe UI" w:hAnsi="Segoe UI" w:cs="Segoe UI"/>
          <w:color w:val="333333"/>
          <w:lang w:val="en-US"/>
        </w:rPr>
        <w:t xml:space="preserve">The </w:t>
      </w:r>
      <w:proofErr w:type="spellStart"/>
      <w:r w:rsidRPr="007C4F7D">
        <w:rPr>
          <w:rFonts w:ascii="Segoe UI" w:hAnsi="Segoe UI" w:cs="Segoe UI"/>
          <w:color w:val="333333"/>
          <w:lang w:val="en-US"/>
        </w:rPr>
        <w:t>SortedSet</w:t>
      </w:r>
      <w:proofErr w:type="spellEnd"/>
      <w:r w:rsidRPr="007C4F7D">
        <w:rPr>
          <w:rFonts w:ascii="Segoe UI" w:hAnsi="Segoe UI" w:cs="Segoe UI"/>
          <w:color w:val="333333"/>
          <w:lang w:val="en-US"/>
        </w:rPr>
        <w:t xml:space="preserve"> can be instantiated as:</w:t>
      </w:r>
    </w:p>
    <w:p w14:paraId="0114A418" w14:textId="5BEA0A0D" w:rsidR="007C4F7D" w:rsidRPr="007C4F7D" w:rsidRDefault="007C4F7D" w:rsidP="007C4F7D">
      <w:pPr>
        <w:jc w:val="both"/>
        <w:rPr>
          <w:color w:val="333333"/>
          <w:lang w:val="en-US"/>
        </w:rPr>
      </w:pPr>
    </w:p>
    <w:p w14:paraId="0FE7EA63" w14:textId="77777777" w:rsidR="007C4F7D" w:rsidRPr="007C4F7D" w:rsidRDefault="007C4F7D">
      <w:pPr>
        <w:pStyle w:val="alt"/>
        <w:numPr>
          <w:ilvl w:val="0"/>
          <w:numId w:val="45"/>
        </w:numPr>
        <w:spacing w:before="0" w:beforeAutospacing="0" w:after="0" w:afterAutospacing="0" w:line="375" w:lineRule="atLeast"/>
        <w:jc w:val="both"/>
        <w:rPr>
          <w:rFonts w:ascii="Segoe UI" w:hAnsi="Segoe UI" w:cs="Segoe UI"/>
          <w:color w:val="000000"/>
          <w:lang w:val="en-US"/>
        </w:rPr>
      </w:pPr>
      <w:proofErr w:type="spellStart"/>
      <w:r w:rsidRPr="007C4F7D">
        <w:rPr>
          <w:rFonts w:ascii="Segoe UI" w:hAnsi="Segoe UI" w:cs="Segoe UI"/>
          <w:color w:val="000000"/>
          <w:bdr w:val="none" w:sz="0" w:space="0" w:color="auto" w:frame="1"/>
          <w:lang w:val="en-US"/>
        </w:rPr>
        <w:t>SortedSet</w:t>
      </w:r>
      <w:proofErr w:type="spellEnd"/>
      <w:r w:rsidRPr="007C4F7D">
        <w:rPr>
          <w:rFonts w:ascii="Segoe UI" w:hAnsi="Segoe UI" w:cs="Segoe UI"/>
          <w:color w:val="000000"/>
          <w:bdr w:val="none" w:sz="0" w:space="0" w:color="auto" w:frame="1"/>
          <w:lang w:val="en-US"/>
        </w:rPr>
        <w:t>&lt;data-type&gt; set = </w:t>
      </w:r>
      <w:r w:rsidRPr="007C4F7D">
        <w:rPr>
          <w:rStyle w:val="keyword"/>
          <w:rFonts w:ascii="Segoe UI" w:hAnsi="Segoe UI" w:cs="Segoe UI"/>
          <w:b/>
          <w:bCs/>
          <w:color w:val="006699"/>
          <w:bdr w:val="none" w:sz="0" w:space="0" w:color="auto" w:frame="1"/>
          <w:lang w:val="en-US"/>
        </w:rPr>
        <w:t>new</w:t>
      </w:r>
      <w:r w:rsidRPr="007C4F7D">
        <w:rPr>
          <w:rFonts w:ascii="Segoe UI" w:hAnsi="Segoe UI" w:cs="Segoe UI"/>
          <w:color w:val="000000"/>
          <w:bdr w:val="none" w:sz="0" w:space="0" w:color="auto" w:frame="1"/>
          <w:lang w:val="en-US"/>
        </w:rPr>
        <w:t> </w:t>
      </w:r>
      <w:proofErr w:type="spellStart"/>
      <w:proofErr w:type="gramStart"/>
      <w:r w:rsidRPr="007C4F7D">
        <w:rPr>
          <w:rFonts w:ascii="Segoe UI" w:hAnsi="Segoe UI" w:cs="Segoe UI"/>
          <w:color w:val="000000"/>
          <w:bdr w:val="none" w:sz="0" w:space="0" w:color="auto" w:frame="1"/>
          <w:lang w:val="en-US"/>
        </w:rPr>
        <w:t>TreeSet</w:t>
      </w:r>
      <w:proofErr w:type="spellEnd"/>
      <w:r w:rsidRPr="007C4F7D">
        <w:rPr>
          <w:rFonts w:ascii="Segoe UI" w:hAnsi="Segoe UI" w:cs="Segoe UI"/>
          <w:color w:val="000000"/>
          <w:bdr w:val="none" w:sz="0" w:space="0" w:color="auto" w:frame="1"/>
          <w:lang w:val="en-US"/>
        </w:rPr>
        <w:t>(</w:t>
      </w:r>
      <w:proofErr w:type="gramEnd"/>
      <w:r w:rsidRPr="007C4F7D">
        <w:rPr>
          <w:rFonts w:ascii="Segoe UI" w:hAnsi="Segoe UI" w:cs="Segoe UI"/>
          <w:color w:val="000000"/>
          <w:bdr w:val="none" w:sz="0" w:space="0" w:color="auto" w:frame="1"/>
          <w:lang w:val="en-US"/>
        </w:rPr>
        <w:t>);  </w:t>
      </w:r>
    </w:p>
    <w:p w14:paraId="4F179E40" w14:textId="77777777" w:rsidR="007C4F7D" w:rsidRPr="00A028B6" w:rsidRDefault="007C4F7D" w:rsidP="007C4F7D">
      <w:pPr>
        <w:pStyle w:val="2"/>
        <w:shd w:val="clear" w:color="auto" w:fill="FFFFFF"/>
        <w:spacing w:line="312" w:lineRule="atLeast"/>
        <w:jc w:val="both"/>
        <w:rPr>
          <w:rFonts w:ascii="Helvetica" w:hAnsi="Helvetica"/>
          <w:b w:val="0"/>
          <w:bCs w:val="0"/>
          <w:color w:val="610B38"/>
          <w:sz w:val="38"/>
          <w:szCs w:val="38"/>
          <w:lang w:val="en-US"/>
        </w:rPr>
      </w:pPr>
      <w:proofErr w:type="spellStart"/>
      <w:r w:rsidRPr="00A028B6">
        <w:rPr>
          <w:rFonts w:ascii="Helvetica" w:hAnsi="Helvetica"/>
          <w:b w:val="0"/>
          <w:bCs w:val="0"/>
          <w:color w:val="610B38"/>
          <w:sz w:val="38"/>
          <w:szCs w:val="38"/>
          <w:lang w:val="en-US"/>
        </w:rPr>
        <w:t>TreeSet</w:t>
      </w:r>
      <w:proofErr w:type="spellEnd"/>
    </w:p>
    <w:p w14:paraId="581ECAC3" w14:textId="77777777" w:rsidR="007C4F7D" w:rsidRPr="007C4F7D" w:rsidRDefault="007C4F7D" w:rsidP="007C4F7D">
      <w:pPr>
        <w:pStyle w:val="a3"/>
        <w:shd w:val="clear" w:color="auto" w:fill="FFFFFF"/>
        <w:jc w:val="both"/>
        <w:rPr>
          <w:rFonts w:ascii="Segoe UI" w:hAnsi="Segoe UI" w:cs="Segoe UI"/>
          <w:color w:val="333333"/>
          <w:lang w:val="en-US"/>
        </w:rPr>
      </w:pPr>
      <w:r w:rsidRPr="007C4F7D">
        <w:rPr>
          <w:rFonts w:ascii="Segoe UI" w:hAnsi="Segoe UI" w:cs="Segoe UI"/>
          <w:color w:val="333333"/>
          <w:lang w:val="en-US"/>
        </w:rPr>
        <w:t xml:space="preserve">Java </w:t>
      </w:r>
      <w:proofErr w:type="spellStart"/>
      <w:r w:rsidRPr="007C4F7D">
        <w:rPr>
          <w:rFonts w:ascii="Segoe UI" w:hAnsi="Segoe UI" w:cs="Segoe UI"/>
          <w:color w:val="333333"/>
          <w:lang w:val="en-US"/>
        </w:rPr>
        <w:t>TreeSet</w:t>
      </w:r>
      <w:proofErr w:type="spellEnd"/>
      <w:r w:rsidRPr="007C4F7D">
        <w:rPr>
          <w:rFonts w:ascii="Segoe UI" w:hAnsi="Segoe UI" w:cs="Segoe UI"/>
          <w:color w:val="333333"/>
          <w:lang w:val="en-US"/>
        </w:rPr>
        <w:t xml:space="preserve"> class implements the Set interface that uses a tree for storage. Like HashSet, </w:t>
      </w:r>
      <w:proofErr w:type="spellStart"/>
      <w:r w:rsidRPr="007C4F7D">
        <w:rPr>
          <w:rFonts w:ascii="Segoe UI" w:hAnsi="Segoe UI" w:cs="Segoe UI"/>
          <w:color w:val="333333"/>
          <w:lang w:val="en-US"/>
        </w:rPr>
        <w:t>TreeSet</w:t>
      </w:r>
      <w:proofErr w:type="spellEnd"/>
      <w:r w:rsidRPr="007C4F7D">
        <w:rPr>
          <w:rFonts w:ascii="Segoe UI" w:hAnsi="Segoe UI" w:cs="Segoe UI"/>
          <w:color w:val="333333"/>
          <w:lang w:val="en-US"/>
        </w:rPr>
        <w:t xml:space="preserve"> also contains unique elements. However, the access and retrieval time of </w:t>
      </w:r>
      <w:proofErr w:type="spellStart"/>
      <w:r w:rsidRPr="007C4F7D">
        <w:rPr>
          <w:rFonts w:ascii="Segoe UI" w:hAnsi="Segoe UI" w:cs="Segoe UI"/>
          <w:color w:val="333333"/>
          <w:lang w:val="en-US"/>
        </w:rPr>
        <w:t>TreeSet</w:t>
      </w:r>
      <w:proofErr w:type="spellEnd"/>
      <w:r w:rsidRPr="007C4F7D">
        <w:rPr>
          <w:rFonts w:ascii="Segoe UI" w:hAnsi="Segoe UI" w:cs="Segoe UI"/>
          <w:color w:val="333333"/>
          <w:lang w:val="en-US"/>
        </w:rPr>
        <w:t xml:space="preserve"> is quite fast. The elements in </w:t>
      </w:r>
      <w:proofErr w:type="spellStart"/>
      <w:r w:rsidRPr="007C4F7D">
        <w:rPr>
          <w:rFonts w:ascii="Segoe UI" w:hAnsi="Segoe UI" w:cs="Segoe UI"/>
          <w:color w:val="333333"/>
          <w:lang w:val="en-US"/>
        </w:rPr>
        <w:t>TreeSet</w:t>
      </w:r>
      <w:proofErr w:type="spellEnd"/>
      <w:r w:rsidRPr="007C4F7D">
        <w:rPr>
          <w:rFonts w:ascii="Segoe UI" w:hAnsi="Segoe UI" w:cs="Segoe UI"/>
          <w:color w:val="333333"/>
          <w:lang w:val="en-US"/>
        </w:rPr>
        <w:t xml:space="preserve"> stored in ascending order.</w:t>
      </w:r>
    </w:p>
    <w:p w14:paraId="0FB7ED61" w14:textId="300F2665" w:rsidR="007C4F7D" w:rsidRPr="00080B4C" w:rsidRDefault="007C4F7D" w:rsidP="00080B4C">
      <w:pPr>
        <w:pStyle w:val="a3"/>
        <w:shd w:val="clear" w:color="auto" w:fill="FFFFFF"/>
        <w:jc w:val="both"/>
        <w:rPr>
          <w:rStyle w:val="a5"/>
          <w:rFonts w:ascii="Segoe UI" w:hAnsi="Segoe UI" w:cs="Segoe UI"/>
          <w:color w:val="333333"/>
          <w:u w:val="none"/>
          <w:lang w:val="en-US"/>
        </w:rPr>
      </w:pPr>
      <w:r w:rsidRPr="007C4F7D">
        <w:rPr>
          <w:rFonts w:ascii="Segoe UI" w:hAnsi="Segoe UI" w:cs="Segoe UI"/>
          <w:color w:val="333333"/>
          <w:lang w:val="en-US"/>
        </w:rPr>
        <w:t>Consider the following example:</w:t>
      </w:r>
      <w:r>
        <w:rPr>
          <w:rFonts w:ascii="Segoe UI" w:hAnsi="Segoe UI" w:cs="Segoe UI"/>
          <w:color w:val="333333"/>
        </w:rPr>
        <w:fldChar w:fldCharType="begin"/>
      </w:r>
      <w:r w:rsidRPr="007C4F7D">
        <w:rPr>
          <w:rFonts w:ascii="Segoe UI" w:hAnsi="Segoe UI" w:cs="Segoe UI"/>
          <w:color w:val="333333"/>
          <w:lang w:val="en-US"/>
        </w:rPr>
        <w:instrText xml:space="preserve"> HYPERLINK "https://www.javatpoint.com/collections-in-java" </w:instrText>
      </w:r>
      <w:r>
        <w:rPr>
          <w:rFonts w:ascii="Segoe UI" w:hAnsi="Segoe UI" w:cs="Segoe UI"/>
          <w:color w:val="333333"/>
        </w:rPr>
      </w:r>
      <w:r>
        <w:rPr>
          <w:rFonts w:ascii="Segoe UI" w:hAnsi="Segoe UI" w:cs="Segoe UI"/>
          <w:color w:val="333333"/>
        </w:rPr>
        <w:fldChar w:fldCharType="separate"/>
      </w:r>
    </w:p>
    <w:p w14:paraId="1E1A66E0" w14:textId="77777777" w:rsidR="007C4F7D" w:rsidRPr="007C4F7D" w:rsidRDefault="007C4F7D" w:rsidP="007C4F7D">
      <w:pPr>
        <w:jc w:val="both"/>
        <w:rPr>
          <w:color w:val="333333"/>
          <w:lang w:val="en-US"/>
        </w:rPr>
      </w:pPr>
      <w:r>
        <w:rPr>
          <w:rFonts w:ascii="Segoe UI" w:hAnsi="Segoe UI" w:cs="Segoe UI"/>
          <w:color w:val="333333"/>
        </w:rPr>
        <w:fldChar w:fldCharType="end"/>
      </w:r>
    </w:p>
    <w:p w14:paraId="75E96189" w14:textId="77777777" w:rsidR="007C4F7D" w:rsidRDefault="007C4F7D">
      <w:pPr>
        <w:pStyle w:val="alt"/>
        <w:numPr>
          <w:ilvl w:val="0"/>
          <w:numId w:val="46"/>
        </w:numPr>
        <w:spacing w:before="0" w:beforeAutospacing="0" w:after="0" w:afterAutospacing="0" w:line="375" w:lineRule="atLeast"/>
        <w:jc w:val="both"/>
        <w:rPr>
          <w:rFonts w:ascii="Segoe UI" w:hAnsi="Segoe UI" w:cs="Segoe UI"/>
          <w:color w:val="000000"/>
        </w:rPr>
      </w:pPr>
      <w:proofErr w:type="spellStart"/>
      <w:r>
        <w:rPr>
          <w:rStyle w:val="keyword"/>
          <w:rFonts w:ascii="Segoe UI" w:hAnsi="Segoe UI" w:cs="Segoe UI"/>
          <w:b/>
          <w:bCs/>
          <w:color w:val="006699"/>
          <w:bdr w:val="none" w:sz="0" w:space="0" w:color="auto" w:frame="1"/>
        </w:rPr>
        <w:t>import</w:t>
      </w:r>
      <w:proofErr w:type="spell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java.util</w:t>
      </w:r>
      <w:proofErr w:type="spellEnd"/>
      <w:r>
        <w:rPr>
          <w:rFonts w:ascii="Segoe UI" w:hAnsi="Segoe UI" w:cs="Segoe UI"/>
          <w:color w:val="000000"/>
          <w:bdr w:val="none" w:sz="0" w:space="0" w:color="auto" w:frame="1"/>
        </w:rPr>
        <w:t>.*;  </w:t>
      </w:r>
    </w:p>
    <w:p w14:paraId="154FAD86" w14:textId="77777777" w:rsidR="007C4F7D" w:rsidRDefault="007C4F7D">
      <w:pPr>
        <w:numPr>
          <w:ilvl w:val="0"/>
          <w:numId w:val="46"/>
        </w:numPr>
        <w:spacing w:after="0" w:line="375" w:lineRule="atLeast"/>
        <w:jc w:val="both"/>
        <w:rPr>
          <w:rFonts w:ascii="Segoe UI" w:hAnsi="Segoe UI" w:cs="Segoe UI"/>
          <w:color w:val="000000"/>
        </w:rPr>
      </w:pPr>
      <w:proofErr w:type="spellStart"/>
      <w:r>
        <w:rPr>
          <w:rStyle w:val="keyword"/>
          <w:rFonts w:ascii="Segoe UI" w:hAnsi="Segoe UI" w:cs="Segoe UI"/>
          <w:b/>
          <w:bCs/>
          <w:color w:val="006699"/>
          <w:bdr w:val="none" w:sz="0" w:space="0" w:color="auto" w:frame="1"/>
        </w:rPr>
        <w:t>public</w:t>
      </w:r>
      <w:proofErr w:type="spellEnd"/>
      <w:r>
        <w:rPr>
          <w:rFonts w:ascii="Segoe UI" w:hAnsi="Segoe UI" w:cs="Segoe UI"/>
          <w:color w:val="000000"/>
          <w:bdr w:val="none" w:sz="0" w:space="0" w:color="auto" w:frame="1"/>
        </w:rPr>
        <w:t> </w:t>
      </w:r>
      <w:proofErr w:type="spellStart"/>
      <w:r>
        <w:rPr>
          <w:rStyle w:val="keyword"/>
          <w:rFonts w:ascii="Segoe UI" w:hAnsi="Segoe UI" w:cs="Segoe UI"/>
          <w:b/>
          <w:bCs/>
          <w:color w:val="006699"/>
          <w:bdr w:val="none" w:sz="0" w:space="0" w:color="auto" w:frame="1"/>
        </w:rPr>
        <w:t>class</w:t>
      </w:r>
      <w:proofErr w:type="spellEnd"/>
      <w:r>
        <w:rPr>
          <w:rFonts w:ascii="Segoe UI" w:hAnsi="Segoe UI" w:cs="Segoe UI"/>
          <w:color w:val="000000"/>
          <w:bdr w:val="none" w:sz="0" w:space="0" w:color="auto" w:frame="1"/>
        </w:rPr>
        <w:t> TestJavaCollection9{  </w:t>
      </w:r>
    </w:p>
    <w:p w14:paraId="2CC09EC2" w14:textId="77777777" w:rsidR="007C4F7D" w:rsidRPr="007C4F7D" w:rsidRDefault="007C4F7D">
      <w:pPr>
        <w:pStyle w:val="alt"/>
        <w:numPr>
          <w:ilvl w:val="0"/>
          <w:numId w:val="46"/>
        </w:numPr>
        <w:spacing w:before="0" w:beforeAutospacing="0" w:after="0" w:afterAutospacing="0" w:line="375" w:lineRule="atLeast"/>
        <w:jc w:val="both"/>
        <w:rPr>
          <w:rFonts w:ascii="Segoe UI" w:hAnsi="Segoe UI" w:cs="Segoe UI"/>
          <w:color w:val="000000"/>
          <w:lang w:val="en-US"/>
        </w:rPr>
      </w:pPr>
      <w:r w:rsidRPr="007C4F7D">
        <w:rPr>
          <w:rStyle w:val="keyword"/>
          <w:rFonts w:ascii="Segoe UI" w:hAnsi="Segoe UI" w:cs="Segoe UI"/>
          <w:b/>
          <w:bCs/>
          <w:color w:val="006699"/>
          <w:bdr w:val="none" w:sz="0" w:space="0" w:color="auto" w:frame="1"/>
          <w:lang w:val="en-US"/>
        </w:rPr>
        <w:t>public</w:t>
      </w:r>
      <w:r w:rsidRPr="007C4F7D">
        <w:rPr>
          <w:rFonts w:ascii="Segoe UI" w:hAnsi="Segoe UI" w:cs="Segoe UI"/>
          <w:color w:val="000000"/>
          <w:bdr w:val="none" w:sz="0" w:space="0" w:color="auto" w:frame="1"/>
          <w:lang w:val="en-US"/>
        </w:rPr>
        <w:t> </w:t>
      </w:r>
      <w:r w:rsidRPr="007C4F7D">
        <w:rPr>
          <w:rStyle w:val="keyword"/>
          <w:rFonts w:ascii="Segoe UI" w:hAnsi="Segoe UI" w:cs="Segoe UI"/>
          <w:b/>
          <w:bCs/>
          <w:color w:val="006699"/>
          <w:bdr w:val="none" w:sz="0" w:space="0" w:color="auto" w:frame="1"/>
          <w:lang w:val="en-US"/>
        </w:rPr>
        <w:t>static</w:t>
      </w:r>
      <w:r w:rsidRPr="007C4F7D">
        <w:rPr>
          <w:rFonts w:ascii="Segoe UI" w:hAnsi="Segoe UI" w:cs="Segoe UI"/>
          <w:color w:val="000000"/>
          <w:bdr w:val="none" w:sz="0" w:space="0" w:color="auto" w:frame="1"/>
          <w:lang w:val="en-US"/>
        </w:rPr>
        <w:t> </w:t>
      </w:r>
      <w:r w:rsidRPr="007C4F7D">
        <w:rPr>
          <w:rStyle w:val="keyword"/>
          <w:rFonts w:ascii="Segoe UI" w:hAnsi="Segoe UI" w:cs="Segoe UI"/>
          <w:b/>
          <w:bCs/>
          <w:color w:val="006699"/>
          <w:bdr w:val="none" w:sz="0" w:space="0" w:color="auto" w:frame="1"/>
          <w:lang w:val="en-US"/>
        </w:rPr>
        <w:t>void</w:t>
      </w:r>
      <w:r w:rsidRPr="007C4F7D">
        <w:rPr>
          <w:rFonts w:ascii="Segoe UI" w:hAnsi="Segoe UI" w:cs="Segoe UI"/>
          <w:color w:val="000000"/>
          <w:bdr w:val="none" w:sz="0" w:space="0" w:color="auto" w:frame="1"/>
          <w:lang w:val="en-US"/>
        </w:rPr>
        <w:t> </w:t>
      </w:r>
      <w:proofErr w:type="gramStart"/>
      <w:r w:rsidRPr="007C4F7D">
        <w:rPr>
          <w:rFonts w:ascii="Segoe UI" w:hAnsi="Segoe UI" w:cs="Segoe UI"/>
          <w:color w:val="000000"/>
          <w:bdr w:val="none" w:sz="0" w:space="0" w:color="auto" w:frame="1"/>
          <w:lang w:val="en-US"/>
        </w:rPr>
        <w:t>main(</w:t>
      </w:r>
      <w:proofErr w:type="gramEnd"/>
      <w:r w:rsidRPr="007C4F7D">
        <w:rPr>
          <w:rFonts w:ascii="Segoe UI" w:hAnsi="Segoe UI" w:cs="Segoe UI"/>
          <w:color w:val="000000"/>
          <w:bdr w:val="none" w:sz="0" w:space="0" w:color="auto" w:frame="1"/>
          <w:lang w:val="en-US"/>
        </w:rPr>
        <w:t>String </w:t>
      </w:r>
      <w:proofErr w:type="spellStart"/>
      <w:r w:rsidRPr="007C4F7D">
        <w:rPr>
          <w:rFonts w:ascii="Segoe UI" w:hAnsi="Segoe UI" w:cs="Segoe UI"/>
          <w:color w:val="000000"/>
          <w:bdr w:val="none" w:sz="0" w:space="0" w:color="auto" w:frame="1"/>
          <w:lang w:val="en-US"/>
        </w:rPr>
        <w:t>args</w:t>
      </w:r>
      <w:proofErr w:type="spellEnd"/>
      <w:r w:rsidRPr="007C4F7D">
        <w:rPr>
          <w:rFonts w:ascii="Segoe UI" w:hAnsi="Segoe UI" w:cs="Segoe UI"/>
          <w:color w:val="000000"/>
          <w:bdr w:val="none" w:sz="0" w:space="0" w:color="auto" w:frame="1"/>
          <w:lang w:val="en-US"/>
        </w:rPr>
        <w:t>[]){  </w:t>
      </w:r>
    </w:p>
    <w:p w14:paraId="74975157" w14:textId="77777777" w:rsidR="007C4F7D" w:rsidRDefault="007C4F7D">
      <w:pPr>
        <w:numPr>
          <w:ilvl w:val="0"/>
          <w:numId w:val="46"/>
        </w:numPr>
        <w:spacing w:after="0" w:line="375" w:lineRule="atLeast"/>
        <w:jc w:val="both"/>
        <w:rPr>
          <w:rFonts w:ascii="Segoe UI" w:hAnsi="Segoe UI" w:cs="Segoe UI"/>
          <w:color w:val="000000"/>
        </w:rPr>
      </w:pPr>
      <w:r>
        <w:rPr>
          <w:rStyle w:val="comment"/>
          <w:rFonts w:ascii="Segoe UI" w:hAnsi="Segoe UI" w:cs="Segoe UI"/>
          <w:color w:val="008200"/>
          <w:bdr w:val="none" w:sz="0" w:space="0" w:color="auto" w:frame="1"/>
        </w:rPr>
        <w:lastRenderedPageBreak/>
        <w:t>//</w:t>
      </w:r>
      <w:proofErr w:type="spellStart"/>
      <w:r>
        <w:rPr>
          <w:rStyle w:val="comment"/>
          <w:rFonts w:ascii="Segoe UI" w:hAnsi="Segoe UI" w:cs="Segoe UI"/>
          <w:color w:val="008200"/>
          <w:bdr w:val="none" w:sz="0" w:space="0" w:color="auto" w:frame="1"/>
        </w:rPr>
        <w:t>Creating</w:t>
      </w:r>
      <w:proofErr w:type="spellEnd"/>
      <w:r>
        <w:rPr>
          <w:rStyle w:val="comment"/>
          <w:rFonts w:ascii="Segoe UI" w:hAnsi="Segoe UI" w:cs="Segoe UI"/>
          <w:color w:val="008200"/>
          <w:bdr w:val="none" w:sz="0" w:space="0" w:color="auto" w:frame="1"/>
        </w:rPr>
        <w:t> </w:t>
      </w:r>
      <w:proofErr w:type="spellStart"/>
      <w:r>
        <w:rPr>
          <w:rStyle w:val="comment"/>
          <w:rFonts w:ascii="Segoe UI" w:hAnsi="Segoe UI" w:cs="Segoe UI"/>
          <w:color w:val="008200"/>
          <w:bdr w:val="none" w:sz="0" w:space="0" w:color="auto" w:frame="1"/>
        </w:rPr>
        <w:t>and</w:t>
      </w:r>
      <w:proofErr w:type="spellEnd"/>
      <w:r>
        <w:rPr>
          <w:rStyle w:val="comment"/>
          <w:rFonts w:ascii="Segoe UI" w:hAnsi="Segoe UI" w:cs="Segoe UI"/>
          <w:color w:val="008200"/>
          <w:bdr w:val="none" w:sz="0" w:space="0" w:color="auto" w:frame="1"/>
        </w:rPr>
        <w:t> </w:t>
      </w:r>
      <w:proofErr w:type="spellStart"/>
      <w:r>
        <w:rPr>
          <w:rStyle w:val="comment"/>
          <w:rFonts w:ascii="Segoe UI" w:hAnsi="Segoe UI" w:cs="Segoe UI"/>
          <w:color w:val="008200"/>
          <w:bdr w:val="none" w:sz="0" w:space="0" w:color="auto" w:frame="1"/>
        </w:rPr>
        <w:t>adding</w:t>
      </w:r>
      <w:proofErr w:type="spellEnd"/>
      <w:r>
        <w:rPr>
          <w:rStyle w:val="comment"/>
          <w:rFonts w:ascii="Segoe UI" w:hAnsi="Segoe UI" w:cs="Segoe UI"/>
          <w:color w:val="008200"/>
          <w:bdr w:val="none" w:sz="0" w:space="0" w:color="auto" w:frame="1"/>
        </w:rPr>
        <w:t> </w:t>
      </w:r>
      <w:proofErr w:type="spellStart"/>
      <w:r>
        <w:rPr>
          <w:rStyle w:val="comment"/>
          <w:rFonts w:ascii="Segoe UI" w:hAnsi="Segoe UI" w:cs="Segoe UI"/>
          <w:color w:val="008200"/>
          <w:bdr w:val="none" w:sz="0" w:space="0" w:color="auto" w:frame="1"/>
        </w:rPr>
        <w:t>elements</w:t>
      </w:r>
      <w:proofErr w:type="spellEnd"/>
      <w:r>
        <w:rPr>
          <w:rFonts w:ascii="Segoe UI" w:hAnsi="Segoe UI" w:cs="Segoe UI"/>
          <w:color w:val="000000"/>
          <w:bdr w:val="none" w:sz="0" w:space="0" w:color="auto" w:frame="1"/>
        </w:rPr>
        <w:t>  </w:t>
      </w:r>
    </w:p>
    <w:p w14:paraId="6C1860C7" w14:textId="77777777" w:rsidR="007C4F7D" w:rsidRPr="007C4F7D" w:rsidRDefault="007C4F7D">
      <w:pPr>
        <w:pStyle w:val="alt"/>
        <w:numPr>
          <w:ilvl w:val="0"/>
          <w:numId w:val="46"/>
        </w:numPr>
        <w:spacing w:before="0" w:beforeAutospacing="0" w:after="0" w:afterAutospacing="0" w:line="375" w:lineRule="atLeast"/>
        <w:jc w:val="both"/>
        <w:rPr>
          <w:rFonts w:ascii="Segoe UI" w:hAnsi="Segoe UI" w:cs="Segoe UI"/>
          <w:color w:val="000000"/>
          <w:lang w:val="en-US"/>
        </w:rPr>
      </w:pPr>
      <w:proofErr w:type="spellStart"/>
      <w:r w:rsidRPr="007C4F7D">
        <w:rPr>
          <w:rFonts w:ascii="Segoe UI" w:hAnsi="Segoe UI" w:cs="Segoe UI"/>
          <w:color w:val="000000"/>
          <w:bdr w:val="none" w:sz="0" w:space="0" w:color="auto" w:frame="1"/>
          <w:lang w:val="en-US"/>
        </w:rPr>
        <w:t>TreeSet</w:t>
      </w:r>
      <w:proofErr w:type="spellEnd"/>
      <w:r w:rsidRPr="007C4F7D">
        <w:rPr>
          <w:rFonts w:ascii="Segoe UI" w:hAnsi="Segoe UI" w:cs="Segoe UI"/>
          <w:color w:val="000000"/>
          <w:bdr w:val="none" w:sz="0" w:space="0" w:color="auto" w:frame="1"/>
          <w:lang w:val="en-US"/>
        </w:rPr>
        <w:t>&lt;String&gt; set=</w:t>
      </w:r>
      <w:r w:rsidRPr="007C4F7D">
        <w:rPr>
          <w:rStyle w:val="keyword"/>
          <w:rFonts w:ascii="Segoe UI" w:hAnsi="Segoe UI" w:cs="Segoe UI"/>
          <w:b/>
          <w:bCs/>
          <w:color w:val="006699"/>
          <w:bdr w:val="none" w:sz="0" w:space="0" w:color="auto" w:frame="1"/>
          <w:lang w:val="en-US"/>
        </w:rPr>
        <w:t>new</w:t>
      </w:r>
      <w:r w:rsidRPr="007C4F7D">
        <w:rPr>
          <w:rFonts w:ascii="Segoe UI" w:hAnsi="Segoe UI" w:cs="Segoe UI"/>
          <w:color w:val="000000"/>
          <w:bdr w:val="none" w:sz="0" w:space="0" w:color="auto" w:frame="1"/>
          <w:lang w:val="en-US"/>
        </w:rPr>
        <w:t> </w:t>
      </w:r>
      <w:proofErr w:type="spellStart"/>
      <w:r w:rsidRPr="007C4F7D">
        <w:rPr>
          <w:rFonts w:ascii="Segoe UI" w:hAnsi="Segoe UI" w:cs="Segoe UI"/>
          <w:color w:val="000000"/>
          <w:bdr w:val="none" w:sz="0" w:space="0" w:color="auto" w:frame="1"/>
          <w:lang w:val="en-US"/>
        </w:rPr>
        <w:t>TreeSet</w:t>
      </w:r>
      <w:proofErr w:type="spellEnd"/>
      <w:r w:rsidRPr="007C4F7D">
        <w:rPr>
          <w:rFonts w:ascii="Segoe UI" w:hAnsi="Segoe UI" w:cs="Segoe UI"/>
          <w:color w:val="000000"/>
          <w:bdr w:val="none" w:sz="0" w:space="0" w:color="auto" w:frame="1"/>
          <w:lang w:val="en-US"/>
        </w:rPr>
        <w:t>&lt;String</w:t>
      </w:r>
      <w:proofErr w:type="gramStart"/>
      <w:r w:rsidRPr="007C4F7D">
        <w:rPr>
          <w:rFonts w:ascii="Segoe UI" w:hAnsi="Segoe UI" w:cs="Segoe UI"/>
          <w:color w:val="000000"/>
          <w:bdr w:val="none" w:sz="0" w:space="0" w:color="auto" w:frame="1"/>
          <w:lang w:val="en-US"/>
        </w:rPr>
        <w:t>&gt;(</w:t>
      </w:r>
      <w:proofErr w:type="gramEnd"/>
      <w:r w:rsidRPr="007C4F7D">
        <w:rPr>
          <w:rFonts w:ascii="Segoe UI" w:hAnsi="Segoe UI" w:cs="Segoe UI"/>
          <w:color w:val="000000"/>
          <w:bdr w:val="none" w:sz="0" w:space="0" w:color="auto" w:frame="1"/>
          <w:lang w:val="en-US"/>
        </w:rPr>
        <w:t>);  </w:t>
      </w:r>
    </w:p>
    <w:p w14:paraId="7E459AF7" w14:textId="77777777" w:rsidR="007C4F7D" w:rsidRDefault="007C4F7D">
      <w:pPr>
        <w:numPr>
          <w:ilvl w:val="0"/>
          <w:numId w:val="46"/>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set.add</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Ravi</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p>
    <w:p w14:paraId="4F56EC7E" w14:textId="77777777" w:rsidR="007C4F7D" w:rsidRDefault="007C4F7D">
      <w:pPr>
        <w:pStyle w:val="alt"/>
        <w:numPr>
          <w:ilvl w:val="0"/>
          <w:numId w:val="46"/>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set.add</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Vijay</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p>
    <w:p w14:paraId="54BB73DD" w14:textId="77777777" w:rsidR="007C4F7D" w:rsidRDefault="007C4F7D">
      <w:pPr>
        <w:numPr>
          <w:ilvl w:val="0"/>
          <w:numId w:val="46"/>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set.add</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Ravi</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p>
    <w:p w14:paraId="3658DA2D" w14:textId="77777777" w:rsidR="007C4F7D" w:rsidRDefault="007C4F7D">
      <w:pPr>
        <w:pStyle w:val="alt"/>
        <w:numPr>
          <w:ilvl w:val="0"/>
          <w:numId w:val="46"/>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set.add</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Ajay</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p>
    <w:p w14:paraId="09B6B19D" w14:textId="77777777" w:rsidR="007C4F7D" w:rsidRDefault="007C4F7D">
      <w:pPr>
        <w:numPr>
          <w:ilvl w:val="0"/>
          <w:numId w:val="46"/>
        </w:numPr>
        <w:spacing w:after="0" w:line="375" w:lineRule="atLeast"/>
        <w:jc w:val="both"/>
        <w:rPr>
          <w:rFonts w:ascii="Segoe UI" w:hAnsi="Segoe UI" w:cs="Segoe UI"/>
          <w:color w:val="000000"/>
        </w:rPr>
      </w:pPr>
      <w:r>
        <w:rPr>
          <w:rStyle w:val="comment"/>
          <w:rFonts w:ascii="Segoe UI" w:hAnsi="Segoe UI" w:cs="Segoe UI"/>
          <w:color w:val="008200"/>
          <w:bdr w:val="none" w:sz="0" w:space="0" w:color="auto" w:frame="1"/>
        </w:rPr>
        <w:t>//</w:t>
      </w:r>
      <w:proofErr w:type="spellStart"/>
      <w:r>
        <w:rPr>
          <w:rStyle w:val="comment"/>
          <w:rFonts w:ascii="Segoe UI" w:hAnsi="Segoe UI" w:cs="Segoe UI"/>
          <w:color w:val="008200"/>
          <w:bdr w:val="none" w:sz="0" w:space="0" w:color="auto" w:frame="1"/>
        </w:rPr>
        <w:t>traversing</w:t>
      </w:r>
      <w:proofErr w:type="spellEnd"/>
      <w:r>
        <w:rPr>
          <w:rStyle w:val="comment"/>
          <w:rFonts w:ascii="Segoe UI" w:hAnsi="Segoe UI" w:cs="Segoe UI"/>
          <w:color w:val="008200"/>
          <w:bdr w:val="none" w:sz="0" w:space="0" w:color="auto" w:frame="1"/>
        </w:rPr>
        <w:t> </w:t>
      </w:r>
      <w:proofErr w:type="spellStart"/>
      <w:r>
        <w:rPr>
          <w:rStyle w:val="comment"/>
          <w:rFonts w:ascii="Segoe UI" w:hAnsi="Segoe UI" w:cs="Segoe UI"/>
          <w:color w:val="008200"/>
          <w:bdr w:val="none" w:sz="0" w:space="0" w:color="auto" w:frame="1"/>
        </w:rPr>
        <w:t>elements</w:t>
      </w:r>
      <w:proofErr w:type="spellEnd"/>
      <w:r>
        <w:rPr>
          <w:rFonts w:ascii="Segoe UI" w:hAnsi="Segoe UI" w:cs="Segoe UI"/>
          <w:color w:val="000000"/>
          <w:bdr w:val="none" w:sz="0" w:space="0" w:color="auto" w:frame="1"/>
        </w:rPr>
        <w:t>  </w:t>
      </w:r>
    </w:p>
    <w:p w14:paraId="40C88F87" w14:textId="77777777" w:rsidR="007C4F7D" w:rsidRPr="007C4F7D" w:rsidRDefault="007C4F7D">
      <w:pPr>
        <w:pStyle w:val="alt"/>
        <w:numPr>
          <w:ilvl w:val="0"/>
          <w:numId w:val="46"/>
        </w:numPr>
        <w:spacing w:before="0" w:beforeAutospacing="0" w:after="0" w:afterAutospacing="0" w:line="375" w:lineRule="atLeast"/>
        <w:jc w:val="both"/>
        <w:rPr>
          <w:rFonts w:ascii="Segoe UI" w:hAnsi="Segoe UI" w:cs="Segoe UI"/>
          <w:color w:val="000000"/>
          <w:lang w:val="en-US"/>
        </w:rPr>
      </w:pPr>
      <w:r w:rsidRPr="007C4F7D">
        <w:rPr>
          <w:rFonts w:ascii="Segoe UI" w:hAnsi="Segoe UI" w:cs="Segoe UI"/>
          <w:color w:val="000000"/>
          <w:bdr w:val="none" w:sz="0" w:space="0" w:color="auto" w:frame="1"/>
          <w:lang w:val="en-US"/>
        </w:rPr>
        <w:t>Iterator&lt;String&gt; </w:t>
      </w:r>
      <w:proofErr w:type="spellStart"/>
      <w:r w:rsidRPr="007C4F7D">
        <w:rPr>
          <w:rFonts w:ascii="Segoe UI" w:hAnsi="Segoe UI" w:cs="Segoe UI"/>
          <w:color w:val="000000"/>
          <w:bdr w:val="none" w:sz="0" w:space="0" w:color="auto" w:frame="1"/>
          <w:lang w:val="en-US"/>
        </w:rPr>
        <w:t>itr</w:t>
      </w:r>
      <w:proofErr w:type="spellEnd"/>
      <w:r w:rsidRPr="007C4F7D">
        <w:rPr>
          <w:rFonts w:ascii="Segoe UI" w:hAnsi="Segoe UI" w:cs="Segoe UI"/>
          <w:color w:val="000000"/>
          <w:bdr w:val="none" w:sz="0" w:space="0" w:color="auto" w:frame="1"/>
          <w:lang w:val="en-US"/>
        </w:rPr>
        <w:t>=</w:t>
      </w:r>
      <w:proofErr w:type="spellStart"/>
      <w:proofErr w:type="gramStart"/>
      <w:r w:rsidRPr="007C4F7D">
        <w:rPr>
          <w:rFonts w:ascii="Segoe UI" w:hAnsi="Segoe UI" w:cs="Segoe UI"/>
          <w:color w:val="000000"/>
          <w:bdr w:val="none" w:sz="0" w:space="0" w:color="auto" w:frame="1"/>
          <w:lang w:val="en-US"/>
        </w:rPr>
        <w:t>set.iterator</w:t>
      </w:r>
      <w:proofErr w:type="spellEnd"/>
      <w:proofErr w:type="gramEnd"/>
      <w:r w:rsidRPr="007C4F7D">
        <w:rPr>
          <w:rFonts w:ascii="Segoe UI" w:hAnsi="Segoe UI" w:cs="Segoe UI"/>
          <w:color w:val="000000"/>
          <w:bdr w:val="none" w:sz="0" w:space="0" w:color="auto" w:frame="1"/>
          <w:lang w:val="en-US"/>
        </w:rPr>
        <w:t>();  </w:t>
      </w:r>
    </w:p>
    <w:p w14:paraId="6937106C" w14:textId="77777777" w:rsidR="007C4F7D" w:rsidRDefault="007C4F7D">
      <w:pPr>
        <w:numPr>
          <w:ilvl w:val="0"/>
          <w:numId w:val="46"/>
        </w:numPr>
        <w:spacing w:after="0" w:line="375" w:lineRule="atLeast"/>
        <w:jc w:val="both"/>
        <w:rPr>
          <w:rFonts w:ascii="Segoe UI" w:hAnsi="Segoe UI" w:cs="Segoe UI"/>
          <w:color w:val="000000"/>
        </w:rPr>
      </w:pPr>
      <w:proofErr w:type="spellStart"/>
      <w:r>
        <w:rPr>
          <w:rStyle w:val="keyword"/>
          <w:rFonts w:ascii="Segoe UI" w:hAnsi="Segoe UI" w:cs="Segoe UI"/>
          <w:b/>
          <w:bCs/>
          <w:color w:val="006699"/>
          <w:bdr w:val="none" w:sz="0" w:space="0" w:color="auto" w:frame="1"/>
        </w:rPr>
        <w:t>while</w:t>
      </w:r>
      <w:proofErr w:type="spellEnd"/>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itr.hasNext</w:t>
      </w:r>
      <w:proofErr w:type="spellEnd"/>
      <w:proofErr w:type="gramEnd"/>
      <w:r>
        <w:rPr>
          <w:rFonts w:ascii="Segoe UI" w:hAnsi="Segoe UI" w:cs="Segoe UI"/>
          <w:color w:val="000000"/>
          <w:bdr w:val="none" w:sz="0" w:space="0" w:color="auto" w:frame="1"/>
        </w:rPr>
        <w:t>()){  </w:t>
      </w:r>
    </w:p>
    <w:p w14:paraId="007DEC09" w14:textId="77777777" w:rsidR="007C4F7D" w:rsidRPr="007C4F7D" w:rsidRDefault="007C4F7D">
      <w:pPr>
        <w:pStyle w:val="alt"/>
        <w:numPr>
          <w:ilvl w:val="0"/>
          <w:numId w:val="46"/>
        </w:numPr>
        <w:spacing w:before="0" w:beforeAutospacing="0" w:after="0" w:afterAutospacing="0" w:line="375" w:lineRule="atLeast"/>
        <w:jc w:val="both"/>
        <w:rPr>
          <w:rFonts w:ascii="Segoe UI" w:hAnsi="Segoe UI" w:cs="Segoe UI"/>
          <w:color w:val="000000"/>
          <w:lang w:val="en-US"/>
        </w:rPr>
      </w:pPr>
      <w:proofErr w:type="spellStart"/>
      <w:r w:rsidRPr="007C4F7D">
        <w:rPr>
          <w:rFonts w:ascii="Segoe UI" w:hAnsi="Segoe UI" w:cs="Segoe UI"/>
          <w:color w:val="000000"/>
          <w:bdr w:val="none" w:sz="0" w:space="0" w:color="auto" w:frame="1"/>
          <w:lang w:val="en-US"/>
        </w:rPr>
        <w:t>System.out.println</w:t>
      </w:r>
      <w:proofErr w:type="spellEnd"/>
      <w:r w:rsidRPr="007C4F7D">
        <w:rPr>
          <w:rFonts w:ascii="Segoe UI" w:hAnsi="Segoe UI" w:cs="Segoe UI"/>
          <w:color w:val="000000"/>
          <w:bdr w:val="none" w:sz="0" w:space="0" w:color="auto" w:frame="1"/>
          <w:lang w:val="en-US"/>
        </w:rPr>
        <w:t>(</w:t>
      </w:r>
      <w:proofErr w:type="spellStart"/>
      <w:proofErr w:type="gramStart"/>
      <w:r w:rsidRPr="007C4F7D">
        <w:rPr>
          <w:rFonts w:ascii="Segoe UI" w:hAnsi="Segoe UI" w:cs="Segoe UI"/>
          <w:color w:val="000000"/>
          <w:bdr w:val="none" w:sz="0" w:space="0" w:color="auto" w:frame="1"/>
          <w:lang w:val="en-US"/>
        </w:rPr>
        <w:t>itr.next</w:t>
      </w:r>
      <w:proofErr w:type="spellEnd"/>
      <w:proofErr w:type="gramEnd"/>
      <w:r w:rsidRPr="007C4F7D">
        <w:rPr>
          <w:rFonts w:ascii="Segoe UI" w:hAnsi="Segoe UI" w:cs="Segoe UI"/>
          <w:color w:val="000000"/>
          <w:bdr w:val="none" w:sz="0" w:space="0" w:color="auto" w:frame="1"/>
          <w:lang w:val="en-US"/>
        </w:rPr>
        <w:t>());  </w:t>
      </w:r>
    </w:p>
    <w:p w14:paraId="79D4BEDA" w14:textId="77777777" w:rsidR="007C4F7D" w:rsidRDefault="007C4F7D">
      <w:pPr>
        <w:numPr>
          <w:ilvl w:val="0"/>
          <w:numId w:val="4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71AAAA21" w14:textId="77777777" w:rsidR="007C4F7D" w:rsidRDefault="007C4F7D">
      <w:pPr>
        <w:pStyle w:val="alt"/>
        <w:numPr>
          <w:ilvl w:val="0"/>
          <w:numId w:val="4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3B4D9FD0" w14:textId="77777777" w:rsidR="007C4F7D" w:rsidRDefault="007C4F7D">
      <w:pPr>
        <w:numPr>
          <w:ilvl w:val="0"/>
          <w:numId w:val="4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2BF8B0BA" w14:textId="77777777" w:rsidR="007C4F7D" w:rsidRDefault="007C4F7D" w:rsidP="007C4F7D">
      <w:pPr>
        <w:pStyle w:val="a3"/>
        <w:shd w:val="clear" w:color="auto" w:fill="FFFFFF"/>
        <w:jc w:val="both"/>
        <w:rPr>
          <w:rFonts w:ascii="Segoe UI" w:hAnsi="Segoe UI" w:cs="Segoe UI"/>
          <w:color w:val="333333"/>
        </w:rPr>
      </w:pPr>
      <w:proofErr w:type="spellStart"/>
      <w:r>
        <w:rPr>
          <w:rFonts w:ascii="Segoe UI" w:hAnsi="Segoe UI" w:cs="Segoe UI"/>
          <w:color w:val="333333"/>
        </w:rPr>
        <w:t>Output</w:t>
      </w:r>
      <w:proofErr w:type="spellEnd"/>
      <w:r>
        <w:rPr>
          <w:rFonts w:ascii="Segoe UI" w:hAnsi="Segoe UI" w:cs="Segoe UI"/>
          <w:color w:val="333333"/>
        </w:rPr>
        <w:t>:</w:t>
      </w:r>
    </w:p>
    <w:p w14:paraId="7EA091F4" w14:textId="77777777" w:rsidR="007C4F7D" w:rsidRDefault="007C4F7D" w:rsidP="007C4F7D">
      <w:pPr>
        <w:pStyle w:val="HTML0"/>
        <w:shd w:val="clear" w:color="auto" w:fill="1C1D1C"/>
        <w:jc w:val="both"/>
        <w:rPr>
          <w:color w:val="F9F9F9"/>
        </w:rPr>
      </w:pPr>
      <w:proofErr w:type="spellStart"/>
      <w:r>
        <w:rPr>
          <w:color w:val="F9F9F9"/>
        </w:rPr>
        <w:t>Ajay</w:t>
      </w:r>
      <w:proofErr w:type="spellEnd"/>
    </w:p>
    <w:p w14:paraId="710C3B4B" w14:textId="77777777" w:rsidR="007C4F7D" w:rsidRDefault="007C4F7D" w:rsidP="007C4F7D">
      <w:pPr>
        <w:pStyle w:val="HTML0"/>
        <w:shd w:val="clear" w:color="auto" w:fill="1C1D1C"/>
        <w:jc w:val="both"/>
        <w:rPr>
          <w:color w:val="F9F9F9"/>
        </w:rPr>
      </w:pPr>
      <w:proofErr w:type="spellStart"/>
      <w:r>
        <w:rPr>
          <w:color w:val="F9F9F9"/>
        </w:rPr>
        <w:t>Ravi</w:t>
      </w:r>
      <w:proofErr w:type="spellEnd"/>
    </w:p>
    <w:p w14:paraId="7D4B9D9C" w14:textId="77777777" w:rsidR="007C4F7D" w:rsidRDefault="007C4F7D" w:rsidP="007C4F7D">
      <w:pPr>
        <w:pStyle w:val="HTML0"/>
        <w:shd w:val="clear" w:color="auto" w:fill="1C1D1C"/>
        <w:jc w:val="both"/>
        <w:rPr>
          <w:color w:val="F9F9F9"/>
        </w:rPr>
      </w:pPr>
      <w:proofErr w:type="spellStart"/>
      <w:r>
        <w:rPr>
          <w:color w:val="F9F9F9"/>
        </w:rPr>
        <w:t>Vijay</w:t>
      </w:r>
      <w:proofErr w:type="spellEnd"/>
    </w:p>
    <w:p w14:paraId="2F76B7A3" w14:textId="072EEE67" w:rsidR="007C4F7D" w:rsidRDefault="007C4F7D" w:rsidP="008876B1">
      <w:pPr>
        <w:pStyle w:val="a3"/>
        <w:shd w:val="clear" w:color="auto" w:fill="FFFFFF"/>
        <w:jc w:val="both"/>
        <w:rPr>
          <w:rFonts w:ascii="Segoe UI" w:hAnsi="Segoe UI" w:cs="Segoe UI"/>
          <w:color w:val="333333"/>
          <w:lang w:val="en-US"/>
        </w:rPr>
      </w:pPr>
    </w:p>
    <w:p w14:paraId="2E7C90CE" w14:textId="7BCBE8D4" w:rsidR="004143D2" w:rsidRDefault="004143D2" w:rsidP="008876B1">
      <w:pPr>
        <w:pStyle w:val="a3"/>
        <w:shd w:val="clear" w:color="auto" w:fill="FFFFFF"/>
        <w:jc w:val="both"/>
        <w:rPr>
          <w:rFonts w:ascii="Segoe UI" w:hAnsi="Segoe UI" w:cs="Segoe UI"/>
          <w:color w:val="333333"/>
          <w:lang w:val="en-US"/>
        </w:rPr>
      </w:pPr>
    </w:p>
    <w:p w14:paraId="58AFFD7B" w14:textId="729C4A3F" w:rsidR="004143D2" w:rsidRDefault="004143D2" w:rsidP="008876B1">
      <w:pPr>
        <w:pStyle w:val="a3"/>
        <w:shd w:val="clear" w:color="auto" w:fill="FFFFFF"/>
        <w:jc w:val="both"/>
        <w:rPr>
          <w:rFonts w:ascii="Segoe UI" w:hAnsi="Segoe UI" w:cs="Segoe UI"/>
          <w:color w:val="333333"/>
          <w:lang w:val="en-US"/>
        </w:rPr>
      </w:pPr>
    </w:p>
    <w:p w14:paraId="70D948AC" w14:textId="5AC5DD01" w:rsidR="004143D2" w:rsidRDefault="004143D2" w:rsidP="008876B1">
      <w:pPr>
        <w:pStyle w:val="a3"/>
        <w:shd w:val="clear" w:color="auto" w:fill="FFFFFF"/>
        <w:jc w:val="both"/>
        <w:rPr>
          <w:rFonts w:ascii="Segoe UI" w:hAnsi="Segoe UI" w:cs="Segoe UI"/>
          <w:color w:val="333333"/>
          <w:lang w:val="en-US"/>
        </w:rPr>
      </w:pPr>
    </w:p>
    <w:p w14:paraId="73BC4634" w14:textId="18DE26BD" w:rsidR="004143D2" w:rsidRDefault="004143D2" w:rsidP="008876B1">
      <w:pPr>
        <w:pStyle w:val="a3"/>
        <w:shd w:val="clear" w:color="auto" w:fill="FFFFFF"/>
        <w:jc w:val="both"/>
        <w:rPr>
          <w:rFonts w:ascii="Segoe UI" w:hAnsi="Segoe UI" w:cs="Segoe UI"/>
          <w:color w:val="333333"/>
          <w:lang w:val="en-US"/>
        </w:rPr>
      </w:pPr>
    </w:p>
    <w:p w14:paraId="1D80DF3A" w14:textId="7400813E" w:rsidR="004143D2" w:rsidRDefault="004143D2" w:rsidP="008876B1">
      <w:pPr>
        <w:pStyle w:val="a3"/>
        <w:shd w:val="clear" w:color="auto" w:fill="FFFFFF"/>
        <w:jc w:val="both"/>
        <w:rPr>
          <w:rFonts w:ascii="Segoe UI" w:hAnsi="Segoe UI" w:cs="Segoe UI"/>
          <w:color w:val="333333"/>
          <w:lang w:val="en-US"/>
        </w:rPr>
      </w:pPr>
    </w:p>
    <w:p w14:paraId="526B2B2C" w14:textId="7464165D" w:rsidR="004143D2" w:rsidRDefault="004143D2" w:rsidP="008876B1">
      <w:pPr>
        <w:pStyle w:val="a3"/>
        <w:shd w:val="clear" w:color="auto" w:fill="FFFFFF"/>
        <w:jc w:val="both"/>
        <w:rPr>
          <w:rFonts w:ascii="Segoe UI" w:hAnsi="Segoe UI" w:cs="Segoe UI"/>
          <w:color w:val="333333"/>
          <w:lang w:val="en-US"/>
        </w:rPr>
      </w:pPr>
    </w:p>
    <w:p w14:paraId="3EBAF6C1" w14:textId="25992574" w:rsidR="004143D2" w:rsidRDefault="004143D2" w:rsidP="008876B1">
      <w:pPr>
        <w:pStyle w:val="a3"/>
        <w:shd w:val="clear" w:color="auto" w:fill="FFFFFF"/>
        <w:jc w:val="both"/>
        <w:rPr>
          <w:rFonts w:ascii="Segoe UI" w:hAnsi="Segoe UI" w:cs="Segoe UI"/>
          <w:color w:val="333333"/>
          <w:lang w:val="en-US"/>
        </w:rPr>
      </w:pPr>
    </w:p>
    <w:p w14:paraId="7F3E96B9" w14:textId="1F293144" w:rsidR="004143D2" w:rsidRDefault="004143D2" w:rsidP="008876B1">
      <w:pPr>
        <w:pStyle w:val="a3"/>
        <w:shd w:val="clear" w:color="auto" w:fill="FFFFFF"/>
        <w:jc w:val="both"/>
        <w:rPr>
          <w:rFonts w:ascii="Segoe UI" w:hAnsi="Segoe UI" w:cs="Segoe UI"/>
          <w:color w:val="333333"/>
          <w:lang w:val="en-US"/>
        </w:rPr>
      </w:pPr>
    </w:p>
    <w:p w14:paraId="0A53D380" w14:textId="4CE58827" w:rsidR="004143D2" w:rsidRDefault="004143D2" w:rsidP="008876B1">
      <w:pPr>
        <w:pStyle w:val="a3"/>
        <w:shd w:val="clear" w:color="auto" w:fill="FFFFFF"/>
        <w:jc w:val="both"/>
        <w:rPr>
          <w:rFonts w:ascii="Segoe UI" w:hAnsi="Segoe UI" w:cs="Segoe UI"/>
          <w:color w:val="333333"/>
          <w:lang w:val="en-US"/>
        </w:rPr>
      </w:pPr>
    </w:p>
    <w:p w14:paraId="1CA511EB" w14:textId="2CD5929A" w:rsidR="004143D2" w:rsidRDefault="004143D2" w:rsidP="008876B1">
      <w:pPr>
        <w:pStyle w:val="a3"/>
        <w:shd w:val="clear" w:color="auto" w:fill="FFFFFF"/>
        <w:jc w:val="both"/>
        <w:rPr>
          <w:rFonts w:ascii="Segoe UI" w:hAnsi="Segoe UI" w:cs="Segoe UI"/>
          <w:color w:val="333333"/>
          <w:lang w:val="en-US"/>
        </w:rPr>
      </w:pPr>
    </w:p>
    <w:p w14:paraId="1865DD7D" w14:textId="16EEB916" w:rsidR="004143D2" w:rsidRDefault="004143D2" w:rsidP="008876B1">
      <w:pPr>
        <w:pStyle w:val="a3"/>
        <w:shd w:val="clear" w:color="auto" w:fill="FFFFFF"/>
        <w:jc w:val="both"/>
        <w:rPr>
          <w:rFonts w:ascii="Segoe UI" w:hAnsi="Segoe UI" w:cs="Segoe UI"/>
          <w:color w:val="333333"/>
          <w:lang w:val="en-US"/>
        </w:rPr>
      </w:pPr>
    </w:p>
    <w:p w14:paraId="111DC5D6" w14:textId="77777777" w:rsidR="004143D2" w:rsidRPr="004143D2" w:rsidRDefault="004143D2" w:rsidP="004143D2">
      <w:pPr>
        <w:pStyle w:val="1"/>
        <w:shd w:val="clear" w:color="auto" w:fill="FFFFFF"/>
        <w:spacing w:before="75" w:line="312" w:lineRule="atLeast"/>
        <w:jc w:val="both"/>
        <w:rPr>
          <w:rFonts w:ascii="Helvetica" w:hAnsi="Helvetica"/>
          <w:color w:val="610B38"/>
          <w:sz w:val="44"/>
          <w:szCs w:val="44"/>
          <w:lang w:val="en-US"/>
        </w:rPr>
      </w:pPr>
      <w:r w:rsidRPr="004143D2">
        <w:rPr>
          <w:rFonts w:ascii="Helvetica" w:hAnsi="Helvetica"/>
          <w:b/>
          <w:bCs/>
          <w:color w:val="610B38"/>
          <w:sz w:val="44"/>
          <w:szCs w:val="44"/>
          <w:lang w:val="en-US"/>
        </w:rPr>
        <w:lastRenderedPageBreak/>
        <w:t>Java Map Interface</w:t>
      </w:r>
    </w:p>
    <w:p w14:paraId="3E3B4ECD" w14:textId="77777777" w:rsidR="004143D2" w:rsidRPr="004143D2" w:rsidRDefault="004143D2" w:rsidP="004143D2">
      <w:pPr>
        <w:pStyle w:val="a3"/>
        <w:shd w:val="clear" w:color="auto" w:fill="FFFFFF"/>
        <w:jc w:val="both"/>
        <w:rPr>
          <w:rFonts w:ascii="Segoe UI" w:hAnsi="Segoe UI" w:cs="Segoe UI"/>
          <w:color w:val="333333"/>
          <w:lang w:val="en-US"/>
        </w:rPr>
      </w:pPr>
      <w:r w:rsidRPr="004143D2">
        <w:rPr>
          <w:rFonts w:ascii="Segoe UI" w:hAnsi="Segoe UI" w:cs="Segoe UI"/>
          <w:color w:val="333333"/>
          <w:lang w:val="en-US"/>
        </w:rPr>
        <w:t xml:space="preserve">A map contains values on the basis of key, </w:t>
      </w:r>
      <w:proofErr w:type="gramStart"/>
      <w:r w:rsidRPr="004143D2">
        <w:rPr>
          <w:rFonts w:ascii="Segoe UI" w:hAnsi="Segoe UI" w:cs="Segoe UI"/>
          <w:color w:val="333333"/>
          <w:lang w:val="en-US"/>
        </w:rPr>
        <w:t>i.e.</w:t>
      </w:r>
      <w:proofErr w:type="gramEnd"/>
      <w:r w:rsidRPr="004143D2">
        <w:rPr>
          <w:rFonts w:ascii="Segoe UI" w:hAnsi="Segoe UI" w:cs="Segoe UI"/>
          <w:color w:val="333333"/>
          <w:lang w:val="en-US"/>
        </w:rPr>
        <w:t xml:space="preserve"> key and value pair. Each key and value pair </w:t>
      </w:r>
      <w:proofErr w:type="gramStart"/>
      <w:r w:rsidRPr="004143D2">
        <w:rPr>
          <w:rFonts w:ascii="Segoe UI" w:hAnsi="Segoe UI" w:cs="Segoe UI"/>
          <w:color w:val="333333"/>
          <w:lang w:val="en-US"/>
        </w:rPr>
        <w:t>is</w:t>
      </w:r>
      <w:proofErr w:type="gramEnd"/>
      <w:r w:rsidRPr="004143D2">
        <w:rPr>
          <w:rFonts w:ascii="Segoe UI" w:hAnsi="Segoe UI" w:cs="Segoe UI"/>
          <w:color w:val="333333"/>
          <w:lang w:val="en-US"/>
        </w:rPr>
        <w:t xml:space="preserve"> known as an entry. A Map contains unique keys.</w:t>
      </w:r>
    </w:p>
    <w:p w14:paraId="044AE0D3" w14:textId="77777777" w:rsidR="004143D2" w:rsidRPr="004143D2" w:rsidRDefault="004143D2" w:rsidP="004143D2">
      <w:pPr>
        <w:pStyle w:val="a3"/>
        <w:shd w:val="clear" w:color="auto" w:fill="FFFFFF"/>
        <w:jc w:val="both"/>
        <w:rPr>
          <w:rFonts w:ascii="Segoe UI" w:hAnsi="Segoe UI" w:cs="Segoe UI"/>
          <w:color w:val="333333"/>
          <w:lang w:val="en-US"/>
        </w:rPr>
      </w:pPr>
      <w:r w:rsidRPr="004143D2">
        <w:rPr>
          <w:rFonts w:ascii="Segoe UI" w:hAnsi="Segoe UI" w:cs="Segoe UI"/>
          <w:color w:val="333333"/>
          <w:lang w:val="en-US"/>
        </w:rPr>
        <w:t>A Map is useful if you have to search, update or delete elements on the basis of a key.</w:t>
      </w:r>
    </w:p>
    <w:p w14:paraId="479FA3AB" w14:textId="77777777" w:rsidR="004143D2" w:rsidRPr="004143D2" w:rsidRDefault="004143D2" w:rsidP="004143D2">
      <w:pPr>
        <w:pStyle w:val="2"/>
        <w:shd w:val="clear" w:color="auto" w:fill="FFFFFF"/>
        <w:spacing w:line="312" w:lineRule="atLeast"/>
        <w:jc w:val="both"/>
        <w:rPr>
          <w:rFonts w:ascii="Helvetica" w:hAnsi="Helvetica"/>
          <w:b w:val="0"/>
          <w:bCs w:val="0"/>
          <w:color w:val="610B38"/>
          <w:sz w:val="38"/>
          <w:szCs w:val="38"/>
          <w:lang w:val="en-US"/>
        </w:rPr>
      </w:pPr>
      <w:r w:rsidRPr="004143D2">
        <w:rPr>
          <w:rFonts w:ascii="Helvetica" w:hAnsi="Helvetica"/>
          <w:b w:val="0"/>
          <w:bCs w:val="0"/>
          <w:color w:val="610B38"/>
          <w:sz w:val="38"/>
          <w:szCs w:val="38"/>
          <w:lang w:val="en-US"/>
        </w:rPr>
        <w:t>Java Map Hierarchy</w:t>
      </w:r>
    </w:p>
    <w:p w14:paraId="5256A69F" w14:textId="77777777" w:rsidR="004143D2" w:rsidRDefault="004143D2" w:rsidP="004143D2">
      <w:pPr>
        <w:pStyle w:val="a3"/>
        <w:shd w:val="clear" w:color="auto" w:fill="FFFFFF"/>
        <w:jc w:val="both"/>
        <w:rPr>
          <w:rFonts w:ascii="Segoe UI" w:hAnsi="Segoe UI" w:cs="Segoe UI"/>
          <w:color w:val="333333"/>
        </w:rPr>
      </w:pPr>
      <w:r w:rsidRPr="004143D2">
        <w:rPr>
          <w:rFonts w:ascii="Segoe UI" w:hAnsi="Segoe UI" w:cs="Segoe UI"/>
          <w:color w:val="333333"/>
          <w:lang w:val="en-US"/>
        </w:rPr>
        <w:t xml:space="preserve">There are two interfaces for implementing Map in java: Map and </w:t>
      </w:r>
      <w:proofErr w:type="spellStart"/>
      <w:r w:rsidRPr="004143D2">
        <w:rPr>
          <w:rFonts w:ascii="Segoe UI" w:hAnsi="Segoe UI" w:cs="Segoe UI"/>
          <w:color w:val="333333"/>
          <w:lang w:val="en-US"/>
        </w:rPr>
        <w:t>SortedMap</w:t>
      </w:r>
      <w:proofErr w:type="spellEnd"/>
      <w:r w:rsidRPr="004143D2">
        <w:rPr>
          <w:rFonts w:ascii="Segoe UI" w:hAnsi="Segoe UI" w:cs="Segoe UI"/>
          <w:color w:val="333333"/>
          <w:lang w:val="en-US"/>
        </w:rPr>
        <w:t xml:space="preserve">, and three classes: HashMap, </w:t>
      </w:r>
      <w:proofErr w:type="spellStart"/>
      <w:r w:rsidRPr="004143D2">
        <w:rPr>
          <w:rFonts w:ascii="Segoe UI" w:hAnsi="Segoe UI" w:cs="Segoe UI"/>
          <w:color w:val="333333"/>
          <w:lang w:val="en-US"/>
        </w:rPr>
        <w:t>LinkedHashMap</w:t>
      </w:r>
      <w:proofErr w:type="spellEnd"/>
      <w:r w:rsidRPr="004143D2">
        <w:rPr>
          <w:rFonts w:ascii="Segoe UI" w:hAnsi="Segoe UI" w:cs="Segoe UI"/>
          <w:color w:val="333333"/>
          <w:lang w:val="en-US"/>
        </w:rPr>
        <w:t xml:space="preserve">, and </w:t>
      </w:r>
      <w:proofErr w:type="spellStart"/>
      <w:r w:rsidRPr="004143D2">
        <w:rPr>
          <w:rFonts w:ascii="Segoe UI" w:hAnsi="Segoe UI" w:cs="Segoe UI"/>
          <w:color w:val="333333"/>
          <w:lang w:val="en-US"/>
        </w:rPr>
        <w:t>TreeMap</w:t>
      </w:r>
      <w:proofErr w:type="spellEnd"/>
      <w:r w:rsidRPr="004143D2">
        <w:rPr>
          <w:rFonts w:ascii="Segoe UI" w:hAnsi="Segoe UI" w:cs="Segoe UI"/>
          <w:color w:val="333333"/>
          <w:lang w:val="en-US"/>
        </w:rPr>
        <w:t xml:space="preserve">. </w:t>
      </w:r>
      <w:r>
        <w:rPr>
          <w:rFonts w:ascii="Segoe UI" w:hAnsi="Segoe UI" w:cs="Segoe UI"/>
          <w:color w:val="333333"/>
        </w:rPr>
        <w:t xml:space="preserve">The </w:t>
      </w:r>
      <w:proofErr w:type="spellStart"/>
      <w:r>
        <w:rPr>
          <w:rFonts w:ascii="Segoe UI" w:hAnsi="Segoe UI" w:cs="Segoe UI"/>
          <w:color w:val="333333"/>
        </w:rPr>
        <w:t>hierarchy</w:t>
      </w:r>
      <w:proofErr w:type="spellEnd"/>
      <w:r>
        <w:rPr>
          <w:rFonts w:ascii="Segoe UI" w:hAnsi="Segoe UI" w:cs="Segoe UI"/>
          <w:color w:val="333333"/>
        </w:rPr>
        <w:t xml:space="preserve"> </w:t>
      </w:r>
      <w:proofErr w:type="spellStart"/>
      <w:r>
        <w:rPr>
          <w:rFonts w:ascii="Segoe UI" w:hAnsi="Segoe UI" w:cs="Segoe UI"/>
          <w:color w:val="333333"/>
        </w:rPr>
        <w:t>of</w:t>
      </w:r>
      <w:proofErr w:type="spellEnd"/>
      <w:r>
        <w:rPr>
          <w:rFonts w:ascii="Segoe UI" w:hAnsi="Segoe UI" w:cs="Segoe UI"/>
          <w:color w:val="333333"/>
        </w:rPr>
        <w:t xml:space="preserve"> Java </w:t>
      </w:r>
      <w:proofErr w:type="spellStart"/>
      <w:r>
        <w:rPr>
          <w:rFonts w:ascii="Segoe UI" w:hAnsi="Segoe UI" w:cs="Segoe UI"/>
          <w:color w:val="333333"/>
        </w:rPr>
        <w:t>Map</w:t>
      </w:r>
      <w:proofErr w:type="spellEnd"/>
      <w:r>
        <w:rPr>
          <w:rFonts w:ascii="Segoe UI" w:hAnsi="Segoe UI" w:cs="Segoe UI"/>
          <w:color w:val="333333"/>
        </w:rPr>
        <w:t xml:space="preserve"> </w:t>
      </w:r>
      <w:proofErr w:type="spellStart"/>
      <w:r>
        <w:rPr>
          <w:rFonts w:ascii="Segoe UI" w:hAnsi="Segoe UI" w:cs="Segoe UI"/>
          <w:color w:val="333333"/>
        </w:rPr>
        <w:t>is</w:t>
      </w:r>
      <w:proofErr w:type="spellEnd"/>
      <w:r>
        <w:rPr>
          <w:rFonts w:ascii="Segoe UI" w:hAnsi="Segoe UI" w:cs="Segoe UI"/>
          <w:color w:val="333333"/>
        </w:rPr>
        <w:t xml:space="preserve"> </w:t>
      </w:r>
      <w:proofErr w:type="spellStart"/>
      <w:r>
        <w:rPr>
          <w:rFonts w:ascii="Segoe UI" w:hAnsi="Segoe UI" w:cs="Segoe UI"/>
          <w:color w:val="333333"/>
        </w:rPr>
        <w:t>given</w:t>
      </w:r>
      <w:proofErr w:type="spellEnd"/>
      <w:r>
        <w:rPr>
          <w:rFonts w:ascii="Segoe UI" w:hAnsi="Segoe UI" w:cs="Segoe UI"/>
          <w:color w:val="333333"/>
        </w:rPr>
        <w:t xml:space="preserve"> </w:t>
      </w:r>
      <w:proofErr w:type="spellStart"/>
      <w:r>
        <w:rPr>
          <w:rFonts w:ascii="Segoe UI" w:hAnsi="Segoe UI" w:cs="Segoe UI"/>
          <w:color w:val="333333"/>
        </w:rPr>
        <w:t>below</w:t>
      </w:r>
      <w:proofErr w:type="spellEnd"/>
      <w:r>
        <w:rPr>
          <w:rFonts w:ascii="Segoe UI" w:hAnsi="Segoe UI" w:cs="Segoe UI"/>
          <w:color w:val="333333"/>
        </w:rPr>
        <w:t>:</w:t>
      </w:r>
    </w:p>
    <w:p w14:paraId="6142F0E2" w14:textId="60E6350F" w:rsidR="004143D2" w:rsidRDefault="004143D2" w:rsidP="004143D2">
      <w:pPr>
        <w:rPr>
          <w:rFonts w:ascii="Times New Roman" w:hAnsi="Times New Roman" w:cs="Times New Roman"/>
        </w:rPr>
      </w:pPr>
      <w:r>
        <w:rPr>
          <w:noProof/>
        </w:rPr>
        <w:drawing>
          <wp:inline distT="0" distB="0" distL="0" distR="0" wp14:anchorId="3DCD896C" wp14:editId="36A82445">
            <wp:extent cx="5731510" cy="5754370"/>
            <wp:effectExtent l="0" t="0" r="6350" b="4445"/>
            <wp:docPr id="23" name="Рисунок 23" descr="Java Map Hierarc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Java Map Hierarchy"/>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1510" cy="5754370"/>
                    </a:xfrm>
                    <a:prstGeom prst="rect">
                      <a:avLst/>
                    </a:prstGeom>
                    <a:noFill/>
                    <a:ln>
                      <a:noFill/>
                    </a:ln>
                  </pic:spPr>
                </pic:pic>
              </a:graphicData>
            </a:graphic>
          </wp:inline>
        </w:drawing>
      </w:r>
    </w:p>
    <w:p w14:paraId="6020071C" w14:textId="77777777" w:rsidR="004143D2" w:rsidRPr="004143D2" w:rsidRDefault="004143D2" w:rsidP="004143D2">
      <w:pPr>
        <w:pStyle w:val="a3"/>
        <w:shd w:val="clear" w:color="auto" w:fill="FFFFFF"/>
        <w:jc w:val="both"/>
        <w:rPr>
          <w:rFonts w:ascii="Segoe UI" w:hAnsi="Segoe UI" w:cs="Segoe UI"/>
          <w:color w:val="333333"/>
          <w:lang w:val="en-US"/>
        </w:rPr>
      </w:pPr>
      <w:r w:rsidRPr="004143D2">
        <w:rPr>
          <w:rFonts w:ascii="Segoe UI" w:hAnsi="Segoe UI" w:cs="Segoe UI"/>
          <w:color w:val="333333"/>
          <w:lang w:val="en-US"/>
        </w:rPr>
        <w:lastRenderedPageBreak/>
        <w:t xml:space="preserve">A Map doesn't allow duplicate keys, but you can have duplicate values. HashMap and </w:t>
      </w:r>
      <w:proofErr w:type="spellStart"/>
      <w:r w:rsidRPr="004143D2">
        <w:rPr>
          <w:rFonts w:ascii="Segoe UI" w:hAnsi="Segoe UI" w:cs="Segoe UI"/>
          <w:color w:val="333333"/>
          <w:lang w:val="en-US"/>
        </w:rPr>
        <w:t>LinkedHashMap</w:t>
      </w:r>
      <w:proofErr w:type="spellEnd"/>
      <w:r w:rsidRPr="004143D2">
        <w:rPr>
          <w:rFonts w:ascii="Segoe UI" w:hAnsi="Segoe UI" w:cs="Segoe UI"/>
          <w:color w:val="333333"/>
          <w:lang w:val="en-US"/>
        </w:rPr>
        <w:t xml:space="preserve"> allow null keys and values, but </w:t>
      </w:r>
      <w:proofErr w:type="spellStart"/>
      <w:r w:rsidRPr="004143D2">
        <w:rPr>
          <w:rFonts w:ascii="Segoe UI" w:hAnsi="Segoe UI" w:cs="Segoe UI"/>
          <w:color w:val="333333"/>
          <w:lang w:val="en-US"/>
        </w:rPr>
        <w:t>TreeMap</w:t>
      </w:r>
      <w:proofErr w:type="spellEnd"/>
      <w:r w:rsidRPr="004143D2">
        <w:rPr>
          <w:rFonts w:ascii="Segoe UI" w:hAnsi="Segoe UI" w:cs="Segoe UI"/>
          <w:color w:val="333333"/>
          <w:lang w:val="en-US"/>
        </w:rPr>
        <w:t xml:space="preserve"> doesn't allow any null key or value.</w:t>
      </w:r>
    </w:p>
    <w:p w14:paraId="5159A89D" w14:textId="77777777" w:rsidR="004143D2" w:rsidRPr="004143D2" w:rsidRDefault="004143D2" w:rsidP="004143D2">
      <w:pPr>
        <w:pStyle w:val="a3"/>
        <w:shd w:val="clear" w:color="auto" w:fill="FFFFFF"/>
        <w:jc w:val="both"/>
        <w:rPr>
          <w:rFonts w:ascii="Segoe UI" w:hAnsi="Segoe UI" w:cs="Segoe UI"/>
          <w:color w:val="333333"/>
          <w:lang w:val="en-US"/>
        </w:rPr>
      </w:pPr>
      <w:r w:rsidRPr="004143D2">
        <w:rPr>
          <w:rFonts w:ascii="Segoe UI" w:hAnsi="Segoe UI" w:cs="Segoe UI"/>
          <w:color w:val="333333"/>
          <w:lang w:val="en-US"/>
        </w:rPr>
        <w:t>A Map can't be traversed, so you need to convert it into Set using </w:t>
      </w:r>
      <w:proofErr w:type="spellStart"/>
      <w:proofErr w:type="gramStart"/>
      <w:r w:rsidRPr="004143D2">
        <w:rPr>
          <w:rStyle w:val="a6"/>
          <w:rFonts w:ascii="Segoe UI" w:eastAsiaTheme="majorEastAsia" w:hAnsi="Segoe UI" w:cs="Segoe UI"/>
          <w:color w:val="333333"/>
          <w:lang w:val="en-US"/>
        </w:rPr>
        <w:t>keySet</w:t>
      </w:r>
      <w:proofErr w:type="spellEnd"/>
      <w:r w:rsidRPr="004143D2">
        <w:rPr>
          <w:rStyle w:val="a6"/>
          <w:rFonts w:ascii="Segoe UI" w:eastAsiaTheme="majorEastAsia" w:hAnsi="Segoe UI" w:cs="Segoe UI"/>
          <w:color w:val="333333"/>
          <w:lang w:val="en-US"/>
        </w:rPr>
        <w:t>(</w:t>
      </w:r>
      <w:proofErr w:type="gramEnd"/>
      <w:r w:rsidRPr="004143D2">
        <w:rPr>
          <w:rStyle w:val="a6"/>
          <w:rFonts w:ascii="Segoe UI" w:eastAsiaTheme="majorEastAsia" w:hAnsi="Segoe UI" w:cs="Segoe UI"/>
          <w:color w:val="333333"/>
          <w:lang w:val="en-US"/>
        </w:rPr>
        <w:t>)</w:t>
      </w:r>
      <w:r w:rsidRPr="004143D2">
        <w:rPr>
          <w:rFonts w:ascii="Segoe UI" w:hAnsi="Segoe UI" w:cs="Segoe UI"/>
          <w:color w:val="333333"/>
          <w:lang w:val="en-US"/>
        </w:rPr>
        <w:t> or </w:t>
      </w:r>
      <w:proofErr w:type="spellStart"/>
      <w:r w:rsidRPr="004143D2">
        <w:rPr>
          <w:rStyle w:val="a6"/>
          <w:rFonts w:ascii="Segoe UI" w:eastAsiaTheme="majorEastAsia" w:hAnsi="Segoe UI" w:cs="Segoe UI"/>
          <w:color w:val="333333"/>
          <w:lang w:val="en-US"/>
        </w:rPr>
        <w:t>entrySet</w:t>
      </w:r>
      <w:proofErr w:type="spellEnd"/>
      <w:r w:rsidRPr="004143D2">
        <w:rPr>
          <w:rStyle w:val="a6"/>
          <w:rFonts w:ascii="Segoe UI" w:eastAsiaTheme="majorEastAsia" w:hAnsi="Segoe UI" w:cs="Segoe UI"/>
          <w:color w:val="333333"/>
          <w:lang w:val="en-US"/>
        </w:rPr>
        <w:t>()</w:t>
      </w:r>
      <w:r w:rsidRPr="004143D2">
        <w:rPr>
          <w:rFonts w:ascii="Segoe UI" w:hAnsi="Segoe UI" w:cs="Segoe UI"/>
          <w:color w:val="333333"/>
          <w:lang w:val="en-US"/>
        </w:rPr>
        <w:t> method.</w:t>
      </w:r>
    </w:p>
    <w:tbl>
      <w:tblPr>
        <w:tblW w:w="10258"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1801"/>
        <w:gridCol w:w="8457"/>
      </w:tblGrid>
      <w:tr w:rsidR="004143D2" w14:paraId="46356446" w14:textId="77777777" w:rsidTr="004143D2">
        <w:trPr>
          <w:trHeight w:val="421"/>
        </w:trPr>
        <w:tc>
          <w:tcPr>
            <w:tcW w:w="0" w:type="auto"/>
            <w:shd w:val="clear" w:color="auto" w:fill="C7CCBE"/>
            <w:tcMar>
              <w:top w:w="180" w:type="dxa"/>
              <w:left w:w="180" w:type="dxa"/>
              <w:bottom w:w="180" w:type="dxa"/>
              <w:right w:w="180" w:type="dxa"/>
            </w:tcMar>
            <w:hideMark/>
          </w:tcPr>
          <w:p w14:paraId="77A65FA8" w14:textId="77777777" w:rsidR="004143D2" w:rsidRDefault="004143D2">
            <w:pPr>
              <w:rPr>
                <w:rFonts w:ascii="Times New Roman" w:hAnsi="Times New Roman" w:cs="Times New Roman"/>
                <w:b/>
                <w:bCs/>
                <w:color w:val="000000"/>
                <w:sz w:val="26"/>
                <w:szCs w:val="26"/>
              </w:rPr>
            </w:pPr>
            <w:r>
              <w:rPr>
                <w:b/>
                <w:bCs/>
                <w:color w:val="000000"/>
                <w:sz w:val="26"/>
                <w:szCs w:val="26"/>
              </w:rPr>
              <w:t>Class</w:t>
            </w:r>
          </w:p>
        </w:tc>
        <w:tc>
          <w:tcPr>
            <w:tcW w:w="0" w:type="auto"/>
            <w:shd w:val="clear" w:color="auto" w:fill="C7CCBE"/>
            <w:tcMar>
              <w:top w:w="180" w:type="dxa"/>
              <w:left w:w="180" w:type="dxa"/>
              <w:bottom w:w="180" w:type="dxa"/>
              <w:right w:w="180" w:type="dxa"/>
            </w:tcMar>
            <w:hideMark/>
          </w:tcPr>
          <w:p w14:paraId="44B09AF4" w14:textId="77777777" w:rsidR="004143D2" w:rsidRDefault="004143D2">
            <w:pPr>
              <w:rPr>
                <w:b/>
                <w:bCs/>
                <w:color w:val="000000"/>
                <w:sz w:val="26"/>
                <w:szCs w:val="26"/>
              </w:rPr>
            </w:pPr>
            <w:proofErr w:type="spellStart"/>
            <w:r>
              <w:rPr>
                <w:b/>
                <w:bCs/>
                <w:color w:val="000000"/>
                <w:sz w:val="26"/>
                <w:szCs w:val="26"/>
              </w:rPr>
              <w:t>Description</w:t>
            </w:r>
            <w:proofErr w:type="spellEnd"/>
          </w:p>
        </w:tc>
      </w:tr>
      <w:tr w:rsidR="004143D2" w:rsidRPr="00EA16EA" w14:paraId="39D9B717" w14:textId="77777777" w:rsidTr="004143D2">
        <w:trPr>
          <w:trHeight w:val="401"/>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9549EE9" w14:textId="77777777" w:rsidR="004143D2" w:rsidRDefault="00000000">
            <w:pPr>
              <w:jc w:val="both"/>
              <w:rPr>
                <w:rFonts w:ascii="Segoe UI" w:hAnsi="Segoe UI" w:cs="Segoe UI"/>
                <w:color w:val="333333"/>
                <w:sz w:val="24"/>
                <w:szCs w:val="24"/>
              </w:rPr>
            </w:pPr>
            <w:hyperlink r:id="rId45" w:history="1">
              <w:proofErr w:type="spellStart"/>
              <w:r w:rsidR="004143D2">
                <w:rPr>
                  <w:rStyle w:val="a5"/>
                  <w:rFonts w:ascii="Segoe UI" w:hAnsi="Segoe UI" w:cs="Segoe UI"/>
                  <w:color w:val="008000"/>
                </w:rPr>
                <w:t>HashMap</w:t>
              </w:r>
              <w:proofErr w:type="spellEnd"/>
            </w:hyperlink>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E60FD15"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HashMap is the implementation of Map, but it doesn't maintain any order.</w:t>
            </w:r>
          </w:p>
        </w:tc>
      </w:tr>
      <w:tr w:rsidR="004143D2" w:rsidRPr="00EA16EA" w14:paraId="72821078" w14:textId="77777777" w:rsidTr="004143D2">
        <w:trPr>
          <w:trHeight w:val="401"/>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051CA7D" w14:textId="77777777" w:rsidR="004143D2" w:rsidRDefault="00000000">
            <w:pPr>
              <w:jc w:val="both"/>
              <w:rPr>
                <w:rFonts w:ascii="Segoe UI" w:hAnsi="Segoe UI" w:cs="Segoe UI"/>
                <w:color w:val="333333"/>
              </w:rPr>
            </w:pPr>
            <w:hyperlink r:id="rId46" w:history="1">
              <w:proofErr w:type="spellStart"/>
              <w:r w:rsidR="004143D2">
                <w:rPr>
                  <w:rStyle w:val="a5"/>
                  <w:rFonts w:ascii="Segoe UI" w:hAnsi="Segoe UI" w:cs="Segoe UI"/>
                  <w:color w:val="008000"/>
                </w:rPr>
                <w:t>LinkedHashMap</w:t>
              </w:r>
              <w:proofErr w:type="spellEnd"/>
            </w:hyperlink>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CD21526" w14:textId="77777777" w:rsidR="004143D2" w:rsidRPr="004143D2" w:rsidRDefault="004143D2">
            <w:pPr>
              <w:jc w:val="both"/>
              <w:rPr>
                <w:rFonts w:ascii="Segoe UI" w:hAnsi="Segoe UI" w:cs="Segoe UI"/>
                <w:color w:val="333333"/>
                <w:lang w:val="en-US"/>
              </w:rPr>
            </w:pPr>
            <w:proofErr w:type="spellStart"/>
            <w:r w:rsidRPr="004143D2">
              <w:rPr>
                <w:rFonts w:ascii="Segoe UI" w:hAnsi="Segoe UI" w:cs="Segoe UI"/>
                <w:color w:val="333333"/>
                <w:lang w:val="en-US"/>
              </w:rPr>
              <w:t>LinkedHashMap</w:t>
            </w:r>
            <w:proofErr w:type="spellEnd"/>
            <w:r w:rsidRPr="004143D2">
              <w:rPr>
                <w:rFonts w:ascii="Segoe UI" w:hAnsi="Segoe UI" w:cs="Segoe UI"/>
                <w:color w:val="333333"/>
                <w:lang w:val="en-US"/>
              </w:rPr>
              <w:t xml:space="preserve"> is the implementation of Map. It inherits HashMap class. It maintains insertion order.</w:t>
            </w:r>
          </w:p>
        </w:tc>
      </w:tr>
      <w:tr w:rsidR="004143D2" w14:paraId="7587F653" w14:textId="77777777" w:rsidTr="004143D2">
        <w:trPr>
          <w:trHeight w:val="401"/>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2BEB83E" w14:textId="77777777" w:rsidR="004143D2" w:rsidRDefault="00000000">
            <w:pPr>
              <w:jc w:val="both"/>
              <w:rPr>
                <w:rFonts w:ascii="Segoe UI" w:hAnsi="Segoe UI" w:cs="Segoe UI"/>
                <w:color w:val="333333"/>
              </w:rPr>
            </w:pPr>
            <w:hyperlink r:id="rId47" w:history="1">
              <w:proofErr w:type="spellStart"/>
              <w:r w:rsidR="004143D2">
                <w:rPr>
                  <w:rStyle w:val="a5"/>
                  <w:rFonts w:ascii="Segoe UI" w:hAnsi="Segoe UI" w:cs="Segoe UI"/>
                  <w:color w:val="008000"/>
                </w:rPr>
                <w:t>TreeMap</w:t>
              </w:r>
              <w:proofErr w:type="spellEnd"/>
            </w:hyperlink>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9AEE4AF" w14:textId="77777777" w:rsidR="004143D2" w:rsidRDefault="004143D2">
            <w:pPr>
              <w:jc w:val="both"/>
              <w:rPr>
                <w:rFonts w:ascii="Segoe UI" w:hAnsi="Segoe UI" w:cs="Segoe UI"/>
                <w:color w:val="333333"/>
              </w:rPr>
            </w:pPr>
            <w:proofErr w:type="spellStart"/>
            <w:r w:rsidRPr="004143D2">
              <w:rPr>
                <w:rFonts w:ascii="Segoe UI" w:hAnsi="Segoe UI" w:cs="Segoe UI"/>
                <w:color w:val="333333"/>
                <w:lang w:val="en-US"/>
              </w:rPr>
              <w:t>TreeMap</w:t>
            </w:r>
            <w:proofErr w:type="spellEnd"/>
            <w:r w:rsidRPr="004143D2">
              <w:rPr>
                <w:rFonts w:ascii="Segoe UI" w:hAnsi="Segoe UI" w:cs="Segoe UI"/>
                <w:color w:val="333333"/>
                <w:lang w:val="en-US"/>
              </w:rPr>
              <w:t xml:space="preserve"> is the implementation of Map and </w:t>
            </w:r>
            <w:proofErr w:type="spellStart"/>
            <w:r w:rsidRPr="004143D2">
              <w:rPr>
                <w:rFonts w:ascii="Segoe UI" w:hAnsi="Segoe UI" w:cs="Segoe UI"/>
                <w:color w:val="333333"/>
                <w:lang w:val="en-US"/>
              </w:rPr>
              <w:t>SortedMap</w:t>
            </w:r>
            <w:proofErr w:type="spellEnd"/>
            <w:r w:rsidRPr="004143D2">
              <w:rPr>
                <w:rFonts w:ascii="Segoe UI" w:hAnsi="Segoe UI" w:cs="Segoe UI"/>
                <w:color w:val="333333"/>
                <w:lang w:val="en-US"/>
              </w:rPr>
              <w:t xml:space="preserve">. </w:t>
            </w:r>
            <w:r>
              <w:rPr>
                <w:rFonts w:ascii="Segoe UI" w:hAnsi="Segoe UI" w:cs="Segoe UI"/>
                <w:color w:val="333333"/>
              </w:rPr>
              <w:t xml:space="preserve">It </w:t>
            </w:r>
            <w:proofErr w:type="spellStart"/>
            <w:r>
              <w:rPr>
                <w:rFonts w:ascii="Segoe UI" w:hAnsi="Segoe UI" w:cs="Segoe UI"/>
                <w:color w:val="333333"/>
              </w:rPr>
              <w:t>maintains</w:t>
            </w:r>
            <w:proofErr w:type="spellEnd"/>
            <w:r>
              <w:rPr>
                <w:rFonts w:ascii="Segoe UI" w:hAnsi="Segoe UI" w:cs="Segoe UI"/>
                <w:color w:val="333333"/>
              </w:rPr>
              <w:t xml:space="preserve"> </w:t>
            </w:r>
            <w:proofErr w:type="spellStart"/>
            <w:r>
              <w:rPr>
                <w:rFonts w:ascii="Segoe UI" w:hAnsi="Segoe UI" w:cs="Segoe UI"/>
                <w:color w:val="333333"/>
              </w:rPr>
              <w:t>ascending</w:t>
            </w:r>
            <w:proofErr w:type="spellEnd"/>
            <w:r>
              <w:rPr>
                <w:rFonts w:ascii="Segoe UI" w:hAnsi="Segoe UI" w:cs="Segoe UI"/>
                <w:color w:val="333333"/>
              </w:rPr>
              <w:t xml:space="preserve"> </w:t>
            </w:r>
            <w:proofErr w:type="spellStart"/>
            <w:r>
              <w:rPr>
                <w:rFonts w:ascii="Segoe UI" w:hAnsi="Segoe UI" w:cs="Segoe UI"/>
                <w:color w:val="333333"/>
              </w:rPr>
              <w:t>order</w:t>
            </w:r>
            <w:proofErr w:type="spellEnd"/>
            <w:r>
              <w:rPr>
                <w:rFonts w:ascii="Segoe UI" w:hAnsi="Segoe UI" w:cs="Segoe UI"/>
                <w:color w:val="333333"/>
              </w:rPr>
              <w:t>.</w:t>
            </w:r>
          </w:p>
        </w:tc>
      </w:tr>
    </w:tbl>
    <w:p w14:paraId="2027D914" w14:textId="77777777" w:rsidR="004143D2" w:rsidRDefault="004143D2" w:rsidP="004143D2">
      <w:pPr>
        <w:pStyle w:val="3"/>
        <w:shd w:val="clear" w:color="auto" w:fill="FFFFFF"/>
        <w:spacing w:line="312" w:lineRule="atLeast"/>
        <w:jc w:val="both"/>
        <w:rPr>
          <w:rFonts w:asciiTheme="minorHAnsi" w:hAnsiTheme="minorHAnsi"/>
          <w:b/>
          <w:bCs/>
          <w:color w:val="610B4B"/>
          <w:sz w:val="32"/>
          <w:szCs w:val="32"/>
        </w:rPr>
      </w:pPr>
    </w:p>
    <w:p w14:paraId="599B8998" w14:textId="77777777" w:rsidR="004143D2" w:rsidRDefault="004143D2" w:rsidP="004143D2">
      <w:pPr>
        <w:pStyle w:val="3"/>
        <w:shd w:val="clear" w:color="auto" w:fill="FFFFFF"/>
        <w:spacing w:line="312" w:lineRule="atLeast"/>
        <w:jc w:val="both"/>
        <w:rPr>
          <w:rFonts w:asciiTheme="minorHAnsi" w:hAnsiTheme="minorHAnsi"/>
          <w:b/>
          <w:bCs/>
          <w:color w:val="610B4B"/>
          <w:sz w:val="32"/>
          <w:szCs w:val="32"/>
        </w:rPr>
      </w:pPr>
    </w:p>
    <w:p w14:paraId="29382775" w14:textId="77777777" w:rsidR="004143D2" w:rsidRDefault="004143D2" w:rsidP="004143D2">
      <w:pPr>
        <w:pStyle w:val="3"/>
        <w:shd w:val="clear" w:color="auto" w:fill="FFFFFF"/>
        <w:spacing w:line="312" w:lineRule="atLeast"/>
        <w:jc w:val="both"/>
        <w:rPr>
          <w:rFonts w:asciiTheme="minorHAnsi" w:hAnsiTheme="minorHAnsi"/>
          <w:b/>
          <w:bCs/>
          <w:color w:val="610B4B"/>
          <w:sz w:val="32"/>
          <w:szCs w:val="32"/>
        </w:rPr>
      </w:pPr>
    </w:p>
    <w:p w14:paraId="5EB746FF" w14:textId="77777777" w:rsidR="004143D2" w:rsidRDefault="004143D2" w:rsidP="004143D2">
      <w:pPr>
        <w:pStyle w:val="3"/>
        <w:shd w:val="clear" w:color="auto" w:fill="FFFFFF"/>
        <w:spacing w:line="312" w:lineRule="atLeast"/>
        <w:jc w:val="both"/>
        <w:rPr>
          <w:rFonts w:asciiTheme="minorHAnsi" w:hAnsiTheme="minorHAnsi"/>
          <w:b/>
          <w:bCs/>
          <w:color w:val="610B4B"/>
          <w:sz w:val="32"/>
          <w:szCs w:val="32"/>
        </w:rPr>
      </w:pPr>
    </w:p>
    <w:p w14:paraId="7C01BC72" w14:textId="6A4E73A4" w:rsidR="004143D2" w:rsidRPr="004143D2" w:rsidRDefault="004143D2" w:rsidP="004143D2">
      <w:pPr>
        <w:pStyle w:val="3"/>
        <w:shd w:val="clear" w:color="auto" w:fill="FFFFFF"/>
        <w:spacing w:line="312" w:lineRule="atLeast"/>
        <w:jc w:val="both"/>
        <w:rPr>
          <w:rFonts w:ascii="Helvetica" w:hAnsi="Helvetica" w:cs="Times New Roman"/>
          <w:color w:val="610B4B"/>
          <w:sz w:val="32"/>
          <w:szCs w:val="32"/>
          <w:lang w:val="en-US"/>
        </w:rPr>
      </w:pPr>
      <w:r w:rsidRPr="004143D2">
        <w:rPr>
          <w:rFonts w:ascii="Helvetica" w:hAnsi="Helvetica"/>
          <w:b/>
          <w:bCs/>
          <w:color w:val="610B4B"/>
          <w:sz w:val="32"/>
          <w:szCs w:val="32"/>
          <w:lang w:val="en-US"/>
        </w:rPr>
        <w:t>Useful methods of Map interface</w:t>
      </w:r>
    </w:p>
    <w:tbl>
      <w:tblPr>
        <w:tblW w:w="10198"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5010"/>
        <w:gridCol w:w="5188"/>
      </w:tblGrid>
      <w:tr w:rsidR="004143D2" w14:paraId="70325AC9" w14:textId="77777777" w:rsidTr="004143D2">
        <w:tc>
          <w:tcPr>
            <w:tcW w:w="0" w:type="auto"/>
            <w:shd w:val="clear" w:color="auto" w:fill="C7CCBE"/>
            <w:tcMar>
              <w:top w:w="180" w:type="dxa"/>
              <w:left w:w="180" w:type="dxa"/>
              <w:bottom w:w="180" w:type="dxa"/>
              <w:right w:w="180" w:type="dxa"/>
            </w:tcMar>
            <w:hideMark/>
          </w:tcPr>
          <w:p w14:paraId="69A749A3" w14:textId="77777777" w:rsidR="004143D2" w:rsidRDefault="004143D2">
            <w:pPr>
              <w:rPr>
                <w:rFonts w:ascii="Times New Roman" w:hAnsi="Times New Roman"/>
                <w:b/>
                <w:bCs/>
                <w:color w:val="000000"/>
                <w:sz w:val="26"/>
                <w:szCs w:val="26"/>
              </w:rPr>
            </w:pPr>
            <w:proofErr w:type="spellStart"/>
            <w:r>
              <w:rPr>
                <w:b/>
                <w:bCs/>
                <w:color w:val="000000"/>
                <w:sz w:val="26"/>
                <w:szCs w:val="26"/>
              </w:rPr>
              <w:t>Method</w:t>
            </w:r>
            <w:proofErr w:type="spellEnd"/>
          </w:p>
        </w:tc>
        <w:tc>
          <w:tcPr>
            <w:tcW w:w="5188" w:type="dxa"/>
            <w:shd w:val="clear" w:color="auto" w:fill="C7CCBE"/>
            <w:tcMar>
              <w:top w:w="180" w:type="dxa"/>
              <w:left w:w="180" w:type="dxa"/>
              <w:bottom w:w="180" w:type="dxa"/>
              <w:right w:w="180" w:type="dxa"/>
            </w:tcMar>
            <w:hideMark/>
          </w:tcPr>
          <w:p w14:paraId="51C0E587" w14:textId="77777777" w:rsidR="004143D2" w:rsidRDefault="004143D2">
            <w:pPr>
              <w:rPr>
                <w:b/>
                <w:bCs/>
                <w:color w:val="000000"/>
                <w:sz w:val="26"/>
                <w:szCs w:val="26"/>
              </w:rPr>
            </w:pPr>
            <w:proofErr w:type="spellStart"/>
            <w:r>
              <w:rPr>
                <w:b/>
                <w:bCs/>
                <w:color w:val="000000"/>
                <w:sz w:val="26"/>
                <w:szCs w:val="26"/>
              </w:rPr>
              <w:t>Description</w:t>
            </w:r>
            <w:proofErr w:type="spellEnd"/>
          </w:p>
        </w:tc>
      </w:tr>
      <w:tr w:rsidR="004143D2" w:rsidRPr="00EA16EA" w14:paraId="17357176" w14:textId="77777777" w:rsidTr="004143D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6D1BCB1" w14:textId="77777777" w:rsidR="004143D2" w:rsidRPr="004143D2" w:rsidRDefault="004143D2">
            <w:pPr>
              <w:jc w:val="both"/>
              <w:rPr>
                <w:rFonts w:ascii="Segoe UI" w:hAnsi="Segoe UI" w:cs="Segoe UI"/>
                <w:color w:val="333333"/>
                <w:sz w:val="24"/>
                <w:szCs w:val="24"/>
                <w:lang w:val="en-US"/>
              </w:rPr>
            </w:pPr>
            <w:r w:rsidRPr="004143D2">
              <w:rPr>
                <w:rFonts w:ascii="Segoe UI" w:hAnsi="Segoe UI" w:cs="Segoe UI"/>
                <w:color w:val="333333"/>
                <w:lang w:val="en-US"/>
              </w:rPr>
              <w:t xml:space="preserve">V </w:t>
            </w:r>
            <w:proofErr w:type="gramStart"/>
            <w:r w:rsidRPr="004143D2">
              <w:rPr>
                <w:rFonts w:ascii="Segoe UI" w:hAnsi="Segoe UI" w:cs="Segoe UI"/>
                <w:color w:val="333333"/>
                <w:lang w:val="en-US"/>
              </w:rPr>
              <w:t>put(</w:t>
            </w:r>
            <w:proofErr w:type="gramEnd"/>
            <w:r w:rsidRPr="004143D2">
              <w:rPr>
                <w:rFonts w:ascii="Segoe UI" w:hAnsi="Segoe UI" w:cs="Segoe UI"/>
                <w:color w:val="333333"/>
                <w:lang w:val="en-US"/>
              </w:rPr>
              <w:t>Object key, Object value)</w:t>
            </w:r>
          </w:p>
        </w:tc>
        <w:tc>
          <w:tcPr>
            <w:tcW w:w="5188"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740ACE4"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It is used to insert an entry in the map.</w:t>
            </w:r>
          </w:p>
        </w:tc>
      </w:tr>
      <w:tr w:rsidR="004143D2" w:rsidRPr="00EA16EA" w14:paraId="0A2BBDEF" w14:textId="77777777" w:rsidTr="004143D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84E6C0B" w14:textId="77777777" w:rsidR="004143D2" w:rsidRDefault="004143D2">
            <w:pPr>
              <w:jc w:val="both"/>
              <w:rPr>
                <w:rFonts w:ascii="Segoe UI" w:hAnsi="Segoe UI" w:cs="Segoe UI"/>
                <w:color w:val="333333"/>
              </w:rPr>
            </w:pPr>
            <w:proofErr w:type="spellStart"/>
            <w:r>
              <w:rPr>
                <w:rFonts w:ascii="Segoe UI" w:hAnsi="Segoe UI" w:cs="Segoe UI"/>
                <w:color w:val="333333"/>
              </w:rPr>
              <w:t>void</w:t>
            </w:r>
            <w:proofErr w:type="spellEnd"/>
            <w:r>
              <w:rPr>
                <w:rFonts w:ascii="Segoe UI" w:hAnsi="Segoe UI" w:cs="Segoe UI"/>
                <w:color w:val="333333"/>
              </w:rPr>
              <w:t xml:space="preserve"> </w:t>
            </w:r>
            <w:proofErr w:type="spellStart"/>
            <w:proofErr w:type="gramStart"/>
            <w:r>
              <w:rPr>
                <w:rFonts w:ascii="Segoe UI" w:hAnsi="Segoe UI" w:cs="Segoe UI"/>
                <w:color w:val="333333"/>
              </w:rPr>
              <w:t>putAll</w:t>
            </w:r>
            <w:proofErr w:type="spellEnd"/>
            <w:r>
              <w:rPr>
                <w:rFonts w:ascii="Segoe UI" w:hAnsi="Segoe UI" w:cs="Segoe UI"/>
                <w:color w:val="333333"/>
              </w:rPr>
              <w:t>(</w:t>
            </w:r>
            <w:proofErr w:type="spellStart"/>
            <w:proofErr w:type="gramEnd"/>
            <w:r>
              <w:rPr>
                <w:rFonts w:ascii="Segoe UI" w:hAnsi="Segoe UI" w:cs="Segoe UI"/>
                <w:color w:val="333333"/>
              </w:rPr>
              <w:t>Map</w:t>
            </w:r>
            <w:proofErr w:type="spellEnd"/>
            <w:r>
              <w:rPr>
                <w:rFonts w:ascii="Segoe UI" w:hAnsi="Segoe UI" w:cs="Segoe UI"/>
                <w:color w:val="333333"/>
              </w:rPr>
              <w:t xml:space="preserve"> </w:t>
            </w:r>
            <w:proofErr w:type="spellStart"/>
            <w:r>
              <w:rPr>
                <w:rFonts w:ascii="Segoe UI" w:hAnsi="Segoe UI" w:cs="Segoe UI"/>
                <w:color w:val="333333"/>
              </w:rPr>
              <w:t>map</w:t>
            </w:r>
            <w:proofErr w:type="spellEnd"/>
            <w:r>
              <w:rPr>
                <w:rFonts w:ascii="Segoe UI" w:hAnsi="Segoe UI" w:cs="Segoe UI"/>
                <w:color w:val="333333"/>
              </w:rPr>
              <w:t>)</w:t>
            </w:r>
          </w:p>
        </w:tc>
        <w:tc>
          <w:tcPr>
            <w:tcW w:w="5188"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393DA54"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It is used to insert the specified map in the map.</w:t>
            </w:r>
          </w:p>
        </w:tc>
      </w:tr>
      <w:tr w:rsidR="004143D2" w:rsidRPr="00EA16EA" w14:paraId="60D933E2" w14:textId="77777777" w:rsidTr="004143D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B221F37"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 xml:space="preserve">V </w:t>
            </w:r>
            <w:proofErr w:type="spellStart"/>
            <w:proofErr w:type="gramStart"/>
            <w:r w:rsidRPr="004143D2">
              <w:rPr>
                <w:rFonts w:ascii="Segoe UI" w:hAnsi="Segoe UI" w:cs="Segoe UI"/>
                <w:color w:val="333333"/>
                <w:lang w:val="en-US"/>
              </w:rPr>
              <w:t>putIfAbsent</w:t>
            </w:r>
            <w:proofErr w:type="spellEnd"/>
            <w:r w:rsidRPr="004143D2">
              <w:rPr>
                <w:rFonts w:ascii="Segoe UI" w:hAnsi="Segoe UI" w:cs="Segoe UI"/>
                <w:color w:val="333333"/>
                <w:lang w:val="en-US"/>
              </w:rPr>
              <w:t>(</w:t>
            </w:r>
            <w:proofErr w:type="gramEnd"/>
            <w:r w:rsidRPr="004143D2">
              <w:rPr>
                <w:rFonts w:ascii="Segoe UI" w:hAnsi="Segoe UI" w:cs="Segoe UI"/>
                <w:color w:val="333333"/>
                <w:lang w:val="en-US"/>
              </w:rPr>
              <w:t>K key, V value)</w:t>
            </w:r>
          </w:p>
        </w:tc>
        <w:tc>
          <w:tcPr>
            <w:tcW w:w="5188"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7144CF4"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It inserts the specified value with the specified key in the map only if it is not already specified.</w:t>
            </w:r>
          </w:p>
        </w:tc>
      </w:tr>
      <w:tr w:rsidR="004143D2" w:rsidRPr="00EA16EA" w14:paraId="1FC7B8C6" w14:textId="77777777" w:rsidTr="004143D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7A86010" w14:textId="77777777" w:rsidR="004143D2" w:rsidRDefault="004143D2">
            <w:pPr>
              <w:jc w:val="both"/>
              <w:rPr>
                <w:rFonts w:ascii="Segoe UI" w:hAnsi="Segoe UI" w:cs="Segoe UI"/>
                <w:color w:val="333333"/>
              </w:rPr>
            </w:pPr>
            <w:r>
              <w:rPr>
                <w:rFonts w:ascii="Segoe UI" w:hAnsi="Segoe UI" w:cs="Segoe UI"/>
                <w:color w:val="333333"/>
              </w:rPr>
              <w:t xml:space="preserve">V </w:t>
            </w:r>
            <w:proofErr w:type="spellStart"/>
            <w:proofErr w:type="gramStart"/>
            <w:r>
              <w:rPr>
                <w:rFonts w:ascii="Segoe UI" w:hAnsi="Segoe UI" w:cs="Segoe UI"/>
                <w:color w:val="333333"/>
              </w:rPr>
              <w:t>remove</w:t>
            </w:r>
            <w:proofErr w:type="spellEnd"/>
            <w:r>
              <w:rPr>
                <w:rFonts w:ascii="Segoe UI" w:hAnsi="Segoe UI" w:cs="Segoe UI"/>
                <w:color w:val="333333"/>
              </w:rPr>
              <w:t>(</w:t>
            </w:r>
            <w:proofErr w:type="gramEnd"/>
            <w:r>
              <w:rPr>
                <w:rFonts w:ascii="Segoe UI" w:hAnsi="Segoe UI" w:cs="Segoe UI"/>
                <w:color w:val="333333"/>
              </w:rPr>
              <w:t xml:space="preserve">Object </w:t>
            </w:r>
            <w:proofErr w:type="spellStart"/>
            <w:r>
              <w:rPr>
                <w:rFonts w:ascii="Segoe UI" w:hAnsi="Segoe UI" w:cs="Segoe UI"/>
                <w:color w:val="333333"/>
              </w:rPr>
              <w:t>key</w:t>
            </w:r>
            <w:proofErr w:type="spellEnd"/>
            <w:r>
              <w:rPr>
                <w:rFonts w:ascii="Segoe UI" w:hAnsi="Segoe UI" w:cs="Segoe UI"/>
                <w:color w:val="333333"/>
              </w:rPr>
              <w:t>)</w:t>
            </w:r>
          </w:p>
        </w:tc>
        <w:tc>
          <w:tcPr>
            <w:tcW w:w="5188"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179FC0F"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It is used to delete an entry for the specified key.</w:t>
            </w:r>
          </w:p>
        </w:tc>
      </w:tr>
      <w:tr w:rsidR="004143D2" w:rsidRPr="00EA16EA" w14:paraId="7BB4BAC3" w14:textId="77777777" w:rsidTr="004143D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C0837EE" w14:textId="77777777" w:rsidR="004143D2" w:rsidRPr="004143D2" w:rsidRDefault="004143D2">
            <w:pPr>
              <w:jc w:val="both"/>
              <w:rPr>
                <w:rFonts w:ascii="Segoe UI" w:hAnsi="Segoe UI" w:cs="Segoe UI"/>
                <w:color w:val="333333"/>
                <w:lang w:val="en-US"/>
              </w:rPr>
            </w:pPr>
            <w:proofErr w:type="spellStart"/>
            <w:r w:rsidRPr="004143D2">
              <w:rPr>
                <w:rFonts w:ascii="Segoe UI" w:hAnsi="Segoe UI" w:cs="Segoe UI"/>
                <w:color w:val="333333"/>
                <w:lang w:val="en-US"/>
              </w:rPr>
              <w:t>boolean</w:t>
            </w:r>
            <w:proofErr w:type="spellEnd"/>
            <w:r w:rsidRPr="004143D2">
              <w:rPr>
                <w:rFonts w:ascii="Segoe UI" w:hAnsi="Segoe UI" w:cs="Segoe UI"/>
                <w:color w:val="333333"/>
                <w:lang w:val="en-US"/>
              </w:rPr>
              <w:t xml:space="preserve"> </w:t>
            </w:r>
            <w:proofErr w:type="gramStart"/>
            <w:r w:rsidRPr="004143D2">
              <w:rPr>
                <w:rFonts w:ascii="Segoe UI" w:hAnsi="Segoe UI" w:cs="Segoe UI"/>
                <w:color w:val="333333"/>
                <w:lang w:val="en-US"/>
              </w:rPr>
              <w:t>remove(</w:t>
            </w:r>
            <w:proofErr w:type="gramEnd"/>
            <w:r w:rsidRPr="004143D2">
              <w:rPr>
                <w:rFonts w:ascii="Segoe UI" w:hAnsi="Segoe UI" w:cs="Segoe UI"/>
                <w:color w:val="333333"/>
                <w:lang w:val="en-US"/>
              </w:rPr>
              <w:t>Object key, Object value)</w:t>
            </w:r>
          </w:p>
        </w:tc>
        <w:tc>
          <w:tcPr>
            <w:tcW w:w="5188"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256818C"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It removes the specified values with the associated specified keys from the map.</w:t>
            </w:r>
          </w:p>
        </w:tc>
      </w:tr>
      <w:tr w:rsidR="004143D2" w:rsidRPr="00EA16EA" w14:paraId="55265480" w14:textId="77777777" w:rsidTr="004143D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F6DC20D" w14:textId="77777777" w:rsidR="004143D2" w:rsidRDefault="004143D2">
            <w:pPr>
              <w:jc w:val="both"/>
              <w:rPr>
                <w:rFonts w:ascii="Segoe UI" w:hAnsi="Segoe UI" w:cs="Segoe UI"/>
                <w:color w:val="333333"/>
              </w:rPr>
            </w:pPr>
            <w:proofErr w:type="spellStart"/>
            <w:r>
              <w:rPr>
                <w:rFonts w:ascii="Segoe UI" w:hAnsi="Segoe UI" w:cs="Segoe UI"/>
                <w:color w:val="333333"/>
              </w:rPr>
              <w:t>Set</w:t>
            </w:r>
            <w:proofErr w:type="spellEnd"/>
            <w:r>
              <w:rPr>
                <w:rFonts w:ascii="Segoe UI" w:hAnsi="Segoe UI" w:cs="Segoe UI"/>
                <w:color w:val="333333"/>
              </w:rPr>
              <w:t xml:space="preserve"> </w:t>
            </w:r>
            <w:proofErr w:type="spellStart"/>
            <w:proofErr w:type="gramStart"/>
            <w:r>
              <w:rPr>
                <w:rFonts w:ascii="Segoe UI" w:hAnsi="Segoe UI" w:cs="Segoe UI"/>
                <w:color w:val="333333"/>
              </w:rPr>
              <w:t>keySet</w:t>
            </w:r>
            <w:proofErr w:type="spellEnd"/>
            <w:r>
              <w:rPr>
                <w:rFonts w:ascii="Segoe UI" w:hAnsi="Segoe UI" w:cs="Segoe UI"/>
                <w:color w:val="333333"/>
              </w:rPr>
              <w:t>(</w:t>
            </w:r>
            <w:proofErr w:type="gramEnd"/>
            <w:r>
              <w:rPr>
                <w:rFonts w:ascii="Segoe UI" w:hAnsi="Segoe UI" w:cs="Segoe UI"/>
                <w:color w:val="333333"/>
              </w:rPr>
              <w:t>)</w:t>
            </w:r>
          </w:p>
        </w:tc>
        <w:tc>
          <w:tcPr>
            <w:tcW w:w="5188"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0BA4644"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It returns the Set view containing all the keys.</w:t>
            </w:r>
          </w:p>
        </w:tc>
      </w:tr>
      <w:tr w:rsidR="004143D2" w:rsidRPr="00EA16EA" w14:paraId="3A487CC9" w14:textId="77777777" w:rsidTr="004143D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A849C60"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lastRenderedPageBreak/>
              <w:t>Set&lt;</w:t>
            </w:r>
            <w:proofErr w:type="spellStart"/>
            <w:r w:rsidRPr="004143D2">
              <w:rPr>
                <w:rFonts w:ascii="Segoe UI" w:hAnsi="Segoe UI" w:cs="Segoe UI"/>
                <w:color w:val="333333"/>
                <w:lang w:val="en-US"/>
              </w:rPr>
              <w:t>Map.Entry</w:t>
            </w:r>
            <w:proofErr w:type="spellEnd"/>
            <w:r w:rsidRPr="004143D2">
              <w:rPr>
                <w:rFonts w:ascii="Segoe UI" w:hAnsi="Segoe UI" w:cs="Segoe UI"/>
                <w:color w:val="333333"/>
                <w:lang w:val="en-US"/>
              </w:rPr>
              <w:t>&lt;</w:t>
            </w:r>
            <w:proofErr w:type="gramStart"/>
            <w:r w:rsidRPr="004143D2">
              <w:rPr>
                <w:rFonts w:ascii="Segoe UI" w:hAnsi="Segoe UI" w:cs="Segoe UI"/>
                <w:color w:val="333333"/>
                <w:lang w:val="en-US"/>
              </w:rPr>
              <w:t>K,V</w:t>
            </w:r>
            <w:proofErr w:type="gramEnd"/>
            <w:r w:rsidRPr="004143D2">
              <w:rPr>
                <w:rFonts w:ascii="Segoe UI" w:hAnsi="Segoe UI" w:cs="Segoe UI"/>
                <w:color w:val="333333"/>
                <w:lang w:val="en-US"/>
              </w:rPr>
              <w:t xml:space="preserve">&gt;&gt; </w:t>
            </w:r>
            <w:proofErr w:type="spellStart"/>
            <w:r w:rsidRPr="004143D2">
              <w:rPr>
                <w:rFonts w:ascii="Segoe UI" w:hAnsi="Segoe UI" w:cs="Segoe UI"/>
                <w:color w:val="333333"/>
                <w:lang w:val="en-US"/>
              </w:rPr>
              <w:t>entrySet</w:t>
            </w:r>
            <w:proofErr w:type="spellEnd"/>
            <w:r w:rsidRPr="004143D2">
              <w:rPr>
                <w:rFonts w:ascii="Segoe UI" w:hAnsi="Segoe UI" w:cs="Segoe UI"/>
                <w:color w:val="333333"/>
                <w:lang w:val="en-US"/>
              </w:rPr>
              <w:t>()</w:t>
            </w:r>
          </w:p>
        </w:tc>
        <w:tc>
          <w:tcPr>
            <w:tcW w:w="5188"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C6FDB9B"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It returns the Set view containing all the keys and values.</w:t>
            </w:r>
          </w:p>
        </w:tc>
      </w:tr>
      <w:tr w:rsidR="004143D2" w:rsidRPr="00EA16EA" w14:paraId="60BFB386" w14:textId="77777777" w:rsidTr="004143D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9E7FCB2" w14:textId="77777777" w:rsidR="004143D2" w:rsidRDefault="004143D2">
            <w:pPr>
              <w:jc w:val="both"/>
              <w:rPr>
                <w:rFonts w:ascii="Segoe UI" w:hAnsi="Segoe UI" w:cs="Segoe UI"/>
                <w:color w:val="333333"/>
              </w:rPr>
            </w:pPr>
            <w:proofErr w:type="spellStart"/>
            <w:r>
              <w:rPr>
                <w:rFonts w:ascii="Segoe UI" w:hAnsi="Segoe UI" w:cs="Segoe UI"/>
                <w:color w:val="333333"/>
              </w:rPr>
              <w:t>void</w:t>
            </w:r>
            <w:proofErr w:type="spellEnd"/>
            <w:r>
              <w:rPr>
                <w:rFonts w:ascii="Segoe UI" w:hAnsi="Segoe UI" w:cs="Segoe UI"/>
                <w:color w:val="333333"/>
              </w:rPr>
              <w:t xml:space="preserve"> </w:t>
            </w:r>
            <w:proofErr w:type="spellStart"/>
            <w:proofErr w:type="gramStart"/>
            <w:r>
              <w:rPr>
                <w:rFonts w:ascii="Segoe UI" w:hAnsi="Segoe UI" w:cs="Segoe UI"/>
                <w:color w:val="333333"/>
              </w:rPr>
              <w:t>clear</w:t>
            </w:r>
            <w:proofErr w:type="spellEnd"/>
            <w:r>
              <w:rPr>
                <w:rFonts w:ascii="Segoe UI" w:hAnsi="Segoe UI" w:cs="Segoe UI"/>
                <w:color w:val="333333"/>
              </w:rPr>
              <w:t>(</w:t>
            </w:r>
            <w:proofErr w:type="gramEnd"/>
            <w:r>
              <w:rPr>
                <w:rFonts w:ascii="Segoe UI" w:hAnsi="Segoe UI" w:cs="Segoe UI"/>
                <w:color w:val="333333"/>
              </w:rPr>
              <w:t>)</w:t>
            </w:r>
          </w:p>
        </w:tc>
        <w:tc>
          <w:tcPr>
            <w:tcW w:w="5188"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3D5EBB1"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It is used to reset the map.</w:t>
            </w:r>
          </w:p>
        </w:tc>
      </w:tr>
      <w:tr w:rsidR="004143D2" w:rsidRPr="00EA16EA" w14:paraId="42B787E0" w14:textId="77777777" w:rsidTr="004143D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5570DCC"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 xml:space="preserve">V </w:t>
            </w:r>
            <w:proofErr w:type="gramStart"/>
            <w:r w:rsidRPr="004143D2">
              <w:rPr>
                <w:rFonts w:ascii="Segoe UI" w:hAnsi="Segoe UI" w:cs="Segoe UI"/>
                <w:color w:val="333333"/>
                <w:lang w:val="en-US"/>
              </w:rPr>
              <w:t>compute(</w:t>
            </w:r>
            <w:proofErr w:type="gramEnd"/>
            <w:r w:rsidRPr="004143D2">
              <w:rPr>
                <w:rFonts w:ascii="Segoe UI" w:hAnsi="Segoe UI" w:cs="Segoe UI"/>
                <w:color w:val="333333"/>
                <w:lang w:val="en-US"/>
              </w:rPr>
              <w:t xml:space="preserve">K key, </w:t>
            </w:r>
            <w:proofErr w:type="spellStart"/>
            <w:r w:rsidRPr="004143D2">
              <w:rPr>
                <w:rFonts w:ascii="Segoe UI" w:hAnsi="Segoe UI" w:cs="Segoe UI"/>
                <w:color w:val="333333"/>
                <w:lang w:val="en-US"/>
              </w:rPr>
              <w:t>BiFunction</w:t>
            </w:r>
            <w:proofErr w:type="spellEnd"/>
            <w:r w:rsidRPr="004143D2">
              <w:rPr>
                <w:rFonts w:ascii="Segoe UI" w:hAnsi="Segoe UI" w:cs="Segoe UI"/>
                <w:color w:val="333333"/>
                <w:lang w:val="en-US"/>
              </w:rPr>
              <w:t xml:space="preserve">&lt;? super K,? super V,? extends V&gt; </w:t>
            </w:r>
            <w:proofErr w:type="spellStart"/>
            <w:r w:rsidRPr="004143D2">
              <w:rPr>
                <w:rFonts w:ascii="Segoe UI" w:hAnsi="Segoe UI" w:cs="Segoe UI"/>
                <w:color w:val="333333"/>
                <w:lang w:val="en-US"/>
              </w:rPr>
              <w:t>remappingFunction</w:t>
            </w:r>
            <w:proofErr w:type="spellEnd"/>
            <w:r w:rsidRPr="004143D2">
              <w:rPr>
                <w:rFonts w:ascii="Segoe UI" w:hAnsi="Segoe UI" w:cs="Segoe UI"/>
                <w:color w:val="333333"/>
                <w:lang w:val="en-US"/>
              </w:rPr>
              <w:t>)</w:t>
            </w:r>
          </w:p>
        </w:tc>
        <w:tc>
          <w:tcPr>
            <w:tcW w:w="5188"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7B91716"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It is used to compute a mapping for the specified key and its current mapped value (or null if there is no current mapping).</w:t>
            </w:r>
          </w:p>
        </w:tc>
      </w:tr>
      <w:tr w:rsidR="004143D2" w:rsidRPr="00EA16EA" w14:paraId="61FD9AD2" w14:textId="77777777" w:rsidTr="004143D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5E470E6"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 xml:space="preserve">V </w:t>
            </w:r>
            <w:proofErr w:type="spellStart"/>
            <w:proofErr w:type="gramStart"/>
            <w:r w:rsidRPr="004143D2">
              <w:rPr>
                <w:rFonts w:ascii="Segoe UI" w:hAnsi="Segoe UI" w:cs="Segoe UI"/>
                <w:color w:val="333333"/>
                <w:lang w:val="en-US"/>
              </w:rPr>
              <w:t>computeIfAbsent</w:t>
            </w:r>
            <w:proofErr w:type="spellEnd"/>
            <w:r w:rsidRPr="004143D2">
              <w:rPr>
                <w:rFonts w:ascii="Segoe UI" w:hAnsi="Segoe UI" w:cs="Segoe UI"/>
                <w:color w:val="333333"/>
                <w:lang w:val="en-US"/>
              </w:rPr>
              <w:t>(</w:t>
            </w:r>
            <w:proofErr w:type="gramEnd"/>
            <w:r w:rsidRPr="004143D2">
              <w:rPr>
                <w:rFonts w:ascii="Segoe UI" w:hAnsi="Segoe UI" w:cs="Segoe UI"/>
                <w:color w:val="333333"/>
                <w:lang w:val="en-US"/>
              </w:rPr>
              <w:t xml:space="preserve">K key, Function&lt;? super K,? extends V&gt; </w:t>
            </w:r>
            <w:proofErr w:type="spellStart"/>
            <w:r w:rsidRPr="004143D2">
              <w:rPr>
                <w:rFonts w:ascii="Segoe UI" w:hAnsi="Segoe UI" w:cs="Segoe UI"/>
                <w:color w:val="333333"/>
                <w:lang w:val="en-US"/>
              </w:rPr>
              <w:t>mappingFunction</w:t>
            </w:r>
            <w:proofErr w:type="spellEnd"/>
            <w:r w:rsidRPr="004143D2">
              <w:rPr>
                <w:rFonts w:ascii="Segoe UI" w:hAnsi="Segoe UI" w:cs="Segoe UI"/>
                <w:color w:val="333333"/>
                <w:lang w:val="en-US"/>
              </w:rPr>
              <w:t>)</w:t>
            </w:r>
          </w:p>
        </w:tc>
        <w:tc>
          <w:tcPr>
            <w:tcW w:w="5188"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7CBD6D5"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It is used to compute its value using the given mapping function, if the specified key is not already associated with a value (or is mapped to null), and enters it into this map unless null.</w:t>
            </w:r>
          </w:p>
        </w:tc>
      </w:tr>
      <w:tr w:rsidR="004143D2" w:rsidRPr="00EA16EA" w14:paraId="01400F5A" w14:textId="77777777" w:rsidTr="004143D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929446D"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 xml:space="preserve">V </w:t>
            </w:r>
            <w:proofErr w:type="spellStart"/>
            <w:proofErr w:type="gramStart"/>
            <w:r w:rsidRPr="004143D2">
              <w:rPr>
                <w:rFonts w:ascii="Segoe UI" w:hAnsi="Segoe UI" w:cs="Segoe UI"/>
                <w:color w:val="333333"/>
                <w:lang w:val="en-US"/>
              </w:rPr>
              <w:t>computeIfPresent</w:t>
            </w:r>
            <w:proofErr w:type="spellEnd"/>
            <w:r w:rsidRPr="004143D2">
              <w:rPr>
                <w:rFonts w:ascii="Segoe UI" w:hAnsi="Segoe UI" w:cs="Segoe UI"/>
                <w:color w:val="333333"/>
                <w:lang w:val="en-US"/>
              </w:rPr>
              <w:t>(</w:t>
            </w:r>
            <w:proofErr w:type="gramEnd"/>
            <w:r w:rsidRPr="004143D2">
              <w:rPr>
                <w:rFonts w:ascii="Segoe UI" w:hAnsi="Segoe UI" w:cs="Segoe UI"/>
                <w:color w:val="333333"/>
                <w:lang w:val="en-US"/>
              </w:rPr>
              <w:t xml:space="preserve">K key, </w:t>
            </w:r>
            <w:proofErr w:type="spellStart"/>
            <w:r w:rsidRPr="004143D2">
              <w:rPr>
                <w:rFonts w:ascii="Segoe UI" w:hAnsi="Segoe UI" w:cs="Segoe UI"/>
                <w:color w:val="333333"/>
                <w:lang w:val="en-US"/>
              </w:rPr>
              <w:t>BiFunction</w:t>
            </w:r>
            <w:proofErr w:type="spellEnd"/>
            <w:r w:rsidRPr="004143D2">
              <w:rPr>
                <w:rFonts w:ascii="Segoe UI" w:hAnsi="Segoe UI" w:cs="Segoe UI"/>
                <w:color w:val="333333"/>
                <w:lang w:val="en-US"/>
              </w:rPr>
              <w:t xml:space="preserve">&lt;? super K,? super V,? extends V&gt; </w:t>
            </w:r>
            <w:proofErr w:type="spellStart"/>
            <w:r w:rsidRPr="004143D2">
              <w:rPr>
                <w:rFonts w:ascii="Segoe UI" w:hAnsi="Segoe UI" w:cs="Segoe UI"/>
                <w:color w:val="333333"/>
                <w:lang w:val="en-US"/>
              </w:rPr>
              <w:t>remappingFunction</w:t>
            </w:r>
            <w:proofErr w:type="spellEnd"/>
            <w:r w:rsidRPr="004143D2">
              <w:rPr>
                <w:rFonts w:ascii="Segoe UI" w:hAnsi="Segoe UI" w:cs="Segoe UI"/>
                <w:color w:val="333333"/>
                <w:lang w:val="en-US"/>
              </w:rPr>
              <w:t>)</w:t>
            </w:r>
          </w:p>
        </w:tc>
        <w:tc>
          <w:tcPr>
            <w:tcW w:w="5188"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F32F725"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It is used to compute a new mapping given the key and its current mapped value if the value for the specified key is present and non-null.</w:t>
            </w:r>
          </w:p>
        </w:tc>
      </w:tr>
      <w:tr w:rsidR="004143D2" w:rsidRPr="00EA16EA" w14:paraId="079F5AB0" w14:textId="77777777" w:rsidTr="004143D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199990F" w14:textId="77777777" w:rsidR="004143D2" w:rsidRDefault="004143D2">
            <w:pPr>
              <w:jc w:val="both"/>
              <w:rPr>
                <w:rFonts w:ascii="Segoe UI" w:hAnsi="Segoe UI" w:cs="Segoe UI"/>
                <w:color w:val="333333"/>
              </w:rPr>
            </w:pPr>
            <w:proofErr w:type="spellStart"/>
            <w:r>
              <w:rPr>
                <w:rFonts w:ascii="Segoe UI" w:hAnsi="Segoe UI" w:cs="Segoe UI"/>
                <w:color w:val="333333"/>
              </w:rPr>
              <w:t>boolean</w:t>
            </w:r>
            <w:proofErr w:type="spellEnd"/>
            <w:r>
              <w:rPr>
                <w:rFonts w:ascii="Segoe UI" w:hAnsi="Segoe UI" w:cs="Segoe UI"/>
                <w:color w:val="333333"/>
              </w:rPr>
              <w:t xml:space="preserve"> </w:t>
            </w:r>
            <w:proofErr w:type="spellStart"/>
            <w:proofErr w:type="gramStart"/>
            <w:r>
              <w:rPr>
                <w:rFonts w:ascii="Segoe UI" w:hAnsi="Segoe UI" w:cs="Segoe UI"/>
                <w:color w:val="333333"/>
              </w:rPr>
              <w:t>containsValue</w:t>
            </w:r>
            <w:proofErr w:type="spellEnd"/>
            <w:r>
              <w:rPr>
                <w:rFonts w:ascii="Segoe UI" w:hAnsi="Segoe UI" w:cs="Segoe UI"/>
                <w:color w:val="333333"/>
              </w:rPr>
              <w:t>(</w:t>
            </w:r>
            <w:proofErr w:type="gramEnd"/>
            <w:r>
              <w:rPr>
                <w:rFonts w:ascii="Segoe UI" w:hAnsi="Segoe UI" w:cs="Segoe UI"/>
                <w:color w:val="333333"/>
              </w:rPr>
              <w:t xml:space="preserve">Object </w:t>
            </w:r>
            <w:proofErr w:type="spellStart"/>
            <w:r>
              <w:rPr>
                <w:rFonts w:ascii="Segoe UI" w:hAnsi="Segoe UI" w:cs="Segoe UI"/>
                <w:color w:val="333333"/>
              </w:rPr>
              <w:t>value</w:t>
            </w:r>
            <w:proofErr w:type="spellEnd"/>
            <w:r>
              <w:rPr>
                <w:rFonts w:ascii="Segoe UI" w:hAnsi="Segoe UI" w:cs="Segoe UI"/>
                <w:color w:val="333333"/>
              </w:rPr>
              <w:t>)</w:t>
            </w:r>
          </w:p>
        </w:tc>
        <w:tc>
          <w:tcPr>
            <w:tcW w:w="5188"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C91921E"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This method returns true if some value equal to the value exists within the map, else return false.</w:t>
            </w:r>
          </w:p>
        </w:tc>
      </w:tr>
      <w:tr w:rsidR="004143D2" w:rsidRPr="00EA16EA" w14:paraId="6585EE8C" w14:textId="77777777" w:rsidTr="004143D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766BC33" w14:textId="77777777" w:rsidR="004143D2" w:rsidRDefault="004143D2">
            <w:pPr>
              <w:jc w:val="both"/>
              <w:rPr>
                <w:rFonts w:ascii="Segoe UI" w:hAnsi="Segoe UI" w:cs="Segoe UI"/>
                <w:color w:val="333333"/>
              </w:rPr>
            </w:pPr>
            <w:proofErr w:type="spellStart"/>
            <w:r>
              <w:rPr>
                <w:rFonts w:ascii="Segoe UI" w:hAnsi="Segoe UI" w:cs="Segoe UI"/>
                <w:color w:val="333333"/>
              </w:rPr>
              <w:t>boolean</w:t>
            </w:r>
            <w:proofErr w:type="spellEnd"/>
            <w:r>
              <w:rPr>
                <w:rFonts w:ascii="Segoe UI" w:hAnsi="Segoe UI" w:cs="Segoe UI"/>
                <w:color w:val="333333"/>
              </w:rPr>
              <w:t xml:space="preserve"> </w:t>
            </w:r>
            <w:proofErr w:type="spellStart"/>
            <w:proofErr w:type="gramStart"/>
            <w:r>
              <w:rPr>
                <w:rFonts w:ascii="Segoe UI" w:hAnsi="Segoe UI" w:cs="Segoe UI"/>
                <w:color w:val="333333"/>
              </w:rPr>
              <w:t>containsKey</w:t>
            </w:r>
            <w:proofErr w:type="spellEnd"/>
            <w:r>
              <w:rPr>
                <w:rFonts w:ascii="Segoe UI" w:hAnsi="Segoe UI" w:cs="Segoe UI"/>
                <w:color w:val="333333"/>
              </w:rPr>
              <w:t>(</w:t>
            </w:r>
            <w:proofErr w:type="gramEnd"/>
            <w:r>
              <w:rPr>
                <w:rFonts w:ascii="Segoe UI" w:hAnsi="Segoe UI" w:cs="Segoe UI"/>
                <w:color w:val="333333"/>
              </w:rPr>
              <w:t xml:space="preserve">Object </w:t>
            </w:r>
            <w:proofErr w:type="spellStart"/>
            <w:r>
              <w:rPr>
                <w:rFonts w:ascii="Segoe UI" w:hAnsi="Segoe UI" w:cs="Segoe UI"/>
                <w:color w:val="333333"/>
              </w:rPr>
              <w:t>key</w:t>
            </w:r>
            <w:proofErr w:type="spellEnd"/>
            <w:r>
              <w:rPr>
                <w:rFonts w:ascii="Segoe UI" w:hAnsi="Segoe UI" w:cs="Segoe UI"/>
                <w:color w:val="333333"/>
              </w:rPr>
              <w:t>)</w:t>
            </w:r>
          </w:p>
        </w:tc>
        <w:tc>
          <w:tcPr>
            <w:tcW w:w="5188"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B4EB517"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This method returns true if some key equal to the key exists within the map, else return false.</w:t>
            </w:r>
          </w:p>
        </w:tc>
      </w:tr>
      <w:tr w:rsidR="004143D2" w:rsidRPr="00EA16EA" w14:paraId="7F646AA4" w14:textId="77777777" w:rsidTr="004143D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E1D5DBB" w14:textId="77777777" w:rsidR="004143D2" w:rsidRDefault="004143D2">
            <w:pPr>
              <w:jc w:val="both"/>
              <w:rPr>
                <w:rFonts w:ascii="Segoe UI" w:hAnsi="Segoe UI" w:cs="Segoe UI"/>
                <w:color w:val="333333"/>
              </w:rPr>
            </w:pPr>
            <w:proofErr w:type="spellStart"/>
            <w:r>
              <w:rPr>
                <w:rFonts w:ascii="Segoe UI" w:hAnsi="Segoe UI" w:cs="Segoe UI"/>
                <w:color w:val="333333"/>
              </w:rPr>
              <w:t>boolean</w:t>
            </w:r>
            <w:proofErr w:type="spellEnd"/>
            <w:r>
              <w:rPr>
                <w:rFonts w:ascii="Segoe UI" w:hAnsi="Segoe UI" w:cs="Segoe UI"/>
                <w:color w:val="333333"/>
              </w:rPr>
              <w:t xml:space="preserve"> </w:t>
            </w:r>
            <w:proofErr w:type="spellStart"/>
            <w:proofErr w:type="gramStart"/>
            <w:r>
              <w:rPr>
                <w:rFonts w:ascii="Segoe UI" w:hAnsi="Segoe UI" w:cs="Segoe UI"/>
                <w:color w:val="333333"/>
              </w:rPr>
              <w:t>equals</w:t>
            </w:r>
            <w:proofErr w:type="spellEnd"/>
            <w:r>
              <w:rPr>
                <w:rFonts w:ascii="Segoe UI" w:hAnsi="Segoe UI" w:cs="Segoe UI"/>
                <w:color w:val="333333"/>
              </w:rPr>
              <w:t>(</w:t>
            </w:r>
            <w:proofErr w:type="gramEnd"/>
            <w:r>
              <w:rPr>
                <w:rFonts w:ascii="Segoe UI" w:hAnsi="Segoe UI" w:cs="Segoe UI"/>
                <w:color w:val="333333"/>
              </w:rPr>
              <w:t>Object o)</w:t>
            </w:r>
          </w:p>
        </w:tc>
        <w:tc>
          <w:tcPr>
            <w:tcW w:w="5188"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7A1A5DA"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It is used to compare the specified Object with the Map.</w:t>
            </w:r>
          </w:p>
        </w:tc>
      </w:tr>
      <w:tr w:rsidR="004143D2" w:rsidRPr="00EA16EA" w14:paraId="0F7BB2B3" w14:textId="77777777" w:rsidTr="004143D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A5C1C99"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 xml:space="preserve">void </w:t>
            </w:r>
            <w:proofErr w:type="spellStart"/>
            <w:proofErr w:type="gramStart"/>
            <w:r w:rsidRPr="004143D2">
              <w:rPr>
                <w:rFonts w:ascii="Segoe UI" w:hAnsi="Segoe UI" w:cs="Segoe UI"/>
                <w:color w:val="333333"/>
                <w:lang w:val="en-US"/>
              </w:rPr>
              <w:t>forEach</w:t>
            </w:r>
            <w:proofErr w:type="spellEnd"/>
            <w:r w:rsidRPr="004143D2">
              <w:rPr>
                <w:rFonts w:ascii="Segoe UI" w:hAnsi="Segoe UI" w:cs="Segoe UI"/>
                <w:color w:val="333333"/>
                <w:lang w:val="en-US"/>
              </w:rPr>
              <w:t>(</w:t>
            </w:r>
            <w:proofErr w:type="spellStart"/>
            <w:proofErr w:type="gramEnd"/>
            <w:r w:rsidRPr="004143D2">
              <w:rPr>
                <w:rFonts w:ascii="Segoe UI" w:hAnsi="Segoe UI" w:cs="Segoe UI"/>
                <w:color w:val="333333"/>
                <w:lang w:val="en-US"/>
              </w:rPr>
              <w:t>BiConsumer</w:t>
            </w:r>
            <w:proofErr w:type="spellEnd"/>
            <w:r w:rsidRPr="004143D2">
              <w:rPr>
                <w:rFonts w:ascii="Segoe UI" w:hAnsi="Segoe UI" w:cs="Segoe UI"/>
                <w:color w:val="333333"/>
                <w:lang w:val="en-US"/>
              </w:rPr>
              <w:t>&lt;? super K,? super V&gt; action)</w:t>
            </w:r>
          </w:p>
        </w:tc>
        <w:tc>
          <w:tcPr>
            <w:tcW w:w="5188"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AC1FFB5"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It performs the given action for each entry in the map until all entries have been processed or the action throws an exception.</w:t>
            </w:r>
          </w:p>
        </w:tc>
      </w:tr>
      <w:tr w:rsidR="004143D2" w:rsidRPr="00EA16EA" w14:paraId="34267663" w14:textId="77777777" w:rsidTr="004143D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7833EBE" w14:textId="77777777" w:rsidR="004143D2" w:rsidRDefault="004143D2">
            <w:pPr>
              <w:jc w:val="both"/>
              <w:rPr>
                <w:rFonts w:ascii="Segoe UI" w:hAnsi="Segoe UI" w:cs="Segoe UI"/>
                <w:color w:val="333333"/>
              </w:rPr>
            </w:pPr>
            <w:r>
              <w:rPr>
                <w:rFonts w:ascii="Segoe UI" w:hAnsi="Segoe UI" w:cs="Segoe UI"/>
                <w:color w:val="333333"/>
              </w:rPr>
              <w:t xml:space="preserve">V </w:t>
            </w:r>
            <w:proofErr w:type="spellStart"/>
            <w:proofErr w:type="gramStart"/>
            <w:r>
              <w:rPr>
                <w:rFonts w:ascii="Segoe UI" w:hAnsi="Segoe UI" w:cs="Segoe UI"/>
                <w:color w:val="333333"/>
              </w:rPr>
              <w:t>get</w:t>
            </w:r>
            <w:proofErr w:type="spellEnd"/>
            <w:r>
              <w:rPr>
                <w:rFonts w:ascii="Segoe UI" w:hAnsi="Segoe UI" w:cs="Segoe UI"/>
                <w:color w:val="333333"/>
              </w:rPr>
              <w:t>(</w:t>
            </w:r>
            <w:proofErr w:type="gramEnd"/>
            <w:r>
              <w:rPr>
                <w:rFonts w:ascii="Segoe UI" w:hAnsi="Segoe UI" w:cs="Segoe UI"/>
                <w:color w:val="333333"/>
              </w:rPr>
              <w:t xml:space="preserve">Object </w:t>
            </w:r>
            <w:proofErr w:type="spellStart"/>
            <w:r>
              <w:rPr>
                <w:rFonts w:ascii="Segoe UI" w:hAnsi="Segoe UI" w:cs="Segoe UI"/>
                <w:color w:val="333333"/>
              </w:rPr>
              <w:t>key</w:t>
            </w:r>
            <w:proofErr w:type="spellEnd"/>
            <w:r>
              <w:rPr>
                <w:rFonts w:ascii="Segoe UI" w:hAnsi="Segoe UI" w:cs="Segoe UI"/>
                <w:color w:val="333333"/>
              </w:rPr>
              <w:t>)</w:t>
            </w:r>
          </w:p>
        </w:tc>
        <w:tc>
          <w:tcPr>
            <w:tcW w:w="5188"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10ABDF7"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This method returns the object that contains the value associated with the key.</w:t>
            </w:r>
          </w:p>
        </w:tc>
      </w:tr>
      <w:tr w:rsidR="004143D2" w:rsidRPr="00EA16EA" w14:paraId="6E0240A7" w14:textId="77777777" w:rsidTr="004143D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2987CA5"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 xml:space="preserve">V </w:t>
            </w:r>
            <w:proofErr w:type="spellStart"/>
            <w:proofErr w:type="gramStart"/>
            <w:r w:rsidRPr="004143D2">
              <w:rPr>
                <w:rFonts w:ascii="Segoe UI" w:hAnsi="Segoe UI" w:cs="Segoe UI"/>
                <w:color w:val="333333"/>
                <w:lang w:val="en-US"/>
              </w:rPr>
              <w:t>getOrDefault</w:t>
            </w:r>
            <w:proofErr w:type="spellEnd"/>
            <w:r w:rsidRPr="004143D2">
              <w:rPr>
                <w:rFonts w:ascii="Segoe UI" w:hAnsi="Segoe UI" w:cs="Segoe UI"/>
                <w:color w:val="333333"/>
                <w:lang w:val="en-US"/>
              </w:rPr>
              <w:t>(</w:t>
            </w:r>
            <w:proofErr w:type="gramEnd"/>
            <w:r w:rsidRPr="004143D2">
              <w:rPr>
                <w:rFonts w:ascii="Segoe UI" w:hAnsi="Segoe UI" w:cs="Segoe UI"/>
                <w:color w:val="333333"/>
                <w:lang w:val="en-US"/>
              </w:rPr>
              <w:t xml:space="preserve">Object key, V </w:t>
            </w:r>
            <w:proofErr w:type="spellStart"/>
            <w:r w:rsidRPr="004143D2">
              <w:rPr>
                <w:rFonts w:ascii="Segoe UI" w:hAnsi="Segoe UI" w:cs="Segoe UI"/>
                <w:color w:val="333333"/>
                <w:lang w:val="en-US"/>
              </w:rPr>
              <w:t>defaultValue</w:t>
            </w:r>
            <w:proofErr w:type="spellEnd"/>
            <w:r w:rsidRPr="004143D2">
              <w:rPr>
                <w:rFonts w:ascii="Segoe UI" w:hAnsi="Segoe UI" w:cs="Segoe UI"/>
                <w:color w:val="333333"/>
                <w:lang w:val="en-US"/>
              </w:rPr>
              <w:t>)</w:t>
            </w:r>
          </w:p>
        </w:tc>
        <w:tc>
          <w:tcPr>
            <w:tcW w:w="5188"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EF2A71F"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 xml:space="preserve">It returns the value to which the specified key is mapped, or </w:t>
            </w:r>
            <w:proofErr w:type="spellStart"/>
            <w:r w:rsidRPr="004143D2">
              <w:rPr>
                <w:rFonts w:ascii="Segoe UI" w:hAnsi="Segoe UI" w:cs="Segoe UI"/>
                <w:color w:val="333333"/>
                <w:lang w:val="en-US"/>
              </w:rPr>
              <w:t>defaultValue</w:t>
            </w:r>
            <w:proofErr w:type="spellEnd"/>
            <w:r w:rsidRPr="004143D2">
              <w:rPr>
                <w:rFonts w:ascii="Segoe UI" w:hAnsi="Segoe UI" w:cs="Segoe UI"/>
                <w:color w:val="333333"/>
                <w:lang w:val="en-US"/>
              </w:rPr>
              <w:t xml:space="preserve"> if the map contains no mapping for the key.</w:t>
            </w:r>
          </w:p>
        </w:tc>
      </w:tr>
      <w:tr w:rsidR="004143D2" w:rsidRPr="00EA16EA" w14:paraId="79478B02" w14:textId="77777777" w:rsidTr="004143D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7773230" w14:textId="77777777" w:rsidR="004143D2" w:rsidRDefault="004143D2">
            <w:pPr>
              <w:jc w:val="both"/>
              <w:rPr>
                <w:rFonts w:ascii="Segoe UI" w:hAnsi="Segoe UI" w:cs="Segoe UI"/>
                <w:color w:val="333333"/>
              </w:rPr>
            </w:pPr>
            <w:proofErr w:type="spellStart"/>
            <w:r>
              <w:rPr>
                <w:rFonts w:ascii="Segoe UI" w:hAnsi="Segoe UI" w:cs="Segoe UI"/>
                <w:color w:val="333333"/>
              </w:rPr>
              <w:t>int</w:t>
            </w:r>
            <w:proofErr w:type="spellEnd"/>
            <w:r>
              <w:rPr>
                <w:rFonts w:ascii="Segoe UI" w:hAnsi="Segoe UI" w:cs="Segoe UI"/>
                <w:color w:val="333333"/>
              </w:rPr>
              <w:t xml:space="preserve"> </w:t>
            </w:r>
            <w:proofErr w:type="spellStart"/>
            <w:proofErr w:type="gramStart"/>
            <w:r>
              <w:rPr>
                <w:rFonts w:ascii="Segoe UI" w:hAnsi="Segoe UI" w:cs="Segoe UI"/>
                <w:color w:val="333333"/>
              </w:rPr>
              <w:t>hashCode</w:t>
            </w:r>
            <w:proofErr w:type="spellEnd"/>
            <w:r>
              <w:rPr>
                <w:rFonts w:ascii="Segoe UI" w:hAnsi="Segoe UI" w:cs="Segoe UI"/>
                <w:color w:val="333333"/>
              </w:rPr>
              <w:t>(</w:t>
            </w:r>
            <w:proofErr w:type="gramEnd"/>
            <w:r>
              <w:rPr>
                <w:rFonts w:ascii="Segoe UI" w:hAnsi="Segoe UI" w:cs="Segoe UI"/>
                <w:color w:val="333333"/>
              </w:rPr>
              <w:t>)</w:t>
            </w:r>
          </w:p>
        </w:tc>
        <w:tc>
          <w:tcPr>
            <w:tcW w:w="5188"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2CD4E73"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It returns the hash code value for the Map</w:t>
            </w:r>
          </w:p>
        </w:tc>
      </w:tr>
      <w:tr w:rsidR="004143D2" w:rsidRPr="00EA16EA" w14:paraId="01C9EA85" w14:textId="77777777" w:rsidTr="004143D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8ACC7E2" w14:textId="77777777" w:rsidR="004143D2" w:rsidRDefault="004143D2">
            <w:pPr>
              <w:jc w:val="both"/>
              <w:rPr>
                <w:rFonts w:ascii="Segoe UI" w:hAnsi="Segoe UI" w:cs="Segoe UI"/>
                <w:color w:val="333333"/>
              </w:rPr>
            </w:pPr>
            <w:proofErr w:type="spellStart"/>
            <w:r>
              <w:rPr>
                <w:rFonts w:ascii="Segoe UI" w:hAnsi="Segoe UI" w:cs="Segoe UI"/>
                <w:color w:val="333333"/>
              </w:rPr>
              <w:lastRenderedPageBreak/>
              <w:t>boolean</w:t>
            </w:r>
            <w:proofErr w:type="spellEnd"/>
            <w:r>
              <w:rPr>
                <w:rFonts w:ascii="Segoe UI" w:hAnsi="Segoe UI" w:cs="Segoe UI"/>
                <w:color w:val="333333"/>
              </w:rPr>
              <w:t xml:space="preserve"> </w:t>
            </w:r>
            <w:proofErr w:type="spellStart"/>
            <w:proofErr w:type="gramStart"/>
            <w:r>
              <w:rPr>
                <w:rFonts w:ascii="Segoe UI" w:hAnsi="Segoe UI" w:cs="Segoe UI"/>
                <w:color w:val="333333"/>
              </w:rPr>
              <w:t>isEmpty</w:t>
            </w:r>
            <w:proofErr w:type="spellEnd"/>
            <w:r>
              <w:rPr>
                <w:rFonts w:ascii="Segoe UI" w:hAnsi="Segoe UI" w:cs="Segoe UI"/>
                <w:color w:val="333333"/>
              </w:rPr>
              <w:t>(</w:t>
            </w:r>
            <w:proofErr w:type="gramEnd"/>
            <w:r>
              <w:rPr>
                <w:rFonts w:ascii="Segoe UI" w:hAnsi="Segoe UI" w:cs="Segoe UI"/>
                <w:color w:val="333333"/>
              </w:rPr>
              <w:t>)</w:t>
            </w:r>
          </w:p>
        </w:tc>
        <w:tc>
          <w:tcPr>
            <w:tcW w:w="5188"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77D0231"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This method returns true if the map is empty; returns false if it contains at least one key.</w:t>
            </w:r>
          </w:p>
        </w:tc>
      </w:tr>
      <w:tr w:rsidR="004143D2" w:rsidRPr="00EA16EA" w14:paraId="55EA59C4" w14:textId="77777777" w:rsidTr="004143D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A36A631"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 xml:space="preserve">V </w:t>
            </w:r>
            <w:proofErr w:type="gramStart"/>
            <w:r w:rsidRPr="004143D2">
              <w:rPr>
                <w:rFonts w:ascii="Segoe UI" w:hAnsi="Segoe UI" w:cs="Segoe UI"/>
                <w:color w:val="333333"/>
                <w:lang w:val="en-US"/>
              </w:rPr>
              <w:t>merge(</w:t>
            </w:r>
            <w:proofErr w:type="gramEnd"/>
            <w:r w:rsidRPr="004143D2">
              <w:rPr>
                <w:rFonts w:ascii="Segoe UI" w:hAnsi="Segoe UI" w:cs="Segoe UI"/>
                <w:color w:val="333333"/>
                <w:lang w:val="en-US"/>
              </w:rPr>
              <w:t xml:space="preserve">K key, V value, </w:t>
            </w:r>
            <w:proofErr w:type="spellStart"/>
            <w:r w:rsidRPr="004143D2">
              <w:rPr>
                <w:rFonts w:ascii="Segoe UI" w:hAnsi="Segoe UI" w:cs="Segoe UI"/>
                <w:color w:val="333333"/>
                <w:lang w:val="en-US"/>
              </w:rPr>
              <w:t>BiFunction</w:t>
            </w:r>
            <w:proofErr w:type="spellEnd"/>
            <w:r w:rsidRPr="004143D2">
              <w:rPr>
                <w:rFonts w:ascii="Segoe UI" w:hAnsi="Segoe UI" w:cs="Segoe UI"/>
                <w:color w:val="333333"/>
                <w:lang w:val="en-US"/>
              </w:rPr>
              <w:t xml:space="preserve">&lt;? super V,? super V,? extends V&gt; </w:t>
            </w:r>
            <w:proofErr w:type="spellStart"/>
            <w:r w:rsidRPr="004143D2">
              <w:rPr>
                <w:rFonts w:ascii="Segoe UI" w:hAnsi="Segoe UI" w:cs="Segoe UI"/>
                <w:color w:val="333333"/>
                <w:lang w:val="en-US"/>
              </w:rPr>
              <w:t>remappingFunction</w:t>
            </w:r>
            <w:proofErr w:type="spellEnd"/>
            <w:r w:rsidRPr="004143D2">
              <w:rPr>
                <w:rFonts w:ascii="Segoe UI" w:hAnsi="Segoe UI" w:cs="Segoe UI"/>
                <w:color w:val="333333"/>
                <w:lang w:val="en-US"/>
              </w:rPr>
              <w:t>)</w:t>
            </w:r>
          </w:p>
        </w:tc>
        <w:tc>
          <w:tcPr>
            <w:tcW w:w="5188"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D927048"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If the specified key is not already associated with a value or is associated with null, associates it with the given non-null value.</w:t>
            </w:r>
          </w:p>
        </w:tc>
      </w:tr>
      <w:tr w:rsidR="004143D2" w:rsidRPr="00EA16EA" w14:paraId="42813732" w14:textId="77777777" w:rsidTr="004143D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A82855A"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 xml:space="preserve">V </w:t>
            </w:r>
            <w:proofErr w:type="gramStart"/>
            <w:r w:rsidRPr="004143D2">
              <w:rPr>
                <w:rFonts w:ascii="Segoe UI" w:hAnsi="Segoe UI" w:cs="Segoe UI"/>
                <w:color w:val="333333"/>
                <w:lang w:val="en-US"/>
              </w:rPr>
              <w:t>replace(</w:t>
            </w:r>
            <w:proofErr w:type="gramEnd"/>
            <w:r w:rsidRPr="004143D2">
              <w:rPr>
                <w:rFonts w:ascii="Segoe UI" w:hAnsi="Segoe UI" w:cs="Segoe UI"/>
                <w:color w:val="333333"/>
                <w:lang w:val="en-US"/>
              </w:rPr>
              <w:t>K key, V value)</w:t>
            </w:r>
          </w:p>
        </w:tc>
        <w:tc>
          <w:tcPr>
            <w:tcW w:w="5188"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C429CAC"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It replaces the specified value for a specified key.</w:t>
            </w:r>
          </w:p>
        </w:tc>
      </w:tr>
      <w:tr w:rsidR="004143D2" w:rsidRPr="00EA16EA" w14:paraId="50AD381E" w14:textId="77777777" w:rsidTr="004143D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22F424B" w14:textId="77777777" w:rsidR="004143D2" w:rsidRPr="004143D2" w:rsidRDefault="004143D2">
            <w:pPr>
              <w:jc w:val="both"/>
              <w:rPr>
                <w:rFonts w:ascii="Segoe UI" w:hAnsi="Segoe UI" w:cs="Segoe UI"/>
                <w:color w:val="333333"/>
                <w:lang w:val="en-US"/>
              </w:rPr>
            </w:pPr>
            <w:proofErr w:type="spellStart"/>
            <w:r w:rsidRPr="004143D2">
              <w:rPr>
                <w:rFonts w:ascii="Segoe UI" w:hAnsi="Segoe UI" w:cs="Segoe UI"/>
                <w:color w:val="333333"/>
                <w:lang w:val="en-US"/>
              </w:rPr>
              <w:t>boolean</w:t>
            </w:r>
            <w:proofErr w:type="spellEnd"/>
            <w:r w:rsidRPr="004143D2">
              <w:rPr>
                <w:rFonts w:ascii="Segoe UI" w:hAnsi="Segoe UI" w:cs="Segoe UI"/>
                <w:color w:val="333333"/>
                <w:lang w:val="en-US"/>
              </w:rPr>
              <w:t xml:space="preserve"> </w:t>
            </w:r>
            <w:proofErr w:type="gramStart"/>
            <w:r w:rsidRPr="004143D2">
              <w:rPr>
                <w:rFonts w:ascii="Segoe UI" w:hAnsi="Segoe UI" w:cs="Segoe UI"/>
                <w:color w:val="333333"/>
                <w:lang w:val="en-US"/>
              </w:rPr>
              <w:t>replace(</w:t>
            </w:r>
            <w:proofErr w:type="gramEnd"/>
            <w:r w:rsidRPr="004143D2">
              <w:rPr>
                <w:rFonts w:ascii="Segoe UI" w:hAnsi="Segoe UI" w:cs="Segoe UI"/>
                <w:color w:val="333333"/>
                <w:lang w:val="en-US"/>
              </w:rPr>
              <w:t xml:space="preserve">K key, V </w:t>
            </w:r>
            <w:proofErr w:type="spellStart"/>
            <w:r w:rsidRPr="004143D2">
              <w:rPr>
                <w:rFonts w:ascii="Segoe UI" w:hAnsi="Segoe UI" w:cs="Segoe UI"/>
                <w:color w:val="333333"/>
                <w:lang w:val="en-US"/>
              </w:rPr>
              <w:t>oldValue</w:t>
            </w:r>
            <w:proofErr w:type="spellEnd"/>
            <w:r w:rsidRPr="004143D2">
              <w:rPr>
                <w:rFonts w:ascii="Segoe UI" w:hAnsi="Segoe UI" w:cs="Segoe UI"/>
                <w:color w:val="333333"/>
                <w:lang w:val="en-US"/>
              </w:rPr>
              <w:t xml:space="preserve">, V </w:t>
            </w:r>
            <w:proofErr w:type="spellStart"/>
            <w:r w:rsidRPr="004143D2">
              <w:rPr>
                <w:rFonts w:ascii="Segoe UI" w:hAnsi="Segoe UI" w:cs="Segoe UI"/>
                <w:color w:val="333333"/>
                <w:lang w:val="en-US"/>
              </w:rPr>
              <w:t>newValue</w:t>
            </w:r>
            <w:proofErr w:type="spellEnd"/>
            <w:r w:rsidRPr="004143D2">
              <w:rPr>
                <w:rFonts w:ascii="Segoe UI" w:hAnsi="Segoe UI" w:cs="Segoe UI"/>
                <w:color w:val="333333"/>
                <w:lang w:val="en-US"/>
              </w:rPr>
              <w:t>)</w:t>
            </w:r>
          </w:p>
        </w:tc>
        <w:tc>
          <w:tcPr>
            <w:tcW w:w="5188"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A0F1BE1"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It replaces the old value with the new value for a specified key.</w:t>
            </w:r>
          </w:p>
        </w:tc>
      </w:tr>
      <w:tr w:rsidR="004143D2" w:rsidRPr="00EA16EA" w14:paraId="720690FF" w14:textId="77777777" w:rsidTr="004143D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04EA547"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 xml:space="preserve">void </w:t>
            </w:r>
            <w:proofErr w:type="spellStart"/>
            <w:proofErr w:type="gramStart"/>
            <w:r w:rsidRPr="004143D2">
              <w:rPr>
                <w:rFonts w:ascii="Segoe UI" w:hAnsi="Segoe UI" w:cs="Segoe UI"/>
                <w:color w:val="333333"/>
                <w:lang w:val="en-US"/>
              </w:rPr>
              <w:t>replaceAll</w:t>
            </w:r>
            <w:proofErr w:type="spellEnd"/>
            <w:r w:rsidRPr="004143D2">
              <w:rPr>
                <w:rFonts w:ascii="Segoe UI" w:hAnsi="Segoe UI" w:cs="Segoe UI"/>
                <w:color w:val="333333"/>
                <w:lang w:val="en-US"/>
              </w:rPr>
              <w:t>(</w:t>
            </w:r>
            <w:proofErr w:type="spellStart"/>
            <w:proofErr w:type="gramEnd"/>
            <w:r w:rsidRPr="004143D2">
              <w:rPr>
                <w:rFonts w:ascii="Segoe UI" w:hAnsi="Segoe UI" w:cs="Segoe UI"/>
                <w:color w:val="333333"/>
                <w:lang w:val="en-US"/>
              </w:rPr>
              <w:t>BiFunction</w:t>
            </w:r>
            <w:proofErr w:type="spellEnd"/>
            <w:r w:rsidRPr="004143D2">
              <w:rPr>
                <w:rFonts w:ascii="Segoe UI" w:hAnsi="Segoe UI" w:cs="Segoe UI"/>
                <w:color w:val="333333"/>
                <w:lang w:val="en-US"/>
              </w:rPr>
              <w:t>&lt;? super K,? super V,? extends V&gt; function)</w:t>
            </w:r>
          </w:p>
        </w:tc>
        <w:tc>
          <w:tcPr>
            <w:tcW w:w="5188"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427481F"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It replaces each entry's value with the result of invoking the given function on that entry until all entries have been processed or the function throws an exception.</w:t>
            </w:r>
          </w:p>
        </w:tc>
      </w:tr>
      <w:tr w:rsidR="004143D2" w:rsidRPr="00EA16EA" w14:paraId="685B4329" w14:textId="77777777" w:rsidTr="004143D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0F56846" w14:textId="77777777" w:rsidR="004143D2" w:rsidRDefault="004143D2">
            <w:pPr>
              <w:jc w:val="both"/>
              <w:rPr>
                <w:rFonts w:ascii="Segoe UI" w:hAnsi="Segoe UI" w:cs="Segoe UI"/>
                <w:color w:val="333333"/>
              </w:rPr>
            </w:pPr>
            <w:r>
              <w:rPr>
                <w:rFonts w:ascii="Segoe UI" w:hAnsi="Segoe UI" w:cs="Segoe UI"/>
                <w:color w:val="333333"/>
              </w:rPr>
              <w:t>Collection </w:t>
            </w:r>
            <w:proofErr w:type="spellStart"/>
            <w:proofErr w:type="gramStart"/>
            <w:r>
              <w:rPr>
                <w:rFonts w:ascii="Segoe UI" w:hAnsi="Segoe UI" w:cs="Segoe UI"/>
                <w:color w:val="333333"/>
              </w:rPr>
              <w:t>values</w:t>
            </w:r>
            <w:proofErr w:type="spellEnd"/>
            <w:r>
              <w:rPr>
                <w:rFonts w:ascii="Segoe UI" w:hAnsi="Segoe UI" w:cs="Segoe UI"/>
                <w:color w:val="333333"/>
              </w:rPr>
              <w:t>(</w:t>
            </w:r>
            <w:proofErr w:type="gramEnd"/>
            <w:r>
              <w:rPr>
                <w:rFonts w:ascii="Segoe UI" w:hAnsi="Segoe UI" w:cs="Segoe UI"/>
                <w:color w:val="333333"/>
              </w:rPr>
              <w:t>)</w:t>
            </w:r>
          </w:p>
        </w:tc>
        <w:tc>
          <w:tcPr>
            <w:tcW w:w="5188"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1ADEC9E"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It returns a collection view of the values contained in the map.</w:t>
            </w:r>
          </w:p>
        </w:tc>
      </w:tr>
      <w:tr w:rsidR="004143D2" w:rsidRPr="00EA16EA" w14:paraId="588D2CDC" w14:textId="77777777" w:rsidTr="004143D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02C786E" w14:textId="77777777" w:rsidR="004143D2" w:rsidRDefault="004143D2">
            <w:pPr>
              <w:jc w:val="both"/>
              <w:rPr>
                <w:rFonts w:ascii="Segoe UI" w:hAnsi="Segoe UI" w:cs="Segoe UI"/>
                <w:color w:val="333333"/>
              </w:rPr>
            </w:pPr>
            <w:proofErr w:type="spellStart"/>
            <w:r>
              <w:rPr>
                <w:rFonts w:ascii="Segoe UI" w:hAnsi="Segoe UI" w:cs="Segoe UI"/>
                <w:color w:val="333333"/>
              </w:rPr>
              <w:t>int</w:t>
            </w:r>
            <w:proofErr w:type="spellEnd"/>
            <w:r>
              <w:rPr>
                <w:rFonts w:ascii="Segoe UI" w:hAnsi="Segoe UI" w:cs="Segoe UI"/>
                <w:color w:val="333333"/>
              </w:rPr>
              <w:t xml:space="preserve"> </w:t>
            </w:r>
            <w:proofErr w:type="spellStart"/>
            <w:proofErr w:type="gramStart"/>
            <w:r>
              <w:rPr>
                <w:rFonts w:ascii="Segoe UI" w:hAnsi="Segoe UI" w:cs="Segoe UI"/>
                <w:color w:val="333333"/>
              </w:rPr>
              <w:t>size</w:t>
            </w:r>
            <w:proofErr w:type="spellEnd"/>
            <w:r>
              <w:rPr>
                <w:rFonts w:ascii="Segoe UI" w:hAnsi="Segoe UI" w:cs="Segoe UI"/>
                <w:color w:val="333333"/>
              </w:rPr>
              <w:t>(</w:t>
            </w:r>
            <w:proofErr w:type="gramEnd"/>
            <w:r>
              <w:rPr>
                <w:rFonts w:ascii="Segoe UI" w:hAnsi="Segoe UI" w:cs="Segoe UI"/>
                <w:color w:val="333333"/>
              </w:rPr>
              <w:t>)</w:t>
            </w:r>
          </w:p>
        </w:tc>
        <w:tc>
          <w:tcPr>
            <w:tcW w:w="5188"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514C318"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This method returns the number of entries in the map.</w:t>
            </w:r>
          </w:p>
        </w:tc>
      </w:tr>
    </w:tbl>
    <w:p w14:paraId="6B1D3834" w14:textId="77777777" w:rsidR="004143D2" w:rsidRDefault="004143D2" w:rsidP="004143D2">
      <w:pPr>
        <w:pStyle w:val="2"/>
        <w:shd w:val="clear" w:color="auto" w:fill="FFFFFF"/>
        <w:spacing w:line="312" w:lineRule="atLeast"/>
        <w:jc w:val="both"/>
        <w:rPr>
          <w:rFonts w:ascii="Helvetica" w:hAnsi="Helvetica"/>
          <w:b w:val="0"/>
          <w:bCs w:val="0"/>
          <w:color w:val="610B38"/>
          <w:sz w:val="38"/>
          <w:szCs w:val="38"/>
          <w:lang w:val="en-US"/>
        </w:rPr>
      </w:pPr>
    </w:p>
    <w:p w14:paraId="3AFED627" w14:textId="32E3E036" w:rsidR="004143D2" w:rsidRPr="004143D2" w:rsidRDefault="004143D2" w:rsidP="004143D2">
      <w:pPr>
        <w:pStyle w:val="2"/>
        <w:shd w:val="clear" w:color="auto" w:fill="FFFFFF"/>
        <w:spacing w:line="312" w:lineRule="atLeast"/>
        <w:jc w:val="both"/>
        <w:rPr>
          <w:rFonts w:ascii="Helvetica" w:hAnsi="Helvetica"/>
          <w:b w:val="0"/>
          <w:bCs w:val="0"/>
          <w:color w:val="610B38"/>
          <w:sz w:val="38"/>
          <w:szCs w:val="38"/>
          <w:lang w:val="en-US"/>
        </w:rPr>
      </w:pPr>
      <w:proofErr w:type="spellStart"/>
      <w:r w:rsidRPr="004143D2">
        <w:rPr>
          <w:rFonts w:ascii="Helvetica" w:hAnsi="Helvetica"/>
          <w:b w:val="0"/>
          <w:bCs w:val="0"/>
          <w:color w:val="610B38"/>
          <w:sz w:val="38"/>
          <w:szCs w:val="38"/>
          <w:lang w:val="en-US"/>
        </w:rPr>
        <w:t>Map.Entry</w:t>
      </w:r>
      <w:proofErr w:type="spellEnd"/>
      <w:r w:rsidRPr="004143D2">
        <w:rPr>
          <w:rFonts w:ascii="Helvetica" w:hAnsi="Helvetica"/>
          <w:b w:val="0"/>
          <w:bCs w:val="0"/>
          <w:color w:val="610B38"/>
          <w:sz w:val="38"/>
          <w:szCs w:val="38"/>
          <w:lang w:val="en-US"/>
        </w:rPr>
        <w:t xml:space="preserve"> Interface</w:t>
      </w:r>
    </w:p>
    <w:p w14:paraId="5D6A7507" w14:textId="77777777" w:rsidR="004143D2" w:rsidRPr="004143D2" w:rsidRDefault="004143D2" w:rsidP="004143D2">
      <w:pPr>
        <w:pStyle w:val="a3"/>
        <w:shd w:val="clear" w:color="auto" w:fill="FFFFFF"/>
        <w:jc w:val="both"/>
        <w:rPr>
          <w:rFonts w:ascii="Segoe UI" w:hAnsi="Segoe UI" w:cs="Segoe UI"/>
          <w:color w:val="333333"/>
          <w:lang w:val="en-US"/>
        </w:rPr>
      </w:pPr>
      <w:r w:rsidRPr="004143D2">
        <w:rPr>
          <w:rFonts w:ascii="Segoe UI" w:hAnsi="Segoe UI" w:cs="Segoe UI"/>
          <w:color w:val="333333"/>
          <w:lang w:val="en-US"/>
        </w:rPr>
        <w:t xml:space="preserve">Entry is the </w:t>
      </w:r>
      <w:proofErr w:type="spellStart"/>
      <w:r w:rsidRPr="004143D2">
        <w:rPr>
          <w:rFonts w:ascii="Segoe UI" w:hAnsi="Segoe UI" w:cs="Segoe UI"/>
          <w:color w:val="333333"/>
          <w:lang w:val="en-US"/>
        </w:rPr>
        <w:t>subinterface</w:t>
      </w:r>
      <w:proofErr w:type="spellEnd"/>
      <w:r w:rsidRPr="004143D2">
        <w:rPr>
          <w:rFonts w:ascii="Segoe UI" w:hAnsi="Segoe UI" w:cs="Segoe UI"/>
          <w:color w:val="333333"/>
          <w:lang w:val="en-US"/>
        </w:rPr>
        <w:t xml:space="preserve"> of Map. </w:t>
      </w:r>
      <w:proofErr w:type="gramStart"/>
      <w:r w:rsidRPr="004143D2">
        <w:rPr>
          <w:rFonts w:ascii="Segoe UI" w:hAnsi="Segoe UI" w:cs="Segoe UI"/>
          <w:color w:val="333333"/>
          <w:lang w:val="en-US"/>
        </w:rPr>
        <w:t>So</w:t>
      </w:r>
      <w:proofErr w:type="gramEnd"/>
      <w:r w:rsidRPr="004143D2">
        <w:rPr>
          <w:rFonts w:ascii="Segoe UI" w:hAnsi="Segoe UI" w:cs="Segoe UI"/>
          <w:color w:val="333333"/>
          <w:lang w:val="en-US"/>
        </w:rPr>
        <w:t xml:space="preserve"> we will be accessed it by </w:t>
      </w:r>
      <w:proofErr w:type="spellStart"/>
      <w:r w:rsidRPr="004143D2">
        <w:rPr>
          <w:rFonts w:ascii="Segoe UI" w:hAnsi="Segoe UI" w:cs="Segoe UI"/>
          <w:color w:val="333333"/>
          <w:lang w:val="en-US"/>
        </w:rPr>
        <w:t>Map.Entry</w:t>
      </w:r>
      <w:proofErr w:type="spellEnd"/>
      <w:r w:rsidRPr="004143D2">
        <w:rPr>
          <w:rFonts w:ascii="Segoe UI" w:hAnsi="Segoe UI" w:cs="Segoe UI"/>
          <w:color w:val="333333"/>
          <w:lang w:val="en-US"/>
        </w:rPr>
        <w:t xml:space="preserve"> name. It returns a collection-view of the map, whose elements are of this class. It provides methods to get key and value.</w:t>
      </w:r>
    </w:p>
    <w:p w14:paraId="581865BC" w14:textId="77777777" w:rsidR="004143D2" w:rsidRPr="004143D2" w:rsidRDefault="004143D2" w:rsidP="004143D2">
      <w:pPr>
        <w:pStyle w:val="3"/>
        <w:shd w:val="clear" w:color="auto" w:fill="FFFFFF"/>
        <w:spacing w:line="312" w:lineRule="atLeast"/>
        <w:jc w:val="both"/>
        <w:rPr>
          <w:rFonts w:ascii="Helvetica" w:hAnsi="Helvetica" w:cs="Times New Roman"/>
          <w:color w:val="610B4B"/>
          <w:sz w:val="32"/>
          <w:szCs w:val="32"/>
          <w:lang w:val="en-US"/>
        </w:rPr>
      </w:pPr>
      <w:r w:rsidRPr="004143D2">
        <w:rPr>
          <w:rFonts w:ascii="Helvetica" w:hAnsi="Helvetica"/>
          <w:b/>
          <w:bCs/>
          <w:color w:val="610B4B"/>
          <w:sz w:val="32"/>
          <w:szCs w:val="32"/>
          <w:lang w:val="en-US"/>
        </w:rPr>
        <w:t xml:space="preserve">Methods of </w:t>
      </w:r>
      <w:proofErr w:type="spellStart"/>
      <w:r w:rsidRPr="004143D2">
        <w:rPr>
          <w:rFonts w:ascii="Helvetica" w:hAnsi="Helvetica"/>
          <w:b/>
          <w:bCs/>
          <w:color w:val="610B4B"/>
          <w:sz w:val="32"/>
          <w:szCs w:val="32"/>
          <w:lang w:val="en-US"/>
        </w:rPr>
        <w:t>Map.Entry</w:t>
      </w:r>
      <w:proofErr w:type="spellEnd"/>
      <w:r w:rsidRPr="004143D2">
        <w:rPr>
          <w:rFonts w:ascii="Helvetica" w:hAnsi="Helvetica"/>
          <w:b/>
          <w:bCs/>
          <w:color w:val="610B4B"/>
          <w:sz w:val="32"/>
          <w:szCs w:val="32"/>
          <w:lang w:val="en-US"/>
        </w:rPr>
        <w:t xml:space="preserve"> interface</w:t>
      </w:r>
    </w:p>
    <w:tbl>
      <w:tblPr>
        <w:tblW w:w="10057"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7099"/>
        <w:gridCol w:w="2958"/>
      </w:tblGrid>
      <w:tr w:rsidR="004143D2" w14:paraId="24A2EC0E" w14:textId="77777777" w:rsidTr="001633F8">
        <w:tc>
          <w:tcPr>
            <w:tcW w:w="0" w:type="auto"/>
            <w:shd w:val="clear" w:color="auto" w:fill="C7CCBE"/>
            <w:tcMar>
              <w:top w:w="180" w:type="dxa"/>
              <w:left w:w="180" w:type="dxa"/>
              <w:bottom w:w="180" w:type="dxa"/>
              <w:right w:w="180" w:type="dxa"/>
            </w:tcMar>
            <w:hideMark/>
          </w:tcPr>
          <w:p w14:paraId="3B03AF1F" w14:textId="77777777" w:rsidR="004143D2" w:rsidRDefault="004143D2">
            <w:pPr>
              <w:rPr>
                <w:rFonts w:ascii="Times New Roman" w:hAnsi="Times New Roman"/>
                <w:b/>
                <w:bCs/>
                <w:color w:val="000000"/>
                <w:sz w:val="26"/>
                <w:szCs w:val="26"/>
              </w:rPr>
            </w:pPr>
            <w:proofErr w:type="spellStart"/>
            <w:r>
              <w:rPr>
                <w:b/>
                <w:bCs/>
                <w:color w:val="000000"/>
                <w:sz w:val="26"/>
                <w:szCs w:val="26"/>
              </w:rPr>
              <w:t>Method</w:t>
            </w:r>
            <w:proofErr w:type="spellEnd"/>
          </w:p>
        </w:tc>
        <w:tc>
          <w:tcPr>
            <w:tcW w:w="2958" w:type="dxa"/>
            <w:shd w:val="clear" w:color="auto" w:fill="C7CCBE"/>
            <w:tcMar>
              <w:top w:w="180" w:type="dxa"/>
              <w:left w:w="180" w:type="dxa"/>
              <w:bottom w:w="180" w:type="dxa"/>
              <w:right w:w="180" w:type="dxa"/>
            </w:tcMar>
            <w:hideMark/>
          </w:tcPr>
          <w:p w14:paraId="1761F93A" w14:textId="77777777" w:rsidR="004143D2" w:rsidRDefault="004143D2">
            <w:pPr>
              <w:rPr>
                <w:b/>
                <w:bCs/>
                <w:color w:val="000000"/>
                <w:sz w:val="26"/>
                <w:szCs w:val="26"/>
              </w:rPr>
            </w:pPr>
            <w:proofErr w:type="spellStart"/>
            <w:r>
              <w:rPr>
                <w:b/>
                <w:bCs/>
                <w:color w:val="000000"/>
                <w:sz w:val="26"/>
                <w:szCs w:val="26"/>
              </w:rPr>
              <w:t>Description</w:t>
            </w:r>
            <w:proofErr w:type="spellEnd"/>
          </w:p>
        </w:tc>
      </w:tr>
      <w:tr w:rsidR="004143D2" w:rsidRPr="00EA16EA" w14:paraId="54563D6B" w14:textId="77777777" w:rsidTr="001633F8">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946A197" w14:textId="77777777" w:rsidR="004143D2" w:rsidRDefault="004143D2">
            <w:pPr>
              <w:jc w:val="both"/>
              <w:rPr>
                <w:rFonts w:ascii="Segoe UI" w:hAnsi="Segoe UI" w:cs="Segoe UI"/>
                <w:color w:val="333333"/>
                <w:sz w:val="24"/>
                <w:szCs w:val="24"/>
              </w:rPr>
            </w:pPr>
            <w:r>
              <w:rPr>
                <w:rFonts w:ascii="Segoe UI" w:hAnsi="Segoe UI" w:cs="Segoe UI"/>
                <w:color w:val="333333"/>
              </w:rPr>
              <w:t xml:space="preserve">K </w:t>
            </w:r>
            <w:proofErr w:type="spellStart"/>
            <w:proofErr w:type="gramStart"/>
            <w:r>
              <w:rPr>
                <w:rFonts w:ascii="Segoe UI" w:hAnsi="Segoe UI" w:cs="Segoe UI"/>
                <w:color w:val="333333"/>
              </w:rPr>
              <w:t>getKey</w:t>
            </w:r>
            <w:proofErr w:type="spellEnd"/>
            <w:r>
              <w:rPr>
                <w:rFonts w:ascii="Segoe UI" w:hAnsi="Segoe UI" w:cs="Segoe UI"/>
                <w:color w:val="333333"/>
              </w:rPr>
              <w:t>(</w:t>
            </w:r>
            <w:proofErr w:type="gramEnd"/>
            <w:r>
              <w:rPr>
                <w:rFonts w:ascii="Segoe UI" w:hAnsi="Segoe UI" w:cs="Segoe UI"/>
                <w:color w:val="333333"/>
              </w:rPr>
              <w:t>)</w:t>
            </w:r>
          </w:p>
        </w:tc>
        <w:tc>
          <w:tcPr>
            <w:tcW w:w="2958"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5B1E2CA"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It is used to obtain a key.</w:t>
            </w:r>
          </w:p>
        </w:tc>
      </w:tr>
      <w:tr w:rsidR="004143D2" w:rsidRPr="00EA16EA" w14:paraId="673D6D11" w14:textId="77777777" w:rsidTr="001633F8">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B7F0A24" w14:textId="77777777" w:rsidR="004143D2" w:rsidRDefault="004143D2">
            <w:pPr>
              <w:jc w:val="both"/>
              <w:rPr>
                <w:rFonts w:ascii="Segoe UI" w:hAnsi="Segoe UI" w:cs="Segoe UI"/>
                <w:color w:val="333333"/>
              </w:rPr>
            </w:pPr>
            <w:r>
              <w:rPr>
                <w:rFonts w:ascii="Segoe UI" w:hAnsi="Segoe UI" w:cs="Segoe UI"/>
                <w:color w:val="333333"/>
              </w:rPr>
              <w:t xml:space="preserve">V </w:t>
            </w:r>
            <w:proofErr w:type="spellStart"/>
            <w:proofErr w:type="gramStart"/>
            <w:r>
              <w:rPr>
                <w:rFonts w:ascii="Segoe UI" w:hAnsi="Segoe UI" w:cs="Segoe UI"/>
                <w:color w:val="333333"/>
              </w:rPr>
              <w:t>getValue</w:t>
            </w:r>
            <w:proofErr w:type="spellEnd"/>
            <w:r>
              <w:rPr>
                <w:rFonts w:ascii="Segoe UI" w:hAnsi="Segoe UI" w:cs="Segoe UI"/>
                <w:color w:val="333333"/>
              </w:rPr>
              <w:t>(</w:t>
            </w:r>
            <w:proofErr w:type="gramEnd"/>
            <w:r>
              <w:rPr>
                <w:rFonts w:ascii="Segoe UI" w:hAnsi="Segoe UI" w:cs="Segoe UI"/>
                <w:color w:val="333333"/>
              </w:rPr>
              <w:t>)</w:t>
            </w:r>
          </w:p>
        </w:tc>
        <w:tc>
          <w:tcPr>
            <w:tcW w:w="2958"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3B4B982"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It is used to obtain value.</w:t>
            </w:r>
          </w:p>
        </w:tc>
      </w:tr>
      <w:tr w:rsidR="004143D2" w:rsidRPr="00EA16EA" w14:paraId="09E3F777" w14:textId="77777777" w:rsidTr="001633F8">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A8E11E6" w14:textId="77777777" w:rsidR="004143D2" w:rsidRDefault="004143D2">
            <w:pPr>
              <w:jc w:val="both"/>
              <w:rPr>
                <w:rFonts w:ascii="Segoe UI" w:hAnsi="Segoe UI" w:cs="Segoe UI"/>
                <w:color w:val="333333"/>
              </w:rPr>
            </w:pPr>
            <w:proofErr w:type="spellStart"/>
            <w:r>
              <w:rPr>
                <w:rFonts w:ascii="Segoe UI" w:hAnsi="Segoe UI" w:cs="Segoe UI"/>
                <w:color w:val="333333"/>
              </w:rPr>
              <w:lastRenderedPageBreak/>
              <w:t>int</w:t>
            </w:r>
            <w:proofErr w:type="spellEnd"/>
            <w:r>
              <w:rPr>
                <w:rFonts w:ascii="Segoe UI" w:hAnsi="Segoe UI" w:cs="Segoe UI"/>
                <w:color w:val="333333"/>
              </w:rPr>
              <w:t xml:space="preserve"> </w:t>
            </w:r>
            <w:proofErr w:type="spellStart"/>
            <w:proofErr w:type="gramStart"/>
            <w:r>
              <w:rPr>
                <w:rFonts w:ascii="Segoe UI" w:hAnsi="Segoe UI" w:cs="Segoe UI"/>
                <w:color w:val="333333"/>
              </w:rPr>
              <w:t>hashCode</w:t>
            </w:r>
            <w:proofErr w:type="spellEnd"/>
            <w:r>
              <w:rPr>
                <w:rFonts w:ascii="Segoe UI" w:hAnsi="Segoe UI" w:cs="Segoe UI"/>
                <w:color w:val="333333"/>
              </w:rPr>
              <w:t>(</w:t>
            </w:r>
            <w:proofErr w:type="gramEnd"/>
            <w:r>
              <w:rPr>
                <w:rFonts w:ascii="Segoe UI" w:hAnsi="Segoe UI" w:cs="Segoe UI"/>
                <w:color w:val="333333"/>
              </w:rPr>
              <w:t>)</w:t>
            </w:r>
          </w:p>
        </w:tc>
        <w:tc>
          <w:tcPr>
            <w:tcW w:w="2958"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7516D88"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 xml:space="preserve">It is used to obtain </w:t>
            </w:r>
            <w:proofErr w:type="spellStart"/>
            <w:r w:rsidRPr="004143D2">
              <w:rPr>
                <w:rFonts w:ascii="Segoe UI" w:hAnsi="Segoe UI" w:cs="Segoe UI"/>
                <w:color w:val="333333"/>
                <w:lang w:val="en-US"/>
              </w:rPr>
              <w:t>hashCode</w:t>
            </w:r>
            <w:proofErr w:type="spellEnd"/>
            <w:r w:rsidRPr="004143D2">
              <w:rPr>
                <w:rFonts w:ascii="Segoe UI" w:hAnsi="Segoe UI" w:cs="Segoe UI"/>
                <w:color w:val="333333"/>
                <w:lang w:val="en-US"/>
              </w:rPr>
              <w:t>.</w:t>
            </w:r>
          </w:p>
        </w:tc>
      </w:tr>
      <w:tr w:rsidR="004143D2" w:rsidRPr="00EA16EA" w14:paraId="65C04205" w14:textId="77777777" w:rsidTr="001633F8">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99949DB" w14:textId="77777777" w:rsidR="004143D2" w:rsidRDefault="004143D2">
            <w:pPr>
              <w:jc w:val="both"/>
              <w:rPr>
                <w:rFonts w:ascii="Segoe UI" w:hAnsi="Segoe UI" w:cs="Segoe UI"/>
                <w:color w:val="333333"/>
              </w:rPr>
            </w:pPr>
            <w:r>
              <w:rPr>
                <w:rFonts w:ascii="Segoe UI" w:hAnsi="Segoe UI" w:cs="Segoe UI"/>
                <w:color w:val="333333"/>
              </w:rPr>
              <w:t xml:space="preserve">V </w:t>
            </w:r>
            <w:proofErr w:type="spellStart"/>
            <w:proofErr w:type="gramStart"/>
            <w:r>
              <w:rPr>
                <w:rFonts w:ascii="Segoe UI" w:hAnsi="Segoe UI" w:cs="Segoe UI"/>
                <w:color w:val="333333"/>
              </w:rPr>
              <w:t>setValue</w:t>
            </w:r>
            <w:proofErr w:type="spellEnd"/>
            <w:r>
              <w:rPr>
                <w:rFonts w:ascii="Segoe UI" w:hAnsi="Segoe UI" w:cs="Segoe UI"/>
                <w:color w:val="333333"/>
              </w:rPr>
              <w:t>(</w:t>
            </w:r>
            <w:proofErr w:type="gramEnd"/>
            <w:r>
              <w:rPr>
                <w:rFonts w:ascii="Segoe UI" w:hAnsi="Segoe UI" w:cs="Segoe UI"/>
                <w:color w:val="333333"/>
              </w:rPr>
              <w:t xml:space="preserve">V </w:t>
            </w:r>
            <w:proofErr w:type="spellStart"/>
            <w:r>
              <w:rPr>
                <w:rFonts w:ascii="Segoe UI" w:hAnsi="Segoe UI" w:cs="Segoe UI"/>
                <w:color w:val="333333"/>
              </w:rPr>
              <w:t>value</w:t>
            </w:r>
            <w:proofErr w:type="spellEnd"/>
            <w:r>
              <w:rPr>
                <w:rFonts w:ascii="Segoe UI" w:hAnsi="Segoe UI" w:cs="Segoe UI"/>
                <w:color w:val="333333"/>
              </w:rPr>
              <w:t>)</w:t>
            </w:r>
          </w:p>
        </w:tc>
        <w:tc>
          <w:tcPr>
            <w:tcW w:w="2958"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8B2FDD2"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It is used to replace the value corresponding to this entry with the specified value.</w:t>
            </w:r>
          </w:p>
        </w:tc>
      </w:tr>
      <w:tr w:rsidR="004143D2" w:rsidRPr="00EA16EA" w14:paraId="78BFFDE5" w14:textId="77777777" w:rsidTr="001633F8">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BB1A6C4" w14:textId="77777777" w:rsidR="004143D2" w:rsidRDefault="004143D2">
            <w:pPr>
              <w:jc w:val="both"/>
              <w:rPr>
                <w:rFonts w:ascii="Segoe UI" w:hAnsi="Segoe UI" w:cs="Segoe UI"/>
                <w:color w:val="333333"/>
              </w:rPr>
            </w:pPr>
            <w:proofErr w:type="spellStart"/>
            <w:r>
              <w:rPr>
                <w:rFonts w:ascii="Segoe UI" w:hAnsi="Segoe UI" w:cs="Segoe UI"/>
                <w:color w:val="333333"/>
              </w:rPr>
              <w:t>boolean</w:t>
            </w:r>
            <w:proofErr w:type="spellEnd"/>
            <w:r>
              <w:rPr>
                <w:rFonts w:ascii="Segoe UI" w:hAnsi="Segoe UI" w:cs="Segoe UI"/>
                <w:color w:val="333333"/>
              </w:rPr>
              <w:t xml:space="preserve"> </w:t>
            </w:r>
            <w:proofErr w:type="spellStart"/>
            <w:proofErr w:type="gramStart"/>
            <w:r>
              <w:rPr>
                <w:rFonts w:ascii="Segoe UI" w:hAnsi="Segoe UI" w:cs="Segoe UI"/>
                <w:color w:val="333333"/>
              </w:rPr>
              <w:t>equals</w:t>
            </w:r>
            <w:proofErr w:type="spellEnd"/>
            <w:r>
              <w:rPr>
                <w:rFonts w:ascii="Segoe UI" w:hAnsi="Segoe UI" w:cs="Segoe UI"/>
                <w:color w:val="333333"/>
              </w:rPr>
              <w:t>(</w:t>
            </w:r>
            <w:proofErr w:type="gramEnd"/>
            <w:r>
              <w:rPr>
                <w:rFonts w:ascii="Segoe UI" w:hAnsi="Segoe UI" w:cs="Segoe UI"/>
                <w:color w:val="333333"/>
              </w:rPr>
              <w:t>Object o)</w:t>
            </w:r>
          </w:p>
        </w:tc>
        <w:tc>
          <w:tcPr>
            <w:tcW w:w="2958"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95764BB"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It is used to compare the specified object with the other existing objects.</w:t>
            </w:r>
          </w:p>
        </w:tc>
      </w:tr>
      <w:tr w:rsidR="004143D2" w:rsidRPr="00EA16EA" w14:paraId="0B408CA1" w14:textId="77777777" w:rsidTr="001633F8">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87C4195"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static &lt;K extends Comparable&lt;? super K</w:t>
            </w:r>
            <w:proofErr w:type="gramStart"/>
            <w:r w:rsidRPr="004143D2">
              <w:rPr>
                <w:rFonts w:ascii="Segoe UI" w:hAnsi="Segoe UI" w:cs="Segoe UI"/>
                <w:color w:val="333333"/>
                <w:lang w:val="en-US"/>
              </w:rPr>
              <w:t>&gt;,V</w:t>
            </w:r>
            <w:proofErr w:type="gramEnd"/>
            <w:r w:rsidRPr="004143D2">
              <w:rPr>
                <w:rFonts w:ascii="Segoe UI" w:hAnsi="Segoe UI" w:cs="Segoe UI"/>
                <w:color w:val="333333"/>
                <w:lang w:val="en-US"/>
              </w:rPr>
              <w:t>&gt; Comparator&lt;</w:t>
            </w:r>
            <w:proofErr w:type="spellStart"/>
            <w:r w:rsidRPr="004143D2">
              <w:rPr>
                <w:rFonts w:ascii="Segoe UI" w:hAnsi="Segoe UI" w:cs="Segoe UI"/>
                <w:color w:val="333333"/>
                <w:lang w:val="en-US"/>
              </w:rPr>
              <w:t>Map.Entry</w:t>
            </w:r>
            <w:proofErr w:type="spellEnd"/>
            <w:r w:rsidRPr="004143D2">
              <w:rPr>
                <w:rFonts w:ascii="Segoe UI" w:hAnsi="Segoe UI" w:cs="Segoe UI"/>
                <w:color w:val="333333"/>
                <w:lang w:val="en-US"/>
              </w:rPr>
              <w:t xml:space="preserve">&lt;K,V&gt;&gt; </w:t>
            </w:r>
            <w:proofErr w:type="spellStart"/>
            <w:r w:rsidRPr="004143D2">
              <w:rPr>
                <w:rFonts w:ascii="Segoe UI" w:hAnsi="Segoe UI" w:cs="Segoe UI"/>
                <w:color w:val="333333"/>
                <w:lang w:val="en-US"/>
              </w:rPr>
              <w:t>comparingByKey</w:t>
            </w:r>
            <w:proofErr w:type="spellEnd"/>
            <w:r w:rsidRPr="004143D2">
              <w:rPr>
                <w:rFonts w:ascii="Segoe UI" w:hAnsi="Segoe UI" w:cs="Segoe UI"/>
                <w:color w:val="333333"/>
                <w:lang w:val="en-US"/>
              </w:rPr>
              <w:t>()</w:t>
            </w:r>
          </w:p>
        </w:tc>
        <w:tc>
          <w:tcPr>
            <w:tcW w:w="2958"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1ECFA06"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It returns a comparator that compare the objects in natural order on key.</w:t>
            </w:r>
          </w:p>
        </w:tc>
      </w:tr>
      <w:tr w:rsidR="004143D2" w:rsidRPr="00EA16EA" w14:paraId="292C6F1A" w14:textId="77777777" w:rsidTr="001633F8">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65FA4CD"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static &lt;</w:t>
            </w:r>
            <w:proofErr w:type="gramStart"/>
            <w:r w:rsidRPr="004143D2">
              <w:rPr>
                <w:rFonts w:ascii="Segoe UI" w:hAnsi="Segoe UI" w:cs="Segoe UI"/>
                <w:color w:val="333333"/>
                <w:lang w:val="en-US"/>
              </w:rPr>
              <w:t>K,V</w:t>
            </w:r>
            <w:proofErr w:type="gramEnd"/>
            <w:r w:rsidRPr="004143D2">
              <w:rPr>
                <w:rFonts w:ascii="Segoe UI" w:hAnsi="Segoe UI" w:cs="Segoe UI"/>
                <w:color w:val="333333"/>
                <w:lang w:val="en-US"/>
              </w:rPr>
              <w:t>&gt; Comparator&lt;</w:t>
            </w:r>
            <w:proofErr w:type="spellStart"/>
            <w:r w:rsidRPr="004143D2">
              <w:rPr>
                <w:rFonts w:ascii="Segoe UI" w:hAnsi="Segoe UI" w:cs="Segoe UI"/>
                <w:color w:val="333333"/>
                <w:lang w:val="en-US"/>
              </w:rPr>
              <w:t>Map.Entry</w:t>
            </w:r>
            <w:proofErr w:type="spellEnd"/>
            <w:r w:rsidRPr="004143D2">
              <w:rPr>
                <w:rFonts w:ascii="Segoe UI" w:hAnsi="Segoe UI" w:cs="Segoe UI"/>
                <w:color w:val="333333"/>
                <w:lang w:val="en-US"/>
              </w:rPr>
              <w:t xml:space="preserve">&lt;K,V&gt;&gt; </w:t>
            </w:r>
            <w:proofErr w:type="spellStart"/>
            <w:r w:rsidRPr="004143D2">
              <w:rPr>
                <w:rFonts w:ascii="Segoe UI" w:hAnsi="Segoe UI" w:cs="Segoe UI"/>
                <w:color w:val="333333"/>
                <w:lang w:val="en-US"/>
              </w:rPr>
              <w:t>comparingByKey</w:t>
            </w:r>
            <w:proofErr w:type="spellEnd"/>
            <w:r w:rsidRPr="004143D2">
              <w:rPr>
                <w:rFonts w:ascii="Segoe UI" w:hAnsi="Segoe UI" w:cs="Segoe UI"/>
                <w:color w:val="333333"/>
                <w:lang w:val="en-US"/>
              </w:rPr>
              <w:t xml:space="preserve">(Comparator&lt;? super K&gt; </w:t>
            </w:r>
            <w:proofErr w:type="spellStart"/>
            <w:r w:rsidRPr="004143D2">
              <w:rPr>
                <w:rFonts w:ascii="Segoe UI" w:hAnsi="Segoe UI" w:cs="Segoe UI"/>
                <w:color w:val="333333"/>
                <w:lang w:val="en-US"/>
              </w:rPr>
              <w:t>cmp</w:t>
            </w:r>
            <w:proofErr w:type="spellEnd"/>
            <w:r w:rsidRPr="004143D2">
              <w:rPr>
                <w:rFonts w:ascii="Segoe UI" w:hAnsi="Segoe UI" w:cs="Segoe UI"/>
                <w:color w:val="333333"/>
                <w:lang w:val="en-US"/>
              </w:rPr>
              <w:t>)</w:t>
            </w:r>
          </w:p>
        </w:tc>
        <w:tc>
          <w:tcPr>
            <w:tcW w:w="2958"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E421BAC"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It returns a comparator that compare the objects by key using the given Comparator.</w:t>
            </w:r>
          </w:p>
        </w:tc>
      </w:tr>
      <w:tr w:rsidR="004143D2" w:rsidRPr="00EA16EA" w14:paraId="76884F9C" w14:textId="77777777" w:rsidTr="001633F8">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8AEF537"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static &lt;</w:t>
            </w:r>
            <w:proofErr w:type="gramStart"/>
            <w:r w:rsidRPr="004143D2">
              <w:rPr>
                <w:rFonts w:ascii="Segoe UI" w:hAnsi="Segoe UI" w:cs="Segoe UI"/>
                <w:color w:val="333333"/>
                <w:lang w:val="en-US"/>
              </w:rPr>
              <w:t>K,V</w:t>
            </w:r>
            <w:proofErr w:type="gramEnd"/>
            <w:r w:rsidRPr="004143D2">
              <w:rPr>
                <w:rFonts w:ascii="Segoe UI" w:hAnsi="Segoe UI" w:cs="Segoe UI"/>
                <w:color w:val="333333"/>
                <w:lang w:val="en-US"/>
              </w:rPr>
              <w:t xml:space="preserve"> extends Comparable&lt;? super V&gt;&gt; Comparator&lt;</w:t>
            </w:r>
            <w:proofErr w:type="spellStart"/>
            <w:r w:rsidRPr="004143D2">
              <w:rPr>
                <w:rFonts w:ascii="Segoe UI" w:hAnsi="Segoe UI" w:cs="Segoe UI"/>
                <w:color w:val="333333"/>
                <w:lang w:val="en-US"/>
              </w:rPr>
              <w:t>Map.Entry</w:t>
            </w:r>
            <w:proofErr w:type="spellEnd"/>
            <w:r w:rsidRPr="004143D2">
              <w:rPr>
                <w:rFonts w:ascii="Segoe UI" w:hAnsi="Segoe UI" w:cs="Segoe UI"/>
                <w:color w:val="333333"/>
                <w:lang w:val="en-US"/>
              </w:rPr>
              <w:t xml:space="preserve">&lt;K,V&gt;&gt; </w:t>
            </w:r>
            <w:proofErr w:type="spellStart"/>
            <w:r w:rsidRPr="004143D2">
              <w:rPr>
                <w:rFonts w:ascii="Segoe UI" w:hAnsi="Segoe UI" w:cs="Segoe UI"/>
                <w:color w:val="333333"/>
                <w:lang w:val="en-US"/>
              </w:rPr>
              <w:t>comparingByValue</w:t>
            </w:r>
            <w:proofErr w:type="spellEnd"/>
            <w:r w:rsidRPr="004143D2">
              <w:rPr>
                <w:rFonts w:ascii="Segoe UI" w:hAnsi="Segoe UI" w:cs="Segoe UI"/>
                <w:color w:val="333333"/>
                <w:lang w:val="en-US"/>
              </w:rPr>
              <w:t>()</w:t>
            </w:r>
          </w:p>
        </w:tc>
        <w:tc>
          <w:tcPr>
            <w:tcW w:w="2958"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B01FE5E"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It returns a comparator that compare the objects in natural order on value.</w:t>
            </w:r>
          </w:p>
        </w:tc>
      </w:tr>
      <w:tr w:rsidR="004143D2" w:rsidRPr="00EA16EA" w14:paraId="547E16E3" w14:textId="77777777" w:rsidTr="001633F8">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663105A"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static &lt;</w:t>
            </w:r>
            <w:proofErr w:type="gramStart"/>
            <w:r w:rsidRPr="004143D2">
              <w:rPr>
                <w:rFonts w:ascii="Segoe UI" w:hAnsi="Segoe UI" w:cs="Segoe UI"/>
                <w:color w:val="333333"/>
                <w:lang w:val="en-US"/>
              </w:rPr>
              <w:t>K,V</w:t>
            </w:r>
            <w:proofErr w:type="gramEnd"/>
            <w:r w:rsidRPr="004143D2">
              <w:rPr>
                <w:rFonts w:ascii="Segoe UI" w:hAnsi="Segoe UI" w:cs="Segoe UI"/>
                <w:color w:val="333333"/>
                <w:lang w:val="en-US"/>
              </w:rPr>
              <w:t>&gt; Comparator&lt;</w:t>
            </w:r>
            <w:proofErr w:type="spellStart"/>
            <w:r w:rsidRPr="004143D2">
              <w:rPr>
                <w:rFonts w:ascii="Segoe UI" w:hAnsi="Segoe UI" w:cs="Segoe UI"/>
                <w:color w:val="333333"/>
                <w:lang w:val="en-US"/>
              </w:rPr>
              <w:t>Map.Entry</w:t>
            </w:r>
            <w:proofErr w:type="spellEnd"/>
            <w:r w:rsidRPr="004143D2">
              <w:rPr>
                <w:rFonts w:ascii="Segoe UI" w:hAnsi="Segoe UI" w:cs="Segoe UI"/>
                <w:color w:val="333333"/>
                <w:lang w:val="en-US"/>
              </w:rPr>
              <w:t xml:space="preserve">&lt;K,V&gt;&gt; </w:t>
            </w:r>
            <w:proofErr w:type="spellStart"/>
            <w:r w:rsidRPr="004143D2">
              <w:rPr>
                <w:rFonts w:ascii="Segoe UI" w:hAnsi="Segoe UI" w:cs="Segoe UI"/>
                <w:color w:val="333333"/>
                <w:lang w:val="en-US"/>
              </w:rPr>
              <w:t>comparingByValue</w:t>
            </w:r>
            <w:proofErr w:type="spellEnd"/>
            <w:r w:rsidRPr="004143D2">
              <w:rPr>
                <w:rFonts w:ascii="Segoe UI" w:hAnsi="Segoe UI" w:cs="Segoe UI"/>
                <w:color w:val="333333"/>
                <w:lang w:val="en-US"/>
              </w:rPr>
              <w:t xml:space="preserve">(Comparator&lt;? super V&gt; </w:t>
            </w:r>
            <w:proofErr w:type="spellStart"/>
            <w:r w:rsidRPr="004143D2">
              <w:rPr>
                <w:rFonts w:ascii="Segoe UI" w:hAnsi="Segoe UI" w:cs="Segoe UI"/>
                <w:color w:val="333333"/>
                <w:lang w:val="en-US"/>
              </w:rPr>
              <w:t>cmp</w:t>
            </w:r>
            <w:proofErr w:type="spellEnd"/>
            <w:r w:rsidRPr="004143D2">
              <w:rPr>
                <w:rFonts w:ascii="Segoe UI" w:hAnsi="Segoe UI" w:cs="Segoe UI"/>
                <w:color w:val="333333"/>
                <w:lang w:val="en-US"/>
              </w:rPr>
              <w:t>)</w:t>
            </w:r>
          </w:p>
        </w:tc>
        <w:tc>
          <w:tcPr>
            <w:tcW w:w="2958"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1773021"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It returns a comparator that compare the objects by value using the given Comparator.</w:t>
            </w:r>
          </w:p>
        </w:tc>
      </w:tr>
    </w:tbl>
    <w:p w14:paraId="79967DA8" w14:textId="77777777" w:rsidR="004143D2" w:rsidRDefault="004143D2" w:rsidP="004143D2">
      <w:pPr>
        <w:pStyle w:val="3"/>
        <w:shd w:val="clear" w:color="auto" w:fill="FFFFFF"/>
        <w:spacing w:line="312" w:lineRule="atLeast"/>
        <w:jc w:val="both"/>
        <w:rPr>
          <w:rFonts w:ascii="Helvetica" w:hAnsi="Helvetica"/>
          <w:b/>
          <w:bCs/>
          <w:color w:val="610B4B"/>
          <w:sz w:val="32"/>
          <w:szCs w:val="32"/>
          <w:lang w:val="en-US"/>
        </w:rPr>
      </w:pPr>
    </w:p>
    <w:p w14:paraId="2B4B1B1A" w14:textId="77777777" w:rsidR="00C44A39" w:rsidRDefault="004143D2" w:rsidP="00C44A39">
      <w:pPr>
        <w:pStyle w:val="3"/>
        <w:shd w:val="clear" w:color="auto" w:fill="FFFFFF"/>
        <w:spacing w:line="312" w:lineRule="atLeast"/>
        <w:jc w:val="both"/>
        <w:rPr>
          <w:rFonts w:ascii="Helvetica" w:hAnsi="Helvetica"/>
          <w:b/>
          <w:bCs/>
          <w:color w:val="610B4B"/>
          <w:sz w:val="32"/>
          <w:szCs w:val="32"/>
          <w:lang w:val="en-US"/>
        </w:rPr>
      </w:pPr>
      <w:r w:rsidRPr="004143D2">
        <w:rPr>
          <w:rFonts w:ascii="Helvetica" w:hAnsi="Helvetica"/>
          <w:b/>
          <w:bCs/>
          <w:color w:val="610B4B"/>
          <w:sz w:val="32"/>
          <w:szCs w:val="32"/>
          <w:lang w:val="en-US"/>
        </w:rPr>
        <w:t xml:space="preserve">Java Map Example: </w:t>
      </w:r>
    </w:p>
    <w:p w14:paraId="008E4DCB" w14:textId="77777777" w:rsidR="00C44A39" w:rsidRDefault="00C44A39" w:rsidP="00C44A39">
      <w:pPr>
        <w:pStyle w:val="3"/>
        <w:shd w:val="clear" w:color="auto" w:fill="FFFFFF"/>
        <w:spacing w:line="312" w:lineRule="atLeast"/>
        <w:jc w:val="both"/>
        <w:rPr>
          <w:rFonts w:ascii="Helvetica" w:hAnsi="Helvetica"/>
          <w:b/>
          <w:bCs/>
          <w:color w:val="610B4B"/>
          <w:sz w:val="32"/>
          <w:szCs w:val="32"/>
          <w:lang w:val="en-US"/>
        </w:rPr>
      </w:pPr>
    </w:p>
    <w:p w14:paraId="5F3F4F11" w14:textId="0C6BFD19" w:rsidR="004143D2" w:rsidRDefault="00BE5BEF" w:rsidP="008876B1">
      <w:pPr>
        <w:pStyle w:val="a3"/>
        <w:shd w:val="clear" w:color="auto" w:fill="FFFFFF"/>
        <w:jc w:val="both"/>
        <w:rPr>
          <w:rFonts w:ascii="Segoe UI" w:hAnsi="Segoe UI" w:cs="Segoe UI"/>
          <w:b/>
          <w:bCs/>
          <w:i/>
          <w:iCs/>
          <w:color w:val="333333"/>
          <w:sz w:val="32"/>
          <w:szCs w:val="32"/>
          <w:lang w:val="en-US"/>
        </w:rPr>
      </w:pPr>
      <w:r>
        <w:rPr>
          <w:rFonts w:ascii="Segoe UI" w:hAnsi="Segoe UI" w:cs="Segoe UI"/>
          <w:b/>
          <w:bCs/>
          <w:i/>
          <w:iCs/>
          <w:color w:val="333333"/>
          <w:sz w:val="32"/>
          <w:szCs w:val="32"/>
          <w:lang w:val="en-US"/>
        </w:rPr>
        <w:t xml:space="preserve">REPO:  lessons </w:t>
      </w:r>
    </w:p>
    <w:p w14:paraId="778C189A" w14:textId="30F00DBF" w:rsidR="00D565D6" w:rsidRDefault="00BE5BEF" w:rsidP="008876B1">
      <w:pPr>
        <w:pStyle w:val="a3"/>
        <w:shd w:val="clear" w:color="auto" w:fill="FFFFFF"/>
        <w:jc w:val="both"/>
        <w:rPr>
          <w:rFonts w:ascii="Segoe UI" w:hAnsi="Segoe UI" w:cs="Segoe UI"/>
          <w:b/>
          <w:bCs/>
          <w:i/>
          <w:iCs/>
          <w:color w:val="333333"/>
          <w:sz w:val="32"/>
          <w:szCs w:val="32"/>
          <w:lang w:val="en-US"/>
        </w:rPr>
      </w:pPr>
      <w:r>
        <w:rPr>
          <w:rFonts w:ascii="Segoe UI" w:hAnsi="Segoe UI" w:cs="Segoe UI"/>
          <w:b/>
          <w:bCs/>
          <w:i/>
          <w:iCs/>
          <w:color w:val="333333"/>
          <w:sz w:val="32"/>
          <w:szCs w:val="32"/>
          <w:lang w:val="en-US"/>
        </w:rPr>
        <w:t>Package: month2.lesson4</w:t>
      </w:r>
    </w:p>
    <w:p w14:paraId="044C1C33" w14:textId="77777777" w:rsidR="00D565D6" w:rsidRDefault="00D565D6">
      <w:pPr>
        <w:rPr>
          <w:rFonts w:ascii="Segoe UI" w:eastAsia="Times New Roman" w:hAnsi="Segoe UI" w:cs="Segoe UI"/>
          <w:b/>
          <w:bCs/>
          <w:i/>
          <w:iCs/>
          <w:color w:val="333333"/>
          <w:sz w:val="32"/>
          <w:szCs w:val="32"/>
          <w:lang w:val="en-US" w:eastAsia="ru-RU"/>
        </w:rPr>
      </w:pPr>
      <w:r>
        <w:rPr>
          <w:rFonts w:ascii="Segoe UI" w:hAnsi="Segoe UI" w:cs="Segoe UI"/>
          <w:b/>
          <w:bCs/>
          <w:i/>
          <w:iCs/>
          <w:color w:val="333333"/>
          <w:sz w:val="32"/>
          <w:szCs w:val="32"/>
          <w:lang w:val="en-US"/>
        </w:rPr>
        <w:br w:type="page"/>
      </w:r>
    </w:p>
    <w:p w14:paraId="04308CC2" w14:textId="77777777" w:rsidR="00D565D6" w:rsidRDefault="00D565D6" w:rsidP="00D565D6">
      <w:pPr>
        <w:pStyle w:val="1"/>
        <w:spacing w:before="0"/>
        <w:jc w:val="center"/>
        <w:rPr>
          <w:rFonts w:ascii="Heebo" w:hAnsi="Heebo" w:cs="Heebo"/>
          <w:color w:val="303030"/>
          <w:sz w:val="42"/>
          <w:szCs w:val="42"/>
        </w:rPr>
      </w:pPr>
      <w:r>
        <w:rPr>
          <w:rFonts w:ascii="Heebo" w:hAnsi="Heebo" w:cs="Heebo" w:hint="cs"/>
          <w:b/>
          <w:bCs/>
          <w:color w:val="303030"/>
          <w:sz w:val="42"/>
          <w:szCs w:val="42"/>
        </w:rPr>
        <w:lastRenderedPageBreak/>
        <w:t xml:space="preserve">Data Access Object </w:t>
      </w:r>
      <w:proofErr w:type="spellStart"/>
      <w:r>
        <w:rPr>
          <w:rFonts w:ascii="Heebo" w:hAnsi="Heebo" w:cs="Heebo" w:hint="cs"/>
          <w:b/>
          <w:bCs/>
          <w:color w:val="303030"/>
          <w:sz w:val="42"/>
          <w:szCs w:val="42"/>
        </w:rPr>
        <w:t>Pattern</w:t>
      </w:r>
      <w:proofErr w:type="spellEnd"/>
    </w:p>
    <w:p w14:paraId="559491FE" w14:textId="77777777" w:rsidR="00D565D6" w:rsidRDefault="00000000" w:rsidP="00D565D6">
      <w:pPr>
        <w:rPr>
          <w:rFonts w:ascii="Times New Roman" w:hAnsi="Times New Roman" w:cs="Times New Roman"/>
          <w:sz w:val="24"/>
          <w:szCs w:val="24"/>
        </w:rPr>
      </w:pPr>
      <w:r>
        <w:pict w14:anchorId="73815F9F">
          <v:rect id="_x0000_i1050" style="width:0;height:.75pt" o:hralign="center" o:hrstd="t" o:hrnoshade="t" o:hr="t" fillcolor="#9a9ea4" stroked="f"/>
        </w:pict>
      </w:r>
    </w:p>
    <w:p w14:paraId="1B8EBEBE" w14:textId="65EF2005" w:rsidR="00D565D6" w:rsidRDefault="00D565D6" w:rsidP="00D565D6">
      <w:pPr>
        <w:rPr>
          <w:rFonts w:ascii="Nunito" w:hAnsi="Nunito"/>
          <w:color w:val="747579"/>
          <w:sz w:val="23"/>
          <w:szCs w:val="23"/>
          <w:lang w:val="en-US"/>
        </w:rPr>
      </w:pPr>
    </w:p>
    <w:p w14:paraId="21AC5DA0" w14:textId="77777777" w:rsidR="005D5DBB" w:rsidRPr="00D565D6" w:rsidRDefault="005D5DBB" w:rsidP="00D565D6">
      <w:pPr>
        <w:rPr>
          <w:rFonts w:ascii="Times New Roman" w:hAnsi="Times New Roman"/>
          <w:sz w:val="24"/>
          <w:szCs w:val="24"/>
          <w:lang w:val="en-US"/>
        </w:rPr>
      </w:pPr>
    </w:p>
    <w:p w14:paraId="09A768D4" w14:textId="6C908117" w:rsidR="00D565D6" w:rsidRDefault="00D565D6" w:rsidP="00D565D6">
      <w:pPr>
        <w:pStyle w:val="a3"/>
        <w:spacing w:before="120" w:beforeAutospacing="0" w:after="144" w:afterAutospacing="0"/>
        <w:jc w:val="both"/>
        <w:rPr>
          <w:rFonts w:ascii="Nunito" w:hAnsi="Nunito"/>
          <w:color w:val="000000"/>
          <w:lang w:val="en-US"/>
        </w:rPr>
      </w:pPr>
      <w:r w:rsidRPr="00D565D6">
        <w:rPr>
          <w:rFonts w:ascii="Nunito" w:hAnsi="Nunito"/>
          <w:color w:val="000000"/>
          <w:lang w:val="en-US"/>
        </w:rPr>
        <w:t>Data Access Object Pattern or DAO pattern is used to separate low level data accessing API or operations from high level business services. Following are the participants in Data Access Object Pattern.</w:t>
      </w:r>
    </w:p>
    <w:p w14:paraId="7EB53182" w14:textId="77777777" w:rsidR="005D5DBB" w:rsidRPr="00D565D6" w:rsidRDefault="005D5DBB" w:rsidP="00D565D6">
      <w:pPr>
        <w:pStyle w:val="a3"/>
        <w:spacing w:before="120" w:beforeAutospacing="0" w:after="144" w:afterAutospacing="0"/>
        <w:jc w:val="both"/>
        <w:rPr>
          <w:rFonts w:ascii="Nunito" w:hAnsi="Nunito"/>
          <w:color w:val="000000"/>
          <w:lang w:val="en-US"/>
        </w:rPr>
      </w:pPr>
    </w:p>
    <w:p w14:paraId="766D382C" w14:textId="5F592612" w:rsidR="00D565D6" w:rsidRDefault="00D565D6">
      <w:pPr>
        <w:pStyle w:val="a3"/>
        <w:numPr>
          <w:ilvl w:val="0"/>
          <w:numId w:val="47"/>
        </w:numPr>
        <w:spacing w:before="0" w:beforeAutospacing="0" w:after="0" w:afterAutospacing="0"/>
        <w:ind w:left="1395"/>
        <w:jc w:val="both"/>
        <w:rPr>
          <w:rFonts w:ascii="Nunito" w:hAnsi="Nunito"/>
          <w:color w:val="000000"/>
          <w:lang w:val="en-US"/>
        </w:rPr>
      </w:pPr>
      <w:r w:rsidRPr="00D565D6">
        <w:rPr>
          <w:rFonts w:ascii="Nunito" w:hAnsi="Nunito"/>
          <w:b/>
          <w:bCs/>
          <w:color w:val="000000"/>
          <w:lang w:val="en-US"/>
        </w:rPr>
        <w:t>Data Access Object Interface</w:t>
      </w:r>
      <w:r w:rsidRPr="00D565D6">
        <w:rPr>
          <w:rFonts w:ascii="Nunito" w:hAnsi="Nunito"/>
          <w:color w:val="000000"/>
          <w:lang w:val="en-US"/>
        </w:rPr>
        <w:t> - This interface defines the standard operations to be performed on a model object(s).</w:t>
      </w:r>
    </w:p>
    <w:p w14:paraId="7A1658F4" w14:textId="77777777" w:rsidR="005D5DBB" w:rsidRPr="00D565D6" w:rsidRDefault="005D5DBB" w:rsidP="005D5DBB">
      <w:pPr>
        <w:pStyle w:val="a3"/>
        <w:spacing w:before="0" w:beforeAutospacing="0" w:after="0" w:afterAutospacing="0"/>
        <w:ind w:left="1395"/>
        <w:jc w:val="both"/>
        <w:rPr>
          <w:rFonts w:ascii="Nunito" w:hAnsi="Nunito"/>
          <w:color w:val="000000"/>
          <w:lang w:val="en-US"/>
        </w:rPr>
      </w:pPr>
    </w:p>
    <w:p w14:paraId="5710E1CD" w14:textId="465F6F5E" w:rsidR="00D565D6" w:rsidRDefault="00D565D6">
      <w:pPr>
        <w:pStyle w:val="a3"/>
        <w:numPr>
          <w:ilvl w:val="0"/>
          <w:numId w:val="47"/>
        </w:numPr>
        <w:spacing w:before="0" w:beforeAutospacing="0" w:after="0" w:afterAutospacing="0"/>
        <w:ind w:left="1395"/>
        <w:jc w:val="both"/>
        <w:rPr>
          <w:rFonts w:ascii="Nunito" w:hAnsi="Nunito"/>
          <w:color w:val="000000"/>
          <w:lang w:val="en-US"/>
        </w:rPr>
      </w:pPr>
      <w:r w:rsidRPr="00D565D6">
        <w:rPr>
          <w:rFonts w:ascii="Nunito" w:hAnsi="Nunito"/>
          <w:b/>
          <w:bCs/>
          <w:color w:val="000000"/>
          <w:lang w:val="en-US"/>
        </w:rPr>
        <w:t>Data Access Object concrete class</w:t>
      </w:r>
      <w:r w:rsidRPr="00D565D6">
        <w:rPr>
          <w:rFonts w:ascii="Nunito" w:hAnsi="Nunito"/>
          <w:color w:val="000000"/>
          <w:lang w:val="en-US"/>
        </w:rPr>
        <w:t> - This class implements above interface. This class is responsible to get data from a data source which can be database / xml or any other storage mechanism.</w:t>
      </w:r>
    </w:p>
    <w:p w14:paraId="7A84B382" w14:textId="77777777" w:rsidR="005D5DBB" w:rsidRDefault="005D5DBB" w:rsidP="005D5DBB">
      <w:pPr>
        <w:pStyle w:val="ab"/>
        <w:rPr>
          <w:rFonts w:ascii="Nunito" w:hAnsi="Nunito"/>
          <w:color w:val="000000"/>
          <w:lang w:val="en-US"/>
        </w:rPr>
      </w:pPr>
    </w:p>
    <w:p w14:paraId="5640442F" w14:textId="77777777" w:rsidR="005D5DBB" w:rsidRPr="00D565D6" w:rsidRDefault="005D5DBB" w:rsidP="005D5DBB">
      <w:pPr>
        <w:pStyle w:val="a3"/>
        <w:spacing w:before="0" w:beforeAutospacing="0" w:after="0" w:afterAutospacing="0"/>
        <w:ind w:left="1395"/>
        <w:jc w:val="both"/>
        <w:rPr>
          <w:rFonts w:ascii="Nunito" w:hAnsi="Nunito"/>
          <w:color w:val="000000"/>
          <w:lang w:val="en-US"/>
        </w:rPr>
      </w:pPr>
    </w:p>
    <w:p w14:paraId="3DB34C04" w14:textId="77777777" w:rsidR="00D565D6" w:rsidRPr="00D565D6" w:rsidRDefault="00D565D6">
      <w:pPr>
        <w:pStyle w:val="a3"/>
        <w:numPr>
          <w:ilvl w:val="0"/>
          <w:numId w:val="47"/>
        </w:numPr>
        <w:spacing w:before="0" w:beforeAutospacing="0" w:after="0" w:afterAutospacing="0"/>
        <w:ind w:left="1395"/>
        <w:jc w:val="both"/>
        <w:rPr>
          <w:rFonts w:ascii="Nunito" w:hAnsi="Nunito"/>
          <w:color w:val="000000"/>
          <w:lang w:val="en-US"/>
        </w:rPr>
      </w:pPr>
      <w:r w:rsidRPr="00D565D6">
        <w:rPr>
          <w:rFonts w:ascii="Nunito" w:hAnsi="Nunito"/>
          <w:b/>
          <w:bCs/>
          <w:color w:val="000000"/>
          <w:lang w:val="en-US"/>
        </w:rPr>
        <w:t>Model Object or Value Object</w:t>
      </w:r>
      <w:r w:rsidRPr="00D565D6">
        <w:rPr>
          <w:rFonts w:ascii="Nunito" w:hAnsi="Nunito"/>
          <w:color w:val="000000"/>
          <w:lang w:val="en-US"/>
        </w:rPr>
        <w:t> - This object is simple POJO containing get/set methods to store data retrieved using DAO class.</w:t>
      </w:r>
    </w:p>
    <w:p w14:paraId="011035DD" w14:textId="77777777" w:rsidR="005D5DBB" w:rsidRDefault="005D5DBB" w:rsidP="00D565D6">
      <w:pPr>
        <w:pStyle w:val="2"/>
        <w:rPr>
          <w:rFonts w:ascii="Heebo" w:hAnsi="Heebo" w:cs="Heebo"/>
          <w:b w:val="0"/>
          <w:bCs w:val="0"/>
          <w:color w:val="000000"/>
          <w:sz w:val="35"/>
          <w:szCs w:val="35"/>
          <w:lang w:val="en-US"/>
        </w:rPr>
      </w:pPr>
    </w:p>
    <w:p w14:paraId="2278076D" w14:textId="4FE78CC5" w:rsidR="00D565D6" w:rsidRPr="00D565D6" w:rsidRDefault="00D565D6" w:rsidP="00D565D6">
      <w:pPr>
        <w:pStyle w:val="2"/>
        <w:rPr>
          <w:rFonts w:ascii="Heebo" w:hAnsi="Heebo" w:cs="Heebo"/>
          <w:b w:val="0"/>
          <w:bCs w:val="0"/>
          <w:color w:val="000000"/>
          <w:sz w:val="35"/>
          <w:szCs w:val="35"/>
          <w:lang w:val="en-US"/>
        </w:rPr>
      </w:pPr>
      <w:r w:rsidRPr="00D565D6">
        <w:rPr>
          <w:rFonts w:ascii="Heebo" w:hAnsi="Heebo" w:cs="Heebo" w:hint="cs"/>
          <w:b w:val="0"/>
          <w:bCs w:val="0"/>
          <w:color w:val="000000"/>
          <w:sz w:val="35"/>
          <w:szCs w:val="35"/>
          <w:lang w:val="en-US"/>
        </w:rPr>
        <w:t>Implementation</w:t>
      </w:r>
    </w:p>
    <w:p w14:paraId="71C1AF7F" w14:textId="77777777" w:rsidR="00D565D6" w:rsidRPr="00D565D6" w:rsidRDefault="00D565D6" w:rsidP="00D565D6">
      <w:pPr>
        <w:pStyle w:val="a3"/>
        <w:spacing w:before="120" w:beforeAutospacing="0" w:after="144" w:afterAutospacing="0"/>
        <w:jc w:val="both"/>
        <w:rPr>
          <w:rFonts w:ascii="Nunito" w:hAnsi="Nunito"/>
          <w:color w:val="000000"/>
          <w:lang w:val="en-US"/>
        </w:rPr>
      </w:pPr>
      <w:r w:rsidRPr="00D565D6">
        <w:rPr>
          <w:rFonts w:ascii="Nunito" w:hAnsi="Nunito"/>
          <w:color w:val="000000"/>
          <w:lang w:val="en-US"/>
        </w:rPr>
        <w:t>We are going to create a </w:t>
      </w:r>
      <w:proofErr w:type="gramStart"/>
      <w:r w:rsidRPr="00D565D6">
        <w:rPr>
          <w:rFonts w:ascii="Nunito" w:hAnsi="Nunito"/>
          <w:i/>
          <w:iCs/>
          <w:color w:val="000000"/>
          <w:lang w:val="en-US"/>
        </w:rPr>
        <w:t>Student</w:t>
      </w:r>
      <w:proofErr w:type="gramEnd"/>
      <w:r w:rsidRPr="00D565D6">
        <w:rPr>
          <w:rFonts w:ascii="Nunito" w:hAnsi="Nunito"/>
          <w:color w:val="000000"/>
          <w:lang w:val="en-US"/>
        </w:rPr>
        <w:t xml:space="preserve"> object acting as a Model or Value </w:t>
      </w:r>
      <w:proofErr w:type="spellStart"/>
      <w:r w:rsidRPr="00D565D6">
        <w:rPr>
          <w:rFonts w:ascii="Nunito" w:hAnsi="Nunito"/>
          <w:color w:val="000000"/>
          <w:lang w:val="en-US"/>
        </w:rPr>
        <w:t>Object.</w:t>
      </w:r>
      <w:r w:rsidRPr="00D565D6">
        <w:rPr>
          <w:rFonts w:ascii="Nunito" w:hAnsi="Nunito"/>
          <w:i/>
          <w:iCs/>
          <w:color w:val="000000"/>
          <w:lang w:val="en-US"/>
        </w:rPr>
        <w:t>StudentDao</w:t>
      </w:r>
      <w:proofErr w:type="spellEnd"/>
      <w:r w:rsidRPr="00D565D6">
        <w:rPr>
          <w:rFonts w:ascii="Nunito" w:hAnsi="Nunito"/>
          <w:color w:val="000000"/>
          <w:lang w:val="en-US"/>
        </w:rPr>
        <w:t xml:space="preserve"> is Data Access Object </w:t>
      </w:r>
      <w:proofErr w:type="spellStart"/>
      <w:r w:rsidRPr="00D565D6">
        <w:rPr>
          <w:rFonts w:ascii="Nunito" w:hAnsi="Nunito"/>
          <w:color w:val="000000"/>
          <w:lang w:val="en-US"/>
        </w:rPr>
        <w:t>Interface.</w:t>
      </w:r>
      <w:r w:rsidRPr="00D565D6">
        <w:rPr>
          <w:rFonts w:ascii="Nunito" w:hAnsi="Nunito"/>
          <w:i/>
          <w:iCs/>
          <w:color w:val="000000"/>
          <w:lang w:val="en-US"/>
        </w:rPr>
        <w:t>StudentDaoImpl</w:t>
      </w:r>
      <w:proofErr w:type="spellEnd"/>
      <w:r w:rsidRPr="00D565D6">
        <w:rPr>
          <w:rFonts w:ascii="Nunito" w:hAnsi="Nunito"/>
          <w:color w:val="000000"/>
          <w:lang w:val="en-US"/>
        </w:rPr>
        <w:t> is concrete class implementing Data Access Object Interface. </w:t>
      </w:r>
      <w:proofErr w:type="spellStart"/>
      <w:r w:rsidRPr="00D565D6">
        <w:rPr>
          <w:rFonts w:ascii="Nunito" w:hAnsi="Nunito"/>
          <w:i/>
          <w:iCs/>
          <w:color w:val="000000"/>
          <w:lang w:val="en-US"/>
        </w:rPr>
        <w:t>DaoPatternDemo</w:t>
      </w:r>
      <w:proofErr w:type="spellEnd"/>
      <w:r w:rsidRPr="00D565D6">
        <w:rPr>
          <w:rFonts w:ascii="Nunito" w:hAnsi="Nunito"/>
          <w:color w:val="000000"/>
          <w:lang w:val="en-US"/>
        </w:rPr>
        <w:t>, our demo class, will use </w:t>
      </w:r>
      <w:proofErr w:type="spellStart"/>
      <w:r w:rsidRPr="00D565D6">
        <w:rPr>
          <w:rFonts w:ascii="Nunito" w:hAnsi="Nunito"/>
          <w:i/>
          <w:iCs/>
          <w:color w:val="000000"/>
          <w:lang w:val="en-US"/>
        </w:rPr>
        <w:t>StudentDao</w:t>
      </w:r>
      <w:proofErr w:type="spellEnd"/>
      <w:r w:rsidRPr="00D565D6">
        <w:rPr>
          <w:rFonts w:ascii="Nunito" w:hAnsi="Nunito"/>
          <w:color w:val="000000"/>
          <w:lang w:val="en-US"/>
        </w:rPr>
        <w:t> to demonstrate the use of Data Access Object pattern.</w:t>
      </w:r>
    </w:p>
    <w:p w14:paraId="2E767F3E" w14:textId="0048A258" w:rsidR="00D565D6" w:rsidRDefault="00D565D6" w:rsidP="00D565D6">
      <w:pPr>
        <w:rPr>
          <w:rFonts w:ascii="Times New Roman" w:hAnsi="Times New Roman"/>
        </w:rPr>
      </w:pPr>
      <w:r>
        <w:rPr>
          <w:noProof/>
        </w:rPr>
        <w:lastRenderedPageBreak/>
        <w:drawing>
          <wp:inline distT="0" distB="0" distL="0" distR="0" wp14:anchorId="453E5ADC" wp14:editId="77868FD4">
            <wp:extent cx="5334000" cy="3657600"/>
            <wp:effectExtent l="0" t="0" r="0" b="0"/>
            <wp:docPr id="26" name="Рисунок 26" descr="Data Access Object Pattern 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Data Access Object Pattern UML Diagram"/>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334000" cy="3657600"/>
                    </a:xfrm>
                    <a:prstGeom prst="rect">
                      <a:avLst/>
                    </a:prstGeom>
                    <a:noFill/>
                    <a:ln>
                      <a:noFill/>
                    </a:ln>
                  </pic:spPr>
                </pic:pic>
              </a:graphicData>
            </a:graphic>
          </wp:inline>
        </w:drawing>
      </w:r>
    </w:p>
    <w:p w14:paraId="185778D0" w14:textId="77777777" w:rsidR="005D5DBB" w:rsidRDefault="005D5DBB" w:rsidP="00D565D6">
      <w:pPr>
        <w:pStyle w:val="2"/>
        <w:rPr>
          <w:rFonts w:ascii="Heebo" w:hAnsi="Heebo" w:cs="Heebo"/>
          <w:b w:val="0"/>
          <w:bCs w:val="0"/>
          <w:color w:val="000000"/>
          <w:sz w:val="35"/>
          <w:szCs w:val="35"/>
          <w:lang w:val="en-US"/>
        </w:rPr>
      </w:pPr>
    </w:p>
    <w:p w14:paraId="39AA7AC6" w14:textId="77777777" w:rsidR="005D5DBB" w:rsidRDefault="005D5DBB" w:rsidP="00D565D6">
      <w:pPr>
        <w:pStyle w:val="2"/>
        <w:rPr>
          <w:rFonts w:ascii="Heebo" w:hAnsi="Heebo" w:cs="Heebo"/>
          <w:b w:val="0"/>
          <w:bCs w:val="0"/>
          <w:color w:val="000000"/>
          <w:sz w:val="35"/>
          <w:szCs w:val="35"/>
          <w:lang w:val="en-US"/>
        </w:rPr>
      </w:pPr>
    </w:p>
    <w:p w14:paraId="12FC3AC7" w14:textId="6EC293BC" w:rsidR="00D565D6" w:rsidRPr="00D565D6" w:rsidRDefault="00D565D6" w:rsidP="00D565D6">
      <w:pPr>
        <w:pStyle w:val="2"/>
        <w:rPr>
          <w:rFonts w:ascii="Heebo" w:hAnsi="Heebo" w:cs="Heebo"/>
          <w:b w:val="0"/>
          <w:bCs w:val="0"/>
          <w:color w:val="000000"/>
          <w:sz w:val="35"/>
          <w:szCs w:val="35"/>
          <w:lang w:val="en-US"/>
        </w:rPr>
      </w:pPr>
      <w:r w:rsidRPr="00D565D6">
        <w:rPr>
          <w:rFonts w:ascii="Heebo" w:hAnsi="Heebo" w:cs="Heebo" w:hint="cs"/>
          <w:b w:val="0"/>
          <w:bCs w:val="0"/>
          <w:color w:val="000000"/>
          <w:sz w:val="35"/>
          <w:szCs w:val="35"/>
          <w:lang w:val="en-US"/>
        </w:rPr>
        <w:t>Step 1</w:t>
      </w:r>
    </w:p>
    <w:p w14:paraId="7167A22E" w14:textId="6DBB6481" w:rsidR="00D565D6" w:rsidRDefault="00D565D6" w:rsidP="00D565D6">
      <w:pPr>
        <w:pStyle w:val="a3"/>
        <w:spacing w:before="120" w:beforeAutospacing="0" w:after="144" w:afterAutospacing="0"/>
        <w:jc w:val="both"/>
        <w:rPr>
          <w:rFonts w:ascii="Nunito" w:hAnsi="Nunito"/>
          <w:color w:val="000000"/>
          <w:lang w:val="en-US"/>
        </w:rPr>
      </w:pPr>
      <w:r w:rsidRPr="00D565D6">
        <w:rPr>
          <w:rFonts w:ascii="Nunito" w:hAnsi="Nunito"/>
          <w:color w:val="000000"/>
          <w:lang w:val="en-US"/>
        </w:rPr>
        <w:t>Create Value Object.</w:t>
      </w:r>
    </w:p>
    <w:p w14:paraId="5F8CE10E" w14:textId="77777777" w:rsidR="00D565D6" w:rsidRPr="00D565D6" w:rsidRDefault="00D565D6" w:rsidP="00D565D6">
      <w:pPr>
        <w:pStyle w:val="a3"/>
        <w:shd w:val="clear" w:color="auto" w:fill="FFFFFF"/>
        <w:jc w:val="both"/>
        <w:rPr>
          <w:rFonts w:ascii="Segoe UI" w:hAnsi="Segoe UI" w:cs="Segoe UI"/>
          <w:i/>
          <w:iCs/>
          <w:color w:val="333333"/>
          <w:sz w:val="28"/>
          <w:szCs w:val="28"/>
          <w:lang w:val="en-US"/>
        </w:rPr>
      </w:pPr>
      <w:r w:rsidRPr="00D565D6">
        <w:rPr>
          <w:rFonts w:ascii="Segoe UI" w:hAnsi="Segoe UI" w:cs="Segoe UI"/>
          <w:i/>
          <w:iCs/>
          <w:color w:val="333333"/>
          <w:sz w:val="28"/>
          <w:szCs w:val="28"/>
          <w:lang w:val="en-US"/>
        </w:rPr>
        <w:t xml:space="preserve">REPO:  lessons </w:t>
      </w:r>
    </w:p>
    <w:p w14:paraId="3AA2CC53" w14:textId="1A5AD237" w:rsidR="00D565D6" w:rsidRPr="00D565D6" w:rsidRDefault="00D565D6" w:rsidP="00D565D6">
      <w:pPr>
        <w:pStyle w:val="a3"/>
        <w:shd w:val="clear" w:color="auto" w:fill="FFFFFF"/>
        <w:jc w:val="both"/>
        <w:rPr>
          <w:rFonts w:ascii="Segoe UI" w:hAnsi="Segoe UI" w:cs="Segoe UI"/>
          <w:i/>
          <w:iCs/>
          <w:color w:val="333333"/>
          <w:sz w:val="28"/>
          <w:szCs w:val="28"/>
          <w:lang w:val="en-US"/>
        </w:rPr>
      </w:pPr>
      <w:r w:rsidRPr="00D565D6">
        <w:rPr>
          <w:rFonts w:ascii="Segoe UI" w:hAnsi="Segoe UI" w:cs="Segoe UI"/>
          <w:i/>
          <w:iCs/>
          <w:color w:val="333333"/>
          <w:sz w:val="28"/>
          <w:szCs w:val="28"/>
          <w:lang w:val="en-US"/>
        </w:rPr>
        <w:t>Package: month2.lesson</w:t>
      </w:r>
      <w:r w:rsidR="005D5DBB">
        <w:rPr>
          <w:rFonts w:ascii="Segoe UI" w:hAnsi="Segoe UI" w:cs="Segoe UI"/>
          <w:i/>
          <w:iCs/>
          <w:color w:val="333333"/>
          <w:sz w:val="28"/>
          <w:szCs w:val="28"/>
          <w:lang w:val="en-US"/>
        </w:rPr>
        <w:t>5</w:t>
      </w:r>
    </w:p>
    <w:p w14:paraId="2FC5C043" w14:textId="127D0EE5" w:rsidR="00D565D6" w:rsidRDefault="00D565D6" w:rsidP="00D565D6">
      <w:pPr>
        <w:pStyle w:val="a3"/>
        <w:spacing w:before="120" w:beforeAutospacing="0" w:after="144" w:afterAutospacing="0"/>
        <w:jc w:val="both"/>
        <w:rPr>
          <w:rFonts w:ascii="Nunito" w:hAnsi="Nunito"/>
          <w:i/>
          <w:iCs/>
          <w:color w:val="000000"/>
          <w:lang w:val="en-US"/>
        </w:rPr>
      </w:pPr>
      <w:r w:rsidRPr="00D565D6">
        <w:rPr>
          <w:rFonts w:ascii="Nunito" w:hAnsi="Nunito"/>
          <w:i/>
          <w:iCs/>
          <w:color w:val="000000"/>
          <w:lang w:val="en-US"/>
        </w:rPr>
        <w:t>Student.java</w:t>
      </w:r>
    </w:p>
    <w:p w14:paraId="62B12874" w14:textId="77777777" w:rsidR="00D565D6" w:rsidRPr="00D565D6" w:rsidRDefault="00D565D6" w:rsidP="00D565D6">
      <w:pPr>
        <w:pStyle w:val="a3"/>
        <w:spacing w:before="120" w:beforeAutospacing="0" w:after="144" w:afterAutospacing="0"/>
        <w:jc w:val="both"/>
        <w:rPr>
          <w:rFonts w:ascii="Nunito" w:hAnsi="Nunito"/>
          <w:color w:val="000000"/>
          <w:lang w:val="en-US"/>
        </w:rPr>
      </w:pPr>
    </w:p>
    <w:p w14:paraId="5CEEA9FC" w14:textId="77777777" w:rsidR="00D565D6" w:rsidRDefault="00D565D6" w:rsidP="00D565D6">
      <w:pPr>
        <w:pStyle w:val="2"/>
        <w:rPr>
          <w:rFonts w:ascii="Heebo" w:hAnsi="Heebo" w:cs="Heebo"/>
          <w:b w:val="0"/>
          <w:bCs w:val="0"/>
          <w:color w:val="000000"/>
          <w:sz w:val="35"/>
          <w:szCs w:val="35"/>
          <w:lang w:val="en-US"/>
        </w:rPr>
      </w:pPr>
    </w:p>
    <w:p w14:paraId="2BFB6EC3" w14:textId="021AE5CD" w:rsidR="00D565D6" w:rsidRPr="00D565D6" w:rsidRDefault="00D565D6" w:rsidP="00D565D6">
      <w:pPr>
        <w:pStyle w:val="2"/>
        <w:rPr>
          <w:rFonts w:ascii="Heebo" w:hAnsi="Heebo" w:cs="Heebo"/>
          <w:b w:val="0"/>
          <w:bCs w:val="0"/>
          <w:color w:val="000000"/>
          <w:sz w:val="35"/>
          <w:szCs w:val="35"/>
          <w:lang w:val="en-US"/>
        </w:rPr>
      </w:pPr>
      <w:r w:rsidRPr="00D565D6">
        <w:rPr>
          <w:rFonts w:ascii="Heebo" w:hAnsi="Heebo" w:cs="Heebo" w:hint="cs"/>
          <w:b w:val="0"/>
          <w:bCs w:val="0"/>
          <w:color w:val="000000"/>
          <w:sz w:val="35"/>
          <w:szCs w:val="35"/>
          <w:lang w:val="en-US"/>
        </w:rPr>
        <w:t>Step 2</w:t>
      </w:r>
    </w:p>
    <w:p w14:paraId="67D505FB" w14:textId="63AB37A4" w:rsidR="00D565D6" w:rsidRDefault="00D565D6" w:rsidP="00D565D6">
      <w:pPr>
        <w:pStyle w:val="a3"/>
        <w:spacing w:before="120" w:beforeAutospacing="0" w:after="144" w:afterAutospacing="0"/>
        <w:jc w:val="both"/>
        <w:rPr>
          <w:rFonts w:ascii="Nunito" w:hAnsi="Nunito"/>
          <w:color w:val="000000"/>
          <w:lang w:val="en-US"/>
        </w:rPr>
      </w:pPr>
      <w:r w:rsidRPr="00D565D6">
        <w:rPr>
          <w:rFonts w:ascii="Nunito" w:hAnsi="Nunito"/>
          <w:color w:val="000000"/>
          <w:lang w:val="en-US"/>
        </w:rPr>
        <w:t>Create Data Access Object Interface.</w:t>
      </w:r>
    </w:p>
    <w:p w14:paraId="399BCF25" w14:textId="77777777" w:rsidR="00D565D6" w:rsidRPr="00D565D6" w:rsidRDefault="00D565D6" w:rsidP="00D565D6">
      <w:pPr>
        <w:pStyle w:val="a3"/>
        <w:shd w:val="clear" w:color="auto" w:fill="FFFFFF"/>
        <w:jc w:val="both"/>
        <w:rPr>
          <w:rFonts w:ascii="Segoe UI" w:hAnsi="Segoe UI" w:cs="Segoe UI"/>
          <w:i/>
          <w:iCs/>
          <w:color w:val="333333"/>
          <w:sz w:val="28"/>
          <w:szCs w:val="28"/>
          <w:lang w:val="en-US"/>
        </w:rPr>
      </w:pPr>
      <w:r w:rsidRPr="00D565D6">
        <w:rPr>
          <w:rFonts w:ascii="Segoe UI" w:hAnsi="Segoe UI" w:cs="Segoe UI"/>
          <w:i/>
          <w:iCs/>
          <w:color w:val="333333"/>
          <w:sz w:val="28"/>
          <w:szCs w:val="28"/>
          <w:lang w:val="en-US"/>
        </w:rPr>
        <w:lastRenderedPageBreak/>
        <w:t xml:space="preserve">REPO:  lessons </w:t>
      </w:r>
    </w:p>
    <w:p w14:paraId="3A8273A8" w14:textId="68B94565" w:rsidR="00D565D6" w:rsidRPr="00D565D6" w:rsidRDefault="00D565D6" w:rsidP="00D565D6">
      <w:pPr>
        <w:pStyle w:val="a3"/>
        <w:shd w:val="clear" w:color="auto" w:fill="FFFFFF"/>
        <w:jc w:val="both"/>
        <w:rPr>
          <w:rFonts w:ascii="Segoe UI" w:hAnsi="Segoe UI" w:cs="Segoe UI"/>
          <w:i/>
          <w:iCs/>
          <w:color w:val="333333"/>
          <w:sz w:val="28"/>
          <w:szCs w:val="28"/>
          <w:lang w:val="en-US"/>
        </w:rPr>
      </w:pPr>
      <w:r w:rsidRPr="00D565D6">
        <w:rPr>
          <w:rFonts w:ascii="Segoe UI" w:hAnsi="Segoe UI" w:cs="Segoe UI"/>
          <w:i/>
          <w:iCs/>
          <w:color w:val="333333"/>
          <w:sz w:val="28"/>
          <w:szCs w:val="28"/>
          <w:lang w:val="en-US"/>
        </w:rPr>
        <w:t>Package: month2.lesson</w:t>
      </w:r>
      <w:r w:rsidR="005D5DBB">
        <w:rPr>
          <w:rFonts w:ascii="Segoe UI" w:hAnsi="Segoe UI" w:cs="Segoe UI"/>
          <w:i/>
          <w:iCs/>
          <w:color w:val="333333"/>
          <w:sz w:val="28"/>
          <w:szCs w:val="28"/>
          <w:lang w:val="en-US"/>
        </w:rPr>
        <w:t>5</w:t>
      </w:r>
    </w:p>
    <w:p w14:paraId="72535189" w14:textId="386D977B" w:rsidR="00D565D6" w:rsidRPr="00D565D6" w:rsidRDefault="00D565D6" w:rsidP="00D565D6">
      <w:pPr>
        <w:pStyle w:val="a3"/>
        <w:spacing w:before="120" w:beforeAutospacing="0" w:after="144" w:afterAutospacing="0"/>
        <w:jc w:val="both"/>
        <w:rPr>
          <w:rFonts w:ascii="Nunito" w:hAnsi="Nunito"/>
          <w:color w:val="000000"/>
          <w:lang w:val="en-US"/>
        </w:rPr>
      </w:pPr>
      <w:r w:rsidRPr="00D565D6">
        <w:rPr>
          <w:rFonts w:ascii="Nunito" w:hAnsi="Nunito"/>
          <w:i/>
          <w:iCs/>
          <w:color w:val="000000"/>
          <w:lang w:val="en-US"/>
        </w:rPr>
        <w:t>Dao.java</w:t>
      </w:r>
    </w:p>
    <w:p w14:paraId="11764AA9" w14:textId="77777777" w:rsidR="00D565D6" w:rsidRDefault="00D565D6" w:rsidP="00D565D6">
      <w:pPr>
        <w:pStyle w:val="2"/>
        <w:rPr>
          <w:rFonts w:ascii="Heebo" w:hAnsi="Heebo" w:cs="Heebo"/>
          <w:b w:val="0"/>
          <w:bCs w:val="0"/>
          <w:color w:val="000000"/>
          <w:sz w:val="35"/>
          <w:szCs w:val="35"/>
          <w:lang w:val="en-US"/>
        </w:rPr>
      </w:pPr>
    </w:p>
    <w:p w14:paraId="43363EA5" w14:textId="77777777" w:rsidR="00D565D6" w:rsidRDefault="00D565D6" w:rsidP="00D565D6">
      <w:pPr>
        <w:pStyle w:val="2"/>
        <w:rPr>
          <w:rFonts w:ascii="Heebo" w:hAnsi="Heebo" w:cs="Heebo"/>
          <w:b w:val="0"/>
          <w:bCs w:val="0"/>
          <w:color w:val="000000"/>
          <w:sz w:val="35"/>
          <w:szCs w:val="35"/>
          <w:lang w:val="en-US"/>
        </w:rPr>
      </w:pPr>
    </w:p>
    <w:p w14:paraId="6809B6BA" w14:textId="4AFC1173" w:rsidR="00D565D6" w:rsidRPr="00D565D6" w:rsidRDefault="00D565D6" w:rsidP="00D565D6">
      <w:pPr>
        <w:pStyle w:val="2"/>
        <w:rPr>
          <w:rFonts w:ascii="Heebo" w:hAnsi="Heebo" w:cs="Heebo"/>
          <w:b w:val="0"/>
          <w:bCs w:val="0"/>
          <w:color w:val="000000"/>
          <w:sz w:val="35"/>
          <w:szCs w:val="35"/>
          <w:lang w:val="en-US"/>
        </w:rPr>
      </w:pPr>
      <w:r w:rsidRPr="00D565D6">
        <w:rPr>
          <w:rFonts w:ascii="Heebo" w:hAnsi="Heebo" w:cs="Heebo" w:hint="cs"/>
          <w:b w:val="0"/>
          <w:bCs w:val="0"/>
          <w:color w:val="000000"/>
          <w:sz w:val="35"/>
          <w:szCs w:val="35"/>
          <w:lang w:val="en-US"/>
        </w:rPr>
        <w:t>Step 3</w:t>
      </w:r>
    </w:p>
    <w:p w14:paraId="57B3EE09" w14:textId="43F71D24" w:rsidR="00D565D6" w:rsidRDefault="00D565D6" w:rsidP="00D565D6">
      <w:pPr>
        <w:pStyle w:val="a3"/>
        <w:spacing w:before="120" w:beforeAutospacing="0" w:after="144" w:afterAutospacing="0"/>
        <w:jc w:val="both"/>
        <w:rPr>
          <w:rFonts w:ascii="Nunito" w:hAnsi="Nunito"/>
          <w:color w:val="000000"/>
          <w:lang w:val="en-US"/>
        </w:rPr>
      </w:pPr>
      <w:r w:rsidRPr="00D565D6">
        <w:rPr>
          <w:rFonts w:ascii="Nunito" w:hAnsi="Nunito"/>
          <w:color w:val="000000"/>
          <w:lang w:val="en-US"/>
        </w:rPr>
        <w:t>Create concrete class implementing above interface.</w:t>
      </w:r>
    </w:p>
    <w:p w14:paraId="14CACB32" w14:textId="77777777" w:rsidR="005D5DBB" w:rsidRDefault="005D5DBB" w:rsidP="005D5DBB">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 xml:space="preserve">REPO:  lessons </w:t>
      </w:r>
    </w:p>
    <w:p w14:paraId="7A25CD29" w14:textId="3AC4FDD3" w:rsidR="005D5DBB" w:rsidRPr="005D5DBB" w:rsidRDefault="005D5DBB" w:rsidP="005D5DBB">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Package: month2.lesson5</w:t>
      </w:r>
    </w:p>
    <w:p w14:paraId="2CBFC1C3" w14:textId="3A85107A" w:rsidR="00D565D6" w:rsidRDefault="00D565D6" w:rsidP="00D565D6">
      <w:pPr>
        <w:pStyle w:val="a3"/>
        <w:spacing w:before="120" w:beforeAutospacing="0" w:after="144" w:afterAutospacing="0"/>
        <w:jc w:val="both"/>
        <w:rPr>
          <w:rFonts w:ascii="Nunito" w:hAnsi="Nunito"/>
          <w:i/>
          <w:iCs/>
          <w:color w:val="000000"/>
          <w:lang w:val="en-US"/>
        </w:rPr>
      </w:pPr>
      <w:r w:rsidRPr="00D565D6">
        <w:rPr>
          <w:rFonts w:ascii="Nunito" w:hAnsi="Nunito"/>
          <w:i/>
          <w:iCs/>
          <w:color w:val="000000"/>
          <w:lang w:val="en-US"/>
        </w:rPr>
        <w:t>StudentDao.java</w:t>
      </w:r>
    </w:p>
    <w:p w14:paraId="1FEB94BA" w14:textId="2BB55DF1" w:rsidR="00D565D6" w:rsidRDefault="00D565D6" w:rsidP="00D565D6">
      <w:pPr>
        <w:pStyle w:val="a3"/>
        <w:spacing w:before="120" w:beforeAutospacing="0" w:after="144" w:afterAutospacing="0"/>
        <w:jc w:val="both"/>
        <w:rPr>
          <w:rFonts w:ascii="Nunito" w:hAnsi="Nunito"/>
          <w:i/>
          <w:iCs/>
          <w:color w:val="000000"/>
          <w:lang w:val="en-US"/>
        </w:rPr>
      </w:pPr>
    </w:p>
    <w:p w14:paraId="67E1AD22" w14:textId="57BBCF3C" w:rsidR="00D565D6" w:rsidRDefault="00D565D6" w:rsidP="00D565D6">
      <w:pPr>
        <w:pStyle w:val="a3"/>
        <w:spacing w:before="120" w:beforeAutospacing="0" w:after="144" w:afterAutospacing="0"/>
        <w:jc w:val="both"/>
        <w:rPr>
          <w:rFonts w:ascii="Nunito" w:hAnsi="Nunito"/>
          <w:i/>
          <w:iCs/>
          <w:color w:val="000000"/>
          <w:lang w:val="en-US"/>
        </w:rPr>
      </w:pPr>
    </w:p>
    <w:p w14:paraId="5B0A217D" w14:textId="2EB39972" w:rsidR="00D565D6" w:rsidRDefault="00D565D6" w:rsidP="00D565D6">
      <w:pPr>
        <w:pStyle w:val="a3"/>
        <w:spacing w:before="120" w:beforeAutospacing="0" w:after="144" w:afterAutospacing="0"/>
        <w:jc w:val="both"/>
        <w:rPr>
          <w:rFonts w:ascii="Nunito" w:hAnsi="Nunito"/>
          <w:i/>
          <w:iCs/>
          <w:color w:val="000000"/>
          <w:lang w:val="en-US"/>
        </w:rPr>
      </w:pPr>
    </w:p>
    <w:p w14:paraId="50DEE547" w14:textId="77777777" w:rsidR="00D565D6" w:rsidRPr="00D565D6" w:rsidRDefault="00D565D6" w:rsidP="00D565D6">
      <w:pPr>
        <w:pStyle w:val="2"/>
        <w:rPr>
          <w:rFonts w:ascii="Heebo" w:hAnsi="Heebo" w:cs="Heebo"/>
          <w:b w:val="0"/>
          <w:bCs w:val="0"/>
          <w:color w:val="000000"/>
          <w:sz w:val="35"/>
          <w:szCs w:val="35"/>
          <w:lang w:val="en-US"/>
        </w:rPr>
      </w:pPr>
      <w:r w:rsidRPr="00D565D6">
        <w:rPr>
          <w:rFonts w:ascii="Heebo" w:hAnsi="Heebo" w:cs="Heebo" w:hint="cs"/>
          <w:b w:val="0"/>
          <w:bCs w:val="0"/>
          <w:color w:val="000000"/>
          <w:sz w:val="35"/>
          <w:szCs w:val="35"/>
          <w:lang w:val="en-US"/>
        </w:rPr>
        <w:t>Step 4</w:t>
      </w:r>
    </w:p>
    <w:p w14:paraId="120EA75E" w14:textId="0D1BD94B" w:rsidR="00D565D6" w:rsidRDefault="00D565D6" w:rsidP="00D565D6">
      <w:pPr>
        <w:pStyle w:val="a3"/>
        <w:spacing w:before="120" w:beforeAutospacing="0" w:after="144" w:afterAutospacing="0"/>
        <w:jc w:val="both"/>
        <w:rPr>
          <w:rFonts w:ascii="Nunito" w:hAnsi="Nunito"/>
          <w:color w:val="000000"/>
          <w:lang w:val="en-US"/>
        </w:rPr>
      </w:pPr>
      <w:r w:rsidRPr="00D565D6">
        <w:rPr>
          <w:rFonts w:ascii="Nunito" w:hAnsi="Nunito"/>
          <w:color w:val="000000"/>
          <w:lang w:val="en-US"/>
        </w:rPr>
        <w:t>Use the </w:t>
      </w:r>
      <w:proofErr w:type="spellStart"/>
      <w:r w:rsidRPr="00D565D6">
        <w:rPr>
          <w:rFonts w:ascii="Nunito" w:hAnsi="Nunito"/>
          <w:i/>
          <w:iCs/>
          <w:color w:val="000000"/>
          <w:lang w:val="en-US"/>
        </w:rPr>
        <w:t>StudentDao</w:t>
      </w:r>
      <w:proofErr w:type="spellEnd"/>
      <w:r w:rsidRPr="00D565D6">
        <w:rPr>
          <w:rFonts w:ascii="Nunito" w:hAnsi="Nunito"/>
          <w:color w:val="000000"/>
          <w:lang w:val="en-US"/>
        </w:rPr>
        <w:t> to demonstrate Data Access Object pattern usage.</w:t>
      </w:r>
    </w:p>
    <w:p w14:paraId="414DDEB9" w14:textId="77777777" w:rsidR="005D5DBB" w:rsidRDefault="005D5DBB" w:rsidP="005D5DBB">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 xml:space="preserve">REPO:  lessons </w:t>
      </w:r>
    </w:p>
    <w:p w14:paraId="006BC414" w14:textId="7BE96402" w:rsidR="005D5DBB" w:rsidRPr="005D5DBB" w:rsidRDefault="005D5DBB" w:rsidP="005D5DBB">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Package: month2.lesson5</w:t>
      </w:r>
    </w:p>
    <w:p w14:paraId="57377B11" w14:textId="03D8A0A0" w:rsidR="00D565D6" w:rsidRDefault="005D5DBB" w:rsidP="00D565D6">
      <w:pPr>
        <w:pStyle w:val="a3"/>
        <w:spacing w:before="120" w:beforeAutospacing="0" w:after="144" w:afterAutospacing="0"/>
        <w:jc w:val="both"/>
        <w:rPr>
          <w:rFonts w:ascii="Nunito" w:hAnsi="Nunito"/>
          <w:i/>
          <w:iCs/>
          <w:color w:val="000000"/>
          <w:lang w:val="en-US"/>
        </w:rPr>
      </w:pPr>
      <w:r>
        <w:rPr>
          <w:rFonts w:ascii="Nunito" w:hAnsi="Nunito"/>
          <w:i/>
          <w:iCs/>
          <w:color w:val="000000"/>
          <w:lang w:val="en-US"/>
        </w:rPr>
        <w:t>Main</w:t>
      </w:r>
      <w:r w:rsidR="00D565D6" w:rsidRPr="00D565D6">
        <w:rPr>
          <w:rFonts w:ascii="Nunito" w:hAnsi="Nunito"/>
          <w:i/>
          <w:iCs/>
          <w:color w:val="000000"/>
          <w:lang w:val="en-US"/>
        </w:rPr>
        <w:t>.java</w:t>
      </w:r>
    </w:p>
    <w:p w14:paraId="7CBE67CE" w14:textId="77777777" w:rsidR="005D5DBB" w:rsidRPr="00D565D6" w:rsidRDefault="005D5DBB" w:rsidP="00D565D6">
      <w:pPr>
        <w:pStyle w:val="a3"/>
        <w:spacing w:before="120" w:beforeAutospacing="0" w:after="144" w:afterAutospacing="0"/>
        <w:jc w:val="both"/>
        <w:rPr>
          <w:rFonts w:ascii="Nunito" w:hAnsi="Nunito"/>
          <w:color w:val="000000"/>
          <w:lang w:val="en-US"/>
        </w:rPr>
      </w:pPr>
    </w:p>
    <w:p w14:paraId="4ABE297C" w14:textId="77777777" w:rsidR="00D565D6" w:rsidRPr="00D565D6" w:rsidRDefault="00D565D6" w:rsidP="00D565D6">
      <w:pPr>
        <w:pStyle w:val="2"/>
        <w:rPr>
          <w:rFonts w:ascii="Heebo" w:hAnsi="Heebo" w:cs="Heebo"/>
          <w:b w:val="0"/>
          <w:bCs w:val="0"/>
          <w:color w:val="000000"/>
          <w:sz w:val="35"/>
          <w:szCs w:val="35"/>
          <w:lang w:val="en-US"/>
        </w:rPr>
      </w:pPr>
      <w:r w:rsidRPr="00D565D6">
        <w:rPr>
          <w:rFonts w:ascii="Heebo" w:hAnsi="Heebo" w:cs="Heebo" w:hint="cs"/>
          <w:b w:val="0"/>
          <w:bCs w:val="0"/>
          <w:color w:val="000000"/>
          <w:sz w:val="35"/>
          <w:szCs w:val="35"/>
          <w:lang w:val="en-US"/>
        </w:rPr>
        <w:t>Step 5</w:t>
      </w:r>
    </w:p>
    <w:p w14:paraId="7C4A6292" w14:textId="77777777" w:rsidR="00D565D6" w:rsidRPr="00D565D6" w:rsidRDefault="00D565D6" w:rsidP="00D565D6">
      <w:pPr>
        <w:pStyle w:val="a3"/>
        <w:spacing w:before="120" w:beforeAutospacing="0" w:after="144" w:afterAutospacing="0"/>
        <w:jc w:val="both"/>
        <w:rPr>
          <w:rFonts w:ascii="Nunito" w:hAnsi="Nunito"/>
          <w:color w:val="000000"/>
          <w:lang w:val="en-US"/>
        </w:rPr>
      </w:pPr>
      <w:r w:rsidRPr="00D565D6">
        <w:rPr>
          <w:rFonts w:ascii="Nunito" w:hAnsi="Nunito"/>
          <w:color w:val="000000"/>
          <w:lang w:val="en-US"/>
        </w:rPr>
        <w:t>Verify the output.</w:t>
      </w:r>
    </w:p>
    <w:p w14:paraId="03D8D856" w14:textId="12310B4D" w:rsidR="009F5B61" w:rsidRDefault="009F5B61">
      <w:pPr>
        <w:rPr>
          <w:rFonts w:ascii="Segoe UI" w:eastAsia="Times New Roman" w:hAnsi="Segoe UI" w:cs="Segoe UI"/>
          <w:color w:val="333333"/>
          <w:sz w:val="32"/>
          <w:szCs w:val="32"/>
          <w:lang w:val="en-US" w:eastAsia="ru-RU"/>
        </w:rPr>
      </w:pPr>
      <w:r>
        <w:rPr>
          <w:rFonts w:ascii="Segoe UI" w:hAnsi="Segoe UI" w:cs="Segoe UI"/>
          <w:color w:val="333333"/>
          <w:sz w:val="32"/>
          <w:szCs w:val="32"/>
          <w:lang w:val="en-US"/>
        </w:rPr>
        <w:br w:type="page"/>
      </w:r>
    </w:p>
    <w:p w14:paraId="28E554FF" w14:textId="7E860621" w:rsidR="009F5B61" w:rsidRPr="009F5B61" w:rsidRDefault="009F5B61" w:rsidP="009F5B61">
      <w:pPr>
        <w:pStyle w:val="1"/>
        <w:shd w:val="clear" w:color="auto" w:fill="FFFFFF"/>
        <w:spacing w:before="150" w:after="150"/>
        <w:rPr>
          <w:rFonts w:ascii="Segoe UI" w:hAnsi="Segoe UI" w:cs="Segoe UI"/>
          <w:color w:val="000000"/>
          <w:sz w:val="63"/>
          <w:szCs w:val="63"/>
          <w:lang w:val="en-US"/>
        </w:rPr>
      </w:pPr>
      <w:r w:rsidRPr="009F5B61">
        <w:rPr>
          <w:rFonts w:ascii="Segoe UI" w:hAnsi="Segoe UI" w:cs="Segoe UI"/>
          <w:b/>
          <w:bCs/>
          <w:color w:val="000000"/>
          <w:sz w:val="63"/>
          <w:szCs w:val="63"/>
          <w:lang w:val="en-US"/>
        </w:rPr>
        <w:lastRenderedPageBreak/>
        <w:t>Java Exceptions - </w:t>
      </w:r>
      <w:r w:rsidRPr="009F5B61">
        <w:rPr>
          <w:rStyle w:val="colorh1"/>
          <w:rFonts w:ascii="Segoe UI" w:hAnsi="Segoe UI" w:cs="Segoe UI"/>
          <w:b/>
          <w:bCs/>
          <w:color w:val="000000"/>
          <w:sz w:val="63"/>
          <w:szCs w:val="63"/>
          <w:lang w:val="en-US"/>
        </w:rPr>
        <w:t>Try...Catch</w:t>
      </w:r>
      <w:r w:rsidR="00000000">
        <w:pict w14:anchorId="64EE7A69">
          <v:rect id="_x0000_i1051" style="width:0;height:0" o:hralign="center" o:hrstd="t" o:hrnoshade="t" o:hr="t" fillcolor="black" stroked="f"/>
        </w:pict>
      </w:r>
    </w:p>
    <w:p w14:paraId="00FA8EB6" w14:textId="77777777" w:rsidR="009F5B61" w:rsidRPr="009F5B61" w:rsidRDefault="009F5B61" w:rsidP="009F5B61">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9F5B61">
        <w:rPr>
          <w:rFonts w:ascii="Segoe UI" w:hAnsi="Segoe UI" w:cs="Segoe UI"/>
          <w:b w:val="0"/>
          <w:bCs w:val="0"/>
          <w:color w:val="000000"/>
          <w:sz w:val="48"/>
          <w:szCs w:val="48"/>
          <w:lang w:val="en-US"/>
        </w:rPr>
        <w:t>Java Exceptions</w:t>
      </w:r>
    </w:p>
    <w:p w14:paraId="274187F4" w14:textId="77777777" w:rsidR="009F5B61" w:rsidRPr="009F5B61" w:rsidRDefault="009F5B61" w:rsidP="009F5B61">
      <w:pPr>
        <w:pStyle w:val="a3"/>
        <w:shd w:val="clear" w:color="auto" w:fill="FFFFFF"/>
        <w:spacing w:before="288" w:beforeAutospacing="0" w:after="288" w:afterAutospacing="0"/>
        <w:rPr>
          <w:rFonts w:ascii="Verdana" w:hAnsi="Verdana"/>
          <w:color w:val="000000"/>
          <w:sz w:val="23"/>
          <w:szCs w:val="23"/>
          <w:lang w:val="en-US"/>
        </w:rPr>
      </w:pPr>
      <w:r w:rsidRPr="009F5B61">
        <w:rPr>
          <w:rFonts w:ascii="Verdana" w:hAnsi="Verdana"/>
          <w:color w:val="000000"/>
          <w:sz w:val="23"/>
          <w:szCs w:val="23"/>
          <w:lang w:val="en-US"/>
        </w:rPr>
        <w:t>When executing Java code, different errors can occur: coding errors made by the programmer, errors due to wrong input, or other unforeseeable things.</w:t>
      </w:r>
    </w:p>
    <w:p w14:paraId="18095916" w14:textId="77777777" w:rsidR="009F5B61" w:rsidRPr="009F5B61" w:rsidRDefault="009F5B61" w:rsidP="009F5B61">
      <w:pPr>
        <w:pStyle w:val="a3"/>
        <w:shd w:val="clear" w:color="auto" w:fill="FFFFFF"/>
        <w:spacing w:before="288" w:beforeAutospacing="0" w:after="288" w:afterAutospacing="0"/>
        <w:rPr>
          <w:rFonts w:ascii="Verdana" w:hAnsi="Verdana"/>
          <w:color w:val="000000"/>
          <w:sz w:val="23"/>
          <w:szCs w:val="23"/>
          <w:lang w:val="en-US"/>
        </w:rPr>
      </w:pPr>
      <w:r w:rsidRPr="009F5B61">
        <w:rPr>
          <w:rFonts w:ascii="Verdana" w:hAnsi="Verdana"/>
          <w:color w:val="000000"/>
          <w:sz w:val="23"/>
          <w:szCs w:val="23"/>
          <w:lang w:val="en-US"/>
        </w:rPr>
        <w:t>When an error occurs, Java will normally stop and generate an error message. The technical term for this is: Java will throw an </w:t>
      </w:r>
      <w:r w:rsidRPr="009F5B61">
        <w:rPr>
          <w:rFonts w:ascii="Verdana" w:hAnsi="Verdana"/>
          <w:b/>
          <w:bCs/>
          <w:color w:val="000000"/>
          <w:sz w:val="23"/>
          <w:szCs w:val="23"/>
          <w:lang w:val="en-US"/>
        </w:rPr>
        <w:t>exception</w:t>
      </w:r>
      <w:r w:rsidRPr="009F5B61">
        <w:rPr>
          <w:rFonts w:ascii="Verdana" w:hAnsi="Verdana"/>
          <w:color w:val="000000"/>
          <w:sz w:val="23"/>
          <w:szCs w:val="23"/>
          <w:lang w:val="en-US"/>
        </w:rPr>
        <w:t> (throw an error).</w:t>
      </w:r>
    </w:p>
    <w:p w14:paraId="39AB5DDF" w14:textId="77777777" w:rsidR="009F5B61" w:rsidRDefault="00000000" w:rsidP="009F5B61">
      <w:pPr>
        <w:spacing w:before="300" w:after="300"/>
        <w:rPr>
          <w:rFonts w:ascii="Times New Roman" w:hAnsi="Times New Roman"/>
          <w:sz w:val="24"/>
          <w:szCs w:val="24"/>
        </w:rPr>
      </w:pPr>
      <w:r>
        <w:pict w14:anchorId="2BDAF3AD">
          <v:rect id="_x0000_i1052" style="width:0;height:0" o:hralign="center" o:hrstd="t" o:hrnoshade="t" o:hr="t" fillcolor="black" stroked="f"/>
        </w:pict>
      </w:r>
    </w:p>
    <w:p w14:paraId="7E3D1108" w14:textId="77777777" w:rsidR="009F5B61" w:rsidRPr="009F5B61" w:rsidRDefault="009F5B61" w:rsidP="009F5B61">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9F5B61">
        <w:rPr>
          <w:rFonts w:ascii="Segoe UI" w:hAnsi="Segoe UI" w:cs="Segoe UI"/>
          <w:b w:val="0"/>
          <w:bCs w:val="0"/>
          <w:color w:val="000000"/>
          <w:sz w:val="48"/>
          <w:szCs w:val="48"/>
          <w:lang w:val="en-US"/>
        </w:rPr>
        <w:t>Java try and catch</w:t>
      </w:r>
    </w:p>
    <w:p w14:paraId="07C36056" w14:textId="77777777" w:rsidR="009F5B61" w:rsidRPr="009F5B61" w:rsidRDefault="009F5B61" w:rsidP="009F5B61">
      <w:pPr>
        <w:pStyle w:val="a3"/>
        <w:shd w:val="clear" w:color="auto" w:fill="FFFFFF"/>
        <w:spacing w:before="288" w:beforeAutospacing="0" w:after="288" w:afterAutospacing="0"/>
        <w:rPr>
          <w:rFonts w:ascii="Verdana" w:hAnsi="Verdana"/>
          <w:color w:val="000000"/>
          <w:sz w:val="23"/>
          <w:szCs w:val="23"/>
          <w:lang w:val="en-US"/>
        </w:rPr>
      </w:pPr>
      <w:r w:rsidRPr="009F5B61">
        <w:rPr>
          <w:rFonts w:ascii="Verdana" w:hAnsi="Verdana"/>
          <w:color w:val="000000"/>
          <w:sz w:val="23"/>
          <w:szCs w:val="23"/>
          <w:lang w:val="en-US"/>
        </w:rPr>
        <w:t>The </w:t>
      </w:r>
      <w:r w:rsidRPr="009F5B61">
        <w:rPr>
          <w:rStyle w:val="HTML"/>
          <w:rFonts w:ascii="Consolas" w:hAnsi="Consolas"/>
          <w:color w:val="DC143C"/>
          <w:sz w:val="24"/>
          <w:szCs w:val="24"/>
          <w:lang w:val="en-US"/>
        </w:rPr>
        <w:t>try</w:t>
      </w:r>
      <w:r w:rsidRPr="009F5B61">
        <w:rPr>
          <w:rFonts w:ascii="Verdana" w:hAnsi="Verdana"/>
          <w:color w:val="000000"/>
          <w:sz w:val="23"/>
          <w:szCs w:val="23"/>
          <w:lang w:val="en-US"/>
        </w:rPr>
        <w:t> statement allows you to define a block of code to be tested for errors while it is being executed.</w:t>
      </w:r>
    </w:p>
    <w:p w14:paraId="6D53839A" w14:textId="77777777" w:rsidR="009F5B61" w:rsidRPr="009F5B61" w:rsidRDefault="009F5B61" w:rsidP="009F5B61">
      <w:pPr>
        <w:pStyle w:val="a3"/>
        <w:shd w:val="clear" w:color="auto" w:fill="FFFFFF"/>
        <w:spacing w:before="288" w:beforeAutospacing="0" w:after="288" w:afterAutospacing="0"/>
        <w:rPr>
          <w:rFonts w:ascii="Verdana" w:hAnsi="Verdana"/>
          <w:color w:val="000000"/>
          <w:sz w:val="23"/>
          <w:szCs w:val="23"/>
          <w:lang w:val="en-US"/>
        </w:rPr>
      </w:pPr>
      <w:r w:rsidRPr="009F5B61">
        <w:rPr>
          <w:rFonts w:ascii="Verdana" w:hAnsi="Verdana"/>
          <w:color w:val="000000"/>
          <w:sz w:val="23"/>
          <w:szCs w:val="23"/>
          <w:lang w:val="en-US"/>
        </w:rPr>
        <w:t>The </w:t>
      </w:r>
      <w:r w:rsidRPr="009F5B61">
        <w:rPr>
          <w:rStyle w:val="HTML"/>
          <w:rFonts w:ascii="Consolas" w:hAnsi="Consolas"/>
          <w:color w:val="DC143C"/>
          <w:sz w:val="24"/>
          <w:szCs w:val="24"/>
          <w:lang w:val="en-US"/>
        </w:rPr>
        <w:t>catch</w:t>
      </w:r>
      <w:r w:rsidRPr="009F5B61">
        <w:rPr>
          <w:rFonts w:ascii="Verdana" w:hAnsi="Verdana"/>
          <w:color w:val="000000"/>
          <w:sz w:val="23"/>
          <w:szCs w:val="23"/>
          <w:lang w:val="en-US"/>
        </w:rPr>
        <w:t> statement allows you to define a block of code to be executed, if an error occurs in the try block.</w:t>
      </w:r>
    </w:p>
    <w:p w14:paraId="37ECAC46" w14:textId="77777777" w:rsidR="009F5B61" w:rsidRPr="009F5B61" w:rsidRDefault="009F5B61" w:rsidP="009F5B61">
      <w:pPr>
        <w:pStyle w:val="a3"/>
        <w:shd w:val="clear" w:color="auto" w:fill="FFFFFF"/>
        <w:spacing w:before="288" w:beforeAutospacing="0" w:after="288" w:afterAutospacing="0"/>
        <w:rPr>
          <w:rFonts w:ascii="Verdana" w:hAnsi="Verdana"/>
          <w:color w:val="000000"/>
          <w:sz w:val="23"/>
          <w:szCs w:val="23"/>
          <w:lang w:val="en-US"/>
        </w:rPr>
      </w:pPr>
      <w:r w:rsidRPr="009F5B61">
        <w:rPr>
          <w:rFonts w:ascii="Verdana" w:hAnsi="Verdana"/>
          <w:color w:val="000000"/>
          <w:sz w:val="23"/>
          <w:szCs w:val="23"/>
          <w:lang w:val="en-US"/>
        </w:rPr>
        <w:t>The </w:t>
      </w:r>
      <w:r w:rsidRPr="009F5B61">
        <w:rPr>
          <w:rStyle w:val="HTML"/>
          <w:rFonts w:ascii="Consolas" w:hAnsi="Consolas"/>
          <w:color w:val="DC143C"/>
          <w:sz w:val="24"/>
          <w:szCs w:val="24"/>
          <w:lang w:val="en-US"/>
        </w:rPr>
        <w:t>try</w:t>
      </w:r>
      <w:r w:rsidRPr="009F5B61">
        <w:rPr>
          <w:rFonts w:ascii="Verdana" w:hAnsi="Verdana"/>
          <w:color w:val="000000"/>
          <w:sz w:val="23"/>
          <w:szCs w:val="23"/>
          <w:lang w:val="en-US"/>
        </w:rPr>
        <w:t> and </w:t>
      </w:r>
      <w:r w:rsidRPr="009F5B61">
        <w:rPr>
          <w:rStyle w:val="HTML"/>
          <w:rFonts w:ascii="Consolas" w:hAnsi="Consolas"/>
          <w:color w:val="DC143C"/>
          <w:sz w:val="24"/>
          <w:szCs w:val="24"/>
          <w:lang w:val="en-US"/>
        </w:rPr>
        <w:t>catch</w:t>
      </w:r>
      <w:r w:rsidRPr="009F5B61">
        <w:rPr>
          <w:rFonts w:ascii="Verdana" w:hAnsi="Verdana"/>
          <w:color w:val="000000"/>
          <w:sz w:val="23"/>
          <w:szCs w:val="23"/>
          <w:lang w:val="en-US"/>
        </w:rPr>
        <w:t> keywords come in pairs:</w:t>
      </w:r>
    </w:p>
    <w:p w14:paraId="0D99C0B1" w14:textId="77777777" w:rsidR="009F5B61" w:rsidRPr="009F5B61" w:rsidRDefault="009F5B61" w:rsidP="009F5B61">
      <w:pPr>
        <w:pStyle w:val="3"/>
        <w:shd w:val="clear" w:color="auto" w:fill="E7E9EB"/>
        <w:spacing w:before="150" w:after="150"/>
        <w:rPr>
          <w:rFonts w:ascii="Segoe UI" w:hAnsi="Segoe UI" w:cs="Segoe UI"/>
          <w:color w:val="000000"/>
          <w:sz w:val="36"/>
          <w:szCs w:val="36"/>
          <w:lang w:val="en-US"/>
        </w:rPr>
      </w:pPr>
      <w:r w:rsidRPr="009F5B61">
        <w:rPr>
          <w:rFonts w:ascii="Segoe UI" w:hAnsi="Segoe UI" w:cs="Segoe UI"/>
          <w:b/>
          <w:bCs/>
          <w:color w:val="000000"/>
          <w:sz w:val="36"/>
          <w:szCs w:val="36"/>
          <w:lang w:val="en-US"/>
        </w:rPr>
        <w:t>Syntax</w:t>
      </w:r>
    </w:p>
    <w:p w14:paraId="5E81EFCF" w14:textId="77777777" w:rsidR="009F5B61" w:rsidRPr="009F5B61" w:rsidRDefault="009F5B61" w:rsidP="009F5B61">
      <w:pPr>
        <w:pStyle w:val="HTML0"/>
        <w:pBdr>
          <w:left w:val="single" w:sz="24" w:space="12" w:color="04AA6D"/>
        </w:pBdr>
        <w:shd w:val="clear" w:color="auto" w:fill="FFFFFF"/>
        <w:spacing w:before="240" w:after="240"/>
        <w:rPr>
          <w:rStyle w:val="HTML"/>
          <w:rFonts w:ascii="Consolas" w:hAnsi="Consolas"/>
          <w:color w:val="000000"/>
          <w:sz w:val="23"/>
          <w:szCs w:val="23"/>
          <w:lang w:val="en-US"/>
        </w:rPr>
      </w:pPr>
      <w:r w:rsidRPr="009F5B61">
        <w:rPr>
          <w:rStyle w:val="token"/>
          <w:rFonts w:ascii="Consolas" w:eastAsiaTheme="majorEastAsia" w:hAnsi="Consolas"/>
          <w:color w:val="0077AA"/>
          <w:sz w:val="23"/>
          <w:szCs w:val="23"/>
          <w:lang w:val="en-US"/>
        </w:rPr>
        <w:t>try</w:t>
      </w:r>
      <w:r w:rsidRPr="009F5B61">
        <w:rPr>
          <w:rStyle w:val="HTML"/>
          <w:rFonts w:ascii="Consolas" w:hAnsi="Consolas"/>
          <w:color w:val="000000"/>
          <w:sz w:val="23"/>
          <w:szCs w:val="23"/>
          <w:lang w:val="en-US"/>
        </w:rPr>
        <w:t xml:space="preserve"> </w:t>
      </w:r>
      <w:r w:rsidRPr="009F5B61">
        <w:rPr>
          <w:rStyle w:val="token"/>
          <w:rFonts w:ascii="Consolas" w:eastAsiaTheme="majorEastAsia" w:hAnsi="Consolas"/>
          <w:color w:val="999999"/>
          <w:sz w:val="23"/>
          <w:szCs w:val="23"/>
          <w:lang w:val="en-US"/>
        </w:rPr>
        <w:t>{</w:t>
      </w:r>
    </w:p>
    <w:p w14:paraId="39D9CA2A" w14:textId="77777777" w:rsidR="009F5B61" w:rsidRPr="009F5B61" w:rsidRDefault="009F5B61" w:rsidP="009F5B61">
      <w:pPr>
        <w:pStyle w:val="HTML0"/>
        <w:pBdr>
          <w:left w:val="single" w:sz="24" w:space="12" w:color="04AA6D"/>
        </w:pBdr>
        <w:shd w:val="clear" w:color="auto" w:fill="FFFFFF"/>
        <w:spacing w:before="240" w:after="240"/>
        <w:rPr>
          <w:rStyle w:val="a6"/>
          <w:rFonts w:ascii="Consolas" w:hAnsi="Consolas"/>
          <w:color w:val="000000"/>
          <w:sz w:val="23"/>
          <w:szCs w:val="23"/>
          <w:lang w:val="en-US"/>
        </w:rPr>
      </w:pPr>
      <w:r w:rsidRPr="009F5B61">
        <w:rPr>
          <w:rStyle w:val="HTML"/>
          <w:rFonts w:ascii="Consolas" w:hAnsi="Consolas"/>
          <w:color w:val="000000"/>
          <w:sz w:val="23"/>
          <w:szCs w:val="23"/>
          <w:lang w:val="en-US"/>
        </w:rPr>
        <w:t xml:space="preserve">  </w:t>
      </w:r>
      <w:r w:rsidRPr="009F5B61">
        <w:rPr>
          <w:rStyle w:val="token"/>
          <w:rFonts w:ascii="Consolas" w:eastAsiaTheme="majorEastAsia" w:hAnsi="Consolas"/>
          <w:color w:val="708090"/>
          <w:sz w:val="23"/>
          <w:szCs w:val="23"/>
          <w:lang w:val="en-US"/>
        </w:rPr>
        <w:t>/</w:t>
      </w:r>
      <w:proofErr w:type="gramStart"/>
      <w:r w:rsidRPr="009F5B61">
        <w:rPr>
          <w:rStyle w:val="token"/>
          <w:rFonts w:ascii="Consolas" w:eastAsiaTheme="majorEastAsia" w:hAnsi="Consolas"/>
          <w:color w:val="708090"/>
          <w:sz w:val="23"/>
          <w:szCs w:val="23"/>
          <w:lang w:val="en-US"/>
        </w:rPr>
        <w:t xml:space="preserve">/  </w:t>
      </w:r>
      <w:r w:rsidRPr="009F5B61">
        <w:rPr>
          <w:rStyle w:val="token"/>
          <w:rFonts w:ascii="Consolas" w:eastAsiaTheme="majorEastAsia" w:hAnsi="Consolas"/>
          <w:i/>
          <w:iCs/>
          <w:color w:val="708090"/>
          <w:sz w:val="23"/>
          <w:szCs w:val="23"/>
          <w:lang w:val="en-US"/>
        </w:rPr>
        <w:t>Block</w:t>
      </w:r>
      <w:proofErr w:type="gramEnd"/>
      <w:r w:rsidRPr="009F5B61">
        <w:rPr>
          <w:rStyle w:val="token"/>
          <w:rFonts w:ascii="Consolas" w:eastAsiaTheme="majorEastAsia" w:hAnsi="Consolas"/>
          <w:i/>
          <w:iCs/>
          <w:color w:val="708090"/>
          <w:sz w:val="23"/>
          <w:szCs w:val="23"/>
          <w:lang w:val="en-US"/>
        </w:rPr>
        <w:t xml:space="preserve"> of code to try</w:t>
      </w:r>
    </w:p>
    <w:p w14:paraId="732D91A9" w14:textId="77777777" w:rsidR="009F5B61" w:rsidRPr="009F5B61" w:rsidRDefault="009F5B61" w:rsidP="009F5B61">
      <w:pPr>
        <w:pStyle w:val="HTML0"/>
        <w:pBdr>
          <w:left w:val="single" w:sz="24" w:space="12" w:color="04AA6D"/>
        </w:pBdr>
        <w:shd w:val="clear" w:color="auto" w:fill="FFFFFF"/>
        <w:spacing w:before="240" w:after="240"/>
        <w:rPr>
          <w:rStyle w:val="HTML"/>
          <w:rFonts w:ascii="Consolas" w:hAnsi="Consolas"/>
          <w:color w:val="000000"/>
          <w:sz w:val="23"/>
          <w:szCs w:val="23"/>
          <w:lang w:val="en-US"/>
        </w:rPr>
      </w:pPr>
      <w:r w:rsidRPr="009F5B61">
        <w:rPr>
          <w:rStyle w:val="token"/>
          <w:rFonts w:ascii="Consolas" w:eastAsiaTheme="majorEastAsia" w:hAnsi="Consolas"/>
          <w:color w:val="999999"/>
          <w:sz w:val="23"/>
          <w:szCs w:val="23"/>
          <w:lang w:val="en-US"/>
        </w:rPr>
        <w:t>}</w:t>
      </w:r>
    </w:p>
    <w:p w14:paraId="3639E985" w14:textId="77777777" w:rsidR="009F5B61" w:rsidRPr="009F5B61" w:rsidRDefault="009F5B61" w:rsidP="009F5B61">
      <w:pPr>
        <w:pStyle w:val="HTML0"/>
        <w:pBdr>
          <w:left w:val="single" w:sz="24" w:space="12" w:color="04AA6D"/>
        </w:pBdr>
        <w:shd w:val="clear" w:color="auto" w:fill="FFFFFF"/>
        <w:spacing w:before="240" w:after="240"/>
        <w:rPr>
          <w:rStyle w:val="HTML"/>
          <w:rFonts w:ascii="Consolas" w:hAnsi="Consolas"/>
          <w:color w:val="000000"/>
          <w:sz w:val="23"/>
          <w:szCs w:val="23"/>
          <w:lang w:val="en-US"/>
        </w:rPr>
      </w:pPr>
      <w:proofErr w:type="gramStart"/>
      <w:r w:rsidRPr="009F5B61">
        <w:rPr>
          <w:rStyle w:val="token"/>
          <w:rFonts w:ascii="Consolas" w:eastAsiaTheme="majorEastAsia" w:hAnsi="Consolas"/>
          <w:color w:val="0077AA"/>
          <w:sz w:val="23"/>
          <w:szCs w:val="23"/>
          <w:lang w:val="en-US"/>
        </w:rPr>
        <w:t>catch</w:t>
      </w:r>
      <w:r w:rsidRPr="009F5B61">
        <w:rPr>
          <w:rStyle w:val="token"/>
          <w:rFonts w:ascii="Consolas" w:eastAsiaTheme="majorEastAsia" w:hAnsi="Consolas"/>
          <w:color w:val="999999"/>
          <w:sz w:val="23"/>
          <w:szCs w:val="23"/>
          <w:lang w:val="en-US"/>
        </w:rPr>
        <w:t>(</w:t>
      </w:r>
      <w:proofErr w:type="gramEnd"/>
      <w:r w:rsidRPr="009F5B61">
        <w:rPr>
          <w:rStyle w:val="token"/>
          <w:rFonts w:ascii="Consolas" w:eastAsiaTheme="majorEastAsia" w:hAnsi="Consolas"/>
          <w:color w:val="DD4A68"/>
          <w:sz w:val="23"/>
          <w:szCs w:val="23"/>
          <w:lang w:val="en-US"/>
        </w:rPr>
        <w:t>Exception</w:t>
      </w:r>
      <w:r w:rsidRPr="009F5B61">
        <w:rPr>
          <w:rStyle w:val="HTML"/>
          <w:rFonts w:ascii="Consolas" w:hAnsi="Consolas"/>
          <w:color w:val="000000"/>
          <w:sz w:val="23"/>
          <w:szCs w:val="23"/>
          <w:lang w:val="en-US"/>
        </w:rPr>
        <w:t xml:space="preserve"> </w:t>
      </w:r>
      <w:r w:rsidRPr="009F5B61">
        <w:rPr>
          <w:rStyle w:val="a6"/>
          <w:rFonts w:ascii="Consolas" w:hAnsi="Consolas"/>
          <w:color w:val="000000"/>
          <w:sz w:val="23"/>
          <w:szCs w:val="23"/>
          <w:lang w:val="en-US"/>
        </w:rPr>
        <w:t>e</w:t>
      </w:r>
      <w:r w:rsidRPr="009F5B61">
        <w:rPr>
          <w:rStyle w:val="token"/>
          <w:rFonts w:ascii="Consolas" w:eastAsiaTheme="majorEastAsia" w:hAnsi="Consolas"/>
          <w:color w:val="999999"/>
          <w:sz w:val="23"/>
          <w:szCs w:val="23"/>
          <w:lang w:val="en-US"/>
        </w:rPr>
        <w:t>)</w:t>
      </w:r>
      <w:r w:rsidRPr="009F5B61">
        <w:rPr>
          <w:rStyle w:val="HTML"/>
          <w:rFonts w:ascii="Consolas" w:hAnsi="Consolas"/>
          <w:color w:val="000000"/>
          <w:sz w:val="23"/>
          <w:szCs w:val="23"/>
          <w:lang w:val="en-US"/>
        </w:rPr>
        <w:t xml:space="preserve"> </w:t>
      </w:r>
      <w:r w:rsidRPr="009F5B61">
        <w:rPr>
          <w:rStyle w:val="token"/>
          <w:rFonts w:ascii="Consolas" w:eastAsiaTheme="majorEastAsia" w:hAnsi="Consolas"/>
          <w:color w:val="999999"/>
          <w:sz w:val="23"/>
          <w:szCs w:val="23"/>
          <w:lang w:val="en-US"/>
        </w:rPr>
        <w:t>{</w:t>
      </w:r>
    </w:p>
    <w:p w14:paraId="66C06729" w14:textId="77777777" w:rsidR="009F5B61" w:rsidRPr="009F5B61" w:rsidRDefault="009F5B61" w:rsidP="009F5B61">
      <w:pPr>
        <w:pStyle w:val="HTML0"/>
        <w:pBdr>
          <w:left w:val="single" w:sz="24" w:space="12" w:color="04AA6D"/>
        </w:pBdr>
        <w:shd w:val="clear" w:color="auto" w:fill="FFFFFF"/>
        <w:spacing w:before="240" w:after="240"/>
        <w:rPr>
          <w:rStyle w:val="a6"/>
          <w:rFonts w:ascii="Consolas" w:hAnsi="Consolas"/>
          <w:color w:val="000000"/>
          <w:sz w:val="23"/>
          <w:szCs w:val="23"/>
          <w:lang w:val="en-US"/>
        </w:rPr>
      </w:pPr>
      <w:r w:rsidRPr="009F5B61">
        <w:rPr>
          <w:rStyle w:val="HTML"/>
          <w:rFonts w:ascii="Consolas" w:hAnsi="Consolas"/>
          <w:color w:val="000000"/>
          <w:sz w:val="23"/>
          <w:szCs w:val="23"/>
          <w:lang w:val="en-US"/>
        </w:rPr>
        <w:t xml:space="preserve">  </w:t>
      </w:r>
      <w:r w:rsidRPr="009F5B61">
        <w:rPr>
          <w:rStyle w:val="token"/>
          <w:rFonts w:ascii="Consolas" w:eastAsiaTheme="majorEastAsia" w:hAnsi="Consolas"/>
          <w:color w:val="708090"/>
          <w:sz w:val="23"/>
          <w:szCs w:val="23"/>
          <w:lang w:val="en-US"/>
        </w:rPr>
        <w:t>/</w:t>
      </w:r>
      <w:proofErr w:type="gramStart"/>
      <w:r w:rsidRPr="009F5B61">
        <w:rPr>
          <w:rStyle w:val="token"/>
          <w:rFonts w:ascii="Consolas" w:eastAsiaTheme="majorEastAsia" w:hAnsi="Consolas"/>
          <w:color w:val="708090"/>
          <w:sz w:val="23"/>
          <w:szCs w:val="23"/>
          <w:lang w:val="en-US"/>
        </w:rPr>
        <w:t xml:space="preserve">/  </w:t>
      </w:r>
      <w:r w:rsidRPr="009F5B61">
        <w:rPr>
          <w:rStyle w:val="token"/>
          <w:rFonts w:ascii="Consolas" w:eastAsiaTheme="majorEastAsia" w:hAnsi="Consolas"/>
          <w:i/>
          <w:iCs/>
          <w:color w:val="708090"/>
          <w:sz w:val="23"/>
          <w:szCs w:val="23"/>
          <w:lang w:val="en-US"/>
        </w:rPr>
        <w:t>Block</w:t>
      </w:r>
      <w:proofErr w:type="gramEnd"/>
      <w:r w:rsidRPr="009F5B61">
        <w:rPr>
          <w:rStyle w:val="token"/>
          <w:rFonts w:ascii="Consolas" w:eastAsiaTheme="majorEastAsia" w:hAnsi="Consolas"/>
          <w:i/>
          <w:iCs/>
          <w:color w:val="708090"/>
          <w:sz w:val="23"/>
          <w:szCs w:val="23"/>
          <w:lang w:val="en-US"/>
        </w:rPr>
        <w:t xml:space="preserve"> of code to handle errors</w:t>
      </w:r>
    </w:p>
    <w:p w14:paraId="7E42738C" w14:textId="77777777" w:rsidR="009F5B61" w:rsidRPr="009F5B61" w:rsidRDefault="009F5B61" w:rsidP="009F5B61">
      <w:pPr>
        <w:pStyle w:val="HTML0"/>
        <w:pBdr>
          <w:left w:val="single" w:sz="24" w:space="12" w:color="04AA6D"/>
        </w:pBdr>
        <w:shd w:val="clear" w:color="auto" w:fill="FFFFFF"/>
        <w:spacing w:before="240" w:after="240"/>
        <w:rPr>
          <w:rStyle w:val="HTML"/>
          <w:rFonts w:ascii="Consolas" w:hAnsi="Consolas"/>
          <w:color w:val="000000"/>
          <w:sz w:val="23"/>
          <w:szCs w:val="23"/>
          <w:lang w:val="en-US"/>
        </w:rPr>
      </w:pPr>
      <w:r w:rsidRPr="009F5B61">
        <w:rPr>
          <w:rStyle w:val="token"/>
          <w:rFonts w:ascii="Consolas" w:eastAsiaTheme="majorEastAsia" w:hAnsi="Consolas"/>
          <w:color w:val="999999"/>
          <w:sz w:val="23"/>
          <w:szCs w:val="23"/>
          <w:lang w:val="en-US"/>
        </w:rPr>
        <w:t>}</w:t>
      </w:r>
    </w:p>
    <w:p w14:paraId="21568E6E" w14:textId="77777777" w:rsidR="009F5B61" w:rsidRDefault="009F5B61" w:rsidP="009F5B61">
      <w:pPr>
        <w:pStyle w:val="a3"/>
        <w:shd w:val="clear" w:color="auto" w:fill="FFFFFF"/>
        <w:spacing w:before="288" w:beforeAutospacing="0" w:after="288" w:afterAutospacing="0"/>
        <w:rPr>
          <w:rFonts w:ascii="Verdana" w:hAnsi="Verdana"/>
          <w:color w:val="000000"/>
          <w:sz w:val="23"/>
          <w:szCs w:val="23"/>
          <w:lang w:val="en-US"/>
        </w:rPr>
      </w:pPr>
    </w:p>
    <w:p w14:paraId="547F31AE" w14:textId="77777777" w:rsidR="009F5B61" w:rsidRDefault="009F5B61" w:rsidP="009F5B61">
      <w:pPr>
        <w:pStyle w:val="a3"/>
        <w:shd w:val="clear" w:color="auto" w:fill="FFFFFF"/>
        <w:spacing w:before="288" w:beforeAutospacing="0" w:after="288" w:afterAutospacing="0"/>
        <w:rPr>
          <w:rFonts w:ascii="Verdana" w:hAnsi="Verdana"/>
          <w:color w:val="000000"/>
          <w:sz w:val="23"/>
          <w:szCs w:val="23"/>
          <w:lang w:val="en-US"/>
        </w:rPr>
      </w:pPr>
    </w:p>
    <w:p w14:paraId="0DDE513A" w14:textId="77777777" w:rsidR="009F5B61" w:rsidRDefault="009F5B61" w:rsidP="009F5B61">
      <w:pPr>
        <w:pStyle w:val="a3"/>
        <w:shd w:val="clear" w:color="auto" w:fill="FFFFFF"/>
        <w:spacing w:before="288" w:beforeAutospacing="0" w:after="288" w:afterAutospacing="0"/>
        <w:rPr>
          <w:rFonts w:ascii="Verdana" w:hAnsi="Verdana"/>
          <w:color w:val="000000"/>
          <w:sz w:val="23"/>
          <w:szCs w:val="23"/>
          <w:lang w:val="en-US"/>
        </w:rPr>
      </w:pPr>
    </w:p>
    <w:p w14:paraId="5657B207" w14:textId="2EA1BD0C" w:rsidR="009F5B61" w:rsidRDefault="009F5B61" w:rsidP="009F5B61">
      <w:pPr>
        <w:pStyle w:val="a3"/>
        <w:shd w:val="clear" w:color="auto" w:fill="FFFFFF"/>
        <w:spacing w:before="288" w:beforeAutospacing="0" w:after="288" w:afterAutospacing="0"/>
        <w:rPr>
          <w:rFonts w:ascii="Verdana" w:hAnsi="Verdana"/>
          <w:color w:val="000000"/>
          <w:sz w:val="23"/>
          <w:szCs w:val="23"/>
          <w:lang w:val="en-US"/>
        </w:rPr>
      </w:pPr>
      <w:r w:rsidRPr="009F5B61">
        <w:rPr>
          <w:rFonts w:ascii="Verdana" w:hAnsi="Verdana"/>
          <w:color w:val="000000"/>
          <w:sz w:val="23"/>
          <w:szCs w:val="23"/>
          <w:lang w:val="en-US"/>
        </w:rPr>
        <w:lastRenderedPageBreak/>
        <w:t>Consider the following example:</w:t>
      </w:r>
    </w:p>
    <w:p w14:paraId="48AC3387" w14:textId="77777777" w:rsidR="009F5B61" w:rsidRDefault="009F5B61" w:rsidP="009F5B61">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 xml:space="preserve">REPO:  lessons </w:t>
      </w:r>
    </w:p>
    <w:p w14:paraId="11419B36" w14:textId="0AB0230D" w:rsidR="009F5B61" w:rsidRPr="005D5DBB" w:rsidRDefault="009F5B61" w:rsidP="009F5B61">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Package: month2.lesson</w:t>
      </w:r>
      <w:r w:rsidR="002E3DEB">
        <w:rPr>
          <w:rFonts w:ascii="Segoe UI" w:hAnsi="Segoe UI" w:cs="Segoe UI"/>
          <w:i/>
          <w:iCs/>
          <w:color w:val="333333"/>
          <w:sz w:val="28"/>
          <w:szCs w:val="28"/>
          <w:lang w:val="en-US"/>
        </w:rPr>
        <w:t>6</w:t>
      </w:r>
    </w:p>
    <w:p w14:paraId="7FE5138D" w14:textId="5565EE1F" w:rsidR="009F5B61" w:rsidRPr="009F5B61" w:rsidRDefault="002E3DEB" w:rsidP="009F5B61">
      <w:pPr>
        <w:pStyle w:val="a3"/>
        <w:spacing w:before="120" w:beforeAutospacing="0" w:after="144" w:afterAutospacing="0"/>
        <w:jc w:val="both"/>
        <w:rPr>
          <w:rFonts w:ascii="Nunito" w:hAnsi="Nunito"/>
          <w:i/>
          <w:iCs/>
          <w:color w:val="000000"/>
          <w:lang w:val="en-US"/>
        </w:rPr>
      </w:pPr>
      <w:r>
        <w:rPr>
          <w:rFonts w:ascii="Nunito" w:hAnsi="Nunito"/>
          <w:i/>
          <w:iCs/>
          <w:color w:val="000000"/>
          <w:lang w:val="en-US"/>
        </w:rPr>
        <w:t>ExceptionExample</w:t>
      </w:r>
      <w:r w:rsidR="009F5B61" w:rsidRPr="00D565D6">
        <w:rPr>
          <w:rFonts w:ascii="Nunito" w:hAnsi="Nunito"/>
          <w:i/>
          <w:iCs/>
          <w:color w:val="000000"/>
          <w:lang w:val="en-US"/>
        </w:rPr>
        <w:t>.java</w:t>
      </w:r>
    </w:p>
    <w:p w14:paraId="7D558D3B" w14:textId="77777777" w:rsidR="009F5B61" w:rsidRPr="009F5B61" w:rsidRDefault="009F5B61" w:rsidP="009F5B61">
      <w:pPr>
        <w:pStyle w:val="a3"/>
        <w:shd w:val="clear" w:color="auto" w:fill="E7E9EB"/>
        <w:spacing w:before="240" w:beforeAutospacing="0" w:after="240" w:afterAutospacing="0"/>
        <w:rPr>
          <w:rFonts w:ascii="Verdana" w:hAnsi="Verdana"/>
          <w:color w:val="000000"/>
          <w:sz w:val="23"/>
          <w:szCs w:val="23"/>
          <w:lang w:val="en-US"/>
        </w:rPr>
      </w:pPr>
      <w:r w:rsidRPr="009F5B61">
        <w:rPr>
          <w:rFonts w:ascii="Verdana" w:hAnsi="Verdana"/>
          <w:color w:val="000000"/>
          <w:sz w:val="23"/>
          <w:szCs w:val="23"/>
          <w:lang w:val="en-US"/>
        </w:rPr>
        <w:t>This will generate an error, because </w:t>
      </w:r>
      <w:proofErr w:type="spellStart"/>
      <w:proofErr w:type="gramStart"/>
      <w:r w:rsidRPr="009F5B61">
        <w:rPr>
          <w:rStyle w:val="a4"/>
          <w:rFonts w:ascii="Verdana" w:eastAsiaTheme="majorEastAsia" w:hAnsi="Verdana"/>
          <w:color w:val="000000"/>
          <w:sz w:val="23"/>
          <w:szCs w:val="23"/>
          <w:lang w:val="en-US"/>
        </w:rPr>
        <w:t>myNumbers</w:t>
      </w:r>
      <w:proofErr w:type="spellEnd"/>
      <w:r w:rsidRPr="009F5B61">
        <w:rPr>
          <w:rStyle w:val="a4"/>
          <w:rFonts w:ascii="Verdana" w:eastAsiaTheme="majorEastAsia" w:hAnsi="Verdana"/>
          <w:color w:val="000000"/>
          <w:sz w:val="23"/>
          <w:szCs w:val="23"/>
          <w:lang w:val="en-US"/>
        </w:rPr>
        <w:t>[</w:t>
      </w:r>
      <w:proofErr w:type="gramEnd"/>
      <w:r w:rsidRPr="009F5B61">
        <w:rPr>
          <w:rStyle w:val="a4"/>
          <w:rFonts w:ascii="Verdana" w:eastAsiaTheme="majorEastAsia" w:hAnsi="Verdana"/>
          <w:color w:val="000000"/>
          <w:sz w:val="23"/>
          <w:szCs w:val="23"/>
          <w:lang w:val="en-US"/>
        </w:rPr>
        <w:t>10]</w:t>
      </w:r>
      <w:r w:rsidRPr="009F5B61">
        <w:rPr>
          <w:rFonts w:ascii="Verdana" w:hAnsi="Verdana"/>
          <w:color w:val="000000"/>
          <w:sz w:val="23"/>
          <w:szCs w:val="23"/>
          <w:lang w:val="en-US"/>
        </w:rPr>
        <w:t> does not exist.</w:t>
      </w:r>
    </w:p>
    <w:p w14:paraId="0134D81E" w14:textId="77777777" w:rsidR="009F5B61" w:rsidRDefault="009F5B61" w:rsidP="009F5B61">
      <w:pPr>
        <w:pStyle w:val="a3"/>
        <w:shd w:val="clear" w:color="auto" w:fill="FFFFFF"/>
        <w:spacing w:before="288" w:beforeAutospacing="0" w:after="288" w:afterAutospacing="0"/>
        <w:rPr>
          <w:rFonts w:ascii="Verdana" w:hAnsi="Verdana"/>
          <w:color w:val="000000"/>
          <w:sz w:val="23"/>
          <w:szCs w:val="23"/>
          <w:lang w:val="en-US"/>
        </w:rPr>
      </w:pPr>
    </w:p>
    <w:p w14:paraId="4CB56F15" w14:textId="6353B948" w:rsidR="009F5B61" w:rsidRDefault="009F5B61" w:rsidP="009F5B61">
      <w:pPr>
        <w:pStyle w:val="a3"/>
        <w:shd w:val="clear" w:color="auto" w:fill="FFFFFF"/>
        <w:spacing w:before="288" w:beforeAutospacing="0" w:after="288" w:afterAutospacing="0"/>
        <w:rPr>
          <w:rFonts w:ascii="Verdana" w:hAnsi="Verdana"/>
          <w:color w:val="000000"/>
          <w:sz w:val="23"/>
          <w:szCs w:val="23"/>
          <w:lang w:val="en-US"/>
        </w:rPr>
      </w:pPr>
      <w:r w:rsidRPr="009F5B61">
        <w:rPr>
          <w:rFonts w:ascii="Verdana" w:hAnsi="Verdana"/>
          <w:color w:val="000000"/>
          <w:sz w:val="23"/>
          <w:szCs w:val="23"/>
          <w:lang w:val="en-US"/>
        </w:rPr>
        <w:t>If an error occurs, we can use </w:t>
      </w:r>
      <w:r w:rsidRPr="009F5B61">
        <w:rPr>
          <w:rStyle w:val="HTML"/>
          <w:rFonts w:ascii="Consolas" w:hAnsi="Consolas"/>
          <w:color w:val="DC143C"/>
          <w:sz w:val="24"/>
          <w:szCs w:val="24"/>
          <w:lang w:val="en-US"/>
        </w:rPr>
        <w:t>try...catch</w:t>
      </w:r>
      <w:r w:rsidRPr="009F5B61">
        <w:rPr>
          <w:rFonts w:ascii="Verdana" w:hAnsi="Verdana"/>
          <w:color w:val="000000"/>
          <w:sz w:val="23"/>
          <w:szCs w:val="23"/>
          <w:lang w:val="en-US"/>
        </w:rPr>
        <w:t> to catch the error and execute some code to handle it:</w:t>
      </w:r>
    </w:p>
    <w:p w14:paraId="18147D6A" w14:textId="77777777" w:rsidR="009F5B61" w:rsidRDefault="009F5B61" w:rsidP="009F5B61">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 xml:space="preserve">REPO:  lessons </w:t>
      </w:r>
    </w:p>
    <w:p w14:paraId="651C0E31" w14:textId="6CE64B5E" w:rsidR="009F5B61" w:rsidRDefault="009F5B61" w:rsidP="009F5B61">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Package: month2.lesson</w:t>
      </w:r>
      <w:r w:rsidR="002E3DEB">
        <w:rPr>
          <w:rFonts w:ascii="Segoe UI" w:hAnsi="Segoe UI" w:cs="Segoe UI"/>
          <w:i/>
          <w:iCs/>
          <w:color w:val="333333"/>
          <w:sz w:val="28"/>
          <w:szCs w:val="28"/>
          <w:lang w:val="en-US"/>
        </w:rPr>
        <w:t>6</w:t>
      </w:r>
    </w:p>
    <w:p w14:paraId="005960F8" w14:textId="061DA454" w:rsidR="009F5B61" w:rsidRDefault="002E3DEB" w:rsidP="009F5B61">
      <w:pPr>
        <w:pStyle w:val="a3"/>
        <w:spacing w:before="120" w:beforeAutospacing="0" w:after="144" w:afterAutospacing="0"/>
        <w:jc w:val="both"/>
        <w:rPr>
          <w:rFonts w:ascii="Nunito" w:hAnsi="Nunito"/>
          <w:i/>
          <w:iCs/>
          <w:color w:val="000000"/>
          <w:lang w:val="en-US"/>
        </w:rPr>
      </w:pPr>
      <w:r>
        <w:rPr>
          <w:rFonts w:ascii="Nunito" w:hAnsi="Nunito"/>
          <w:i/>
          <w:iCs/>
          <w:color w:val="000000"/>
          <w:lang w:val="en-US"/>
        </w:rPr>
        <w:t>TryCatch</w:t>
      </w:r>
      <w:r w:rsidR="009F5B61">
        <w:rPr>
          <w:rFonts w:ascii="Nunito" w:hAnsi="Nunito"/>
          <w:i/>
          <w:iCs/>
          <w:color w:val="000000"/>
          <w:lang w:val="en-US"/>
        </w:rPr>
        <w:t>.java</w:t>
      </w:r>
    </w:p>
    <w:p w14:paraId="4260F31B" w14:textId="77777777" w:rsidR="009F5B61" w:rsidRDefault="00000000" w:rsidP="009F5B61">
      <w:pPr>
        <w:spacing w:before="300" w:after="300"/>
        <w:rPr>
          <w:rFonts w:ascii="Times New Roman" w:hAnsi="Times New Roman"/>
          <w:sz w:val="24"/>
          <w:szCs w:val="24"/>
        </w:rPr>
      </w:pPr>
      <w:r>
        <w:pict w14:anchorId="09C2EC0C">
          <v:rect id="_x0000_i1053" style="width:0;height:0" o:hralign="center" o:hrstd="t" o:hrnoshade="t" o:hr="t" fillcolor="black" stroked="f"/>
        </w:pict>
      </w:r>
    </w:p>
    <w:p w14:paraId="1C5B2190" w14:textId="77777777" w:rsidR="009F5B61" w:rsidRPr="009F5B61" w:rsidRDefault="009F5B61" w:rsidP="009F5B61">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9F5B61">
        <w:rPr>
          <w:rFonts w:ascii="Segoe UI" w:hAnsi="Segoe UI" w:cs="Segoe UI"/>
          <w:b w:val="0"/>
          <w:bCs w:val="0"/>
          <w:color w:val="000000"/>
          <w:sz w:val="48"/>
          <w:szCs w:val="48"/>
          <w:lang w:val="en-US"/>
        </w:rPr>
        <w:t>Finally</w:t>
      </w:r>
    </w:p>
    <w:p w14:paraId="6F23411D" w14:textId="77777777" w:rsidR="009F5B61" w:rsidRPr="009F5B61" w:rsidRDefault="009F5B61" w:rsidP="009F5B61">
      <w:pPr>
        <w:pStyle w:val="a3"/>
        <w:shd w:val="clear" w:color="auto" w:fill="FFFFFF"/>
        <w:spacing w:before="288" w:beforeAutospacing="0" w:after="288" w:afterAutospacing="0"/>
        <w:rPr>
          <w:rFonts w:ascii="Verdana" w:hAnsi="Verdana"/>
          <w:color w:val="000000"/>
          <w:sz w:val="23"/>
          <w:szCs w:val="23"/>
          <w:lang w:val="en-US"/>
        </w:rPr>
      </w:pPr>
      <w:r w:rsidRPr="009F5B61">
        <w:rPr>
          <w:rFonts w:ascii="Verdana" w:hAnsi="Verdana"/>
          <w:color w:val="000000"/>
          <w:sz w:val="23"/>
          <w:szCs w:val="23"/>
          <w:lang w:val="en-US"/>
        </w:rPr>
        <w:t>The </w:t>
      </w:r>
      <w:r w:rsidRPr="009F5B61">
        <w:rPr>
          <w:rStyle w:val="HTML"/>
          <w:rFonts w:ascii="Consolas" w:hAnsi="Consolas"/>
          <w:color w:val="DC143C"/>
          <w:sz w:val="24"/>
          <w:szCs w:val="24"/>
          <w:lang w:val="en-US"/>
        </w:rPr>
        <w:t>finally</w:t>
      </w:r>
      <w:r w:rsidRPr="009F5B61">
        <w:rPr>
          <w:rFonts w:ascii="Verdana" w:hAnsi="Verdana"/>
          <w:color w:val="000000"/>
          <w:sz w:val="23"/>
          <w:szCs w:val="23"/>
          <w:lang w:val="en-US"/>
        </w:rPr>
        <w:t> statement lets you execute code, after </w:t>
      </w:r>
      <w:r w:rsidRPr="009F5B61">
        <w:rPr>
          <w:rStyle w:val="HTML"/>
          <w:rFonts w:ascii="Consolas" w:hAnsi="Consolas"/>
          <w:color w:val="DC143C"/>
          <w:sz w:val="24"/>
          <w:szCs w:val="24"/>
          <w:lang w:val="en-US"/>
        </w:rPr>
        <w:t>try...catch</w:t>
      </w:r>
      <w:r w:rsidRPr="009F5B61">
        <w:rPr>
          <w:rFonts w:ascii="Verdana" w:hAnsi="Verdana"/>
          <w:color w:val="000000"/>
          <w:sz w:val="23"/>
          <w:szCs w:val="23"/>
          <w:lang w:val="en-US"/>
        </w:rPr>
        <w:t>, regardless of the result:</w:t>
      </w:r>
    </w:p>
    <w:p w14:paraId="1BA0224C" w14:textId="77777777" w:rsidR="009F5B61" w:rsidRDefault="009F5B61" w:rsidP="009F5B61">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 xml:space="preserve">REPO:  lessons </w:t>
      </w:r>
    </w:p>
    <w:p w14:paraId="69506EAF" w14:textId="77777777" w:rsidR="009F5B61" w:rsidRDefault="009F5B61" w:rsidP="009F5B61">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Package: month2.lesson5</w:t>
      </w:r>
    </w:p>
    <w:p w14:paraId="4DB32ECD" w14:textId="0A45E012" w:rsidR="009F5B61" w:rsidRDefault="002E3DEB" w:rsidP="009F5B61">
      <w:pPr>
        <w:pStyle w:val="a3"/>
        <w:spacing w:before="120" w:beforeAutospacing="0" w:after="144" w:afterAutospacing="0"/>
        <w:jc w:val="both"/>
        <w:rPr>
          <w:rFonts w:ascii="Nunito" w:hAnsi="Nunito"/>
          <w:i/>
          <w:iCs/>
          <w:color w:val="000000"/>
          <w:lang w:val="en-US"/>
        </w:rPr>
      </w:pPr>
      <w:r>
        <w:rPr>
          <w:rFonts w:ascii="Nunito" w:hAnsi="Nunito"/>
          <w:i/>
          <w:iCs/>
          <w:color w:val="000000"/>
          <w:lang w:val="en-US"/>
        </w:rPr>
        <w:t>TryCatchFinally</w:t>
      </w:r>
      <w:r w:rsidR="009F5B61">
        <w:rPr>
          <w:rFonts w:ascii="Nunito" w:hAnsi="Nunito"/>
          <w:i/>
          <w:iCs/>
          <w:color w:val="000000"/>
          <w:lang w:val="en-US"/>
        </w:rPr>
        <w:t>.java</w:t>
      </w:r>
    </w:p>
    <w:p w14:paraId="7E8B333B" w14:textId="2C7D3243" w:rsidR="00BE5BEF" w:rsidRDefault="00BE5BEF" w:rsidP="008876B1">
      <w:pPr>
        <w:pStyle w:val="a3"/>
        <w:shd w:val="clear" w:color="auto" w:fill="FFFFFF"/>
        <w:jc w:val="both"/>
        <w:rPr>
          <w:rFonts w:ascii="Segoe UI" w:hAnsi="Segoe UI" w:cs="Segoe UI"/>
          <w:color w:val="333333"/>
          <w:sz w:val="32"/>
          <w:szCs w:val="32"/>
          <w:lang w:val="en-US"/>
        </w:rPr>
      </w:pPr>
    </w:p>
    <w:p w14:paraId="59FE0303" w14:textId="00C67FA8" w:rsidR="002E3DEB" w:rsidRDefault="002E3DEB" w:rsidP="008876B1">
      <w:pPr>
        <w:pStyle w:val="a3"/>
        <w:shd w:val="clear" w:color="auto" w:fill="FFFFFF"/>
        <w:jc w:val="both"/>
        <w:rPr>
          <w:rFonts w:ascii="Segoe UI" w:hAnsi="Segoe UI" w:cs="Segoe UI"/>
          <w:color w:val="333333"/>
          <w:sz w:val="32"/>
          <w:szCs w:val="32"/>
          <w:lang w:val="en-US"/>
        </w:rPr>
      </w:pPr>
    </w:p>
    <w:p w14:paraId="6E660266" w14:textId="77777777" w:rsidR="002E3DEB" w:rsidRDefault="002E3DEB" w:rsidP="002E3DEB">
      <w:pPr>
        <w:pStyle w:val="2"/>
        <w:shd w:val="clear" w:color="auto" w:fill="FFFFFF"/>
        <w:spacing w:before="150" w:beforeAutospacing="0" w:after="150" w:afterAutospacing="0"/>
        <w:rPr>
          <w:rFonts w:ascii="Segoe UI" w:hAnsi="Segoe UI" w:cs="Segoe UI"/>
          <w:b w:val="0"/>
          <w:bCs w:val="0"/>
          <w:color w:val="000000"/>
          <w:sz w:val="48"/>
          <w:szCs w:val="48"/>
          <w:lang w:val="en-US"/>
        </w:rPr>
      </w:pPr>
    </w:p>
    <w:p w14:paraId="1DD9C55F" w14:textId="77777777" w:rsidR="002E3DEB" w:rsidRDefault="002E3DEB" w:rsidP="002E3DEB">
      <w:pPr>
        <w:pStyle w:val="2"/>
        <w:shd w:val="clear" w:color="auto" w:fill="FFFFFF"/>
        <w:spacing w:before="150" w:beforeAutospacing="0" w:after="150" w:afterAutospacing="0"/>
        <w:rPr>
          <w:rFonts w:ascii="Segoe UI" w:hAnsi="Segoe UI" w:cs="Segoe UI"/>
          <w:b w:val="0"/>
          <w:bCs w:val="0"/>
          <w:color w:val="000000"/>
          <w:sz w:val="48"/>
          <w:szCs w:val="48"/>
          <w:lang w:val="en-US"/>
        </w:rPr>
      </w:pPr>
    </w:p>
    <w:p w14:paraId="439C83DF" w14:textId="35B1CC89" w:rsidR="002E3DEB" w:rsidRDefault="002E3DEB" w:rsidP="002E3DEB">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2E3DEB">
        <w:rPr>
          <w:rFonts w:ascii="Segoe UI" w:hAnsi="Segoe UI" w:cs="Segoe UI"/>
          <w:b w:val="0"/>
          <w:bCs w:val="0"/>
          <w:color w:val="000000"/>
          <w:sz w:val="48"/>
          <w:szCs w:val="48"/>
          <w:lang w:val="en-US"/>
        </w:rPr>
        <w:lastRenderedPageBreak/>
        <w:t xml:space="preserve">The throw </w:t>
      </w:r>
      <w:proofErr w:type="gramStart"/>
      <w:r w:rsidRPr="002E3DEB">
        <w:rPr>
          <w:rFonts w:ascii="Segoe UI" w:hAnsi="Segoe UI" w:cs="Segoe UI"/>
          <w:b w:val="0"/>
          <w:bCs w:val="0"/>
          <w:color w:val="000000"/>
          <w:sz w:val="48"/>
          <w:szCs w:val="48"/>
          <w:lang w:val="en-US"/>
        </w:rPr>
        <w:t>keyword</w:t>
      </w:r>
      <w:proofErr w:type="gramEnd"/>
    </w:p>
    <w:p w14:paraId="01006DE1" w14:textId="77777777" w:rsidR="002E3DEB" w:rsidRPr="002E3DEB" w:rsidRDefault="002E3DEB" w:rsidP="002E3DEB">
      <w:pPr>
        <w:pStyle w:val="2"/>
        <w:shd w:val="clear" w:color="auto" w:fill="FFFFFF"/>
        <w:spacing w:before="150" w:beforeAutospacing="0" w:after="150" w:afterAutospacing="0"/>
        <w:rPr>
          <w:rFonts w:ascii="Segoe UI" w:hAnsi="Segoe UI" w:cs="Segoe UI"/>
          <w:b w:val="0"/>
          <w:bCs w:val="0"/>
          <w:color w:val="000000"/>
          <w:sz w:val="48"/>
          <w:szCs w:val="48"/>
          <w:lang w:val="en-US"/>
        </w:rPr>
      </w:pPr>
    </w:p>
    <w:p w14:paraId="667BDE2C" w14:textId="77777777" w:rsidR="002E3DEB" w:rsidRPr="002E3DEB" w:rsidRDefault="002E3DEB" w:rsidP="002E3DEB">
      <w:pPr>
        <w:pStyle w:val="a3"/>
        <w:shd w:val="clear" w:color="auto" w:fill="FFFFFF"/>
        <w:spacing w:before="288" w:beforeAutospacing="0" w:after="288" w:afterAutospacing="0"/>
        <w:rPr>
          <w:rFonts w:ascii="Verdana" w:hAnsi="Verdana"/>
          <w:color w:val="000000"/>
          <w:sz w:val="23"/>
          <w:szCs w:val="23"/>
          <w:lang w:val="en-US"/>
        </w:rPr>
      </w:pPr>
      <w:r w:rsidRPr="002E3DEB">
        <w:rPr>
          <w:rFonts w:ascii="Verdana" w:hAnsi="Verdana"/>
          <w:color w:val="000000"/>
          <w:sz w:val="23"/>
          <w:szCs w:val="23"/>
          <w:lang w:val="en-US"/>
        </w:rPr>
        <w:t>The </w:t>
      </w:r>
      <w:r w:rsidRPr="002E3DEB">
        <w:rPr>
          <w:rStyle w:val="HTML"/>
          <w:rFonts w:ascii="Consolas" w:hAnsi="Consolas"/>
          <w:color w:val="DC143C"/>
          <w:lang w:val="en-US"/>
        </w:rPr>
        <w:t>throw</w:t>
      </w:r>
      <w:r w:rsidRPr="002E3DEB">
        <w:rPr>
          <w:rFonts w:ascii="Verdana" w:hAnsi="Verdana"/>
          <w:color w:val="000000"/>
          <w:sz w:val="23"/>
          <w:szCs w:val="23"/>
          <w:lang w:val="en-US"/>
        </w:rPr>
        <w:t> statement allows you to create a custom error.</w:t>
      </w:r>
    </w:p>
    <w:p w14:paraId="390727DC" w14:textId="77777777" w:rsidR="002E3DEB" w:rsidRPr="002E3DEB" w:rsidRDefault="002E3DEB" w:rsidP="002E3DEB">
      <w:pPr>
        <w:pStyle w:val="a3"/>
        <w:shd w:val="clear" w:color="auto" w:fill="FFFFFF"/>
        <w:spacing w:before="288" w:beforeAutospacing="0" w:after="288" w:afterAutospacing="0"/>
        <w:rPr>
          <w:rFonts w:ascii="Verdana" w:hAnsi="Verdana"/>
          <w:color w:val="000000"/>
          <w:sz w:val="23"/>
          <w:szCs w:val="23"/>
          <w:lang w:val="en-US"/>
        </w:rPr>
      </w:pPr>
      <w:r w:rsidRPr="002E3DEB">
        <w:rPr>
          <w:rFonts w:ascii="Verdana" w:hAnsi="Verdana"/>
          <w:color w:val="000000"/>
          <w:sz w:val="23"/>
          <w:szCs w:val="23"/>
          <w:lang w:val="en-US"/>
        </w:rPr>
        <w:t>The </w:t>
      </w:r>
      <w:r w:rsidRPr="002E3DEB">
        <w:rPr>
          <w:rStyle w:val="HTML"/>
          <w:rFonts w:ascii="Consolas" w:hAnsi="Consolas"/>
          <w:color w:val="DC143C"/>
          <w:lang w:val="en-US"/>
        </w:rPr>
        <w:t>throw</w:t>
      </w:r>
      <w:r w:rsidRPr="002E3DEB">
        <w:rPr>
          <w:rFonts w:ascii="Verdana" w:hAnsi="Verdana"/>
          <w:color w:val="000000"/>
          <w:sz w:val="23"/>
          <w:szCs w:val="23"/>
          <w:lang w:val="en-US"/>
        </w:rPr>
        <w:t> statement is used together with an </w:t>
      </w:r>
      <w:r w:rsidRPr="002E3DEB">
        <w:rPr>
          <w:rStyle w:val="a4"/>
          <w:rFonts w:ascii="Verdana" w:eastAsiaTheme="majorEastAsia" w:hAnsi="Verdana"/>
          <w:color w:val="000000"/>
          <w:sz w:val="23"/>
          <w:szCs w:val="23"/>
          <w:lang w:val="en-US"/>
        </w:rPr>
        <w:t>exception type</w:t>
      </w:r>
      <w:r w:rsidRPr="002E3DEB">
        <w:rPr>
          <w:rFonts w:ascii="Verdana" w:hAnsi="Verdana"/>
          <w:color w:val="000000"/>
          <w:sz w:val="23"/>
          <w:szCs w:val="23"/>
          <w:lang w:val="en-US"/>
        </w:rPr>
        <w:t>. There are many exception types available in Java: </w:t>
      </w:r>
      <w:r w:rsidRPr="002E3DEB">
        <w:rPr>
          <w:rStyle w:val="HTML"/>
          <w:rFonts w:ascii="Consolas" w:hAnsi="Consolas"/>
          <w:color w:val="DC143C"/>
          <w:lang w:val="en-US"/>
        </w:rPr>
        <w:t>ArithmeticException</w:t>
      </w:r>
      <w:r w:rsidRPr="002E3DEB">
        <w:rPr>
          <w:rFonts w:ascii="Verdana" w:hAnsi="Verdana"/>
          <w:color w:val="000000"/>
          <w:sz w:val="23"/>
          <w:szCs w:val="23"/>
          <w:lang w:val="en-US"/>
        </w:rPr>
        <w:t>, </w:t>
      </w:r>
      <w:r w:rsidRPr="002E3DEB">
        <w:rPr>
          <w:rStyle w:val="HTML"/>
          <w:rFonts w:ascii="Consolas" w:hAnsi="Consolas"/>
          <w:color w:val="DC143C"/>
          <w:lang w:val="en-US"/>
        </w:rPr>
        <w:t>FileNotFoundException</w:t>
      </w:r>
      <w:r w:rsidRPr="002E3DEB">
        <w:rPr>
          <w:rFonts w:ascii="Verdana" w:hAnsi="Verdana"/>
          <w:color w:val="000000"/>
          <w:sz w:val="23"/>
          <w:szCs w:val="23"/>
          <w:lang w:val="en-US"/>
        </w:rPr>
        <w:t>, </w:t>
      </w:r>
      <w:r w:rsidRPr="002E3DEB">
        <w:rPr>
          <w:rStyle w:val="HTML"/>
          <w:rFonts w:ascii="Consolas" w:hAnsi="Consolas"/>
          <w:color w:val="DC143C"/>
          <w:lang w:val="en-US"/>
        </w:rPr>
        <w:t>ArrayIndexOutOfBoundsException</w:t>
      </w:r>
      <w:r w:rsidRPr="002E3DEB">
        <w:rPr>
          <w:rFonts w:ascii="Verdana" w:hAnsi="Verdana"/>
          <w:color w:val="000000"/>
          <w:sz w:val="23"/>
          <w:szCs w:val="23"/>
          <w:lang w:val="en-US"/>
        </w:rPr>
        <w:t>, </w:t>
      </w:r>
      <w:r w:rsidRPr="002E3DEB">
        <w:rPr>
          <w:rStyle w:val="HTML"/>
          <w:rFonts w:ascii="Consolas" w:hAnsi="Consolas"/>
          <w:color w:val="DC143C"/>
          <w:lang w:val="en-US"/>
        </w:rPr>
        <w:t>SecurityException</w:t>
      </w:r>
      <w:r w:rsidRPr="002E3DEB">
        <w:rPr>
          <w:rFonts w:ascii="Verdana" w:hAnsi="Verdana"/>
          <w:color w:val="000000"/>
          <w:sz w:val="23"/>
          <w:szCs w:val="23"/>
          <w:lang w:val="en-US"/>
        </w:rPr>
        <w:t xml:space="preserve">, </w:t>
      </w:r>
      <w:proofErr w:type="spellStart"/>
      <w:r w:rsidRPr="002E3DEB">
        <w:rPr>
          <w:rFonts w:ascii="Verdana" w:hAnsi="Verdana"/>
          <w:color w:val="000000"/>
          <w:sz w:val="23"/>
          <w:szCs w:val="23"/>
          <w:lang w:val="en-US"/>
        </w:rPr>
        <w:t>etc</w:t>
      </w:r>
      <w:proofErr w:type="spellEnd"/>
      <w:r w:rsidRPr="002E3DEB">
        <w:rPr>
          <w:rFonts w:ascii="Verdana" w:hAnsi="Verdana"/>
          <w:color w:val="000000"/>
          <w:sz w:val="23"/>
          <w:szCs w:val="23"/>
          <w:lang w:val="en-US"/>
        </w:rPr>
        <w:t>:</w:t>
      </w:r>
    </w:p>
    <w:p w14:paraId="6290EFA6" w14:textId="77777777" w:rsidR="002E3DEB" w:rsidRPr="002E3DEB" w:rsidRDefault="002E3DEB" w:rsidP="002E3DEB">
      <w:pPr>
        <w:pStyle w:val="3"/>
        <w:shd w:val="clear" w:color="auto" w:fill="E7E9EB"/>
        <w:spacing w:before="150" w:after="150"/>
        <w:rPr>
          <w:rFonts w:ascii="Segoe UI" w:hAnsi="Segoe UI" w:cs="Segoe UI"/>
          <w:color w:val="000000"/>
          <w:sz w:val="36"/>
          <w:szCs w:val="36"/>
          <w:lang w:val="en-US"/>
        </w:rPr>
      </w:pPr>
      <w:r w:rsidRPr="002E3DEB">
        <w:rPr>
          <w:rFonts w:ascii="Segoe UI" w:hAnsi="Segoe UI" w:cs="Segoe UI"/>
          <w:b/>
          <w:bCs/>
          <w:color w:val="000000"/>
          <w:sz w:val="36"/>
          <w:szCs w:val="36"/>
          <w:lang w:val="en-US"/>
        </w:rPr>
        <w:t>Example</w:t>
      </w:r>
    </w:p>
    <w:p w14:paraId="6D468D24" w14:textId="46758974" w:rsidR="002E3DEB" w:rsidRDefault="002E3DEB" w:rsidP="002E3DEB">
      <w:pPr>
        <w:pStyle w:val="a3"/>
        <w:shd w:val="clear" w:color="auto" w:fill="E7E9EB"/>
        <w:spacing w:before="240" w:beforeAutospacing="0" w:after="240" w:afterAutospacing="0"/>
        <w:rPr>
          <w:rFonts w:ascii="Verdana" w:hAnsi="Verdana"/>
          <w:color w:val="000000"/>
          <w:sz w:val="23"/>
          <w:szCs w:val="23"/>
          <w:lang w:val="en-US"/>
        </w:rPr>
      </w:pPr>
      <w:r w:rsidRPr="002E3DEB">
        <w:rPr>
          <w:rFonts w:ascii="Verdana" w:hAnsi="Verdana"/>
          <w:color w:val="000000"/>
          <w:sz w:val="23"/>
          <w:szCs w:val="23"/>
          <w:lang w:val="en-US"/>
        </w:rPr>
        <w:t>Throw an exception if </w:t>
      </w:r>
      <w:r w:rsidRPr="002E3DEB">
        <w:rPr>
          <w:rStyle w:val="a4"/>
          <w:rFonts w:ascii="Verdana" w:eastAsiaTheme="majorEastAsia" w:hAnsi="Verdana"/>
          <w:color w:val="000000"/>
          <w:sz w:val="23"/>
          <w:szCs w:val="23"/>
          <w:lang w:val="en-US"/>
        </w:rPr>
        <w:t>age</w:t>
      </w:r>
      <w:r w:rsidRPr="002E3DEB">
        <w:rPr>
          <w:rFonts w:ascii="Verdana" w:hAnsi="Verdana"/>
          <w:color w:val="000000"/>
          <w:sz w:val="23"/>
          <w:szCs w:val="23"/>
          <w:lang w:val="en-US"/>
        </w:rPr>
        <w:t> is below 18 (print "Access denied"). If age is 18 or older, print "Access granted":</w:t>
      </w:r>
    </w:p>
    <w:p w14:paraId="696091FA" w14:textId="77777777" w:rsidR="002E3DEB" w:rsidRDefault="002E3DEB" w:rsidP="002E3DEB">
      <w:pPr>
        <w:pStyle w:val="a3"/>
        <w:shd w:val="clear" w:color="auto" w:fill="FFFFFF"/>
        <w:spacing w:before="288" w:beforeAutospacing="0" w:after="288" w:afterAutospacing="0"/>
        <w:rPr>
          <w:rStyle w:val="HTML"/>
          <w:rFonts w:eastAsiaTheme="minorHAnsi"/>
          <w:color w:val="FFFFFF"/>
          <w:sz w:val="23"/>
          <w:szCs w:val="23"/>
          <w:lang w:val="en-US" w:eastAsia="en-US"/>
        </w:rPr>
      </w:pPr>
    </w:p>
    <w:p w14:paraId="51E09D5C" w14:textId="70E702BA" w:rsidR="002E3DEB" w:rsidRPr="002E3DEB" w:rsidRDefault="002E3DEB" w:rsidP="002E3DEB">
      <w:pPr>
        <w:pStyle w:val="a3"/>
        <w:shd w:val="clear" w:color="auto" w:fill="FFFFFF"/>
        <w:spacing w:before="288" w:beforeAutospacing="0" w:after="288" w:afterAutospacing="0"/>
        <w:rPr>
          <w:rFonts w:ascii="Verdana" w:hAnsi="Verdana"/>
          <w:color w:val="000000"/>
          <w:sz w:val="23"/>
          <w:szCs w:val="23"/>
          <w:lang w:val="en-US"/>
        </w:rPr>
      </w:pPr>
      <w:r w:rsidRPr="002E3DEB">
        <w:rPr>
          <w:rFonts w:ascii="Verdana" w:hAnsi="Verdana"/>
          <w:color w:val="000000"/>
          <w:sz w:val="23"/>
          <w:szCs w:val="23"/>
          <w:lang w:val="en-US"/>
        </w:rPr>
        <w:t>If </w:t>
      </w:r>
      <w:r w:rsidRPr="002E3DEB">
        <w:rPr>
          <w:rStyle w:val="a4"/>
          <w:rFonts w:ascii="Verdana" w:eastAsiaTheme="majorEastAsia" w:hAnsi="Verdana"/>
          <w:color w:val="000000"/>
          <w:sz w:val="23"/>
          <w:szCs w:val="23"/>
          <w:lang w:val="en-US"/>
        </w:rPr>
        <w:t>age</w:t>
      </w:r>
      <w:r w:rsidRPr="002E3DEB">
        <w:rPr>
          <w:rFonts w:ascii="Verdana" w:hAnsi="Verdana"/>
          <w:color w:val="000000"/>
          <w:sz w:val="23"/>
          <w:szCs w:val="23"/>
          <w:lang w:val="en-US"/>
        </w:rPr>
        <w:t> was 20, you would </w:t>
      </w:r>
      <w:r w:rsidRPr="002E3DEB">
        <w:rPr>
          <w:rStyle w:val="a4"/>
          <w:rFonts w:ascii="Verdana" w:eastAsiaTheme="majorEastAsia" w:hAnsi="Verdana"/>
          <w:color w:val="000000"/>
          <w:sz w:val="23"/>
          <w:szCs w:val="23"/>
          <w:lang w:val="en-US"/>
        </w:rPr>
        <w:t>not</w:t>
      </w:r>
      <w:r w:rsidRPr="002E3DEB">
        <w:rPr>
          <w:rFonts w:ascii="Verdana" w:hAnsi="Verdana"/>
          <w:color w:val="000000"/>
          <w:sz w:val="23"/>
          <w:szCs w:val="23"/>
          <w:lang w:val="en-US"/>
        </w:rPr>
        <w:t> get an exception:</w:t>
      </w:r>
    </w:p>
    <w:p w14:paraId="55C8F2E2" w14:textId="77777777" w:rsidR="002E3DEB" w:rsidRDefault="002E3DEB" w:rsidP="002E3DEB">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 xml:space="preserve">REPO:  lessons </w:t>
      </w:r>
    </w:p>
    <w:p w14:paraId="191AAEFB" w14:textId="77777777" w:rsidR="002E3DEB" w:rsidRDefault="002E3DEB" w:rsidP="002E3DEB">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Package: month2.lesson5</w:t>
      </w:r>
    </w:p>
    <w:p w14:paraId="2FB795B9" w14:textId="4DAA6B44" w:rsidR="002E3DEB" w:rsidRDefault="002E3DEB" w:rsidP="002E3DEB">
      <w:pPr>
        <w:pStyle w:val="a3"/>
        <w:spacing w:before="120" w:beforeAutospacing="0" w:after="144" w:afterAutospacing="0"/>
        <w:jc w:val="both"/>
        <w:rPr>
          <w:rFonts w:ascii="Nunito" w:hAnsi="Nunito"/>
          <w:i/>
          <w:iCs/>
          <w:color w:val="000000"/>
          <w:lang w:val="en-US"/>
        </w:rPr>
      </w:pPr>
      <w:r>
        <w:rPr>
          <w:rFonts w:ascii="Nunito" w:hAnsi="Nunito"/>
          <w:i/>
          <w:iCs/>
          <w:color w:val="000000"/>
          <w:lang w:val="en-US"/>
        </w:rPr>
        <w:t>ThrowStatement.java</w:t>
      </w:r>
    </w:p>
    <w:p w14:paraId="69566E99" w14:textId="38CD2021" w:rsidR="002E3DEB" w:rsidRDefault="00000000" w:rsidP="002E3DEB">
      <w:pPr>
        <w:spacing w:before="300" w:after="300"/>
        <w:rPr>
          <w:rFonts w:ascii="Times New Roman" w:hAnsi="Times New Roman"/>
          <w:sz w:val="24"/>
          <w:szCs w:val="24"/>
        </w:rPr>
      </w:pPr>
      <w:r>
        <w:pict w14:anchorId="75BA3DE7">
          <v:rect id="_x0000_i1054" style="width:0;height:0" o:hralign="center" o:hrstd="t" o:hrnoshade="t" o:hr="t" fillcolor="black" stroked="f"/>
        </w:pict>
      </w:r>
    </w:p>
    <w:p w14:paraId="00B36487" w14:textId="77777777" w:rsidR="005B2527" w:rsidRDefault="005B2527">
      <w:pPr>
        <w:rPr>
          <w:rFonts w:ascii="Helvetica" w:eastAsiaTheme="majorEastAsia" w:hAnsi="Helvetica" w:cstheme="majorBidi"/>
          <w:b/>
          <w:bCs/>
          <w:color w:val="610B38"/>
          <w:sz w:val="44"/>
          <w:szCs w:val="44"/>
          <w:lang w:val="en-US"/>
        </w:rPr>
      </w:pPr>
      <w:r>
        <w:rPr>
          <w:rFonts w:ascii="Helvetica" w:hAnsi="Helvetica"/>
          <w:b/>
          <w:bCs/>
          <w:color w:val="610B38"/>
          <w:sz w:val="44"/>
          <w:szCs w:val="44"/>
          <w:lang w:val="en-US"/>
        </w:rPr>
        <w:br w:type="page"/>
      </w:r>
    </w:p>
    <w:p w14:paraId="139BB5C0" w14:textId="6E48FA33" w:rsidR="005B2527" w:rsidRPr="005B2527" w:rsidRDefault="005B2527" w:rsidP="005B2527">
      <w:pPr>
        <w:pStyle w:val="1"/>
        <w:shd w:val="clear" w:color="auto" w:fill="FFFFFF"/>
        <w:spacing w:before="75" w:line="312" w:lineRule="atLeast"/>
        <w:jc w:val="both"/>
        <w:rPr>
          <w:rFonts w:ascii="Helvetica" w:hAnsi="Helvetica"/>
          <w:color w:val="610B38"/>
          <w:sz w:val="44"/>
          <w:szCs w:val="44"/>
          <w:lang w:val="en-US"/>
        </w:rPr>
      </w:pPr>
      <w:r w:rsidRPr="005B2527">
        <w:rPr>
          <w:rFonts w:ascii="Helvetica" w:hAnsi="Helvetica"/>
          <w:b/>
          <w:bCs/>
          <w:color w:val="610B38"/>
          <w:sz w:val="44"/>
          <w:szCs w:val="44"/>
          <w:lang w:val="en-US"/>
        </w:rPr>
        <w:lastRenderedPageBreak/>
        <w:t>Java Date and Time</w:t>
      </w:r>
    </w:p>
    <w:p w14:paraId="5798350E" w14:textId="77777777" w:rsidR="005B2527" w:rsidRPr="005B2527" w:rsidRDefault="005B2527" w:rsidP="005B2527">
      <w:pPr>
        <w:pStyle w:val="a3"/>
        <w:shd w:val="clear" w:color="auto" w:fill="FFFFFF"/>
        <w:jc w:val="both"/>
        <w:rPr>
          <w:rFonts w:ascii="Segoe UI" w:hAnsi="Segoe UI" w:cs="Segoe UI"/>
          <w:color w:val="333333"/>
          <w:lang w:val="en-US"/>
        </w:rPr>
      </w:pPr>
      <w:r w:rsidRPr="005B2527">
        <w:rPr>
          <w:rFonts w:ascii="Segoe UI" w:hAnsi="Segoe UI" w:cs="Segoe UI"/>
          <w:color w:val="333333"/>
          <w:lang w:val="en-US"/>
        </w:rPr>
        <w:t xml:space="preserve">The </w:t>
      </w:r>
      <w:proofErr w:type="spellStart"/>
      <w:proofErr w:type="gramStart"/>
      <w:r w:rsidRPr="005B2527">
        <w:rPr>
          <w:rFonts w:ascii="Segoe UI" w:hAnsi="Segoe UI" w:cs="Segoe UI"/>
          <w:color w:val="333333"/>
          <w:lang w:val="en-US"/>
        </w:rPr>
        <w:t>java.time</w:t>
      </w:r>
      <w:proofErr w:type="spellEnd"/>
      <w:proofErr w:type="gramEnd"/>
      <w:r w:rsidRPr="005B2527">
        <w:rPr>
          <w:rFonts w:ascii="Segoe UI" w:hAnsi="Segoe UI" w:cs="Segoe UI"/>
          <w:color w:val="333333"/>
          <w:lang w:val="en-US"/>
        </w:rPr>
        <w:t xml:space="preserve">, </w:t>
      </w:r>
      <w:proofErr w:type="spellStart"/>
      <w:r w:rsidRPr="005B2527">
        <w:rPr>
          <w:rFonts w:ascii="Segoe UI" w:hAnsi="Segoe UI" w:cs="Segoe UI"/>
          <w:color w:val="333333"/>
          <w:lang w:val="en-US"/>
        </w:rPr>
        <w:t>java.util</w:t>
      </w:r>
      <w:proofErr w:type="spellEnd"/>
      <w:r w:rsidRPr="005B2527">
        <w:rPr>
          <w:rFonts w:ascii="Segoe UI" w:hAnsi="Segoe UI" w:cs="Segoe UI"/>
          <w:color w:val="333333"/>
          <w:lang w:val="en-US"/>
        </w:rPr>
        <w:t xml:space="preserve">, </w:t>
      </w:r>
      <w:proofErr w:type="spellStart"/>
      <w:r w:rsidRPr="005B2527">
        <w:rPr>
          <w:rFonts w:ascii="Segoe UI" w:hAnsi="Segoe UI" w:cs="Segoe UI"/>
          <w:color w:val="333333"/>
          <w:lang w:val="en-US"/>
        </w:rPr>
        <w:t>java.sql</w:t>
      </w:r>
      <w:proofErr w:type="spellEnd"/>
      <w:r w:rsidRPr="005B2527">
        <w:rPr>
          <w:rFonts w:ascii="Segoe UI" w:hAnsi="Segoe UI" w:cs="Segoe UI"/>
          <w:color w:val="333333"/>
          <w:lang w:val="en-US"/>
        </w:rPr>
        <w:t xml:space="preserve"> and </w:t>
      </w:r>
      <w:proofErr w:type="spellStart"/>
      <w:r w:rsidRPr="005B2527">
        <w:rPr>
          <w:rFonts w:ascii="Segoe UI" w:hAnsi="Segoe UI" w:cs="Segoe UI"/>
          <w:color w:val="333333"/>
          <w:lang w:val="en-US"/>
        </w:rPr>
        <w:t>java.text</w:t>
      </w:r>
      <w:proofErr w:type="spellEnd"/>
      <w:r w:rsidRPr="005B2527">
        <w:rPr>
          <w:rFonts w:ascii="Segoe UI" w:hAnsi="Segoe UI" w:cs="Segoe UI"/>
          <w:color w:val="333333"/>
          <w:lang w:val="en-US"/>
        </w:rPr>
        <w:t xml:space="preserve"> packages contains classes for representing date and time. Following classes are important for dealing with date in Java.</w:t>
      </w:r>
    </w:p>
    <w:p w14:paraId="05383DAB" w14:textId="77777777" w:rsidR="005B2527" w:rsidRPr="005B2527" w:rsidRDefault="005B2527" w:rsidP="005B2527">
      <w:pPr>
        <w:pStyle w:val="2"/>
        <w:shd w:val="clear" w:color="auto" w:fill="FFFFFF"/>
        <w:spacing w:line="312" w:lineRule="atLeast"/>
        <w:jc w:val="both"/>
        <w:rPr>
          <w:rFonts w:ascii="Helvetica" w:hAnsi="Helvetica"/>
          <w:b w:val="0"/>
          <w:bCs w:val="0"/>
          <w:color w:val="610B38"/>
          <w:sz w:val="38"/>
          <w:szCs w:val="38"/>
          <w:lang w:val="en-US"/>
        </w:rPr>
      </w:pPr>
      <w:r w:rsidRPr="005B2527">
        <w:rPr>
          <w:rFonts w:ascii="Helvetica" w:hAnsi="Helvetica"/>
          <w:b w:val="0"/>
          <w:bCs w:val="0"/>
          <w:color w:val="610B38"/>
          <w:sz w:val="38"/>
          <w:szCs w:val="38"/>
          <w:lang w:val="en-US"/>
        </w:rPr>
        <w:t>Java 8 Date/Time API</w:t>
      </w:r>
    </w:p>
    <w:p w14:paraId="59A28BF5" w14:textId="2591975E" w:rsidR="005B2527" w:rsidRDefault="005B2527" w:rsidP="005B2527">
      <w:pPr>
        <w:pStyle w:val="a3"/>
        <w:shd w:val="clear" w:color="auto" w:fill="FFFFFF"/>
        <w:jc w:val="both"/>
        <w:rPr>
          <w:rFonts w:ascii="Segoe UI" w:hAnsi="Segoe UI" w:cs="Segoe UI"/>
          <w:color w:val="333333"/>
          <w:lang w:val="en-US"/>
        </w:rPr>
      </w:pPr>
      <w:r w:rsidRPr="005B2527">
        <w:rPr>
          <w:rFonts w:ascii="Segoe UI" w:hAnsi="Segoe UI" w:cs="Segoe UI"/>
          <w:color w:val="333333"/>
          <w:lang w:val="en-US"/>
        </w:rPr>
        <w:t xml:space="preserve">Java has introduced a new Date and Time API since Java 8. The </w:t>
      </w:r>
      <w:proofErr w:type="spellStart"/>
      <w:proofErr w:type="gramStart"/>
      <w:r w:rsidRPr="005B2527">
        <w:rPr>
          <w:rFonts w:ascii="Segoe UI" w:hAnsi="Segoe UI" w:cs="Segoe UI"/>
          <w:color w:val="333333"/>
          <w:lang w:val="en-US"/>
        </w:rPr>
        <w:t>java.time</w:t>
      </w:r>
      <w:proofErr w:type="spellEnd"/>
      <w:proofErr w:type="gramEnd"/>
      <w:r w:rsidRPr="005B2527">
        <w:rPr>
          <w:rFonts w:ascii="Segoe UI" w:hAnsi="Segoe UI" w:cs="Segoe UI"/>
          <w:color w:val="333333"/>
          <w:lang w:val="en-US"/>
        </w:rPr>
        <w:t xml:space="preserve"> package contains Java 8 Date and Time classes.</w:t>
      </w:r>
    </w:p>
    <w:p w14:paraId="5D68B6E8" w14:textId="77777777" w:rsidR="005B2527" w:rsidRPr="005B2527" w:rsidRDefault="005B2527" w:rsidP="005B2527">
      <w:pPr>
        <w:pStyle w:val="a3"/>
        <w:shd w:val="clear" w:color="auto" w:fill="FFFFFF"/>
        <w:jc w:val="both"/>
        <w:rPr>
          <w:rFonts w:ascii="Segoe UI" w:hAnsi="Segoe UI" w:cs="Segoe UI"/>
          <w:color w:val="333333"/>
          <w:lang w:val="en-US"/>
        </w:rPr>
      </w:pPr>
    </w:p>
    <w:p w14:paraId="3924FE36" w14:textId="24958268" w:rsidR="005B2527" w:rsidRPr="005B2527" w:rsidRDefault="005B2527">
      <w:pPr>
        <w:pStyle w:val="ab"/>
        <w:numPr>
          <w:ilvl w:val="0"/>
          <w:numId w:val="49"/>
        </w:numPr>
        <w:shd w:val="clear" w:color="auto" w:fill="FFFFFF"/>
        <w:spacing w:before="60" w:after="100" w:afterAutospacing="1" w:line="360" w:lineRule="auto"/>
        <w:rPr>
          <w:color w:val="000000"/>
          <w:sz w:val="28"/>
          <w:szCs w:val="28"/>
          <w:lang w:val="en-US"/>
        </w:rPr>
      </w:pPr>
      <w:proofErr w:type="spellStart"/>
      <w:proofErr w:type="gramStart"/>
      <w:r w:rsidRPr="005B2527">
        <w:rPr>
          <w:color w:val="000000"/>
          <w:sz w:val="28"/>
          <w:szCs w:val="28"/>
          <w:lang w:val="en-US"/>
        </w:rPr>
        <w:t>java.time</w:t>
      </w:r>
      <w:proofErr w:type="gramEnd"/>
      <w:r w:rsidRPr="005B2527">
        <w:rPr>
          <w:color w:val="000000"/>
          <w:sz w:val="28"/>
          <w:szCs w:val="28"/>
          <w:lang w:val="en-US"/>
        </w:rPr>
        <w:t>.LocalDate</w:t>
      </w:r>
      <w:proofErr w:type="spellEnd"/>
      <w:r w:rsidRPr="005B2527">
        <w:rPr>
          <w:color w:val="000000"/>
          <w:sz w:val="28"/>
          <w:szCs w:val="28"/>
          <w:lang w:val="en-US"/>
        </w:rPr>
        <w:t xml:space="preserve"> class</w:t>
      </w:r>
    </w:p>
    <w:p w14:paraId="3A59B479" w14:textId="1DB0F045" w:rsidR="005B2527" w:rsidRPr="005B2527" w:rsidRDefault="005B2527">
      <w:pPr>
        <w:pStyle w:val="ab"/>
        <w:numPr>
          <w:ilvl w:val="0"/>
          <w:numId w:val="49"/>
        </w:numPr>
        <w:shd w:val="clear" w:color="auto" w:fill="FFFFFF"/>
        <w:spacing w:before="60" w:after="100" w:afterAutospacing="1" w:line="360" w:lineRule="auto"/>
        <w:rPr>
          <w:color w:val="000000"/>
          <w:sz w:val="28"/>
          <w:szCs w:val="28"/>
          <w:lang w:val="en-US"/>
        </w:rPr>
      </w:pPr>
      <w:proofErr w:type="spellStart"/>
      <w:proofErr w:type="gramStart"/>
      <w:r w:rsidRPr="005B2527">
        <w:rPr>
          <w:color w:val="000000"/>
          <w:sz w:val="28"/>
          <w:szCs w:val="28"/>
          <w:lang w:val="en-US"/>
        </w:rPr>
        <w:t>java.time</w:t>
      </w:r>
      <w:proofErr w:type="gramEnd"/>
      <w:r w:rsidRPr="005B2527">
        <w:rPr>
          <w:color w:val="000000"/>
          <w:sz w:val="28"/>
          <w:szCs w:val="28"/>
          <w:lang w:val="en-US"/>
        </w:rPr>
        <w:t>.LocalTime</w:t>
      </w:r>
      <w:proofErr w:type="spellEnd"/>
      <w:r w:rsidRPr="005B2527">
        <w:rPr>
          <w:color w:val="000000"/>
          <w:sz w:val="28"/>
          <w:szCs w:val="28"/>
          <w:lang w:val="en-US"/>
        </w:rPr>
        <w:t xml:space="preserve"> class</w:t>
      </w:r>
    </w:p>
    <w:p w14:paraId="64E9E7D0" w14:textId="719BBA70" w:rsidR="005B2527" w:rsidRPr="005B2527" w:rsidRDefault="005B2527">
      <w:pPr>
        <w:pStyle w:val="ab"/>
        <w:numPr>
          <w:ilvl w:val="0"/>
          <w:numId w:val="49"/>
        </w:numPr>
        <w:shd w:val="clear" w:color="auto" w:fill="FFFFFF"/>
        <w:spacing w:before="60" w:after="100" w:afterAutospacing="1" w:line="360" w:lineRule="auto"/>
        <w:rPr>
          <w:color w:val="000000"/>
          <w:sz w:val="28"/>
          <w:szCs w:val="28"/>
          <w:lang w:val="en-US"/>
        </w:rPr>
      </w:pPr>
      <w:proofErr w:type="spellStart"/>
      <w:proofErr w:type="gramStart"/>
      <w:r w:rsidRPr="005B2527">
        <w:rPr>
          <w:color w:val="000000"/>
          <w:sz w:val="28"/>
          <w:szCs w:val="28"/>
          <w:lang w:val="en-US"/>
        </w:rPr>
        <w:t>java.time</w:t>
      </w:r>
      <w:proofErr w:type="gramEnd"/>
      <w:r w:rsidRPr="005B2527">
        <w:rPr>
          <w:color w:val="000000"/>
          <w:sz w:val="28"/>
          <w:szCs w:val="28"/>
          <w:lang w:val="en-US"/>
        </w:rPr>
        <w:t>.LocalDateTime</w:t>
      </w:r>
      <w:proofErr w:type="spellEnd"/>
      <w:r w:rsidRPr="005B2527">
        <w:rPr>
          <w:color w:val="000000"/>
          <w:sz w:val="28"/>
          <w:szCs w:val="28"/>
          <w:lang w:val="en-US"/>
        </w:rPr>
        <w:t xml:space="preserve"> class</w:t>
      </w:r>
    </w:p>
    <w:p w14:paraId="4BE8F8F6" w14:textId="244DB885" w:rsidR="005B2527" w:rsidRPr="005B2527" w:rsidRDefault="005B2527">
      <w:pPr>
        <w:pStyle w:val="ab"/>
        <w:numPr>
          <w:ilvl w:val="0"/>
          <w:numId w:val="49"/>
        </w:numPr>
        <w:shd w:val="clear" w:color="auto" w:fill="FFFFFF"/>
        <w:spacing w:before="60" w:after="100" w:afterAutospacing="1" w:line="360" w:lineRule="auto"/>
        <w:rPr>
          <w:color w:val="000000"/>
          <w:sz w:val="28"/>
          <w:szCs w:val="28"/>
          <w:lang w:val="en-US"/>
        </w:rPr>
      </w:pPr>
      <w:proofErr w:type="spellStart"/>
      <w:proofErr w:type="gramStart"/>
      <w:r w:rsidRPr="005B2527">
        <w:rPr>
          <w:color w:val="000000"/>
          <w:sz w:val="28"/>
          <w:szCs w:val="28"/>
          <w:lang w:val="en-US"/>
        </w:rPr>
        <w:t>java.time</w:t>
      </w:r>
      <w:proofErr w:type="gramEnd"/>
      <w:r w:rsidRPr="005B2527">
        <w:rPr>
          <w:color w:val="000000"/>
          <w:sz w:val="28"/>
          <w:szCs w:val="28"/>
          <w:lang w:val="en-US"/>
        </w:rPr>
        <w:t>.MonthDay</w:t>
      </w:r>
      <w:proofErr w:type="spellEnd"/>
      <w:r w:rsidRPr="005B2527">
        <w:rPr>
          <w:color w:val="000000"/>
          <w:sz w:val="28"/>
          <w:szCs w:val="28"/>
          <w:lang w:val="en-US"/>
        </w:rPr>
        <w:t xml:space="preserve"> class</w:t>
      </w:r>
    </w:p>
    <w:p w14:paraId="006D5D9E" w14:textId="7C708AAB" w:rsidR="005B2527" w:rsidRPr="005B2527" w:rsidRDefault="005B2527">
      <w:pPr>
        <w:pStyle w:val="ab"/>
        <w:numPr>
          <w:ilvl w:val="0"/>
          <w:numId w:val="49"/>
        </w:numPr>
        <w:shd w:val="clear" w:color="auto" w:fill="FFFFFF"/>
        <w:spacing w:before="60" w:after="100" w:afterAutospacing="1" w:line="360" w:lineRule="auto"/>
        <w:rPr>
          <w:color w:val="000000"/>
          <w:sz w:val="28"/>
          <w:szCs w:val="28"/>
          <w:lang w:val="en-US"/>
        </w:rPr>
      </w:pPr>
      <w:proofErr w:type="spellStart"/>
      <w:proofErr w:type="gramStart"/>
      <w:r w:rsidRPr="005B2527">
        <w:rPr>
          <w:color w:val="000000"/>
          <w:sz w:val="28"/>
          <w:szCs w:val="28"/>
          <w:lang w:val="en-US"/>
        </w:rPr>
        <w:t>java.time</w:t>
      </w:r>
      <w:proofErr w:type="gramEnd"/>
      <w:r w:rsidRPr="005B2527">
        <w:rPr>
          <w:color w:val="000000"/>
          <w:sz w:val="28"/>
          <w:szCs w:val="28"/>
          <w:lang w:val="en-US"/>
        </w:rPr>
        <w:t>.OffsetTime</w:t>
      </w:r>
      <w:proofErr w:type="spellEnd"/>
      <w:r w:rsidRPr="005B2527">
        <w:rPr>
          <w:color w:val="000000"/>
          <w:sz w:val="28"/>
          <w:szCs w:val="28"/>
          <w:lang w:val="en-US"/>
        </w:rPr>
        <w:t xml:space="preserve"> class</w:t>
      </w:r>
    </w:p>
    <w:p w14:paraId="52FB95C1" w14:textId="7E95C428" w:rsidR="005B2527" w:rsidRPr="005B2527" w:rsidRDefault="005B2527">
      <w:pPr>
        <w:pStyle w:val="ab"/>
        <w:numPr>
          <w:ilvl w:val="0"/>
          <w:numId w:val="49"/>
        </w:numPr>
        <w:shd w:val="clear" w:color="auto" w:fill="FFFFFF"/>
        <w:spacing w:before="60" w:after="100" w:afterAutospacing="1" w:line="360" w:lineRule="auto"/>
        <w:rPr>
          <w:color w:val="000000"/>
          <w:sz w:val="28"/>
          <w:szCs w:val="28"/>
          <w:lang w:val="en-US"/>
        </w:rPr>
      </w:pPr>
      <w:proofErr w:type="spellStart"/>
      <w:proofErr w:type="gramStart"/>
      <w:r w:rsidRPr="005B2527">
        <w:rPr>
          <w:color w:val="000000"/>
          <w:sz w:val="28"/>
          <w:szCs w:val="28"/>
          <w:lang w:val="en-US"/>
        </w:rPr>
        <w:t>java.time</w:t>
      </w:r>
      <w:proofErr w:type="gramEnd"/>
      <w:r w:rsidRPr="005B2527">
        <w:rPr>
          <w:color w:val="000000"/>
          <w:sz w:val="28"/>
          <w:szCs w:val="28"/>
          <w:lang w:val="en-US"/>
        </w:rPr>
        <w:t>.OffsetDateTime</w:t>
      </w:r>
      <w:proofErr w:type="spellEnd"/>
      <w:r w:rsidRPr="005B2527">
        <w:rPr>
          <w:color w:val="000000"/>
          <w:sz w:val="28"/>
          <w:szCs w:val="28"/>
          <w:lang w:val="en-US"/>
        </w:rPr>
        <w:t xml:space="preserve"> class</w:t>
      </w:r>
    </w:p>
    <w:p w14:paraId="40078391" w14:textId="7F24B66A" w:rsidR="005B2527" w:rsidRPr="005B2527" w:rsidRDefault="005B2527">
      <w:pPr>
        <w:pStyle w:val="ab"/>
        <w:numPr>
          <w:ilvl w:val="0"/>
          <w:numId w:val="49"/>
        </w:numPr>
        <w:shd w:val="clear" w:color="auto" w:fill="FFFFFF"/>
        <w:spacing w:before="60" w:after="100" w:afterAutospacing="1" w:line="360" w:lineRule="auto"/>
        <w:rPr>
          <w:color w:val="000000"/>
          <w:sz w:val="28"/>
          <w:szCs w:val="28"/>
          <w:lang w:val="en-US"/>
        </w:rPr>
      </w:pPr>
      <w:proofErr w:type="spellStart"/>
      <w:proofErr w:type="gramStart"/>
      <w:r w:rsidRPr="005B2527">
        <w:rPr>
          <w:color w:val="000000"/>
          <w:sz w:val="28"/>
          <w:szCs w:val="28"/>
          <w:lang w:val="en-US"/>
        </w:rPr>
        <w:t>java.time</w:t>
      </w:r>
      <w:proofErr w:type="gramEnd"/>
      <w:r w:rsidRPr="005B2527">
        <w:rPr>
          <w:color w:val="000000"/>
          <w:sz w:val="28"/>
          <w:szCs w:val="28"/>
          <w:lang w:val="en-US"/>
        </w:rPr>
        <w:t>.Clock</w:t>
      </w:r>
      <w:proofErr w:type="spellEnd"/>
      <w:r w:rsidRPr="005B2527">
        <w:rPr>
          <w:color w:val="000000"/>
          <w:sz w:val="28"/>
          <w:szCs w:val="28"/>
          <w:lang w:val="en-US"/>
        </w:rPr>
        <w:t xml:space="preserve"> class</w:t>
      </w:r>
    </w:p>
    <w:p w14:paraId="263CC486" w14:textId="014279F4" w:rsidR="005B2527" w:rsidRPr="005B2527" w:rsidRDefault="005B2527">
      <w:pPr>
        <w:pStyle w:val="ab"/>
        <w:numPr>
          <w:ilvl w:val="0"/>
          <w:numId w:val="49"/>
        </w:numPr>
        <w:shd w:val="clear" w:color="auto" w:fill="FFFFFF"/>
        <w:spacing w:before="60" w:after="100" w:afterAutospacing="1" w:line="360" w:lineRule="auto"/>
        <w:rPr>
          <w:color w:val="000000"/>
          <w:sz w:val="28"/>
          <w:szCs w:val="28"/>
          <w:lang w:val="en-US"/>
        </w:rPr>
      </w:pPr>
      <w:proofErr w:type="spellStart"/>
      <w:proofErr w:type="gramStart"/>
      <w:r w:rsidRPr="005B2527">
        <w:rPr>
          <w:color w:val="000000"/>
          <w:sz w:val="28"/>
          <w:szCs w:val="28"/>
          <w:lang w:val="en-US"/>
        </w:rPr>
        <w:t>java.time</w:t>
      </w:r>
      <w:proofErr w:type="gramEnd"/>
      <w:r w:rsidRPr="005B2527">
        <w:rPr>
          <w:color w:val="000000"/>
          <w:sz w:val="28"/>
          <w:szCs w:val="28"/>
          <w:lang w:val="en-US"/>
        </w:rPr>
        <w:t>.ZonedDateTime</w:t>
      </w:r>
      <w:proofErr w:type="spellEnd"/>
      <w:r w:rsidRPr="005B2527">
        <w:rPr>
          <w:color w:val="000000"/>
          <w:sz w:val="28"/>
          <w:szCs w:val="28"/>
          <w:lang w:val="en-US"/>
        </w:rPr>
        <w:t xml:space="preserve"> class</w:t>
      </w:r>
    </w:p>
    <w:p w14:paraId="771D2243" w14:textId="43E95E44" w:rsidR="005B2527" w:rsidRPr="005B2527" w:rsidRDefault="005B2527">
      <w:pPr>
        <w:pStyle w:val="ab"/>
        <w:numPr>
          <w:ilvl w:val="0"/>
          <w:numId w:val="49"/>
        </w:numPr>
        <w:shd w:val="clear" w:color="auto" w:fill="FFFFFF"/>
        <w:spacing w:before="60" w:after="100" w:afterAutospacing="1" w:line="360" w:lineRule="auto"/>
        <w:rPr>
          <w:color w:val="000000"/>
          <w:sz w:val="28"/>
          <w:szCs w:val="28"/>
          <w:lang w:val="en-US"/>
        </w:rPr>
      </w:pPr>
      <w:proofErr w:type="spellStart"/>
      <w:proofErr w:type="gramStart"/>
      <w:r w:rsidRPr="005B2527">
        <w:rPr>
          <w:color w:val="000000"/>
          <w:sz w:val="28"/>
          <w:szCs w:val="28"/>
          <w:lang w:val="en-US"/>
        </w:rPr>
        <w:t>java.time</w:t>
      </w:r>
      <w:proofErr w:type="gramEnd"/>
      <w:r w:rsidRPr="005B2527">
        <w:rPr>
          <w:color w:val="000000"/>
          <w:sz w:val="28"/>
          <w:szCs w:val="28"/>
          <w:lang w:val="en-US"/>
        </w:rPr>
        <w:t>.ZoneId</w:t>
      </w:r>
      <w:proofErr w:type="spellEnd"/>
      <w:r w:rsidRPr="005B2527">
        <w:rPr>
          <w:color w:val="000000"/>
          <w:sz w:val="28"/>
          <w:szCs w:val="28"/>
          <w:lang w:val="en-US"/>
        </w:rPr>
        <w:t xml:space="preserve"> class</w:t>
      </w:r>
    </w:p>
    <w:p w14:paraId="432CC34C" w14:textId="4635D0A6" w:rsidR="005B2527" w:rsidRPr="005B2527" w:rsidRDefault="005B2527">
      <w:pPr>
        <w:pStyle w:val="ab"/>
        <w:numPr>
          <w:ilvl w:val="0"/>
          <w:numId w:val="49"/>
        </w:numPr>
        <w:shd w:val="clear" w:color="auto" w:fill="FFFFFF"/>
        <w:spacing w:before="60" w:after="100" w:afterAutospacing="1" w:line="360" w:lineRule="auto"/>
        <w:rPr>
          <w:color w:val="000000"/>
          <w:sz w:val="28"/>
          <w:szCs w:val="28"/>
          <w:lang w:val="en-US"/>
        </w:rPr>
      </w:pPr>
      <w:proofErr w:type="spellStart"/>
      <w:proofErr w:type="gramStart"/>
      <w:r w:rsidRPr="005B2527">
        <w:rPr>
          <w:color w:val="000000"/>
          <w:sz w:val="28"/>
          <w:szCs w:val="28"/>
          <w:lang w:val="en-US"/>
        </w:rPr>
        <w:t>java.time</w:t>
      </w:r>
      <w:proofErr w:type="gramEnd"/>
      <w:r w:rsidRPr="005B2527">
        <w:rPr>
          <w:color w:val="000000"/>
          <w:sz w:val="28"/>
          <w:szCs w:val="28"/>
          <w:lang w:val="en-US"/>
        </w:rPr>
        <w:t>.ZoneOffset</w:t>
      </w:r>
      <w:proofErr w:type="spellEnd"/>
      <w:r w:rsidRPr="005B2527">
        <w:rPr>
          <w:color w:val="000000"/>
          <w:sz w:val="28"/>
          <w:szCs w:val="28"/>
          <w:lang w:val="en-US"/>
        </w:rPr>
        <w:t xml:space="preserve"> class</w:t>
      </w:r>
    </w:p>
    <w:p w14:paraId="514D4603" w14:textId="573473E1" w:rsidR="005B2527" w:rsidRPr="005B2527" w:rsidRDefault="005B2527">
      <w:pPr>
        <w:pStyle w:val="ab"/>
        <w:numPr>
          <w:ilvl w:val="0"/>
          <w:numId w:val="49"/>
        </w:numPr>
        <w:shd w:val="clear" w:color="auto" w:fill="FFFFFF"/>
        <w:spacing w:before="60" w:after="100" w:afterAutospacing="1" w:line="360" w:lineRule="auto"/>
        <w:rPr>
          <w:color w:val="000000"/>
          <w:sz w:val="28"/>
          <w:szCs w:val="28"/>
          <w:lang w:val="en-US"/>
        </w:rPr>
      </w:pPr>
      <w:proofErr w:type="spellStart"/>
      <w:proofErr w:type="gramStart"/>
      <w:r w:rsidRPr="005B2527">
        <w:rPr>
          <w:color w:val="000000"/>
          <w:sz w:val="28"/>
          <w:szCs w:val="28"/>
          <w:lang w:val="en-US"/>
        </w:rPr>
        <w:t>java.time</w:t>
      </w:r>
      <w:proofErr w:type="gramEnd"/>
      <w:r w:rsidRPr="005B2527">
        <w:rPr>
          <w:color w:val="000000"/>
          <w:sz w:val="28"/>
          <w:szCs w:val="28"/>
          <w:lang w:val="en-US"/>
        </w:rPr>
        <w:t>.Year</w:t>
      </w:r>
      <w:proofErr w:type="spellEnd"/>
      <w:r w:rsidRPr="005B2527">
        <w:rPr>
          <w:color w:val="000000"/>
          <w:sz w:val="28"/>
          <w:szCs w:val="28"/>
          <w:lang w:val="en-US"/>
        </w:rPr>
        <w:t xml:space="preserve"> class</w:t>
      </w:r>
    </w:p>
    <w:p w14:paraId="050BA99C" w14:textId="1CC89AA1" w:rsidR="005B2527" w:rsidRPr="005B2527" w:rsidRDefault="005B2527">
      <w:pPr>
        <w:pStyle w:val="ab"/>
        <w:numPr>
          <w:ilvl w:val="0"/>
          <w:numId w:val="49"/>
        </w:numPr>
        <w:shd w:val="clear" w:color="auto" w:fill="FFFFFF"/>
        <w:spacing w:before="60" w:after="100" w:afterAutospacing="1" w:line="360" w:lineRule="auto"/>
        <w:rPr>
          <w:color w:val="000000"/>
          <w:sz w:val="28"/>
          <w:szCs w:val="28"/>
          <w:lang w:val="en-US"/>
        </w:rPr>
      </w:pPr>
      <w:proofErr w:type="spellStart"/>
      <w:proofErr w:type="gramStart"/>
      <w:r w:rsidRPr="005B2527">
        <w:rPr>
          <w:color w:val="000000"/>
          <w:sz w:val="28"/>
          <w:szCs w:val="28"/>
          <w:lang w:val="en-US"/>
        </w:rPr>
        <w:t>java.time</w:t>
      </w:r>
      <w:proofErr w:type="gramEnd"/>
      <w:r w:rsidRPr="005B2527">
        <w:rPr>
          <w:color w:val="000000"/>
          <w:sz w:val="28"/>
          <w:szCs w:val="28"/>
          <w:lang w:val="en-US"/>
        </w:rPr>
        <w:t>.YearMonth</w:t>
      </w:r>
      <w:proofErr w:type="spellEnd"/>
      <w:r w:rsidRPr="005B2527">
        <w:rPr>
          <w:color w:val="000000"/>
          <w:sz w:val="28"/>
          <w:szCs w:val="28"/>
          <w:lang w:val="en-US"/>
        </w:rPr>
        <w:t xml:space="preserve"> class</w:t>
      </w:r>
    </w:p>
    <w:p w14:paraId="7C62C958" w14:textId="4FEBA971" w:rsidR="005B2527" w:rsidRPr="005B2527" w:rsidRDefault="005B2527">
      <w:pPr>
        <w:pStyle w:val="ab"/>
        <w:numPr>
          <w:ilvl w:val="0"/>
          <w:numId w:val="49"/>
        </w:numPr>
        <w:shd w:val="clear" w:color="auto" w:fill="FFFFFF"/>
        <w:spacing w:before="60" w:after="100" w:afterAutospacing="1" w:line="360" w:lineRule="auto"/>
        <w:rPr>
          <w:color w:val="000000"/>
          <w:sz w:val="28"/>
          <w:szCs w:val="28"/>
          <w:lang w:val="en-US"/>
        </w:rPr>
      </w:pPr>
      <w:proofErr w:type="spellStart"/>
      <w:proofErr w:type="gramStart"/>
      <w:r w:rsidRPr="005B2527">
        <w:rPr>
          <w:color w:val="000000"/>
          <w:sz w:val="28"/>
          <w:szCs w:val="28"/>
          <w:lang w:val="en-US"/>
        </w:rPr>
        <w:t>java.time</w:t>
      </w:r>
      <w:proofErr w:type="gramEnd"/>
      <w:r w:rsidRPr="005B2527">
        <w:rPr>
          <w:color w:val="000000"/>
          <w:sz w:val="28"/>
          <w:szCs w:val="28"/>
          <w:lang w:val="en-US"/>
        </w:rPr>
        <w:t>.Period</w:t>
      </w:r>
      <w:proofErr w:type="spellEnd"/>
      <w:r w:rsidRPr="005B2527">
        <w:rPr>
          <w:color w:val="000000"/>
          <w:sz w:val="28"/>
          <w:szCs w:val="28"/>
          <w:lang w:val="en-US"/>
        </w:rPr>
        <w:t xml:space="preserve"> class</w:t>
      </w:r>
    </w:p>
    <w:p w14:paraId="6255F137" w14:textId="5F3A2A4D" w:rsidR="005B2527" w:rsidRPr="005B2527" w:rsidRDefault="005B2527">
      <w:pPr>
        <w:pStyle w:val="ab"/>
        <w:numPr>
          <w:ilvl w:val="0"/>
          <w:numId w:val="49"/>
        </w:numPr>
        <w:shd w:val="clear" w:color="auto" w:fill="FFFFFF"/>
        <w:spacing w:before="60" w:after="100" w:afterAutospacing="1" w:line="360" w:lineRule="auto"/>
        <w:rPr>
          <w:color w:val="000000"/>
          <w:sz w:val="28"/>
          <w:szCs w:val="28"/>
          <w:lang w:val="en-US"/>
        </w:rPr>
      </w:pPr>
      <w:proofErr w:type="spellStart"/>
      <w:proofErr w:type="gramStart"/>
      <w:r w:rsidRPr="005B2527">
        <w:rPr>
          <w:color w:val="000000"/>
          <w:sz w:val="28"/>
          <w:szCs w:val="28"/>
          <w:lang w:val="en-US"/>
        </w:rPr>
        <w:t>java.time</w:t>
      </w:r>
      <w:proofErr w:type="gramEnd"/>
      <w:r w:rsidRPr="005B2527">
        <w:rPr>
          <w:color w:val="000000"/>
          <w:sz w:val="28"/>
          <w:szCs w:val="28"/>
          <w:lang w:val="en-US"/>
        </w:rPr>
        <w:t>.Duration</w:t>
      </w:r>
      <w:proofErr w:type="spellEnd"/>
      <w:r w:rsidRPr="005B2527">
        <w:rPr>
          <w:color w:val="000000"/>
          <w:sz w:val="28"/>
          <w:szCs w:val="28"/>
          <w:lang w:val="en-US"/>
        </w:rPr>
        <w:t xml:space="preserve"> class</w:t>
      </w:r>
    </w:p>
    <w:p w14:paraId="0C224CE5" w14:textId="4F2667D6" w:rsidR="005B2527" w:rsidRPr="005B2527" w:rsidRDefault="005B2527">
      <w:pPr>
        <w:pStyle w:val="ab"/>
        <w:numPr>
          <w:ilvl w:val="0"/>
          <w:numId w:val="49"/>
        </w:numPr>
        <w:shd w:val="clear" w:color="auto" w:fill="FFFFFF"/>
        <w:spacing w:before="60" w:after="100" w:afterAutospacing="1" w:line="360" w:lineRule="auto"/>
        <w:rPr>
          <w:color w:val="000000"/>
          <w:sz w:val="28"/>
          <w:szCs w:val="28"/>
          <w:lang w:val="en-US"/>
        </w:rPr>
      </w:pPr>
      <w:proofErr w:type="spellStart"/>
      <w:proofErr w:type="gramStart"/>
      <w:r w:rsidRPr="005B2527">
        <w:rPr>
          <w:color w:val="000000"/>
          <w:sz w:val="28"/>
          <w:szCs w:val="28"/>
          <w:lang w:val="en-US"/>
        </w:rPr>
        <w:t>java.time</w:t>
      </w:r>
      <w:proofErr w:type="gramEnd"/>
      <w:r w:rsidRPr="005B2527">
        <w:rPr>
          <w:color w:val="000000"/>
          <w:sz w:val="28"/>
          <w:szCs w:val="28"/>
          <w:lang w:val="en-US"/>
        </w:rPr>
        <w:t>.Instant</w:t>
      </w:r>
      <w:proofErr w:type="spellEnd"/>
      <w:r w:rsidRPr="005B2527">
        <w:rPr>
          <w:color w:val="000000"/>
          <w:sz w:val="28"/>
          <w:szCs w:val="28"/>
          <w:lang w:val="en-US"/>
        </w:rPr>
        <w:t xml:space="preserve"> class</w:t>
      </w:r>
    </w:p>
    <w:p w14:paraId="01C2DE79" w14:textId="6D21D203" w:rsidR="005B2527" w:rsidRPr="005B2527" w:rsidRDefault="005B2527">
      <w:pPr>
        <w:pStyle w:val="ab"/>
        <w:numPr>
          <w:ilvl w:val="0"/>
          <w:numId w:val="49"/>
        </w:numPr>
        <w:shd w:val="clear" w:color="auto" w:fill="FFFFFF"/>
        <w:spacing w:before="60" w:after="100" w:afterAutospacing="1" w:line="360" w:lineRule="auto"/>
        <w:rPr>
          <w:color w:val="000000"/>
          <w:sz w:val="28"/>
          <w:szCs w:val="28"/>
          <w:lang w:val="en-US"/>
        </w:rPr>
      </w:pPr>
      <w:proofErr w:type="spellStart"/>
      <w:proofErr w:type="gramStart"/>
      <w:r w:rsidRPr="005B2527">
        <w:rPr>
          <w:color w:val="000000"/>
          <w:sz w:val="28"/>
          <w:szCs w:val="28"/>
          <w:lang w:val="en-US"/>
        </w:rPr>
        <w:t>java.time</w:t>
      </w:r>
      <w:proofErr w:type="gramEnd"/>
      <w:r w:rsidRPr="005B2527">
        <w:rPr>
          <w:color w:val="000000"/>
          <w:sz w:val="28"/>
          <w:szCs w:val="28"/>
          <w:lang w:val="en-US"/>
        </w:rPr>
        <w:t>.DayOfWeek</w:t>
      </w:r>
      <w:proofErr w:type="spellEnd"/>
      <w:r w:rsidRPr="005B2527">
        <w:rPr>
          <w:color w:val="000000"/>
          <w:sz w:val="28"/>
          <w:szCs w:val="28"/>
          <w:lang w:val="en-US"/>
        </w:rPr>
        <w:t xml:space="preserve"> </w:t>
      </w:r>
      <w:proofErr w:type="spellStart"/>
      <w:r w:rsidRPr="005B2527">
        <w:rPr>
          <w:color w:val="000000"/>
          <w:sz w:val="28"/>
          <w:szCs w:val="28"/>
          <w:lang w:val="en-US"/>
        </w:rPr>
        <w:t>enum</w:t>
      </w:r>
      <w:proofErr w:type="spellEnd"/>
    </w:p>
    <w:p w14:paraId="2BDD68DA" w14:textId="3ED0DBF5" w:rsidR="005B2527" w:rsidRPr="005B2527" w:rsidRDefault="005B2527">
      <w:pPr>
        <w:pStyle w:val="ab"/>
        <w:numPr>
          <w:ilvl w:val="0"/>
          <w:numId w:val="49"/>
        </w:numPr>
        <w:shd w:val="clear" w:color="auto" w:fill="FFFFFF"/>
        <w:spacing w:before="60" w:after="100" w:afterAutospacing="1" w:line="360" w:lineRule="auto"/>
        <w:rPr>
          <w:color w:val="000000"/>
          <w:sz w:val="28"/>
          <w:szCs w:val="28"/>
          <w:lang w:val="en-US"/>
        </w:rPr>
      </w:pPr>
      <w:proofErr w:type="spellStart"/>
      <w:proofErr w:type="gramStart"/>
      <w:r w:rsidRPr="005B2527">
        <w:rPr>
          <w:color w:val="000000"/>
          <w:sz w:val="28"/>
          <w:szCs w:val="28"/>
          <w:lang w:val="en-US"/>
        </w:rPr>
        <w:t>java.time</w:t>
      </w:r>
      <w:proofErr w:type="gramEnd"/>
      <w:r w:rsidRPr="005B2527">
        <w:rPr>
          <w:color w:val="000000"/>
          <w:sz w:val="28"/>
          <w:szCs w:val="28"/>
          <w:lang w:val="en-US"/>
        </w:rPr>
        <w:t>.Month</w:t>
      </w:r>
      <w:proofErr w:type="spellEnd"/>
      <w:r w:rsidRPr="005B2527">
        <w:rPr>
          <w:color w:val="000000"/>
          <w:sz w:val="28"/>
          <w:szCs w:val="28"/>
          <w:lang w:val="en-US"/>
        </w:rPr>
        <w:t xml:space="preserve"> </w:t>
      </w:r>
      <w:proofErr w:type="spellStart"/>
      <w:r w:rsidRPr="005B2527">
        <w:rPr>
          <w:color w:val="000000"/>
          <w:sz w:val="28"/>
          <w:szCs w:val="28"/>
          <w:lang w:val="en-US"/>
        </w:rPr>
        <w:t>enum</w:t>
      </w:r>
      <w:proofErr w:type="spellEnd"/>
    </w:p>
    <w:p w14:paraId="235A857C" w14:textId="153DC03F" w:rsidR="005B2527" w:rsidRDefault="005B2527" w:rsidP="005B2527">
      <w:pPr>
        <w:shd w:val="clear" w:color="auto" w:fill="FFFFFF"/>
        <w:spacing w:before="60" w:after="100" w:afterAutospacing="1" w:line="240" w:lineRule="auto"/>
        <w:ind w:left="720"/>
        <w:jc w:val="both"/>
        <w:rPr>
          <w:color w:val="000000"/>
          <w:lang w:val="en-US"/>
        </w:rPr>
      </w:pPr>
    </w:p>
    <w:p w14:paraId="7D04DBD1" w14:textId="77777777" w:rsidR="005B2527" w:rsidRPr="005B2527" w:rsidRDefault="005B2527" w:rsidP="005B2527">
      <w:pPr>
        <w:shd w:val="clear" w:color="auto" w:fill="FFFFFF"/>
        <w:spacing w:before="60" w:after="100" w:afterAutospacing="1" w:line="240" w:lineRule="auto"/>
        <w:ind w:left="720"/>
        <w:jc w:val="both"/>
        <w:rPr>
          <w:color w:val="000000"/>
          <w:lang w:val="en-US"/>
        </w:rPr>
      </w:pPr>
    </w:p>
    <w:p w14:paraId="62BF9D44" w14:textId="77777777" w:rsidR="005B2527" w:rsidRPr="005B2527" w:rsidRDefault="005B2527" w:rsidP="005B2527">
      <w:pPr>
        <w:pStyle w:val="2"/>
        <w:shd w:val="clear" w:color="auto" w:fill="FFFFFF"/>
        <w:spacing w:line="312" w:lineRule="atLeast"/>
        <w:jc w:val="both"/>
        <w:rPr>
          <w:rFonts w:ascii="Helvetica" w:hAnsi="Helvetica"/>
          <w:b w:val="0"/>
          <w:bCs w:val="0"/>
          <w:color w:val="610B38"/>
          <w:sz w:val="38"/>
          <w:szCs w:val="38"/>
          <w:lang w:val="en-US"/>
        </w:rPr>
      </w:pPr>
      <w:r w:rsidRPr="005B2527">
        <w:rPr>
          <w:rFonts w:ascii="Helvetica" w:hAnsi="Helvetica"/>
          <w:b w:val="0"/>
          <w:bCs w:val="0"/>
          <w:color w:val="610B38"/>
          <w:sz w:val="38"/>
          <w:szCs w:val="38"/>
          <w:lang w:val="en-US"/>
        </w:rPr>
        <w:lastRenderedPageBreak/>
        <w:t>Classical Date/Time API</w:t>
      </w:r>
    </w:p>
    <w:p w14:paraId="6C0134E2" w14:textId="0A89B2CE" w:rsidR="005B2527" w:rsidRDefault="005B2527" w:rsidP="005B2527">
      <w:pPr>
        <w:pStyle w:val="a3"/>
        <w:shd w:val="clear" w:color="auto" w:fill="FFFFFF"/>
        <w:jc w:val="both"/>
        <w:rPr>
          <w:rFonts w:ascii="Segoe UI" w:hAnsi="Segoe UI" w:cs="Segoe UI"/>
          <w:color w:val="333333"/>
          <w:lang w:val="en-US"/>
        </w:rPr>
      </w:pPr>
      <w:r w:rsidRPr="005B2527">
        <w:rPr>
          <w:rFonts w:ascii="Segoe UI" w:hAnsi="Segoe UI" w:cs="Segoe UI"/>
          <w:color w:val="333333"/>
          <w:lang w:val="en-US"/>
        </w:rPr>
        <w:t>But classical or old Java Date API is also useful. Let's see the list of classical Date and Time classes.</w:t>
      </w:r>
    </w:p>
    <w:p w14:paraId="5F9D36B1" w14:textId="77777777" w:rsidR="00434BEB" w:rsidRDefault="00434BEB" w:rsidP="005B2527">
      <w:pPr>
        <w:pStyle w:val="a3"/>
        <w:shd w:val="clear" w:color="auto" w:fill="FFFFFF"/>
        <w:jc w:val="both"/>
        <w:rPr>
          <w:rFonts w:ascii="Segoe UI" w:hAnsi="Segoe UI" w:cs="Segoe UI"/>
          <w:color w:val="333333"/>
          <w:lang w:val="en-US"/>
        </w:rPr>
      </w:pPr>
    </w:p>
    <w:p w14:paraId="235153A3" w14:textId="414D9B9C" w:rsidR="00434BEB" w:rsidRPr="00434BEB" w:rsidRDefault="00434BEB">
      <w:pPr>
        <w:pStyle w:val="a3"/>
        <w:numPr>
          <w:ilvl w:val="0"/>
          <w:numId w:val="50"/>
        </w:numPr>
        <w:shd w:val="clear" w:color="auto" w:fill="FFFFFF"/>
        <w:spacing w:line="360" w:lineRule="auto"/>
        <w:jc w:val="both"/>
        <w:rPr>
          <w:rFonts w:ascii="Segoe UI" w:hAnsi="Segoe UI" w:cs="Segoe UI"/>
          <w:color w:val="333333"/>
          <w:sz w:val="28"/>
          <w:szCs w:val="28"/>
          <w:lang w:val="en-US"/>
        </w:rPr>
      </w:pPr>
      <w:proofErr w:type="spellStart"/>
      <w:proofErr w:type="gramStart"/>
      <w:r w:rsidRPr="00434BEB">
        <w:rPr>
          <w:rFonts w:ascii="Segoe UI" w:hAnsi="Segoe UI" w:cs="Segoe UI"/>
          <w:color w:val="333333"/>
          <w:sz w:val="28"/>
          <w:szCs w:val="28"/>
          <w:lang w:val="en-US"/>
        </w:rPr>
        <w:t>java.util</w:t>
      </w:r>
      <w:proofErr w:type="gramEnd"/>
      <w:r w:rsidRPr="00434BEB">
        <w:rPr>
          <w:rFonts w:ascii="Segoe UI" w:hAnsi="Segoe UI" w:cs="Segoe UI"/>
          <w:color w:val="333333"/>
          <w:sz w:val="28"/>
          <w:szCs w:val="28"/>
          <w:lang w:val="en-US"/>
        </w:rPr>
        <w:t>.Date</w:t>
      </w:r>
      <w:proofErr w:type="spellEnd"/>
      <w:r w:rsidRPr="00434BEB">
        <w:rPr>
          <w:rFonts w:ascii="Segoe UI" w:hAnsi="Segoe UI" w:cs="Segoe UI"/>
          <w:color w:val="333333"/>
          <w:sz w:val="28"/>
          <w:szCs w:val="28"/>
          <w:lang w:val="en-US"/>
        </w:rPr>
        <w:t xml:space="preserve"> class</w:t>
      </w:r>
    </w:p>
    <w:p w14:paraId="320B6358" w14:textId="3CA6CFD7" w:rsidR="00434BEB" w:rsidRPr="00434BEB" w:rsidRDefault="00434BEB">
      <w:pPr>
        <w:pStyle w:val="a3"/>
        <w:numPr>
          <w:ilvl w:val="0"/>
          <w:numId w:val="50"/>
        </w:numPr>
        <w:shd w:val="clear" w:color="auto" w:fill="FFFFFF"/>
        <w:spacing w:line="360" w:lineRule="auto"/>
        <w:jc w:val="both"/>
        <w:rPr>
          <w:rFonts w:ascii="Segoe UI" w:hAnsi="Segoe UI" w:cs="Segoe UI"/>
          <w:color w:val="333333"/>
          <w:sz w:val="28"/>
          <w:szCs w:val="28"/>
          <w:lang w:val="en-US"/>
        </w:rPr>
      </w:pPr>
      <w:proofErr w:type="spellStart"/>
      <w:proofErr w:type="gramStart"/>
      <w:r w:rsidRPr="00434BEB">
        <w:rPr>
          <w:rFonts w:ascii="Segoe UI" w:hAnsi="Segoe UI" w:cs="Segoe UI"/>
          <w:color w:val="333333"/>
          <w:sz w:val="28"/>
          <w:szCs w:val="28"/>
          <w:lang w:val="en-US"/>
        </w:rPr>
        <w:t>java.sql.Date</w:t>
      </w:r>
      <w:proofErr w:type="spellEnd"/>
      <w:proofErr w:type="gramEnd"/>
      <w:r w:rsidRPr="00434BEB">
        <w:rPr>
          <w:rFonts w:ascii="Segoe UI" w:hAnsi="Segoe UI" w:cs="Segoe UI"/>
          <w:color w:val="333333"/>
          <w:sz w:val="28"/>
          <w:szCs w:val="28"/>
          <w:lang w:val="en-US"/>
        </w:rPr>
        <w:t xml:space="preserve"> class</w:t>
      </w:r>
    </w:p>
    <w:p w14:paraId="61C824D2" w14:textId="6C382A29" w:rsidR="00434BEB" w:rsidRPr="00434BEB" w:rsidRDefault="00434BEB">
      <w:pPr>
        <w:pStyle w:val="a3"/>
        <w:numPr>
          <w:ilvl w:val="0"/>
          <w:numId w:val="50"/>
        </w:numPr>
        <w:shd w:val="clear" w:color="auto" w:fill="FFFFFF"/>
        <w:spacing w:line="360" w:lineRule="auto"/>
        <w:jc w:val="both"/>
        <w:rPr>
          <w:rFonts w:ascii="Segoe UI" w:hAnsi="Segoe UI" w:cs="Segoe UI"/>
          <w:color w:val="333333"/>
          <w:sz w:val="28"/>
          <w:szCs w:val="28"/>
          <w:lang w:val="en-US"/>
        </w:rPr>
      </w:pPr>
      <w:proofErr w:type="spellStart"/>
      <w:proofErr w:type="gramStart"/>
      <w:r w:rsidRPr="00434BEB">
        <w:rPr>
          <w:rFonts w:ascii="Segoe UI" w:hAnsi="Segoe UI" w:cs="Segoe UI"/>
          <w:color w:val="333333"/>
          <w:sz w:val="28"/>
          <w:szCs w:val="28"/>
          <w:lang w:val="en-US"/>
        </w:rPr>
        <w:t>java.util</w:t>
      </w:r>
      <w:proofErr w:type="gramEnd"/>
      <w:r w:rsidRPr="00434BEB">
        <w:rPr>
          <w:rFonts w:ascii="Segoe UI" w:hAnsi="Segoe UI" w:cs="Segoe UI"/>
          <w:color w:val="333333"/>
          <w:sz w:val="28"/>
          <w:szCs w:val="28"/>
          <w:lang w:val="en-US"/>
        </w:rPr>
        <w:t>.Calendar</w:t>
      </w:r>
      <w:proofErr w:type="spellEnd"/>
      <w:r w:rsidRPr="00434BEB">
        <w:rPr>
          <w:rFonts w:ascii="Segoe UI" w:hAnsi="Segoe UI" w:cs="Segoe UI"/>
          <w:color w:val="333333"/>
          <w:sz w:val="28"/>
          <w:szCs w:val="28"/>
          <w:lang w:val="en-US"/>
        </w:rPr>
        <w:t xml:space="preserve"> class</w:t>
      </w:r>
    </w:p>
    <w:p w14:paraId="56396F1E" w14:textId="40333D83" w:rsidR="00434BEB" w:rsidRPr="00434BEB" w:rsidRDefault="00434BEB">
      <w:pPr>
        <w:pStyle w:val="a3"/>
        <w:numPr>
          <w:ilvl w:val="0"/>
          <w:numId w:val="50"/>
        </w:numPr>
        <w:shd w:val="clear" w:color="auto" w:fill="FFFFFF"/>
        <w:spacing w:line="360" w:lineRule="auto"/>
        <w:jc w:val="both"/>
        <w:rPr>
          <w:rFonts w:ascii="Segoe UI" w:hAnsi="Segoe UI" w:cs="Segoe UI"/>
          <w:color w:val="333333"/>
          <w:sz w:val="28"/>
          <w:szCs w:val="28"/>
          <w:lang w:val="en-US"/>
        </w:rPr>
      </w:pPr>
      <w:proofErr w:type="spellStart"/>
      <w:proofErr w:type="gramStart"/>
      <w:r w:rsidRPr="00434BEB">
        <w:rPr>
          <w:rFonts w:ascii="Segoe UI" w:hAnsi="Segoe UI" w:cs="Segoe UI"/>
          <w:color w:val="333333"/>
          <w:sz w:val="28"/>
          <w:szCs w:val="28"/>
          <w:lang w:val="en-US"/>
        </w:rPr>
        <w:t>java.util</w:t>
      </w:r>
      <w:proofErr w:type="gramEnd"/>
      <w:r w:rsidRPr="00434BEB">
        <w:rPr>
          <w:rFonts w:ascii="Segoe UI" w:hAnsi="Segoe UI" w:cs="Segoe UI"/>
          <w:color w:val="333333"/>
          <w:sz w:val="28"/>
          <w:szCs w:val="28"/>
          <w:lang w:val="en-US"/>
        </w:rPr>
        <w:t>.GregorianCalendar</w:t>
      </w:r>
      <w:proofErr w:type="spellEnd"/>
      <w:r w:rsidRPr="00434BEB">
        <w:rPr>
          <w:rFonts w:ascii="Segoe UI" w:hAnsi="Segoe UI" w:cs="Segoe UI"/>
          <w:color w:val="333333"/>
          <w:sz w:val="28"/>
          <w:szCs w:val="28"/>
          <w:lang w:val="en-US"/>
        </w:rPr>
        <w:t xml:space="preserve"> class</w:t>
      </w:r>
    </w:p>
    <w:p w14:paraId="71ECBCA9" w14:textId="1CD6E0BE" w:rsidR="00434BEB" w:rsidRPr="00434BEB" w:rsidRDefault="00434BEB">
      <w:pPr>
        <w:pStyle w:val="a3"/>
        <w:numPr>
          <w:ilvl w:val="0"/>
          <w:numId w:val="50"/>
        </w:numPr>
        <w:shd w:val="clear" w:color="auto" w:fill="FFFFFF"/>
        <w:spacing w:line="360" w:lineRule="auto"/>
        <w:jc w:val="both"/>
        <w:rPr>
          <w:rFonts w:ascii="Segoe UI" w:hAnsi="Segoe UI" w:cs="Segoe UI"/>
          <w:color w:val="333333"/>
          <w:sz w:val="28"/>
          <w:szCs w:val="28"/>
          <w:lang w:val="en-US"/>
        </w:rPr>
      </w:pPr>
      <w:proofErr w:type="spellStart"/>
      <w:proofErr w:type="gramStart"/>
      <w:r w:rsidRPr="00434BEB">
        <w:rPr>
          <w:rFonts w:ascii="Segoe UI" w:hAnsi="Segoe UI" w:cs="Segoe UI"/>
          <w:color w:val="333333"/>
          <w:sz w:val="28"/>
          <w:szCs w:val="28"/>
          <w:lang w:val="en-US"/>
        </w:rPr>
        <w:t>java.util</w:t>
      </w:r>
      <w:proofErr w:type="gramEnd"/>
      <w:r w:rsidRPr="00434BEB">
        <w:rPr>
          <w:rFonts w:ascii="Segoe UI" w:hAnsi="Segoe UI" w:cs="Segoe UI"/>
          <w:color w:val="333333"/>
          <w:sz w:val="28"/>
          <w:szCs w:val="28"/>
          <w:lang w:val="en-US"/>
        </w:rPr>
        <w:t>.TimeZone</w:t>
      </w:r>
      <w:proofErr w:type="spellEnd"/>
      <w:r w:rsidRPr="00434BEB">
        <w:rPr>
          <w:rFonts w:ascii="Segoe UI" w:hAnsi="Segoe UI" w:cs="Segoe UI"/>
          <w:color w:val="333333"/>
          <w:sz w:val="28"/>
          <w:szCs w:val="28"/>
          <w:lang w:val="en-US"/>
        </w:rPr>
        <w:t xml:space="preserve"> class</w:t>
      </w:r>
    </w:p>
    <w:p w14:paraId="220E9AA7" w14:textId="074D6330" w:rsidR="00434BEB" w:rsidRPr="00434BEB" w:rsidRDefault="00434BEB">
      <w:pPr>
        <w:pStyle w:val="a3"/>
        <w:numPr>
          <w:ilvl w:val="0"/>
          <w:numId w:val="50"/>
        </w:numPr>
        <w:shd w:val="clear" w:color="auto" w:fill="FFFFFF"/>
        <w:spacing w:line="360" w:lineRule="auto"/>
        <w:jc w:val="both"/>
        <w:rPr>
          <w:rFonts w:ascii="Segoe UI" w:hAnsi="Segoe UI" w:cs="Segoe UI"/>
          <w:color w:val="333333"/>
          <w:sz w:val="28"/>
          <w:szCs w:val="28"/>
          <w:lang w:val="en-US"/>
        </w:rPr>
      </w:pPr>
      <w:proofErr w:type="spellStart"/>
      <w:proofErr w:type="gramStart"/>
      <w:r w:rsidRPr="00434BEB">
        <w:rPr>
          <w:rFonts w:ascii="Segoe UI" w:hAnsi="Segoe UI" w:cs="Segoe UI"/>
          <w:color w:val="333333"/>
          <w:sz w:val="28"/>
          <w:szCs w:val="28"/>
          <w:lang w:val="en-US"/>
        </w:rPr>
        <w:t>java.sql.Time</w:t>
      </w:r>
      <w:proofErr w:type="spellEnd"/>
      <w:proofErr w:type="gramEnd"/>
      <w:r w:rsidRPr="00434BEB">
        <w:rPr>
          <w:rFonts w:ascii="Segoe UI" w:hAnsi="Segoe UI" w:cs="Segoe UI"/>
          <w:color w:val="333333"/>
          <w:sz w:val="28"/>
          <w:szCs w:val="28"/>
          <w:lang w:val="en-US"/>
        </w:rPr>
        <w:t xml:space="preserve"> class</w:t>
      </w:r>
    </w:p>
    <w:p w14:paraId="6F357D29" w14:textId="1CC39DF8" w:rsidR="00434BEB" w:rsidRDefault="00434BEB">
      <w:pPr>
        <w:pStyle w:val="a3"/>
        <w:numPr>
          <w:ilvl w:val="0"/>
          <w:numId w:val="50"/>
        </w:numPr>
        <w:shd w:val="clear" w:color="auto" w:fill="FFFFFF"/>
        <w:spacing w:line="360" w:lineRule="auto"/>
        <w:jc w:val="both"/>
        <w:rPr>
          <w:rFonts w:ascii="Segoe UI" w:hAnsi="Segoe UI" w:cs="Segoe UI"/>
          <w:color w:val="333333"/>
          <w:sz w:val="28"/>
          <w:szCs w:val="28"/>
          <w:lang w:val="en-US"/>
        </w:rPr>
      </w:pPr>
      <w:proofErr w:type="spellStart"/>
      <w:proofErr w:type="gramStart"/>
      <w:r w:rsidRPr="00434BEB">
        <w:rPr>
          <w:rFonts w:ascii="Segoe UI" w:hAnsi="Segoe UI" w:cs="Segoe UI"/>
          <w:color w:val="333333"/>
          <w:sz w:val="28"/>
          <w:szCs w:val="28"/>
          <w:lang w:val="en-US"/>
        </w:rPr>
        <w:t>java.sql.Timestamp</w:t>
      </w:r>
      <w:proofErr w:type="spellEnd"/>
      <w:proofErr w:type="gramEnd"/>
      <w:r w:rsidRPr="00434BEB">
        <w:rPr>
          <w:rFonts w:ascii="Segoe UI" w:hAnsi="Segoe UI" w:cs="Segoe UI"/>
          <w:color w:val="333333"/>
          <w:sz w:val="28"/>
          <w:szCs w:val="28"/>
          <w:lang w:val="en-US"/>
        </w:rPr>
        <w:t xml:space="preserve"> class</w:t>
      </w:r>
    </w:p>
    <w:p w14:paraId="1790012C" w14:textId="77777777" w:rsidR="00434BEB" w:rsidRPr="00434BEB" w:rsidRDefault="00434BEB" w:rsidP="00434BEB">
      <w:pPr>
        <w:pStyle w:val="a3"/>
        <w:shd w:val="clear" w:color="auto" w:fill="FFFFFF"/>
        <w:spacing w:line="360" w:lineRule="auto"/>
        <w:ind w:left="720"/>
        <w:jc w:val="both"/>
        <w:rPr>
          <w:rFonts w:ascii="Segoe UI" w:hAnsi="Segoe UI" w:cs="Segoe UI"/>
          <w:color w:val="333333"/>
          <w:sz w:val="28"/>
          <w:szCs w:val="28"/>
          <w:lang w:val="en-US"/>
        </w:rPr>
      </w:pPr>
    </w:p>
    <w:p w14:paraId="12599830" w14:textId="77777777" w:rsidR="005B2527" w:rsidRPr="00434BEB" w:rsidRDefault="005B2527" w:rsidP="005B2527">
      <w:pPr>
        <w:pStyle w:val="2"/>
        <w:shd w:val="clear" w:color="auto" w:fill="FFFFFF"/>
        <w:spacing w:line="312" w:lineRule="atLeast"/>
        <w:jc w:val="both"/>
        <w:rPr>
          <w:rFonts w:ascii="Helvetica" w:hAnsi="Helvetica"/>
          <w:b w:val="0"/>
          <w:bCs w:val="0"/>
          <w:color w:val="610B38"/>
          <w:sz w:val="38"/>
          <w:szCs w:val="38"/>
          <w:lang w:val="en-US"/>
        </w:rPr>
      </w:pPr>
      <w:r w:rsidRPr="00434BEB">
        <w:rPr>
          <w:rFonts w:ascii="Helvetica" w:hAnsi="Helvetica"/>
          <w:b w:val="0"/>
          <w:bCs w:val="0"/>
          <w:color w:val="610B38"/>
          <w:sz w:val="38"/>
          <w:szCs w:val="38"/>
          <w:lang w:val="en-US"/>
        </w:rPr>
        <w:t>Formatting Date and Time</w:t>
      </w:r>
    </w:p>
    <w:p w14:paraId="0128B3DC" w14:textId="72A1F115" w:rsidR="005B2527" w:rsidRPr="00434BEB" w:rsidRDefault="005B2527" w:rsidP="00434BEB">
      <w:pPr>
        <w:pStyle w:val="a3"/>
        <w:shd w:val="clear" w:color="auto" w:fill="FFFFFF"/>
        <w:jc w:val="both"/>
        <w:rPr>
          <w:color w:val="FFFFFF"/>
          <w:lang w:val="en-US"/>
        </w:rPr>
      </w:pPr>
      <w:r w:rsidRPr="005B2527">
        <w:rPr>
          <w:rFonts w:ascii="Segoe UI" w:hAnsi="Segoe UI" w:cs="Segoe UI"/>
          <w:color w:val="333333"/>
          <w:lang w:val="en-US"/>
        </w:rPr>
        <w:t>We can format date and time in Java by using the following classes:</w:t>
      </w:r>
      <w:r w:rsidR="00434BEB" w:rsidRPr="00434BEB">
        <w:rPr>
          <w:color w:val="FFFFFF"/>
          <w:lang w:val="en-US"/>
        </w:rPr>
        <w:t xml:space="preserve"> </w:t>
      </w:r>
    </w:p>
    <w:p w14:paraId="11E978D4" w14:textId="0775CE15" w:rsidR="00434BEB" w:rsidRPr="00434BEB" w:rsidRDefault="00434BEB">
      <w:pPr>
        <w:pStyle w:val="ab"/>
        <w:numPr>
          <w:ilvl w:val="0"/>
          <w:numId w:val="51"/>
        </w:numPr>
        <w:shd w:val="clear" w:color="auto" w:fill="FFFFFF"/>
        <w:spacing w:before="60" w:after="100" w:afterAutospacing="1" w:line="360" w:lineRule="auto"/>
        <w:jc w:val="both"/>
        <w:rPr>
          <w:color w:val="000000"/>
          <w:sz w:val="28"/>
          <w:szCs w:val="28"/>
          <w:lang w:val="en-US"/>
        </w:rPr>
      </w:pPr>
      <w:proofErr w:type="spellStart"/>
      <w:r w:rsidRPr="00434BEB">
        <w:rPr>
          <w:color w:val="000000"/>
          <w:sz w:val="28"/>
          <w:szCs w:val="28"/>
          <w:lang w:val="en-US"/>
        </w:rPr>
        <w:t>java.</w:t>
      </w:r>
      <w:proofErr w:type="gramStart"/>
      <w:r w:rsidRPr="00434BEB">
        <w:rPr>
          <w:color w:val="000000"/>
          <w:sz w:val="28"/>
          <w:szCs w:val="28"/>
          <w:lang w:val="en-US"/>
        </w:rPr>
        <w:t>text.DateFormat</w:t>
      </w:r>
      <w:proofErr w:type="spellEnd"/>
      <w:proofErr w:type="gramEnd"/>
      <w:r w:rsidRPr="00434BEB">
        <w:rPr>
          <w:color w:val="000000"/>
          <w:sz w:val="28"/>
          <w:szCs w:val="28"/>
          <w:lang w:val="en-US"/>
        </w:rPr>
        <w:t xml:space="preserve"> class</w:t>
      </w:r>
    </w:p>
    <w:p w14:paraId="44CD0687" w14:textId="7DC51F29" w:rsidR="00434BEB" w:rsidRPr="00434BEB" w:rsidRDefault="00434BEB">
      <w:pPr>
        <w:pStyle w:val="ab"/>
        <w:numPr>
          <w:ilvl w:val="0"/>
          <w:numId w:val="51"/>
        </w:numPr>
        <w:shd w:val="clear" w:color="auto" w:fill="FFFFFF"/>
        <w:spacing w:before="60" w:after="100" w:afterAutospacing="1" w:line="360" w:lineRule="auto"/>
        <w:jc w:val="both"/>
        <w:rPr>
          <w:color w:val="000000"/>
          <w:sz w:val="28"/>
          <w:szCs w:val="28"/>
          <w:lang w:val="en-US"/>
        </w:rPr>
      </w:pPr>
      <w:proofErr w:type="spellStart"/>
      <w:r w:rsidRPr="00434BEB">
        <w:rPr>
          <w:color w:val="000000"/>
          <w:sz w:val="28"/>
          <w:szCs w:val="28"/>
          <w:lang w:val="en-US"/>
        </w:rPr>
        <w:t>java.</w:t>
      </w:r>
      <w:proofErr w:type="gramStart"/>
      <w:r w:rsidRPr="00434BEB">
        <w:rPr>
          <w:color w:val="000000"/>
          <w:sz w:val="28"/>
          <w:szCs w:val="28"/>
          <w:lang w:val="en-US"/>
        </w:rPr>
        <w:t>text.SimpleDateFormat</w:t>
      </w:r>
      <w:proofErr w:type="spellEnd"/>
      <w:proofErr w:type="gramEnd"/>
      <w:r w:rsidRPr="00434BEB">
        <w:rPr>
          <w:color w:val="000000"/>
          <w:sz w:val="28"/>
          <w:szCs w:val="28"/>
          <w:lang w:val="en-US"/>
        </w:rPr>
        <w:t xml:space="preserve"> class</w:t>
      </w:r>
    </w:p>
    <w:p w14:paraId="54DCB400" w14:textId="5E6E8498" w:rsidR="005B2527" w:rsidRPr="00434BEB" w:rsidRDefault="005B2527" w:rsidP="005B2527">
      <w:pPr>
        <w:shd w:val="clear" w:color="auto" w:fill="FFFFFF"/>
        <w:spacing w:before="60" w:after="100" w:afterAutospacing="1" w:line="375" w:lineRule="atLeast"/>
        <w:ind w:left="720"/>
        <w:jc w:val="both"/>
        <w:rPr>
          <w:color w:val="000000"/>
          <w:lang w:val="en-US"/>
        </w:rPr>
      </w:pPr>
    </w:p>
    <w:p w14:paraId="31F239A5" w14:textId="77777777" w:rsidR="005B2527" w:rsidRPr="005B2527" w:rsidRDefault="005B2527" w:rsidP="005B2527">
      <w:pPr>
        <w:pStyle w:val="2"/>
        <w:shd w:val="clear" w:color="auto" w:fill="FFFFFF"/>
        <w:spacing w:line="312" w:lineRule="atLeast"/>
        <w:jc w:val="both"/>
        <w:rPr>
          <w:rFonts w:ascii="Helvetica" w:hAnsi="Helvetica"/>
          <w:b w:val="0"/>
          <w:bCs w:val="0"/>
          <w:color w:val="610B38"/>
          <w:sz w:val="38"/>
          <w:szCs w:val="38"/>
          <w:lang w:val="en-US"/>
        </w:rPr>
      </w:pPr>
      <w:r w:rsidRPr="005B2527">
        <w:rPr>
          <w:rFonts w:ascii="Helvetica" w:hAnsi="Helvetica"/>
          <w:b w:val="0"/>
          <w:bCs w:val="0"/>
          <w:color w:val="610B38"/>
          <w:sz w:val="38"/>
          <w:szCs w:val="38"/>
          <w:lang w:val="en-US"/>
        </w:rPr>
        <w:t>Java Date and Time APIs</w:t>
      </w:r>
    </w:p>
    <w:p w14:paraId="349A3A05" w14:textId="77777777" w:rsidR="005B2527" w:rsidRPr="005B2527" w:rsidRDefault="005B2527" w:rsidP="005B2527">
      <w:pPr>
        <w:pStyle w:val="a3"/>
        <w:shd w:val="clear" w:color="auto" w:fill="FFFFFF"/>
        <w:jc w:val="both"/>
        <w:rPr>
          <w:rFonts w:ascii="Segoe UI" w:hAnsi="Segoe UI" w:cs="Segoe UI"/>
          <w:color w:val="333333"/>
          <w:lang w:val="en-US"/>
        </w:rPr>
      </w:pPr>
      <w:r w:rsidRPr="005B2527">
        <w:rPr>
          <w:rFonts w:ascii="Segoe UI" w:hAnsi="Segoe UI" w:cs="Segoe UI"/>
          <w:color w:val="333333"/>
          <w:lang w:val="en-US"/>
        </w:rPr>
        <w:t xml:space="preserve">Java provide the date and time functionality with the help of two packages </w:t>
      </w:r>
      <w:proofErr w:type="spellStart"/>
      <w:proofErr w:type="gramStart"/>
      <w:r w:rsidRPr="005B2527">
        <w:rPr>
          <w:rFonts w:ascii="Segoe UI" w:hAnsi="Segoe UI" w:cs="Segoe UI"/>
          <w:color w:val="333333"/>
          <w:lang w:val="en-US"/>
        </w:rPr>
        <w:t>java.time</w:t>
      </w:r>
      <w:proofErr w:type="spellEnd"/>
      <w:proofErr w:type="gramEnd"/>
      <w:r w:rsidRPr="005B2527">
        <w:rPr>
          <w:rFonts w:ascii="Segoe UI" w:hAnsi="Segoe UI" w:cs="Segoe UI"/>
          <w:color w:val="333333"/>
          <w:lang w:val="en-US"/>
        </w:rPr>
        <w:t xml:space="preserve"> and </w:t>
      </w:r>
      <w:proofErr w:type="spellStart"/>
      <w:r w:rsidRPr="005B2527">
        <w:rPr>
          <w:rFonts w:ascii="Segoe UI" w:hAnsi="Segoe UI" w:cs="Segoe UI"/>
          <w:color w:val="333333"/>
          <w:lang w:val="en-US"/>
        </w:rPr>
        <w:t>java.util</w:t>
      </w:r>
      <w:proofErr w:type="spellEnd"/>
      <w:r w:rsidRPr="005B2527">
        <w:rPr>
          <w:rFonts w:ascii="Segoe UI" w:hAnsi="Segoe UI" w:cs="Segoe UI"/>
          <w:color w:val="333333"/>
          <w:lang w:val="en-US"/>
        </w:rPr>
        <w:t xml:space="preserve">. The package </w:t>
      </w:r>
      <w:proofErr w:type="spellStart"/>
      <w:proofErr w:type="gramStart"/>
      <w:r w:rsidRPr="005B2527">
        <w:rPr>
          <w:rFonts w:ascii="Segoe UI" w:hAnsi="Segoe UI" w:cs="Segoe UI"/>
          <w:color w:val="333333"/>
          <w:lang w:val="en-US"/>
        </w:rPr>
        <w:t>java.time</w:t>
      </w:r>
      <w:proofErr w:type="spellEnd"/>
      <w:proofErr w:type="gramEnd"/>
      <w:r w:rsidRPr="005B2527">
        <w:rPr>
          <w:rFonts w:ascii="Segoe UI" w:hAnsi="Segoe UI" w:cs="Segoe UI"/>
          <w:color w:val="333333"/>
          <w:lang w:val="en-US"/>
        </w:rPr>
        <w:t xml:space="preserve"> is introduced in Java 8, and the newly introduced classes tries to overcome the shortcomings of the legacy </w:t>
      </w:r>
      <w:proofErr w:type="spellStart"/>
      <w:r w:rsidRPr="005B2527">
        <w:rPr>
          <w:rFonts w:ascii="Segoe UI" w:hAnsi="Segoe UI" w:cs="Segoe UI"/>
          <w:color w:val="333333"/>
          <w:lang w:val="en-US"/>
        </w:rPr>
        <w:t>java.util.Date</w:t>
      </w:r>
      <w:proofErr w:type="spellEnd"/>
      <w:r w:rsidRPr="005B2527">
        <w:rPr>
          <w:rFonts w:ascii="Segoe UI" w:hAnsi="Segoe UI" w:cs="Segoe UI"/>
          <w:color w:val="333333"/>
          <w:lang w:val="en-US"/>
        </w:rPr>
        <w:t xml:space="preserve"> and </w:t>
      </w:r>
      <w:proofErr w:type="spellStart"/>
      <w:r w:rsidRPr="005B2527">
        <w:rPr>
          <w:rFonts w:ascii="Segoe UI" w:hAnsi="Segoe UI" w:cs="Segoe UI"/>
          <w:color w:val="333333"/>
          <w:lang w:val="en-US"/>
        </w:rPr>
        <w:t>java.util.Calendar</w:t>
      </w:r>
      <w:proofErr w:type="spellEnd"/>
      <w:r w:rsidRPr="005B2527">
        <w:rPr>
          <w:rFonts w:ascii="Segoe UI" w:hAnsi="Segoe UI" w:cs="Segoe UI"/>
          <w:color w:val="333333"/>
          <w:lang w:val="en-US"/>
        </w:rPr>
        <w:t xml:space="preserve"> classes.</w:t>
      </w:r>
    </w:p>
    <w:p w14:paraId="1BB0ABCF" w14:textId="77777777" w:rsidR="005B2527" w:rsidRPr="005B2527" w:rsidRDefault="005B2527" w:rsidP="005B2527">
      <w:pPr>
        <w:pStyle w:val="3"/>
        <w:shd w:val="clear" w:color="auto" w:fill="FFFFFF"/>
        <w:spacing w:line="312" w:lineRule="atLeast"/>
        <w:jc w:val="both"/>
        <w:rPr>
          <w:rFonts w:ascii="Helvetica" w:hAnsi="Helvetica" w:cs="Times New Roman"/>
          <w:color w:val="610B4B"/>
          <w:sz w:val="32"/>
          <w:szCs w:val="32"/>
          <w:lang w:val="en-US"/>
        </w:rPr>
      </w:pPr>
      <w:r w:rsidRPr="005B2527">
        <w:rPr>
          <w:rFonts w:ascii="Helvetica" w:hAnsi="Helvetica"/>
          <w:b/>
          <w:bCs/>
          <w:color w:val="610B4B"/>
          <w:sz w:val="32"/>
          <w:szCs w:val="32"/>
          <w:lang w:val="en-US"/>
        </w:rPr>
        <w:t>Classical Date Time API Classes</w:t>
      </w:r>
    </w:p>
    <w:p w14:paraId="63BBDD71" w14:textId="77777777" w:rsidR="005B2527" w:rsidRPr="005B2527" w:rsidRDefault="005B2527" w:rsidP="005B2527">
      <w:pPr>
        <w:pStyle w:val="a3"/>
        <w:shd w:val="clear" w:color="auto" w:fill="FFFFFF"/>
        <w:jc w:val="both"/>
        <w:rPr>
          <w:rFonts w:ascii="Segoe UI" w:hAnsi="Segoe UI" w:cs="Segoe UI"/>
          <w:color w:val="333333"/>
          <w:lang w:val="en-US"/>
        </w:rPr>
      </w:pPr>
      <w:r w:rsidRPr="005B2527">
        <w:rPr>
          <w:rFonts w:ascii="Segoe UI" w:hAnsi="Segoe UI" w:cs="Segoe UI"/>
          <w:color w:val="333333"/>
          <w:lang w:val="en-US"/>
        </w:rPr>
        <w:t>The primary classes before Java 8 release were:</w:t>
      </w:r>
    </w:p>
    <w:p w14:paraId="392B2F90" w14:textId="77777777" w:rsidR="005B2527" w:rsidRPr="005B2527" w:rsidRDefault="005B2527" w:rsidP="005B2527">
      <w:pPr>
        <w:pStyle w:val="a3"/>
        <w:shd w:val="clear" w:color="auto" w:fill="FFFFFF"/>
        <w:jc w:val="both"/>
        <w:rPr>
          <w:rFonts w:ascii="Segoe UI" w:hAnsi="Segoe UI" w:cs="Segoe UI"/>
          <w:color w:val="333333"/>
          <w:lang w:val="en-US"/>
        </w:rPr>
      </w:pPr>
      <w:proofErr w:type="spellStart"/>
      <w:proofErr w:type="gramStart"/>
      <w:r w:rsidRPr="005B2527">
        <w:rPr>
          <w:rStyle w:val="a4"/>
          <w:rFonts w:ascii="Segoe UI" w:hAnsi="Segoe UI" w:cs="Segoe UI"/>
          <w:color w:val="333333"/>
          <w:lang w:val="en-US"/>
        </w:rPr>
        <w:lastRenderedPageBreak/>
        <w:t>Java.lang.System</w:t>
      </w:r>
      <w:proofErr w:type="spellEnd"/>
      <w:proofErr w:type="gramEnd"/>
      <w:r w:rsidRPr="005B2527">
        <w:rPr>
          <w:rStyle w:val="a4"/>
          <w:rFonts w:ascii="Segoe UI" w:hAnsi="Segoe UI" w:cs="Segoe UI"/>
          <w:color w:val="333333"/>
          <w:lang w:val="en-US"/>
        </w:rPr>
        <w:t>:</w:t>
      </w:r>
      <w:r w:rsidRPr="005B2527">
        <w:rPr>
          <w:rFonts w:ascii="Segoe UI" w:hAnsi="Segoe UI" w:cs="Segoe UI"/>
          <w:color w:val="333333"/>
          <w:lang w:val="en-US"/>
        </w:rPr>
        <w:t xml:space="preserve"> The class provides the </w:t>
      </w:r>
      <w:proofErr w:type="spellStart"/>
      <w:r w:rsidRPr="005B2527">
        <w:rPr>
          <w:rFonts w:ascii="Segoe UI" w:hAnsi="Segoe UI" w:cs="Segoe UI"/>
          <w:color w:val="333333"/>
          <w:lang w:val="en-US"/>
        </w:rPr>
        <w:t>currentTimeMillis</w:t>
      </w:r>
      <w:proofErr w:type="spellEnd"/>
      <w:r w:rsidRPr="005B2527">
        <w:rPr>
          <w:rFonts w:ascii="Segoe UI" w:hAnsi="Segoe UI" w:cs="Segoe UI"/>
          <w:color w:val="333333"/>
          <w:lang w:val="en-US"/>
        </w:rPr>
        <w:t>() method that returns the current time in milliseconds. It shows the current date and time in milliseconds from January 1st 1970.</w:t>
      </w:r>
    </w:p>
    <w:p w14:paraId="48CC7649" w14:textId="77777777" w:rsidR="005B2527" w:rsidRPr="005B2527" w:rsidRDefault="005B2527" w:rsidP="005B2527">
      <w:pPr>
        <w:pStyle w:val="a3"/>
        <w:shd w:val="clear" w:color="auto" w:fill="FFFFFF"/>
        <w:jc w:val="both"/>
        <w:rPr>
          <w:rFonts w:ascii="Segoe UI" w:hAnsi="Segoe UI" w:cs="Segoe UI"/>
          <w:color w:val="333333"/>
          <w:lang w:val="en-US"/>
        </w:rPr>
      </w:pPr>
      <w:proofErr w:type="spellStart"/>
      <w:proofErr w:type="gramStart"/>
      <w:r w:rsidRPr="005B2527">
        <w:rPr>
          <w:rStyle w:val="a4"/>
          <w:rFonts w:ascii="Segoe UI" w:hAnsi="Segoe UI" w:cs="Segoe UI"/>
          <w:color w:val="333333"/>
          <w:lang w:val="en-US"/>
        </w:rPr>
        <w:t>java.util</w:t>
      </w:r>
      <w:proofErr w:type="gramEnd"/>
      <w:r w:rsidRPr="005B2527">
        <w:rPr>
          <w:rStyle w:val="a4"/>
          <w:rFonts w:ascii="Segoe UI" w:hAnsi="Segoe UI" w:cs="Segoe UI"/>
          <w:color w:val="333333"/>
          <w:lang w:val="en-US"/>
        </w:rPr>
        <w:t>.Date</w:t>
      </w:r>
      <w:proofErr w:type="spellEnd"/>
      <w:r w:rsidRPr="005B2527">
        <w:rPr>
          <w:rStyle w:val="a4"/>
          <w:rFonts w:ascii="Segoe UI" w:hAnsi="Segoe UI" w:cs="Segoe UI"/>
          <w:color w:val="333333"/>
          <w:lang w:val="en-US"/>
        </w:rPr>
        <w:t>:</w:t>
      </w:r>
      <w:r w:rsidRPr="005B2527">
        <w:rPr>
          <w:rFonts w:ascii="Segoe UI" w:hAnsi="Segoe UI" w:cs="Segoe UI"/>
          <w:color w:val="333333"/>
          <w:lang w:val="en-US"/>
        </w:rPr>
        <w:t> It is used to show specific instant of time, with unit of millisecond.</w:t>
      </w:r>
    </w:p>
    <w:p w14:paraId="66E2B997" w14:textId="77777777" w:rsidR="005B2527" w:rsidRPr="005B2527" w:rsidRDefault="005B2527" w:rsidP="005B2527">
      <w:pPr>
        <w:pStyle w:val="a3"/>
        <w:shd w:val="clear" w:color="auto" w:fill="FFFFFF"/>
        <w:jc w:val="both"/>
        <w:rPr>
          <w:rFonts w:ascii="Segoe UI" w:hAnsi="Segoe UI" w:cs="Segoe UI"/>
          <w:color w:val="333333"/>
          <w:lang w:val="en-US"/>
        </w:rPr>
      </w:pPr>
      <w:proofErr w:type="spellStart"/>
      <w:proofErr w:type="gramStart"/>
      <w:r w:rsidRPr="005B2527">
        <w:rPr>
          <w:rStyle w:val="a4"/>
          <w:rFonts w:ascii="Segoe UI" w:hAnsi="Segoe UI" w:cs="Segoe UI"/>
          <w:color w:val="333333"/>
          <w:lang w:val="en-US"/>
        </w:rPr>
        <w:t>java.util</w:t>
      </w:r>
      <w:proofErr w:type="gramEnd"/>
      <w:r w:rsidRPr="005B2527">
        <w:rPr>
          <w:rStyle w:val="a4"/>
          <w:rFonts w:ascii="Segoe UI" w:hAnsi="Segoe UI" w:cs="Segoe UI"/>
          <w:color w:val="333333"/>
          <w:lang w:val="en-US"/>
        </w:rPr>
        <w:t>.Calendar</w:t>
      </w:r>
      <w:proofErr w:type="spellEnd"/>
      <w:r w:rsidRPr="005B2527">
        <w:rPr>
          <w:rStyle w:val="a4"/>
          <w:rFonts w:ascii="Segoe UI" w:hAnsi="Segoe UI" w:cs="Segoe UI"/>
          <w:color w:val="333333"/>
          <w:lang w:val="en-US"/>
        </w:rPr>
        <w:t>:</w:t>
      </w:r>
      <w:r w:rsidRPr="005B2527">
        <w:rPr>
          <w:rFonts w:ascii="Segoe UI" w:hAnsi="Segoe UI" w:cs="Segoe UI"/>
          <w:color w:val="333333"/>
          <w:lang w:val="en-US"/>
        </w:rPr>
        <w:t> It is an abstract class that provides methods for converting between instances and manipulating the calendar fields in different ways.</w:t>
      </w:r>
    </w:p>
    <w:p w14:paraId="22F6C55A" w14:textId="77777777" w:rsidR="005B2527" w:rsidRPr="005B2527" w:rsidRDefault="005B2527" w:rsidP="005B2527">
      <w:pPr>
        <w:pStyle w:val="a3"/>
        <w:shd w:val="clear" w:color="auto" w:fill="FFFFFF"/>
        <w:jc w:val="both"/>
        <w:rPr>
          <w:rFonts w:ascii="Segoe UI" w:hAnsi="Segoe UI" w:cs="Segoe UI"/>
          <w:color w:val="333333"/>
          <w:lang w:val="en-US"/>
        </w:rPr>
      </w:pPr>
      <w:proofErr w:type="spellStart"/>
      <w:r w:rsidRPr="005B2527">
        <w:rPr>
          <w:rStyle w:val="a4"/>
          <w:rFonts w:ascii="Segoe UI" w:hAnsi="Segoe UI" w:cs="Segoe UI"/>
          <w:color w:val="333333"/>
          <w:lang w:val="en-US"/>
        </w:rPr>
        <w:t>java.</w:t>
      </w:r>
      <w:proofErr w:type="gramStart"/>
      <w:r w:rsidRPr="005B2527">
        <w:rPr>
          <w:rStyle w:val="a4"/>
          <w:rFonts w:ascii="Segoe UI" w:hAnsi="Segoe UI" w:cs="Segoe UI"/>
          <w:color w:val="333333"/>
          <w:lang w:val="en-US"/>
        </w:rPr>
        <w:t>text.SimpleDateFormat</w:t>
      </w:r>
      <w:proofErr w:type="spellEnd"/>
      <w:proofErr w:type="gramEnd"/>
      <w:r w:rsidRPr="005B2527">
        <w:rPr>
          <w:rStyle w:val="a4"/>
          <w:rFonts w:ascii="Segoe UI" w:hAnsi="Segoe UI" w:cs="Segoe UI"/>
          <w:color w:val="333333"/>
          <w:lang w:val="en-US"/>
        </w:rPr>
        <w:t>:</w:t>
      </w:r>
      <w:r w:rsidRPr="005B2527">
        <w:rPr>
          <w:rFonts w:ascii="Segoe UI" w:hAnsi="Segoe UI" w:cs="Segoe UI"/>
          <w:color w:val="333333"/>
          <w:lang w:val="en-US"/>
        </w:rPr>
        <w:t> It is a class that is used to format and parse the dates in a predefined manner or user defined pattern.</w:t>
      </w:r>
    </w:p>
    <w:p w14:paraId="6FFDCBF5" w14:textId="77777777" w:rsidR="005B2527" w:rsidRPr="005B2527" w:rsidRDefault="005B2527" w:rsidP="005B2527">
      <w:pPr>
        <w:pStyle w:val="a3"/>
        <w:shd w:val="clear" w:color="auto" w:fill="FFFFFF"/>
        <w:jc w:val="both"/>
        <w:rPr>
          <w:rFonts w:ascii="Segoe UI" w:hAnsi="Segoe UI" w:cs="Segoe UI"/>
          <w:color w:val="333333"/>
          <w:lang w:val="en-US"/>
        </w:rPr>
      </w:pPr>
      <w:proofErr w:type="spellStart"/>
      <w:proofErr w:type="gramStart"/>
      <w:r w:rsidRPr="005B2527">
        <w:rPr>
          <w:rStyle w:val="a4"/>
          <w:rFonts w:ascii="Segoe UI" w:hAnsi="Segoe UI" w:cs="Segoe UI"/>
          <w:color w:val="333333"/>
          <w:lang w:val="en-US"/>
        </w:rPr>
        <w:t>java.util</w:t>
      </w:r>
      <w:proofErr w:type="gramEnd"/>
      <w:r w:rsidRPr="005B2527">
        <w:rPr>
          <w:rStyle w:val="a4"/>
          <w:rFonts w:ascii="Segoe UI" w:hAnsi="Segoe UI" w:cs="Segoe UI"/>
          <w:color w:val="333333"/>
          <w:lang w:val="en-US"/>
        </w:rPr>
        <w:t>.TimeZone</w:t>
      </w:r>
      <w:proofErr w:type="spellEnd"/>
      <w:r w:rsidRPr="005B2527">
        <w:rPr>
          <w:rStyle w:val="a4"/>
          <w:rFonts w:ascii="Segoe UI" w:hAnsi="Segoe UI" w:cs="Segoe UI"/>
          <w:color w:val="333333"/>
          <w:lang w:val="en-US"/>
        </w:rPr>
        <w:t>:</w:t>
      </w:r>
      <w:r w:rsidRPr="005B2527">
        <w:rPr>
          <w:rFonts w:ascii="Segoe UI" w:hAnsi="Segoe UI" w:cs="Segoe UI"/>
          <w:color w:val="333333"/>
          <w:lang w:val="en-US"/>
        </w:rPr>
        <w:t> It represents a time zone offset, and also figures out daylight savings.</w:t>
      </w:r>
    </w:p>
    <w:p w14:paraId="76867408" w14:textId="77777777" w:rsidR="005B2527" w:rsidRPr="005B2527" w:rsidRDefault="005B2527" w:rsidP="005B2527">
      <w:pPr>
        <w:pStyle w:val="3"/>
        <w:shd w:val="clear" w:color="auto" w:fill="FFFFFF"/>
        <w:spacing w:line="312" w:lineRule="atLeast"/>
        <w:jc w:val="both"/>
        <w:rPr>
          <w:rFonts w:ascii="Helvetica" w:hAnsi="Helvetica" w:cs="Times New Roman"/>
          <w:color w:val="610B4B"/>
          <w:sz w:val="32"/>
          <w:szCs w:val="32"/>
          <w:lang w:val="en-US"/>
        </w:rPr>
      </w:pPr>
      <w:r w:rsidRPr="005B2527">
        <w:rPr>
          <w:rFonts w:ascii="Helvetica" w:hAnsi="Helvetica"/>
          <w:b/>
          <w:bCs/>
          <w:color w:val="610B4B"/>
          <w:sz w:val="32"/>
          <w:szCs w:val="32"/>
          <w:lang w:val="en-US"/>
        </w:rPr>
        <w:t>Drawbacks of existing Date/Time API's</w:t>
      </w:r>
    </w:p>
    <w:p w14:paraId="1F1E44D4" w14:textId="77777777" w:rsidR="005B2527" w:rsidRPr="005B2527" w:rsidRDefault="005B2527">
      <w:pPr>
        <w:numPr>
          <w:ilvl w:val="0"/>
          <w:numId w:val="48"/>
        </w:numPr>
        <w:shd w:val="clear" w:color="auto" w:fill="FFFFFF"/>
        <w:spacing w:before="60" w:after="100" w:afterAutospacing="1" w:line="375" w:lineRule="atLeast"/>
        <w:jc w:val="both"/>
        <w:rPr>
          <w:rFonts w:ascii="Segoe UI" w:hAnsi="Segoe UI" w:cs="Segoe UI"/>
          <w:color w:val="000000"/>
          <w:sz w:val="24"/>
          <w:szCs w:val="24"/>
          <w:lang w:val="en-US"/>
        </w:rPr>
      </w:pPr>
      <w:r w:rsidRPr="005B2527">
        <w:rPr>
          <w:rStyle w:val="a4"/>
          <w:rFonts w:ascii="Segoe UI" w:hAnsi="Segoe UI" w:cs="Segoe UI"/>
          <w:color w:val="000000"/>
          <w:lang w:val="en-US"/>
        </w:rPr>
        <w:t>Thread safety:</w:t>
      </w:r>
      <w:r w:rsidRPr="005B2527">
        <w:rPr>
          <w:rFonts w:ascii="Segoe UI" w:hAnsi="Segoe UI" w:cs="Segoe UI"/>
          <w:color w:val="000000"/>
          <w:lang w:val="en-US"/>
        </w:rPr>
        <w:t> The existing classes such as Date and Calendar does not provide thread safety. Hence it leads to hard-to-debug concurrency issues that are needed to be taken care by developers. The new Date and Time APIs of Java 8 provide thread safety and are immutable, hence avoiding the concurrency issue from developers.</w:t>
      </w:r>
    </w:p>
    <w:p w14:paraId="67433E79" w14:textId="77777777" w:rsidR="005B2527" w:rsidRPr="005B2527" w:rsidRDefault="005B2527">
      <w:pPr>
        <w:numPr>
          <w:ilvl w:val="0"/>
          <w:numId w:val="48"/>
        </w:numPr>
        <w:shd w:val="clear" w:color="auto" w:fill="FFFFFF"/>
        <w:spacing w:before="60" w:after="100" w:afterAutospacing="1" w:line="375" w:lineRule="atLeast"/>
        <w:jc w:val="both"/>
        <w:rPr>
          <w:rFonts w:ascii="Segoe UI" w:hAnsi="Segoe UI" w:cs="Segoe UI"/>
          <w:color w:val="000000"/>
          <w:lang w:val="en-US"/>
        </w:rPr>
      </w:pPr>
      <w:r w:rsidRPr="005B2527">
        <w:rPr>
          <w:rStyle w:val="a4"/>
          <w:rFonts w:ascii="Segoe UI" w:hAnsi="Segoe UI" w:cs="Segoe UI"/>
          <w:color w:val="000000"/>
          <w:lang w:val="en-US"/>
        </w:rPr>
        <w:t>Bad API designing:</w:t>
      </w:r>
      <w:r w:rsidRPr="005B2527">
        <w:rPr>
          <w:rFonts w:ascii="Segoe UI" w:hAnsi="Segoe UI" w:cs="Segoe UI"/>
          <w:color w:val="000000"/>
          <w:lang w:val="en-US"/>
        </w:rPr>
        <w:t> The classic Date and Calendar APIs does not provide methods to perform basic day-to-day functionalities. The Date and Time classes introduced in Java 8 are ISO-centric and provides number of different methods for performing operations regarding date, time, duration and periods.</w:t>
      </w:r>
    </w:p>
    <w:p w14:paraId="19C09069" w14:textId="77777777" w:rsidR="005B2527" w:rsidRPr="005B2527" w:rsidRDefault="005B2527">
      <w:pPr>
        <w:numPr>
          <w:ilvl w:val="0"/>
          <w:numId w:val="48"/>
        </w:numPr>
        <w:shd w:val="clear" w:color="auto" w:fill="FFFFFF"/>
        <w:spacing w:before="60" w:after="100" w:afterAutospacing="1" w:line="375" w:lineRule="atLeast"/>
        <w:jc w:val="both"/>
        <w:rPr>
          <w:rFonts w:ascii="Segoe UI" w:hAnsi="Segoe UI" w:cs="Segoe UI"/>
          <w:color w:val="000000"/>
          <w:lang w:val="en-US"/>
        </w:rPr>
      </w:pPr>
      <w:r w:rsidRPr="005B2527">
        <w:rPr>
          <w:rStyle w:val="a4"/>
          <w:rFonts w:ascii="Segoe UI" w:hAnsi="Segoe UI" w:cs="Segoe UI"/>
          <w:color w:val="000000"/>
          <w:lang w:val="en-US"/>
        </w:rPr>
        <w:t>Difficult time zone handling:</w:t>
      </w:r>
      <w:r w:rsidRPr="005B2527">
        <w:rPr>
          <w:rFonts w:ascii="Segoe UI" w:hAnsi="Segoe UI" w:cs="Segoe UI"/>
          <w:color w:val="000000"/>
          <w:lang w:val="en-US"/>
        </w:rPr>
        <w:t xml:space="preserve"> To handle the time-zone using classic Date and Calendar classes is difficult because the developers were supposed to write the logic for it. With the new APIs, the time-zone handling can be easily done with Local and </w:t>
      </w:r>
      <w:proofErr w:type="spellStart"/>
      <w:r w:rsidRPr="005B2527">
        <w:rPr>
          <w:rFonts w:ascii="Segoe UI" w:hAnsi="Segoe UI" w:cs="Segoe UI"/>
          <w:color w:val="000000"/>
          <w:lang w:val="en-US"/>
        </w:rPr>
        <w:t>ZonedDate</w:t>
      </w:r>
      <w:proofErr w:type="spellEnd"/>
      <w:r w:rsidRPr="005B2527">
        <w:rPr>
          <w:rFonts w:ascii="Segoe UI" w:hAnsi="Segoe UI" w:cs="Segoe UI"/>
          <w:color w:val="000000"/>
          <w:lang w:val="en-US"/>
        </w:rPr>
        <w:t>/Time APIs.</w:t>
      </w:r>
    </w:p>
    <w:p w14:paraId="0B70C791" w14:textId="77777777" w:rsidR="005B2527" w:rsidRPr="005B2527" w:rsidRDefault="005B2527" w:rsidP="005B2527">
      <w:pPr>
        <w:pStyle w:val="3"/>
        <w:shd w:val="clear" w:color="auto" w:fill="FFFFFF"/>
        <w:spacing w:line="312" w:lineRule="atLeast"/>
        <w:jc w:val="both"/>
        <w:rPr>
          <w:rFonts w:ascii="Helvetica" w:hAnsi="Helvetica" w:cs="Times New Roman"/>
          <w:color w:val="610B4B"/>
          <w:sz w:val="32"/>
          <w:szCs w:val="32"/>
          <w:lang w:val="en-US"/>
        </w:rPr>
      </w:pPr>
      <w:r w:rsidRPr="005B2527">
        <w:rPr>
          <w:rFonts w:ascii="Helvetica" w:hAnsi="Helvetica"/>
          <w:b/>
          <w:bCs/>
          <w:color w:val="610B4B"/>
          <w:sz w:val="32"/>
          <w:szCs w:val="32"/>
          <w:lang w:val="en-US"/>
        </w:rPr>
        <w:t>New Date Time API in Java 8</w:t>
      </w:r>
    </w:p>
    <w:p w14:paraId="00A4BABB" w14:textId="77777777" w:rsidR="005B2527" w:rsidRPr="005B2527" w:rsidRDefault="005B2527" w:rsidP="005B2527">
      <w:pPr>
        <w:pStyle w:val="a3"/>
        <w:shd w:val="clear" w:color="auto" w:fill="FFFFFF"/>
        <w:jc w:val="both"/>
        <w:rPr>
          <w:rFonts w:ascii="Segoe UI" w:hAnsi="Segoe UI" w:cs="Segoe UI"/>
          <w:color w:val="333333"/>
          <w:lang w:val="en-US"/>
        </w:rPr>
      </w:pPr>
      <w:r w:rsidRPr="005B2527">
        <w:rPr>
          <w:rFonts w:ascii="Segoe UI" w:hAnsi="Segoe UI" w:cs="Segoe UI"/>
          <w:color w:val="333333"/>
          <w:lang w:val="en-US"/>
        </w:rPr>
        <w:t>The new date API helps to overcome the drawbacks mentioned above with the legacy classes. It includes the following classes:</w:t>
      </w:r>
    </w:p>
    <w:p w14:paraId="4A9C3C20" w14:textId="77777777" w:rsidR="005B2527" w:rsidRPr="005B2527" w:rsidRDefault="005B2527" w:rsidP="005B2527">
      <w:pPr>
        <w:pStyle w:val="a3"/>
        <w:shd w:val="clear" w:color="auto" w:fill="FFFFFF"/>
        <w:jc w:val="both"/>
        <w:rPr>
          <w:rFonts w:ascii="Segoe UI" w:hAnsi="Segoe UI" w:cs="Segoe UI"/>
          <w:color w:val="333333"/>
          <w:lang w:val="en-US"/>
        </w:rPr>
      </w:pPr>
      <w:proofErr w:type="spellStart"/>
      <w:proofErr w:type="gramStart"/>
      <w:r w:rsidRPr="005B2527">
        <w:rPr>
          <w:rStyle w:val="a4"/>
          <w:rFonts w:ascii="Segoe UI" w:hAnsi="Segoe UI" w:cs="Segoe UI"/>
          <w:color w:val="333333"/>
          <w:lang w:val="en-US"/>
        </w:rPr>
        <w:t>java.time</w:t>
      </w:r>
      <w:proofErr w:type="gramEnd"/>
      <w:r w:rsidRPr="005B2527">
        <w:rPr>
          <w:rStyle w:val="a4"/>
          <w:rFonts w:ascii="Segoe UI" w:hAnsi="Segoe UI" w:cs="Segoe UI"/>
          <w:color w:val="333333"/>
          <w:lang w:val="en-US"/>
        </w:rPr>
        <w:t>.LocalDate</w:t>
      </w:r>
      <w:proofErr w:type="spellEnd"/>
      <w:r w:rsidRPr="005B2527">
        <w:rPr>
          <w:rStyle w:val="a4"/>
          <w:rFonts w:ascii="Segoe UI" w:hAnsi="Segoe UI" w:cs="Segoe UI"/>
          <w:color w:val="333333"/>
          <w:lang w:val="en-US"/>
        </w:rPr>
        <w:t>:</w:t>
      </w:r>
      <w:r w:rsidRPr="005B2527">
        <w:rPr>
          <w:rFonts w:ascii="Segoe UI" w:hAnsi="Segoe UI" w:cs="Segoe UI"/>
          <w:color w:val="333333"/>
          <w:lang w:val="en-US"/>
        </w:rPr>
        <w:t> It represents a year-month-day in the ISO calendar and is useful for representing a date without a time. It can be used to represent a date only information such as a birth date or wedding date.</w:t>
      </w:r>
    </w:p>
    <w:p w14:paraId="66BB6733" w14:textId="77777777" w:rsidR="005B2527" w:rsidRPr="005B2527" w:rsidRDefault="005B2527" w:rsidP="005B2527">
      <w:pPr>
        <w:pStyle w:val="a3"/>
        <w:shd w:val="clear" w:color="auto" w:fill="FFFFFF"/>
        <w:jc w:val="both"/>
        <w:rPr>
          <w:rFonts w:ascii="Segoe UI" w:hAnsi="Segoe UI" w:cs="Segoe UI"/>
          <w:color w:val="333333"/>
          <w:lang w:val="en-US"/>
        </w:rPr>
      </w:pPr>
      <w:proofErr w:type="spellStart"/>
      <w:proofErr w:type="gramStart"/>
      <w:r w:rsidRPr="005B2527">
        <w:rPr>
          <w:rStyle w:val="a4"/>
          <w:rFonts w:ascii="Segoe UI" w:hAnsi="Segoe UI" w:cs="Segoe UI"/>
          <w:color w:val="333333"/>
          <w:lang w:val="en-US"/>
        </w:rPr>
        <w:t>java.time</w:t>
      </w:r>
      <w:proofErr w:type="gramEnd"/>
      <w:r w:rsidRPr="005B2527">
        <w:rPr>
          <w:rStyle w:val="a4"/>
          <w:rFonts w:ascii="Segoe UI" w:hAnsi="Segoe UI" w:cs="Segoe UI"/>
          <w:color w:val="333333"/>
          <w:lang w:val="en-US"/>
        </w:rPr>
        <w:t>.LocalTime</w:t>
      </w:r>
      <w:proofErr w:type="spellEnd"/>
      <w:r w:rsidRPr="005B2527">
        <w:rPr>
          <w:rStyle w:val="a4"/>
          <w:rFonts w:ascii="Segoe UI" w:hAnsi="Segoe UI" w:cs="Segoe UI"/>
          <w:color w:val="333333"/>
          <w:lang w:val="en-US"/>
        </w:rPr>
        <w:t>:</w:t>
      </w:r>
      <w:r w:rsidRPr="005B2527">
        <w:rPr>
          <w:rFonts w:ascii="Segoe UI" w:hAnsi="Segoe UI" w:cs="Segoe UI"/>
          <w:color w:val="333333"/>
          <w:lang w:val="en-US"/>
        </w:rPr>
        <w:t> It deals in time only. It is useful for representing human-based time of day, such as movie times, or the opening and closing times of the local library.</w:t>
      </w:r>
    </w:p>
    <w:p w14:paraId="3E72F116" w14:textId="77777777" w:rsidR="005B2527" w:rsidRPr="005B2527" w:rsidRDefault="005B2527" w:rsidP="005B2527">
      <w:pPr>
        <w:pStyle w:val="a3"/>
        <w:shd w:val="clear" w:color="auto" w:fill="FFFFFF"/>
        <w:jc w:val="both"/>
        <w:rPr>
          <w:rFonts w:ascii="Segoe UI" w:hAnsi="Segoe UI" w:cs="Segoe UI"/>
          <w:color w:val="333333"/>
          <w:lang w:val="en-US"/>
        </w:rPr>
      </w:pPr>
      <w:proofErr w:type="spellStart"/>
      <w:proofErr w:type="gramStart"/>
      <w:r w:rsidRPr="005B2527">
        <w:rPr>
          <w:rStyle w:val="a4"/>
          <w:rFonts w:ascii="Segoe UI" w:hAnsi="Segoe UI" w:cs="Segoe UI"/>
          <w:color w:val="333333"/>
          <w:lang w:val="en-US"/>
        </w:rPr>
        <w:lastRenderedPageBreak/>
        <w:t>java.time</w:t>
      </w:r>
      <w:proofErr w:type="gramEnd"/>
      <w:r w:rsidRPr="005B2527">
        <w:rPr>
          <w:rStyle w:val="a4"/>
          <w:rFonts w:ascii="Segoe UI" w:hAnsi="Segoe UI" w:cs="Segoe UI"/>
          <w:color w:val="333333"/>
          <w:lang w:val="en-US"/>
        </w:rPr>
        <w:t>.LocalDateTime</w:t>
      </w:r>
      <w:proofErr w:type="spellEnd"/>
      <w:r w:rsidRPr="005B2527">
        <w:rPr>
          <w:rStyle w:val="a4"/>
          <w:rFonts w:ascii="Segoe UI" w:hAnsi="Segoe UI" w:cs="Segoe UI"/>
          <w:color w:val="333333"/>
          <w:lang w:val="en-US"/>
        </w:rPr>
        <w:t>:</w:t>
      </w:r>
      <w:r w:rsidRPr="005B2527">
        <w:rPr>
          <w:rFonts w:ascii="Segoe UI" w:hAnsi="Segoe UI" w:cs="Segoe UI"/>
          <w:color w:val="333333"/>
          <w:lang w:val="en-US"/>
        </w:rPr>
        <w:t xml:space="preserve"> It handles both date and time, without a time zone. It is a combination of </w:t>
      </w:r>
      <w:proofErr w:type="spellStart"/>
      <w:r w:rsidRPr="005B2527">
        <w:rPr>
          <w:rFonts w:ascii="Segoe UI" w:hAnsi="Segoe UI" w:cs="Segoe UI"/>
          <w:color w:val="333333"/>
          <w:lang w:val="en-US"/>
        </w:rPr>
        <w:t>LocalDate</w:t>
      </w:r>
      <w:proofErr w:type="spellEnd"/>
      <w:r w:rsidRPr="005B2527">
        <w:rPr>
          <w:rFonts w:ascii="Segoe UI" w:hAnsi="Segoe UI" w:cs="Segoe UI"/>
          <w:color w:val="333333"/>
          <w:lang w:val="en-US"/>
        </w:rPr>
        <w:t xml:space="preserve"> with </w:t>
      </w:r>
      <w:proofErr w:type="spellStart"/>
      <w:r w:rsidRPr="005B2527">
        <w:rPr>
          <w:rFonts w:ascii="Segoe UI" w:hAnsi="Segoe UI" w:cs="Segoe UI"/>
          <w:color w:val="333333"/>
          <w:lang w:val="en-US"/>
        </w:rPr>
        <w:t>LocalTime</w:t>
      </w:r>
      <w:proofErr w:type="spellEnd"/>
      <w:r w:rsidRPr="005B2527">
        <w:rPr>
          <w:rFonts w:ascii="Segoe UI" w:hAnsi="Segoe UI" w:cs="Segoe UI"/>
          <w:color w:val="333333"/>
          <w:lang w:val="en-US"/>
        </w:rPr>
        <w:t>.</w:t>
      </w:r>
    </w:p>
    <w:p w14:paraId="5A979F80" w14:textId="77777777" w:rsidR="005B2527" w:rsidRPr="005B2527" w:rsidRDefault="005B2527" w:rsidP="005B2527">
      <w:pPr>
        <w:pStyle w:val="a3"/>
        <w:shd w:val="clear" w:color="auto" w:fill="FFFFFF"/>
        <w:jc w:val="both"/>
        <w:rPr>
          <w:rFonts w:ascii="Segoe UI" w:hAnsi="Segoe UI" w:cs="Segoe UI"/>
          <w:color w:val="333333"/>
          <w:lang w:val="en-US"/>
        </w:rPr>
      </w:pPr>
      <w:proofErr w:type="spellStart"/>
      <w:proofErr w:type="gramStart"/>
      <w:r w:rsidRPr="005B2527">
        <w:rPr>
          <w:rStyle w:val="a4"/>
          <w:rFonts w:ascii="Segoe UI" w:hAnsi="Segoe UI" w:cs="Segoe UI"/>
          <w:color w:val="333333"/>
          <w:lang w:val="en-US"/>
        </w:rPr>
        <w:t>java.time</w:t>
      </w:r>
      <w:proofErr w:type="gramEnd"/>
      <w:r w:rsidRPr="005B2527">
        <w:rPr>
          <w:rStyle w:val="a4"/>
          <w:rFonts w:ascii="Segoe UI" w:hAnsi="Segoe UI" w:cs="Segoe UI"/>
          <w:color w:val="333333"/>
          <w:lang w:val="en-US"/>
        </w:rPr>
        <w:t>.ZonedDateTime</w:t>
      </w:r>
      <w:proofErr w:type="spellEnd"/>
      <w:r w:rsidRPr="005B2527">
        <w:rPr>
          <w:rStyle w:val="a4"/>
          <w:rFonts w:ascii="Segoe UI" w:hAnsi="Segoe UI" w:cs="Segoe UI"/>
          <w:color w:val="333333"/>
          <w:lang w:val="en-US"/>
        </w:rPr>
        <w:t>:</w:t>
      </w:r>
      <w:r w:rsidRPr="005B2527">
        <w:rPr>
          <w:rFonts w:ascii="Segoe UI" w:hAnsi="Segoe UI" w:cs="Segoe UI"/>
          <w:color w:val="333333"/>
          <w:lang w:val="en-US"/>
        </w:rPr>
        <w:t xml:space="preserve"> It combines the </w:t>
      </w:r>
      <w:proofErr w:type="spellStart"/>
      <w:r w:rsidRPr="005B2527">
        <w:rPr>
          <w:rFonts w:ascii="Segoe UI" w:hAnsi="Segoe UI" w:cs="Segoe UI"/>
          <w:color w:val="333333"/>
          <w:lang w:val="en-US"/>
        </w:rPr>
        <w:t>LocalDateTime</w:t>
      </w:r>
      <w:proofErr w:type="spellEnd"/>
      <w:r w:rsidRPr="005B2527">
        <w:rPr>
          <w:rFonts w:ascii="Segoe UI" w:hAnsi="Segoe UI" w:cs="Segoe UI"/>
          <w:color w:val="333333"/>
          <w:lang w:val="en-US"/>
        </w:rPr>
        <w:t xml:space="preserve"> class with the zone information given in </w:t>
      </w:r>
      <w:proofErr w:type="spellStart"/>
      <w:r w:rsidRPr="005B2527">
        <w:rPr>
          <w:rFonts w:ascii="Segoe UI" w:hAnsi="Segoe UI" w:cs="Segoe UI"/>
          <w:color w:val="333333"/>
          <w:lang w:val="en-US"/>
        </w:rPr>
        <w:t>ZoneId</w:t>
      </w:r>
      <w:proofErr w:type="spellEnd"/>
      <w:r w:rsidRPr="005B2527">
        <w:rPr>
          <w:rFonts w:ascii="Segoe UI" w:hAnsi="Segoe UI" w:cs="Segoe UI"/>
          <w:color w:val="333333"/>
          <w:lang w:val="en-US"/>
        </w:rPr>
        <w:t xml:space="preserve"> class. It </w:t>
      </w:r>
      <w:proofErr w:type="gramStart"/>
      <w:r w:rsidRPr="005B2527">
        <w:rPr>
          <w:rFonts w:ascii="Segoe UI" w:hAnsi="Segoe UI" w:cs="Segoe UI"/>
          <w:color w:val="333333"/>
          <w:lang w:val="en-US"/>
        </w:rPr>
        <w:t>represent</w:t>
      </w:r>
      <w:proofErr w:type="gramEnd"/>
      <w:r w:rsidRPr="005B2527">
        <w:rPr>
          <w:rFonts w:ascii="Segoe UI" w:hAnsi="Segoe UI" w:cs="Segoe UI"/>
          <w:color w:val="333333"/>
          <w:lang w:val="en-US"/>
        </w:rPr>
        <w:t xml:space="preserve"> a complete date time stamp along with </w:t>
      </w:r>
      <w:proofErr w:type="spellStart"/>
      <w:r w:rsidRPr="005B2527">
        <w:rPr>
          <w:rFonts w:ascii="Segoe UI" w:hAnsi="Segoe UI" w:cs="Segoe UI"/>
          <w:color w:val="333333"/>
          <w:lang w:val="en-US"/>
        </w:rPr>
        <w:t>timezone</w:t>
      </w:r>
      <w:proofErr w:type="spellEnd"/>
      <w:r w:rsidRPr="005B2527">
        <w:rPr>
          <w:rFonts w:ascii="Segoe UI" w:hAnsi="Segoe UI" w:cs="Segoe UI"/>
          <w:color w:val="333333"/>
          <w:lang w:val="en-US"/>
        </w:rPr>
        <w:t xml:space="preserve"> information.</w:t>
      </w:r>
    </w:p>
    <w:p w14:paraId="05CEC86C" w14:textId="77777777" w:rsidR="005B2527" w:rsidRPr="005B2527" w:rsidRDefault="005B2527" w:rsidP="005B2527">
      <w:pPr>
        <w:pStyle w:val="a3"/>
        <w:shd w:val="clear" w:color="auto" w:fill="FFFFFF"/>
        <w:jc w:val="both"/>
        <w:rPr>
          <w:rFonts w:ascii="Segoe UI" w:hAnsi="Segoe UI" w:cs="Segoe UI"/>
          <w:color w:val="333333"/>
          <w:lang w:val="en-US"/>
        </w:rPr>
      </w:pPr>
      <w:proofErr w:type="spellStart"/>
      <w:proofErr w:type="gramStart"/>
      <w:r w:rsidRPr="005B2527">
        <w:rPr>
          <w:rStyle w:val="a4"/>
          <w:rFonts w:ascii="Segoe UI" w:hAnsi="Segoe UI" w:cs="Segoe UI"/>
          <w:color w:val="333333"/>
          <w:lang w:val="en-US"/>
        </w:rPr>
        <w:t>java.time</w:t>
      </w:r>
      <w:proofErr w:type="gramEnd"/>
      <w:r w:rsidRPr="005B2527">
        <w:rPr>
          <w:rStyle w:val="a4"/>
          <w:rFonts w:ascii="Segoe UI" w:hAnsi="Segoe UI" w:cs="Segoe UI"/>
          <w:color w:val="333333"/>
          <w:lang w:val="en-US"/>
        </w:rPr>
        <w:t>.OffsetTime</w:t>
      </w:r>
      <w:proofErr w:type="spellEnd"/>
      <w:r w:rsidRPr="005B2527">
        <w:rPr>
          <w:rStyle w:val="a4"/>
          <w:rFonts w:ascii="Segoe UI" w:hAnsi="Segoe UI" w:cs="Segoe UI"/>
          <w:color w:val="333333"/>
          <w:lang w:val="en-US"/>
        </w:rPr>
        <w:t>:</w:t>
      </w:r>
      <w:r w:rsidRPr="005B2527">
        <w:rPr>
          <w:rFonts w:ascii="Segoe UI" w:hAnsi="Segoe UI" w:cs="Segoe UI"/>
          <w:color w:val="333333"/>
          <w:lang w:val="en-US"/>
        </w:rPr>
        <w:t> It handles time with a corresponding time zone offset from Greenwich/UTC, without a time zone ID.</w:t>
      </w:r>
    </w:p>
    <w:p w14:paraId="68EB7F52" w14:textId="77777777" w:rsidR="005B2527" w:rsidRPr="005B2527" w:rsidRDefault="005B2527" w:rsidP="005B2527">
      <w:pPr>
        <w:pStyle w:val="a3"/>
        <w:shd w:val="clear" w:color="auto" w:fill="FFFFFF"/>
        <w:jc w:val="both"/>
        <w:rPr>
          <w:rFonts w:ascii="Segoe UI" w:hAnsi="Segoe UI" w:cs="Segoe UI"/>
          <w:color w:val="333333"/>
          <w:lang w:val="en-US"/>
        </w:rPr>
      </w:pPr>
      <w:proofErr w:type="spellStart"/>
      <w:proofErr w:type="gramStart"/>
      <w:r w:rsidRPr="005B2527">
        <w:rPr>
          <w:rStyle w:val="a4"/>
          <w:rFonts w:ascii="Segoe UI" w:hAnsi="Segoe UI" w:cs="Segoe UI"/>
          <w:color w:val="333333"/>
          <w:lang w:val="en-US"/>
        </w:rPr>
        <w:t>java.time</w:t>
      </w:r>
      <w:proofErr w:type="gramEnd"/>
      <w:r w:rsidRPr="005B2527">
        <w:rPr>
          <w:rStyle w:val="a4"/>
          <w:rFonts w:ascii="Segoe UI" w:hAnsi="Segoe UI" w:cs="Segoe UI"/>
          <w:color w:val="333333"/>
          <w:lang w:val="en-US"/>
        </w:rPr>
        <w:t>.OffsetDateTime</w:t>
      </w:r>
      <w:proofErr w:type="spellEnd"/>
      <w:r w:rsidRPr="005B2527">
        <w:rPr>
          <w:rStyle w:val="a4"/>
          <w:rFonts w:ascii="Segoe UI" w:hAnsi="Segoe UI" w:cs="Segoe UI"/>
          <w:color w:val="333333"/>
          <w:lang w:val="en-US"/>
        </w:rPr>
        <w:t>:</w:t>
      </w:r>
      <w:r w:rsidRPr="005B2527">
        <w:rPr>
          <w:rFonts w:ascii="Segoe UI" w:hAnsi="Segoe UI" w:cs="Segoe UI"/>
          <w:color w:val="333333"/>
          <w:lang w:val="en-US"/>
        </w:rPr>
        <w:t> It handles a date and time with a corresponding time zone offset from Greenwich/UTC, without a time zone ID.</w:t>
      </w:r>
    </w:p>
    <w:p w14:paraId="2D804D73" w14:textId="77777777" w:rsidR="005B2527" w:rsidRPr="005B2527" w:rsidRDefault="005B2527" w:rsidP="005B2527">
      <w:pPr>
        <w:pStyle w:val="a3"/>
        <w:shd w:val="clear" w:color="auto" w:fill="FFFFFF"/>
        <w:jc w:val="both"/>
        <w:rPr>
          <w:rFonts w:ascii="Segoe UI" w:hAnsi="Segoe UI" w:cs="Segoe UI"/>
          <w:color w:val="333333"/>
          <w:lang w:val="en-US"/>
        </w:rPr>
      </w:pPr>
      <w:proofErr w:type="spellStart"/>
      <w:proofErr w:type="gramStart"/>
      <w:r w:rsidRPr="005B2527">
        <w:rPr>
          <w:rStyle w:val="a4"/>
          <w:rFonts w:ascii="Segoe UI" w:hAnsi="Segoe UI" w:cs="Segoe UI"/>
          <w:color w:val="333333"/>
          <w:lang w:val="en-US"/>
        </w:rPr>
        <w:t>java.time</w:t>
      </w:r>
      <w:proofErr w:type="gramEnd"/>
      <w:r w:rsidRPr="005B2527">
        <w:rPr>
          <w:rStyle w:val="a4"/>
          <w:rFonts w:ascii="Segoe UI" w:hAnsi="Segoe UI" w:cs="Segoe UI"/>
          <w:color w:val="333333"/>
          <w:lang w:val="en-US"/>
        </w:rPr>
        <w:t>.Clock</w:t>
      </w:r>
      <w:proofErr w:type="spellEnd"/>
      <w:r w:rsidRPr="005B2527">
        <w:rPr>
          <w:rStyle w:val="a4"/>
          <w:rFonts w:ascii="Segoe UI" w:hAnsi="Segoe UI" w:cs="Segoe UI"/>
          <w:color w:val="333333"/>
          <w:lang w:val="en-US"/>
        </w:rPr>
        <w:t xml:space="preserve"> :</w:t>
      </w:r>
      <w:r w:rsidRPr="005B2527">
        <w:rPr>
          <w:rFonts w:ascii="Segoe UI" w:hAnsi="Segoe UI" w:cs="Segoe UI"/>
          <w:color w:val="333333"/>
          <w:lang w:val="en-US"/>
        </w:rPr>
        <w:t> It provides access to the current instant, date and time in any given time-zone. Although the use of the Clock class is optional, this feature allows us to test your code for other time zones, or by using a fixed clock, where time does not change.</w:t>
      </w:r>
    </w:p>
    <w:p w14:paraId="2E27F465" w14:textId="77777777" w:rsidR="005B2527" w:rsidRPr="005B2527" w:rsidRDefault="005B2527" w:rsidP="005B2527">
      <w:pPr>
        <w:pStyle w:val="a3"/>
        <w:shd w:val="clear" w:color="auto" w:fill="FFFFFF"/>
        <w:jc w:val="both"/>
        <w:rPr>
          <w:rFonts w:ascii="Segoe UI" w:hAnsi="Segoe UI" w:cs="Segoe UI"/>
          <w:color w:val="333333"/>
          <w:lang w:val="en-US"/>
        </w:rPr>
      </w:pPr>
      <w:proofErr w:type="spellStart"/>
      <w:proofErr w:type="gramStart"/>
      <w:r w:rsidRPr="005B2527">
        <w:rPr>
          <w:rStyle w:val="a4"/>
          <w:rFonts w:ascii="Segoe UI" w:hAnsi="Segoe UI" w:cs="Segoe UI"/>
          <w:color w:val="333333"/>
          <w:lang w:val="en-US"/>
        </w:rPr>
        <w:t>java.time</w:t>
      </w:r>
      <w:proofErr w:type="gramEnd"/>
      <w:r w:rsidRPr="005B2527">
        <w:rPr>
          <w:rStyle w:val="a4"/>
          <w:rFonts w:ascii="Segoe UI" w:hAnsi="Segoe UI" w:cs="Segoe UI"/>
          <w:color w:val="333333"/>
          <w:lang w:val="en-US"/>
        </w:rPr>
        <w:t>.Instant</w:t>
      </w:r>
      <w:proofErr w:type="spellEnd"/>
      <w:r w:rsidRPr="005B2527">
        <w:rPr>
          <w:rStyle w:val="a4"/>
          <w:rFonts w:ascii="Segoe UI" w:hAnsi="Segoe UI" w:cs="Segoe UI"/>
          <w:color w:val="333333"/>
          <w:lang w:val="en-US"/>
        </w:rPr>
        <w:t xml:space="preserve"> :</w:t>
      </w:r>
      <w:r w:rsidRPr="005B2527">
        <w:rPr>
          <w:rFonts w:ascii="Segoe UI" w:hAnsi="Segoe UI" w:cs="Segoe UI"/>
          <w:color w:val="333333"/>
          <w:lang w:val="en-US"/>
        </w:rPr>
        <w:t> It represents the start of a nanosecond on the timeline (since EPOCH) and useful for generating a timestamp to represent machine time. An instant that occurs before the epoch has a negative value, and an instant that occurs after the epoch has a positive value.</w:t>
      </w:r>
    </w:p>
    <w:p w14:paraId="4DD78255" w14:textId="77777777" w:rsidR="005B2527" w:rsidRPr="005B2527" w:rsidRDefault="005B2527" w:rsidP="005B2527">
      <w:pPr>
        <w:pStyle w:val="a3"/>
        <w:shd w:val="clear" w:color="auto" w:fill="FFFFFF"/>
        <w:jc w:val="both"/>
        <w:rPr>
          <w:rFonts w:ascii="Segoe UI" w:hAnsi="Segoe UI" w:cs="Segoe UI"/>
          <w:color w:val="333333"/>
          <w:lang w:val="en-US"/>
        </w:rPr>
      </w:pPr>
      <w:proofErr w:type="spellStart"/>
      <w:proofErr w:type="gramStart"/>
      <w:r w:rsidRPr="005B2527">
        <w:rPr>
          <w:rStyle w:val="a4"/>
          <w:rFonts w:ascii="Segoe UI" w:hAnsi="Segoe UI" w:cs="Segoe UI"/>
          <w:color w:val="333333"/>
          <w:lang w:val="en-US"/>
        </w:rPr>
        <w:t>java.time</w:t>
      </w:r>
      <w:proofErr w:type="gramEnd"/>
      <w:r w:rsidRPr="005B2527">
        <w:rPr>
          <w:rStyle w:val="a4"/>
          <w:rFonts w:ascii="Segoe UI" w:hAnsi="Segoe UI" w:cs="Segoe UI"/>
          <w:color w:val="333333"/>
          <w:lang w:val="en-US"/>
        </w:rPr>
        <w:t>.Duration</w:t>
      </w:r>
      <w:proofErr w:type="spellEnd"/>
      <w:r w:rsidRPr="005B2527">
        <w:rPr>
          <w:rStyle w:val="a4"/>
          <w:rFonts w:ascii="Segoe UI" w:hAnsi="Segoe UI" w:cs="Segoe UI"/>
          <w:color w:val="333333"/>
          <w:lang w:val="en-US"/>
        </w:rPr>
        <w:t xml:space="preserve"> :</w:t>
      </w:r>
      <w:r w:rsidRPr="005B2527">
        <w:rPr>
          <w:rFonts w:ascii="Segoe UI" w:hAnsi="Segoe UI" w:cs="Segoe UI"/>
          <w:color w:val="333333"/>
          <w:lang w:val="en-US"/>
        </w:rPr>
        <w:t> Difference between two instants and measured in seconds or nanoseconds and does not use date-based constructs such as years, months, and days, though the class provides methods that convert to days, hours, and minutes.</w:t>
      </w:r>
    </w:p>
    <w:p w14:paraId="5FAFE732" w14:textId="77777777" w:rsidR="005B2527" w:rsidRPr="005B2527" w:rsidRDefault="005B2527" w:rsidP="005B2527">
      <w:pPr>
        <w:pStyle w:val="a3"/>
        <w:shd w:val="clear" w:color="auto" w:fill="FFFFFF"/>
        <w:jc w:val="both"/>
        <w:rPr>
          <w:rFonts w:ascii="Segoe UI" w:hAnsi="Segoe UI" w:cs="Segoe UI"/>
          <w:color w:val="333333"/>
          <w:lang w:val="en-US"/>
        </w:rPr>
      </w:pPr>
      <w:proofErr w:type="spellStart"/>
      <w:proofErr w:type="gramStart"/>
      <w:r w:rsidRPr="005B2527">
        <w:rPr>
          <w:rStyle w:val="a4"/>
          <w:rFonts w:ascii="Segoe UI" w:hAnsi="Segoe UI" w:cs="Segoe UI"/>
          <w:color w:val="333333"/>
          <w:lang w:val="en-US"/>
        </w:rPr>
        <w:t>java.time</w:t>
      </w:r>
      <w:proofErr w:type="gramEnd"/>
      <w:r w:rsidRPr="005B2527">
        <w:rPr>
          <w:rStyle w:val="a4"/>
          <w:rFonts w:ascii="Segoe UI" w:hAnsi="Segoe UI" w:cs="Segoe UI"/>
          <w:color w:val="333333"/>
          <w:lang w:val="en-US"/>
        </w:rPr>
        <w:t>.Period</w:t>
      </w:r>
      <w:proofErr w:type="spellEnd"/>
      <w:r w:rsidRPr="005B2527">
        <w:rPr>
          <w:rStyle w:val="a4"/>
          <w:rFonts w:ascii="Segoe UI" w:hAnsi="Segoe UI" w:cs="Segoe UI"/>
          <w:color w:val="333333"/>
          <w:lang w:val="en-US"/>
        </w:rPr>
        <w:t xml:space="preserve"> :</w:t>
      </w:r>
      <w:r w:rsidRPr="005B2527">
        <w:rPr>
          <w:rFonts w:ascii="Segoe UI" w:hAnsi="Segoe UI" w:cs="Segoe UI"/>
          <w:color w:val="333333"/>
          <w:lang w:val="en-US"/>
        </w:rPr>
        <w:t> It is used to define the difference between dates in date-based values (years, months, days).</w:t>
      </w:r>
    </w:p>
    <w:p w14:paraId="7A454DB7" w14:textId="77777777" w:rsidR="005B2527" w:rsidRPr="005B2527" w:rsidRDefault="005B2527" w:rsidP="005B2527">
      <w:pPr>
        <w:pStyle w:val="a3"/>
        <w:shd w:val="clear" w:color="auto" w:fill="FFFFFF"/>
        <w:jc w:val="both"/>
        <w:rPr>
          <w:rFonts w:ascii="Segoe UI" w:hAnsi="Segoe UI" w:cs="Segoe UI"/>
          <w:color w:val="333333"/>
          <w:lang w:val="en-US"/>
        </w:rPr>
      </w:pPr>
      <w:proofErr w:type="spellStart"/>
      <w:proofErr w:type="gramStart"/>
      <w:r w:rsidRPr="005B2527">
        <w:rPr>
          <w:rStyle w:val="a4"/>
          <w:rFonts w:ascii="Segoe UI" w:hAnsi="Segoe UI" w:cs="Segoe UI"/>
          <w:color w:val="333333"/>
          <w:lang w:val="en-US"/>
        </w:rPr>
        <w:t>java.time</w:t>
      </w:r>
      <w:proofErr w:type="gramEnd"/>
      <w:r w:rsidRPr="005B2527">
        <w:rPr>
          <w:rStyle w:val="a4"/>
          <w:rFonts w:ascii="Segoe UI" w:hAnsi="Segoe UI" w:cs="Segoe UI"/>
          <w:color w:val="333333"/>
          <w:lang w:val="en-US"/>
        </w:rPr>
        <w:t>.ZoneId</w:t>
      </w:r>
      <w:proofErr w:type="spellEnd"/>
      <w:r w:rsidRPr="005B2527">
        <w:rPr>
          <w:rStyle w:val="a4"/>
          <w:rFonts w:ascii="Segoe UI" w:hAnsi="Segoe UI" w:cs="Segoe UI"/>
          <w:color w:val="333333"/>
          <w:lang w:val="en-US"/>
        </w:rPr>
        <w:t xml:space="preserve"> :</w:t>
      </w:r>
      <w:r w:rsidRPr="005B2527">
        <w:rPr>
          <w:rFonts w:ascii="Segoe UI" w:hAnsi="Segoe UI" w:cs="Segoe UI"/>
          <w:color w:val="333333"/>
          <w:lang w:val="en-US"/>
        </w:rPr>
        <w:t xml:space="preserve"> It states a time zone identifier and provides rules for converting between an Instant and a </w:t>
      </w:r>
      <w:proofErr w:type="spellStart"/>
      <w:r w:rsidRPr="005B2527">
        <w:rPr>
          <w:rFonts w:ascii="Segoe UI" w:hAnsi="Segoe UI" w:cs="Segoe UI"/>
          <w:color w:val="333333"/>
          <w:lang w:val="en-US"/>
        </w:rPr>
        <w:t>LocalDateTime</w:t>
      </w:r>
      <w:proofErr w:type="spellEnd"/>
      <w:r w:rsidRPr="005B2527">
        <w:rPr>
          <w:rFonts w:ascii="Segoe UI" w:hAnsi="Segoe UI" w:cs="Segoe UI"/>
          <w:color w:val="333333"/>
          <w:lang w:val="en-US"/>
        </w:rPr>
        <w:t>.</w:t>
      </w:r>
    </w:p>
    <w:p w14:paraId="4FC35C8A" w14:textId="77777777" w:rsidR="005B2527" w:rsidRPr="005B2527" w:rsidRDefault="005B2527" w:rsidP="005B2527">
      <w:pPr>
        <w:pStyle w:val="a3"/>
        <w:shd w:val="clear" w:color="auto" w:fill="FFFFFF"/>
        <w:jc w:val="both"/>
        <w:rPr>
          <w:rFonts w:ascii="Segoe UI" w:hAnsi="Segoe UI" w:cs="Segoe UI"/>
          <w:color w:val="333333"/>
          <w:lang w:val="en-US"/>
        </w:rPr>
      </w:pPr>
      <w:proofErr w:type="spellStart"/>
      <w:proofErr w:type="gramStart"/>
      <w:r w:rsidRPr="005B2527">
        <w:rPr>
          <w:rStyle w:val="a4"/>
          <w:rFonts w:ascii="Segoe UI" w:hAnsi="Segoe UI" w:cs="Segoe UI"/>
          <w:color w:val="333333"/>
          <w:lang w:val="en-US"/>
        </w:rPr>
        <w:t>java.time</w:t>
      </w:r>
      <w:proofErr w:type="gramEnd"/>
      <w:r w:rsidRPr="005B2527">
        <w:rPr>
          <w:rStyle w:val="a4"/>
          <w:rFonts w:ascii="Segoe UI" w:hAnsi="Segoe UI" w:cs="Segoe UI"/>
          <w:color w:val="333333"/>
          <w:lang w:val="en-US"/>
        </w:rPr>
        <w:t>.ZoneOffset</w:t>
      </w:r>
      <w:proofErr w:type="spellEnd"/>
      <w:r w:rsidRPr="005B2527">
        <w:rPr>
          <w:rStyle w:val="a4"/>
          <w:rFonts w:ascii="Segoe UI" w:hAnsi="Segoe UI" w:cs="Segoe UI"/>
          <w:color w:val="333333"/>
          <w:lang w:val="en-US"/>
        </w:rPr>
        <w:t xml:space="preserve"> :</w:t>
      </w:r>
      <w:r w:rsidRPr="005B2527">
        <w:rPr>
          <w:rFonts w:ascii="Segoe UI" w:hAnsi="Segoe UI" w:cs="Segoe UI"/>
          <w:color w:val="333333"/>
          <w:lang w:val="en-US"/>
        </w:rPr>
        <w:t> It describe a time zone offset from Greenwich/UTC time.</w:t>
      </w:r>
    </w:p>
    <w:p w14:paraId="14C20C1A" w14:textId="77777777" w:rsidR="005B2527" w:rsidRPr="005B2527" w:rsidRDefault="005B2527" w:rsidP="005B2527">
      <w:pPr>
        <w:pStyle w:val="a3"/>
        <w:shd w:val="clear" w:color="auto" w:fill="FFFFFF"/>
        <w:jc w:val="both"/>
        <w:rPr>
          <w:rFonts w:ascii="Segoe UI" w:hAnsi="Segoe UI" w:cs="Segoe UI"/>
          <w:color w:val="333333"/>
          <w:lang w:val="en-US"/>
        </w:rPr>
      </w:pPr>
      <w:proofErr w:type="spellStart"/>
      <w:proofErr w:type="gramStart"/>
      <w:r w:rsidRPr="005B2527">
        <w:rPr>
          <w:rStyle w:val="a4"/>
          <w:rFonts w:ascii="Segoe UI" w:hAnsi="Segoe UI" w:cs="Segoe UI"/>
          <w:color w:val="333333"/>
          <w:lang w:val="en-US"/>
        </w:rPr>
        <w:t>java.time</w:t>
      </w:r>
      <w:proofErr w:type="gramEnd"/>
      <w:r w:rsidRPr="005B2527">
        <w:rPr>
          <w:rStyle w:val="a4"/>
          <w:rFonts w:ascii="Segoe UI" w:hAnsi="Segoe UI" w:cs="Segoe UI"/>
          <w:color w:val="333333"/>
          <w:lang w:val="en-US"/>
        </w:rPr>
        <w:t>.format.DateTimeFormatter</w:t>
      </w:r>
      <w:proofErr w:type="spellEnd"/>
      <w:r w:rsidRPr="005B2527">
        <w:rPr>
          <w:rStyle w:val="a4"/>
          <w:rFonts w:ascii="Segoe UI" w:hAnsi="Segoe UI" w:cs="Segoe UI"/>
          <w:color w:val="333333"/>
          <w:lang w:val="en-US"/>
        </w:rPr>
        <w:t xml:space="preserve"> :</w:t>
      </w:r>
      <w:r w:rsidRPr="005B2527">
        <w:rPr>
          <w:rFonts w:ascii="Segoe UI" w:hAnsi="Segoe UI" w:cs="Segoe UI"/>
          <w:color w:val="333333"/>
          <w:lang w:val="en-US"/>
        </w:rPr>
        <w:t xml:space="preserve"> It comes up with various predefined formatter, or we can define our own. It has </w:t>
      </w:r>
      <w:proofErr w:type="gramStart"/>
      <w:r w:rsidRPr="005B2527">
        <w:rPr>
          <w:rFonts w:ascii="Segoe UI" w:hAnsi="Segoe UI" w:cs="Segoe UI"/>
          <w:color w:val="333333"/>
          <w:lang w:val="en-US"/>
        </w:rPr>
        <w:t>parse(</w:t>
      </w:r>
      <w:proofErr w:type="gramEnd"/>
      <w:r w:rsidRPr="005B2527">
        <w:rPr>
          <w:rFonts w:ascii="Segoe UI" w:hAnsi="Segoe UI" w:cs="Segoe UI"/>
          <w:color w:val="333333"/>
          <w:lang w:val="en-US"/>
        </w:rPr>
        <w:t>) or format() method for parsing and formatting the date time values.</w:t>
      </w:r>
    </w:p>
    <w:p w14:paraId="33DDCECE" w14:textId="32CE09D1" w:rsidR="002E3DEB" w:rsidRPr="00A554A0" w:rsidRDefault="002E3DEB" w:rsidP="002E3DEB">
      <w:pPr>
        <w:pStyle w:val="z-"/>
        <w:rPr>
          <w:vanish w:val="0"/>
          <w:lang w:val="en-US"/>
        </w:rPr>
      </w:pPr>
      <w:r>
        <w:t>Начало</w:t>
      </w:r>
      <w:r w:rsidRPr="00A554A0">
        <w:rPr>
          <w:lang w:val="en-US"/>
        </w:rPr>
        <w:t xml:space="preserve"> </w:t>
      </w:r>
      <w:r>
        <w:t>формы</w:t>
      </w:r>
    </w:p>
    <w:p w14:paraId="255B5C89" w14:textId="3CF9C3CB" w:rsidR="00434BEB" w:rsidRPr="00A554A0" w:rsidRDefault="00434BEB" w:rsidP="00434BEB">
      <w:pPr>
        <w:rPr>
          <w:lang w:val="en-US" w:eastAsia="ru-RU"/>
        </w:rPr>
      </w:pPr>
    </w:p>
    <w:p w14:paraId="54D91C49" w14:textId="281EF8AF" w:rsidR="00434BEB" w:rsidRPr="00A554A0" w:rsidRDefault="00434BEB" w:rsidP="00434BEB">
      <w:pPr>
        <w:rPr>
          <w:lang w:val="en-US" w:eastAsia="ru-RU"/>
        </w:rPr>
      </w:pPr>
    </w:p>
    <w:p w14:paraId="47371516" w14:textId="2730B9B8" w:rsidR="00434BEB" w:rsidRPr="00A554A0" w:rsidRDefault="00434BEB" w:rsidP="00434BEB">
      <w:pPr>
        <w:rPr>
          <w:lang w:val="en-US" w:eastAsia="ru-RU"/>
        </w:rPr>
      </w:pPr>
    </w:p>
    <w:p w14:paraId="3366B792" w14:textId="069D2818" w:rsidR="00434BEB" w:rsidRPr="00A554A0" w:rsidRDefault="00434BEB" w:rsidP="00434BEB">
      <w:pPr>
        <w:rPr>
          <w:lang w:val="en-US" w:eastAsia="ru-RU"/>
        </w:rPr>
      </w:pPr>
    </w:p>
    <w:p w14:paraId="655B3B20" w14:textId="77777777" w:rsidR="00434BEB" w:rsidRPr="00434BEB" w:rsidRDefault="00434BEB" w:rsidP="00434BEB">
      <w:pPr>
        <w:pStyle w:val="1"/>
        <w:shd w:val="clear" w:color="auto" w:fill="FFFFFF"/>
        <w:spacing w:before="75" w:line="312" w:lineRule="atLeast"/>
        <w:jc w:val="both"/>
        <w:rPr>
          <w:rFonts w:ascii="Helvetica" w:hAnsi="Helvetica"/>
          <w:color w:val="610B38"/>
          <w:sz w:val="44"/>
          <w:szCs w:val="44"/>
          <w:lang w:val="en-US"/>
        </w:rPr>
      </w:pPr>
      <w:r w:rsidRPr="00434BEB">
        <w:rPr>
          <w:rFonts w:ascii="Helvetica" w:hAnsi="Helvetica"/>
          <w:b/>
          <w:bCs/>
          <w:color w:val="610B38"/>
          <w:sz w:val="44"/>
          <w:szCs w:val="44"/>
          <w:lang w:val="en-US"/>
        </w:rPr>
        <w:lastRenderedPageBreak/>
        <w:t xml:space="preserve">Java </w:t>
      </w:r>
      <w:proofErr w:type="spellStart"/>
      <w:r w:rsidRPr="00434BEB">
        <w:rPr>
          <w:rFonts w:ascii="Helvetica" w:hAnsi="Helvetica"/>
          <w:b/>
          <w:bCs/>
          <w:color w:val="610B38"/>
          <w:sz w:val="44"/>
          <w:szCs w:val="44"/>
          <w:lang w:val="en-US"/>
        </w:rPr>
        <w:t>LocalDate</w:t>
      </w:r>
      <w:proofErr w:type="spellEnd"/>
      <w:r w:rsidRPr="00434BEB">
        <w:rPr>
          <w:rFonts w:ascii="Helvetica" w:hAnsi="Helvetica"/>
          <w:b/>
          <w:bCs/>
          <w:color w:val="610B38"/>
          <w:sz w:val="44"/>
          <w:szCs w:val="44"/>
          <w:lang w:val="en-US"/>
        </w:rPr>
        <w:t xml:space="preserve"> class</w:t>
      </w:r>
    </w:p>
    <w:p w14:paraId="77F82C83" w14:textId="77777777" w:rsidR="00434BEB" w:rsidRPr="00434BEB" w:rsidRDefault="00434BEB" w:rsidP="00434BEB">
      <w:pPr>
        <w:pStyle w:val="a3"/>
        <w:shd w:val="clear" w:color="auto" w:fill="FFFFFF"/>
        <w:jc w:val="both"/>
        <w:rPr>
          <w:rFonts w:ascii="Segoe UI" w:hAnsi="Segoe UI" w:cs="Segoe UI"/>
          <w:color w:val="333333"/>
          <w:lang w:val="en-US"/>
        </w:rPr>
      </w:pPr>
      <w:r w:rsidRPr="00434BEB">
        <w:rPr>
          <w:rFonts w:ascii="Segoe UI" w:hAnsi="Segoe UI" w:cs="Segoe UI"/>
          <w:color w:val="333333"/>
          <w:lang w:val="en-US"/>
        </w:rPr>
        <w:t xml:space="preserve">Java </w:t>
      </w:r>
      <w:proofErr w:type="spellStart"/>
      <w:r w:rsidRPr="00434BEB">
        <w:rPr>
          <w:rFonts w:ascii="Segoe UI" w:hAnsi="Segoe UI" w:cs="Segoe UI"/>
          <w:color w:val="333333"/>
          <w:lang w:val="en-US"/>
        </w:rPr>
        <w:t>LocalDate</w:t>
      </w:r>
      <w:proofErr w:type="spellEnd"/>
      <w:r w:rsidRPr="00434BEB">
        <w:rPr>
          <w:rFonts w:ascii="Segoe UI" w:hAnsi="Segoe UI" w:cs="Segoe UI"/>
          <w:color w:val="333333"/>
          <w:lang w:val="en-US"/>
        </w:rPr>
        <w:t xml:space="preserve"> class is an immutable class that represents Date with a default format of </w:t>
      </w:r>
      <w:proofErr w:type="spellStart"/>
      <w:r w:rsidRPr="00434BEB">
        <w:rPr>
          <w:rFonts w:ascii="Segoe UI" w:hAnsi="Segoe UI" w:cs="Segoe UI"/>
          <w:color w:val="333333"/>
          <w:lang w:val="en-US"/>
        </w:rPr>
        <w:t>yyyy</w:t>
      </w:r>
      <w:proofErr w:type="spellEnd"/>
      <w:r w:rsidRPr="00434BEB">
        <w:rPr>
          <w:rFonts w:ascii="Segoe UI" w:hAnsi="Segoe UI" w:cs="Segoe UI"/>
          <w:color w:val="333333"/>
          <w:lang w:val="en-US"/>
        </w:rPr>
        <w:t xml:space="preserve">-mm-dd. It inherits Object class and implements the </w:t>
      </w:r>
      <w:proofErr w:type="spellStart"/>
      <w:r w:rsidRPr="00434BEB">
        <w:rPr>
          <w:rFonts w:ascii="Segoe UI" w:hAnsi="Segoe UI" w:cs="Segoe UI"/>
          <w:color w:val="333333"/>
          <w:lang w:val="en-US"/>
        </w:rPr>
        <w:t>ChronoLocalDate</w:t>
      </w:r>
      <w:proofErr w:type="spellEnd"/>
      <w:r w:rsidRPr="00434BEB">
        <w:rPr>
          <w:rFonts w:ascii="Segoe UI" w:hAnsi="Segoe UI" w:cs="Segoe UI"/>
          <w:color w:val="333333"/>
          <w:lang w:val="en-US"/>
        </w:rPr>
        <w:t xml:space="preserve"> interface</w:t>
      </w:r>
    </w:p>
    <w:p w14:paraId="06D0A164" w14:textId="77777777" w:rsidR="00434BEB" w:rsidRPr="00434BEB" w:rsidRDefault="00434BEB" w:rsidP="00434BEB">
      <w:pPr>
        <w:pStyle w:val="2"/>
        <w:shd w:val="clear" w:color="auto" w:fill="FFFFFF"/>
        <w:spacing w:line="312" w:lineRule="atLeast"/>
        <w:jc w:val="both"/>
        <w:rPr>
          <w:rFonts w:ascii="Helvetica" w:hAnsi="Helvetica"/>
          <w:b w:val="0"/>
          <w:bCs w:val="0"/>
          <w:color w:val="610B38"/>
          <w:sz w:val="38"/>
          <w:szCs w:val="38"/>
          <w:lang w:val="en-US"/>
        </w:rPr>
      </w:pPr>
      <w:r w:rsidRPr="00434BEB">
        <w:rPr>
          <w:rFonts w:ascii="Helvetica" w:hAnsi="Helvetica"/>
          <w:b w:val="0"/>
          <w:bCs w:val="0"/>
          <w:color w:val="610B38"/>
          <w:sz w:val="38"/>
          <w:szCs w:val="38"/>
          <w:lang w:val="en-US"/>
        </w:rPr>
        <w:t xml:space="preserve">Java </w:t>
      </w:r>
      <w:proofErr w:type="spellStart"/>
      <w:r w:rsidRPr="00434BEB">
        <w:rPr>
          <w:rFonts w:ascii="Helvetica" w:hAnsi="Helvetica"/>
          <w:b w:val="0"/>
          <w:bCs w:val="0"/>
          <w:color w:val="610B38"/>
          <w:sz w:val="38"/>
          <w:szCs w:val="38"/>
          <w:lang w:val="en-US"/>
        </w:rPr>
        <w:t>LocalDate</w:t>
      </w:r>
      <w:proofErr w:type="spellEnd"/>
      <w:r w:rsidRPr="00434BEB">
        <w:rPr>
          <w:rFonts w:ascii="Helvetica" w:hAnsi="Helvetica"/>
          <w:b w:val="0"/>
          <w:bCs w:val="0"/>
          <w:color w:val="610B38"/>
          <w:sz w:val="38"/>
          <w:szCs w:val="38"/>
          <w:lang w:val="en-US"/>
        </w:rPr>
        <w:t xml:space="preserve"> class declaration</w:t>
      </w:r>
    </w:p>
    <w:p w14:paraId="0CCC404A" w14:textId="77777777" w:rsidR="00434BEB" w:rsidRPr="00434BEB" w:rsidRDefault="00434BEB" w:rsidP="00434BEB">
      <w:pPr>
        <w:pStyle w:val="a3"/>
        <w:shd w:val="clear" w:color="auto" w:fill="FFFFFF"/>
        <w:jc w:val="both"/>
        <w:rPr>
          <w:rFonts w:ascii="Segoe UI" w:hAnsi="Segoe UI" w:cs="Segoe UI"/>
          <w:color w:val="333333"/>
          <w:lang w:val="en-US"/>
        </w:rPr>
      </w:pPr>
      <w:r w:rsidRPr="00434BEB">
        <w:rPr>
          <w:rFonts w:ascii="Segoe UI" w:hAnsi="Segoe UI" w:cs="Segoe UI"/>
          <w:color w:val="333333"/>
          <w:lang w:val="en-US"/>
        </w:rPr>
        <w:t xml:space="preserve">Let's see the declaration of </w:t>
      </w:r>
      <w:proofErr w:type="spellStart"/>
      <w:proofErr w:type="gramStart"/>
      <w:r w:rsidRPr="00434BEB">
        <w:rPr>
          <w:rFonts w:ascii="Segoe UI" w:hAnsi="Segoe UI" w:cs="Segoe UI"/>
          <w:color w:val="333333"/>
          <w:lang w:val="en-US"/>
        </w:rPr>
        <w:t>java.time</w:t>
      </w:r>
      <w:proofErr w:type="gramEnd"/>
      <w:r w:rsidRPr="00434BEB">
        <w:rPr>
          <w:rFonts w:ascii="Segoe UI" w:hAnsi="Segoe UI" w:cs="Segoe UI"/>
          <w:color w:val="333333"/>
          <w:lang w:val="en-US"/>
        </w:rPr>
        <w:t>.LocalDate</w:t>
      </w:r>
      <w:proofErr w:type="spellEnd"/>
      <w:r w:rsidRPr="00434BEB">
        <w:rPr>
          <w:rFonts w:ascii="Segoe UI" w:hAnsi="Segoe UI" w:cs="Segoe UI"/>
          <w:color w:val="333333"/>
          <w:lang w:val="en-US"/>
        </w:rPr>
        <w:t xml:space="preserve"> class.</w:t>
      </w:r>
    </w:p>
    <w:p w14:paraId="12CB0AE3" w14:textId="77777777" w:rsidR="00434BEB" w:rsidRPr="00434BEB" w:rsidRDefault="00434BEB" w:rsidP="00434BEB">
      <w:pPr>
        <w:jc w:val="both"/>
        <w:rPr>
          <w:rStyle w:val="a5"/>
          <w:color w:val="008000"/>
          <w:u w:val="none"/>
          <w:bdr w:val="none" w:sz="0" w:space="0" w:color="auto" w:frame="1"/>
          <w:lang w:val="en-US"/>
        </w:rPr>
      </w:pPr>
      <w:r>
        <w:rPr>
          <w:rFonts w:ascii="Segoe UI" w:hAnsi="Segoe UI" w:cs="Segoe UI"/>
          <w:color w:val="333333"/>
        </w:rPr>
        <w:fldChar w:fldCharType="begin"/>
      </w:r>
      <w:r w:rsidRPr="00434BEB">
        <w:rPr>
          <w:rFonts w:ascii="Segoe UI" w:hAnsi="Segoe UI" w:cs="Segoe UI"/>
          <w:color w:val="333333"/>
          <w:lang w:val="en-US"/>
        </w:rPr>
        <w:instrText xml:space="preserve"> HYPERLINK "https://www.javatpoint.com/java-localdate" </w:instrText>
      </w:r>
      <w:r>
        <w:rPr>
          <w:rFonts w:ascii="Segoe UI" w:hAnsi="Segoe UI" w:cs="Segoe UI"/>
          <w:color w:val="333333"/>
        </w:rPr>
      </w:r>
      <w:r>
        <w:rPr>
          <w:rFonts w:ascii="Segoe UI" w:hAnsi="Segoe UI" w:cs="Segoe UI"/>
          <w:color w:val="333333"/>
        </w:rPr>
        <w:fldChar w:fldCharType="separate"/>
      </w:r>
    </w:p>
    <w:p w14:paraId="126D5C31" w14:textId="1D1BD021" w:rsidR="00434BEB" w:rsidRPr="00434BEB" w:rsidRDefault="00434BEB" w:rsidP="00434BEB">
      <w:pPr>
        <w:jc w:val="both"/>
        <w:rPr>
          <w:rStyle w:val="a5"/>
          <w:rFonts w:ascii="Segoe UI" w:hAnsi="Segoe UI" w:cs="Segoe UI"/>
          <w:color w:val="008000"/>
          <w:bdr w:val="none" w:sz="0" w:space="0" w:color="auto" w:frame="1"/>
          <w:lang w:val="en-US"/>
        </w:rPr>
      </w:pPr>
      <w:r>
        <w:rPr>
          <w:rFonts w:ascii="Segoe UI" w:hAnsi="Segoe UI" w:cs="Segoe UI"/>
          <w:color w:val="333333"/>
        </w:rPr>
        <w:fldChar w:fldCharType="end"/>
      </w:r>
      <w:r w:rsidRPr="00434BEB">
        <w:rPr>
          <w:rFonts w:ascii="Segoe UI" w:hAnsi="Segoe UI" w:cs="Segoe UI"/>
          <w:noProof/>
          <w:color w:val="333333"/>
        </w:rPr>
        <w:drawing>
          <wp:inline distT="0" distB="0" distL="0" distR="0" wp14:anchorId="4F0C3A8F" wp14:editId="51911034">
            <wp:extent cx="6497472" cy="624840"/>
            <wp:effectExtent l="0" t="0" r="0" b="381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515974" cy="626619"/>
                    </a:xfrm>
                    <a:prstGeom prst="rect">
                      <a:avLst/>
                    </a:prstGeom>
                  </pic:spPr>
                </pic:pic>
              </a:graphicData>
            </a:graphic>
          </wp:inline>
        </w:drawing>
      </w:r>
      <w:r>
        <w:rPr>
          <w:rFonts w:ascii="Segoe UI" w:hAnsi="Segoe UI" w:cs="Segoe UI"/>
          <w:color w:val="333333"/>
        </w:rPr>
        <w:fldChar w:fldCharType="begin"/>
      </w:r>
      <w:r w:rsidRPr="00434BEB">
        <w:rPr>
          <w:rFonts w:ascii="Segoe UI" w:hAnsi="Segoe UI" w:cs="Segoe UI"/>
          <w:color w:val="333333"/>
          <w:lang w:val="en-US"/>
        </w:rPr>
        <w:instrText xml:space="preserve"> HYPERLINK "https://www.javatpoint.com/java-localdate" </w:instrText>
      </w:r>
      <w:r>
        <w:rPr>
          <w:rFonts w:ascii="Segoe UI" w:hAnsi="Segoe UI" w:cs="Segoe UI"/>
          <w:color w:val="333333"/>
        </w:rPr>
      </w:r>
      <w:r>
        <w:rPr>
          <w:rFonts w:ascii="Segoe UI" w:hAnsi="Segoe UI" w:cs="Segoe UI"/>
          <w:color w:val="333333"/>
        </w:rPr>
        <w:fldChar w:fldCharType="separate"/>
      </w:r>
    </w:p>
    <w:p w14:paraId="08768059" w14:textId="77777777" w:rsidR="00434BEB" w:rsidRPr="00434BEB" w:rsidRDefault="00434BEB" w:rsidP="00434BEB">
      <w:pPr>
        <w:jc w:val="both"/>
        <w:rPr>
          <w:rStyle w:val="a5"/>
          <w:rFonts w:ascii="Segoe UI" w:hAnsi="Segoe UI" w:cs="Segoe UI"/>
          <w:color w:val="008000"/>
          <w:bdr w:val="none" w:sz="0" w:space="0" w:color="auto" w:frame="1"/>
          <w:lang w:val="en-US"/>
        </w:rPr>
      </w:pPr>
      <w:r>
        <w:rPr>
          <w:rFonts w:ascii="Segoe UI" w:hAnsi="Segoe UI" w:cs="Segoe UI"/>
          <w:color w:val="333333"/>
        </w:rPr>
        <w:fldChar w:fldCharType="end"/>
      </w:r>
      <w:r>
        <w:rPr>
          <w:rFonts w:ascii="Segoe UI" w:hAnsi="Segoe UI" w:cs="Segoe UI"/>
          <w:color w:val="333333"/>
        </w:rPr>
        <w:fldChar w:fldCharType="begin"/>
      </w:r>
      <w:r w:rsidRPr="00434BEB">
        <w:rPr>
          <w:rFonts w:ascii="Segoe UI" w:hAnsi="Segoe UI" w:cs="Segoe UI"/>
          <w:color w:val="333333"/>
          <w:lang w:val="en-US"/>
        </w:rPr>
        <w:instrText xml:space="preserve"> HYPERLINK "https://www.javatpoint.com/java-localdate" </w:instrText>
      </w:r>
      <w:r>
        <w:rPr>
          <w:rFonts w:ascii="Segoe UI" w:hAnsi="Segoe UI" w:cs="Segoe UI"/>
          <w:color w:val="333333"/>
        </w:rPr>
      </w:r>
      <w:r>
        <w:rPr>
          <w:rFonts w:ascii="Segoe UI" w:hAnsi="Segoe UI" w:cs="Segoe UI"/>
          <w:color w:val="333333"/>
        </w:rPr>
        <w:fldChar w:fldCharType="separate"/>
      </w:r>
    </w:p>
    <w:p w14:paraId="452680D1" w14:textId="77777777" w:rsidR="00434BEB" w:rsidRPr="00434BEB" w:rsidRDefault="00434BEB" w:rsidP="00434BEB">
      <w:pPr>
        <w:jc w:val="both"/>
        <w:rPr>
          <w:color w:val="333333"/>
          <w:lang w:val="en-US"/>
        </w:rPr>
      </w:pPr>
      <w:r>
        <w:rPr>
          <w:rFonts w:ascii="Segoe UI" w:hAnsi="Segoe UI" w:cs="Segoe UI"/>
          <w:color w:val="333333"/>
        </w:rPr>
        <w:fldChar w:fldCharType="end"/>
      </w:r>
    </w:p>
    <w:p w14:paraId="096F0C64" w14:textId="77777777" w:rsidR="00434BEB" w:rsidRDefault="00434BEB" w:rsidP="00434BEB">
      <w:pPr>
        <w:pStyle w:val="3"/>
        <w:shd w:val="clear" w:color="auto" w:fill="FFFFFF"/>
        <w:spacing w:line="312" w:lineRule="atLeast"/>
        <w:jc w:val="both"/>
        <w:rPr>
          <w:rFonts w:ascii="Helvetica" w:hAnsi="Helvetica" w:cs="Times New Roman"/>
          <w:color w:val="610B4B"/>
          <w:sz w:val="32"/>
          <w:szCs w:val="32"/>
        </w:rPr>
      </w:pPr>
      <w:proofErr w:type="spellStart"/>
      <w:r>
        <w:rPr>
          <w:rFonts w:ascii="Helvetica" w:hAnsi="Helvetica"/>
          <w:b/>
          <w:bCs/>
          <w:color w:val="610B4B"/>
          <w:sz w:val="32"/>
          <w:szCs w:val="32"/>
        </w:rPr>
        <w:t>Methods</w:t>
      </w:r>
      <w:proofErr w:type="spellEnd"/>
      <w:r>
        <w:rPr>
          <w:rFonts w:ascii="Helvetica" w:hAnsi="Helvetica"/>
          <w:b/>
          <w:bCs/>
          <w:color w:val="610B4B"/>
          <w:sz w:val="32"/>
          <w:szCs w:val="32"/>
        </w:rPr>
        <w:t xml:space="preserve"> </w:t>
      </w:r>
      <w:proofErr w:type="spellStart"/>
      <w:r>
        <w:rPr>
          <w:rFonts w:ascii="Helvetica" w:hAnsi="Helvetica"/>
          <w:b/>
          <w:bCs/>
          <w:color w:val="610B4B"/>
          <w:sz w:val="32"/>
          <w:szCs w:val="32"/>
        </w:rPr>
        <w:t>of</w:t>
      </w:r>
      <w:proofErr w:type="spellEnd"/>
      <w:r>
        <w:rPr>
          <w:rFonts w:ascii="Helvetica" w:hAnsi="Helvetica"/>
          <w:b/>
          <w:bCs/>
          <w:color w:val="610B4B"/>
          <w:sz w:val="32"/>
          <w:szCs w:val="32"/>
        </w:rPr>
        <w:t xml:space="preserve"> Java </w:t>
      </w:r>
      <w:proofErr w:type="spellStart"/>
      <w:r>
        <w:rPr>
          <w:rFonts w:ascii="Helvetica" w:hAnsi="Helvetica"/>
          <w:b/>
          <w:bCs/>
          <w:color w:val="610B4B"/>
          <w:sz w:val="32"/>
          <w:szCs w:val="32"/>
        </w:rPr>
        <w:t>LocalDate</w:t>
      </w:r>
      <w:proofErr w:type="spellEnd"/>
    </w:p>
    <w:tbl>
      <w:tblPr>
        <w:tblW w:w="10198"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5847"/>
        <w:gridCol w:w="4351"/>
      </w:tblGrid>
      <w:tr w:rsidR="00434BEB" w14:paraId="1AABEB22" w14:textId="77777777" w:rsidTr="00EF0FFD">
        <w:tc>
          <w:tcPr>
            <w:tcW w:w="0" w:type="auto"/>
            <w:shd w:val="clear" w:color="auto" w:fill="C7CCBE"/>
            <w:tcMar>
              <w:top w:w="180" w:type="dxa"/>
              <w:left w:w="180" w:type="dxa"/>
              <w:bottom w:w="180" w:type="dxa"/>
              <w:right w:w="180" w:type="dxa"/>
            </w:tcMar>
            <w:hideMark/>
          </w:tcPr>
          <w:p w14:paraId="043B054A" w14:textId="77777777" w:rsidR="00434BEB" w:rsidRDefault="00434BEB">
            <w:pPr>
              <w:rPr>
                <w:rFonts w:ascii="Times New Roman" w:hAnsi="Times New Roman"/>
                <w:b/>
                <w:bCs/>
                <w:color w:val="000000"/>
                <w:sz w:val="26"/>
                <w:szCs w:val="26"/>
              </w:rPr>
            </w:pPr>
            <w:proofErr w:type="spellStart"/>
            <w:r>
              <w:rPr>
                <w:b/>
                <w:bCs/>
                <w:color w:val="000000"/>
                <w:sz w:val="26"/>
                <w:szCs w:val="26"/>
              </w:rPr>
              <w:t>Method</w:t>
            </w:r>
            <w:proofErr w:type="spellEnd"/>
          </w:p>
        </w:tc>
        <w:tc>
          <w:tcPr>
            <w:tcW w:w="4351" w:type="dxa"/>
            <w:shd w:val="clear" w:color="auto" w:fill="C7CCBE"/>
            <w:tcMar>
              <w:top w:w="180" w:type="dxa"/>
              <w:left w:w="180" w:type="dxa"/>
              <w:bottom w:w="180" w:type="dxa"/>
              <w:right w:w="180" w:type="dxa"/>
            </w:tcMar>
            <w:hideMark/>
          </w:tcPr>
          <w:p w14:paraId="67469AC2" w14:textId="77777777" w:rsidR="00434BEB" w:rsidRDefault="00434BEB">
            <w:pPr>
              <w:rPr>
                <w:b/>
                <w:bCs/>
                <w:color w:val="000000"/>
                <w:sz w:val="26"/>
                <w:szCs w:val="26"/>
              </w:rPr>
            </w:pPr>
            <w:proofErr w:type="spellStart"/>
            <w:r>
              <w:rPr>
                <w:b/>
                <w:bCs/>
                <w:color w:val="000000"/>
                <w:sz w:val="26"/>
                <w:szCs w:val="26"/>
              </w:rPr>
              <w:t>Description</w:t>
            </w:r>
            <w:proofErr w:type="spellEnd"/>
          </w:p>
        </w:tc>
      </w:tr>
      <w:tr w:rsidR="00434BEB" w:rsidRPr="00EA16EA" w14:paraId="5DF46DDB" w14:textId="77777777" w:rsidTr="00EF0FFD">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06824FB" w14:textId="77777777" w:rsidR="00434BEB" w:rsidRPr="00434BEB" w:rsidRDefault="00434BEB">
            <w:pPr>
              <w:jc w:val="both"/>
              <w:rPr>
                <w:rFonts w:ascii="Segoe UI" w:hAnsi="Segoe UI" w:cs="Segoe UI"/>
                <w:color w:val="333333"/>
                <w:sz w:val="24"/>
                <w:szCs w:val="24"/>
                <w:lang w:val="en-US"/>
              </w:rPr>
            </w:pPr>
            <w:proofErr w:type="spellStart"/>
            <w:r w:rsidRPr="00434BEB">
              <w:rPr>
                <w:rFonts w:ascii="Segoe UI" w:hAnsi="Segoe UI" w:cs="Segoe UI"/>
                <w:color w:val="333333"/>
                <w:lang w:val="en-US"/>
              </w:rPr>
              <w:t>LocalDateTime</w:t>
            </w:r>
            <w:proofErr w:type="spellEnd"/>
            <w:r w:rsidRPr="00434BEB">
              <w:rPr>
                <w:rFonts w:ascii="Segoe UI" w:hAnsi="Segoe UI" w:cs="Segoe UI"/>
                <w:color w:val="333333"/>
                <w:lang w:val="en-US"/>
              </w:rPr>
              <w:t xml:space="preserve"> </w:t>
            </w:r>
            <w:proofErr w:type="spellStart"/>
            <w:proofErr w:type="gramStart"/>
            <w:r w:rsidRPr="00434BEB">
              <w:rPr>
                <w:rFonts w:ascii="Segoe UI" w:hAnsi="Segoe UI" w:cs="Segoe UI"/>
                <w:color w:val="333333"/>
                <w:lang w:val="en-US"/>
              </w:rPr>
              <w:t>atTime</w:t>
            </w:r>
            <w:proofErr w:type="spellEnd"/>
            <w:r w:rsidRPr="00434BEB">
              <w:rPr>
                <w:rFonts w:ascii="Segoe UI" w:hAnsi="Segoe UI" w:cs="Segoe UI"/>
                <w:color w:val="333333"/>
                <w:lang w:val="en-US"/>
              </w:rPr>
              <w:t>(</w:t>
            </w:r>
            <w:proofErr w:type="gramEnd"/>
            <w:r w:rsidRPr="00434BEB">
              <w:rPr>
                <w:rFonts w:ascii="Segoe UI" w:hAnsi="Segoe UI" w:cs="Segoe UI"/>
                <w:color w:val="333333"/>
                <w:lang w:val="en-US"/>
              </w:rPr>
              <w:t>int hour, int minute)</w:t>
            </w:r>
          </w:p>
        </w:tc>
        <w:tc>
          <w:tcPr>
            <w:tcW w:w="4351"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65FA2C6" w14:textId="77777777" w:rsidR="00434BEB" w:rsidRPr="00434BEB" w:rsidRDefault="00434BEB">
            <w:pPr>
              <w:jc w:val="both"/>
              <w:rPr>
                <w:rFonts w:ascii="Segoe UI" w:hAnsi="Segoe UI" w:cs="Segoe UI"/>
                <w:color w:val="333333"/>
                <w:lang w:val="en-US"/>
              </w:rPr>
            </w:pPr>
            <w:r w:rsidRPr="00434BEB">
              <w:rPr>
                <w:rFonts w:ascii="Segoe UI" w:hAnsi="Segoe UI" w:cs="Segoe UI"/>
                <w:color w:val="333333"/>
                <w:lang w:val="en-US"/>
              </w:rPr>
              <w:t xml:space="preserve">It is used to combine this date with a time to create a </w:t>
            </w:r>
            <w:proofErr w:type="spellStart"/>
            <w:r w:rsidRPr="00434BEB">
              <w:rPr>
                <w:rFonts w:ascii="Segoe UI" w:hAnsi="Segoe UI" w:cs="Segoe UI"/>
                <w:color w:val="333333"/>
                <w:lang w:val="en-US"/>
              </w:rPr>
              <w:t>LocalDateTime</w:t>
            </w:r>
            <w:proofErr w:type="spellEnd"/>
            <w:r w:rsidRPr="00434BEB">
              <w:rPr>
                <w:rFonts w:ascii="Segoe UI" w:hAnsi="Segoe UI" w:cs="Segoe UI"/>
                <w:color w:val="333333"/>
                <w:lang w:val="en-US"/>
              </w:rPr>
              <w:t>.</w:t>
            </w:r>
          </w:p>
        </w:tc>
      </w:tr>
      <w:tr w:rsidR="00434BEB" w:rsidRPr="00EA16EA" w14:paraId="2E2EE892" w14:textId="77777777" w:rsidTr="00EF0FFD">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52741EE" w14:textId="77777777" w:rsidR="00434BEB" w:rsidRDefault="00434BEB">
            <w:pPr>
              <w:jc w:val="both"/>
              <w:rPr>
                <w:rFonts w:ascii="Segoe UI" w:hAnsi="Segoe UI" w:cs="Segoe UI"/>
                <w:color w:val="333333"/>
              </w:rPr>
            </w:pPr>
            <w:proofErr w:type="spellStart"/>
            <w:r>
              <w:rPr>
                <w:rFonts w:ascii="Segoe UI" w:hAnsi="Segoe UI" w:cs="Segoe UI"/>
                <w:color w:val="333333"/>
              </w:rPr>
              <w:t>int</w:t>
            </w:r>
            <w:proofErr w:type="spellEnd"/>
            <w:r>
              <w:rPr>
                <w:rFonts w:ascii="Segoe UI" w:hAnsi="Segoe UI" w:cs="Segoe UI"/>
                <w:color w:val="333333"/>
              </w:rPr>
              <w:t xml:space="preserve"> </w:t>
            </w:r>
            <w:proofErr w:type="spellStart"/>
            <w:proofErr w:type="gramStart"/>
            <w:r>
              <w:rPr>
                <w:rFonts w:ascii="Segoe UI" w:hAnsi="Segoe UI" w:cs="Segoe UI"/>
                <w:color w:val="333333"/>
              </w:rPr>
              <w:t>compareTo</w:t>
            </w:r>
            <w:proofErr w:type="spellEnd"/>
            <w:r>
              <w:rPr>
                <w:rFonts w:ascii="Segoe UI" w:hAnsi="Segoe UI" w:cs="Segoe UI"/>
                <w:color w:val="333333"/>
              </w:rPr>
              <w:t>(</w:t>
            </w:r>
            <w:proofErr w:type="spellStart"/>
            <w:proofErr w:type="gramEnd"/>
            <w:r>
              <w:rPr>
                <w:rFonts w:ascii="Segoe UI" w:hAnsi="Segoe UI" w:cs="Segoe UI"/>
                <w:color w:val="333333"/>
              </w:rPr>
              <w:t>ChronoLocalDate</w:t>
            </w:r>
            <w:proofErr w:type="spellEnd"/>
            <w:r>
              <w:rPr>
                <w:rFonts w:ascii="Segoe UI" w:hAnsi="Segoe UI" w:cs="Segoe UI"/>
                <w:color w:val="333333"/>
              </w:rPr>
              <w:t xml:space="preserve"> </w:t>
            </w:r>
            <w:proofErr w:type="spellStart"/>
            <w:r>
              <w:rPr>
                <w:rFonts w:ascii="Segoe UI" w:hAnsi="Segoe UI" w:cs="Segoe UI"/>
                <w:color w:val="333333"/>
              </w:rPr>
              <w:t>other</w:t>
            </w:r>
            <w:proofErr w:type="spellEnd"/>
            <w:r>
              <w:rPr>
                <w:rFonts w:ascii="Segoe UI" w:hAnsi="Segoe UI" w:cs="Segoe UI"/>
                <w:color w:val="333333"/>
              </w:rPr>
              <w:t>)</w:t>
            </w:r>
          </w:p>
        </w:tc>
        <w:tc>
          <w:tcPr>
            <w:tcW w:w="4351"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E18F2FE" w14:textId="77777777" w:rsidR="00434BEB" w:rsidRPr="00434BEB" w:rsidRDefault="00434BEB">
            <w:pPr>
              <w:jc w:val="both"/>
              <w:rPr>
                <w:rFonts w:ascii="Segoe UI" w:hAnsi="Segoe UI" w:cs="Segoe UI"/>
                <w:color w:val="333333"/>
                <w:lang w:val="en-US"/>
              </w:rPr>
            </w:pPr>
            <w:r w:rsidRPr="00434BEB">
              <w:rPr>
                <w:rFonts w:ascii="Segoe UI" w:hAnsi="Segoe UI" w:cs="Segoe UI"/>
                <w:color w:val="333333"/>
                <w:lang w:val="en-US"/>
              </w:rPr>
              <w:t>It is used to compares this date to another date.</w:t>
            </w:r>
          </w:p>
        </w:tc>
      </w:tr>
      <w:tr w:rsidR="00434BEB" w:rsidRPr="00EA16EA" w14:paraId="07168F87" w14:textId="77777777" w:rsidTr="00EF0FFD">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89CEAE6" w14:textId="77777777" w:rsidR="00434BEB" w:rsidRDefault="00434BEB">
            <w:pPr>
              <w:jc w:val="both"/>
              <w:rPr>
                <w:rFonts w:ascii="Segoe UI" w:hAnsi="Segoe UI" w:cs="Segoe UI"/>
                <w:color w:val="333333"/>
              </w:rPr>
            </w:pPr>
            <w:proofErr w:type="spellStart"/>
            <w:r>
              <w:rPr>
                <w:rFonts w:ascii="Segoe UI" w:hAnsi="Segoe UI" w:cs="Segoe UI"/>
                <w:color w:val="333333"/>
              </w:rPr>
              <w:t>boolean</w:t>
            </w:r>
            <w:proofErr w:type="spellEnd"/>
            <w:r>
              <w:rPr>
                <w:rFonts w:ascii="Segoe UI" w:hAnsi="Segoe UI" w:cs="Segoe UI"/>
                <w:color w:val="333333"/>
              </w:rPr>
              <w:t xml:space="preserve"> </w:t>
            </w:r>
            <w:proofErr w:type="spellStart"/>
            <w:proofErr w:type="gramStart"/>
            <w:r>
              <w:rPr>
                <w:rFonts w:ascii="Segoe UI" w:hAnsi="Segoe UI" w:cs="Segoe UI"/>
                <w:color w:val="333333"/>
              </w:rPr>
              <w:t>equals</w:t>
            </w:r>
            <w:proofErr w:type="spellEnd"/>
            <w:r>
              <w:rPr>
                <w:rFonts w:ascii="Segoe UI" w:hAnsi="Segoe UI" w:cs="Segoe UI"/>
                <w:color w:val="333333"/>
              </w:rPr>
              <w:t>(</w:t>
            </w:r>
            <w:proofErr w:type="gramEnd"/>
            <w:r>
              <w:rPr>
                <w:rFonts w:ascii="Segoe UI" w:hAnsi="Segoe UI" w:cs="Segoe UI"/>
                <w:color w:val="333333"/>
              </w:rPr>
              <w:t xml:space="preserve">Object </w:t>
            </w:r>
            <w:proofErr w:type="spellStart"/>
            <w:r>
              <w:rPr>
                <w:rFonts w:ascii="Segoe UI" w:hAnsi="Segoe UI" w:cs="Segoe UI"/>
                <w:color w:val="333333"/>
              </w:rPr>
              <w:t>obj</w:t>
            </w:r>
            <w:proofErr w:type="spellEnd"/>
            <w:r>
              <w:rPr>
                <w:rFonts w:ascii="Segoe UI" w:hAnsi="Segoe UI" w:cs="Segoe UI"/>
                <w:color w:val="333333"/>
              </w:rPr>
              <w:t>)</w:t>
            </w:r>
          </w:p>
        </w:tc>
        <w:tc>
          <w:tcPr>
            <w:tcW w:w="4351"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6EC6CCC" w14:textId="77777777" w:rsidR="00434BEB" w:rsidRPr="00434BEB" w:rsidRDefault="00434BEB">
            <w:pPr>
              <w:jc w:val="both"/>
              <w:rPr>
                <w:rFonts w:ascii="Segoe UI" w:hAnsi="Segoe UI" w:cs="Segoe UI"/>
                <w:color w:val="333333"/>
                <w:lang w:val="en-US"/>
              </w:rPr>
            </w:pPr>
            <w:r w:rsidRPr="00434BEB">
              <w:rPr>
                <w:rFonts w:ascii="Segoe UI" w:hAnsi="Segoe UI" w:cs="Segoe UI"/>
                <w:color w:val="333333"/>
                <w:lang w:val="en-US"/>
              </w:rPr>
              <w:t>It is used to check if this date is equal to another date.</w:t>
            </w:r>
          </w:p>
        </w:tc>
      </w:tr>
      <w:tr w:rsidR="00434BEB" w:rsidRPr="00EA16EA" w14:paraId="4AEF393E" w14:textId="77777777" w:rsidTr="00EF0FFD">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78CD11D" w14:textId="77777777" w:rsidR="00434BEB" w:rsidRDefault="00434BEB">
            <w:pPr>
              <w:jc w:val="both"/>
              <w:rPr>
                <w:rFonts w:ascii="Segoe UI" w:hAnsi="Segoe UI" w:cs="Segoe UI"/>
                <w:color w:val="333333"/>
              </w:rPr>
            </w:pPr>
            <w:proofErr w:type="spellStart"/>
            <w:r>
              <w:rPr>
                <w:rFonts w:ascii="Segoe UI" w:hAnsi="Segoe UI" w:cs="Segoe UI"/>
                <w:color w:val="333333"/>
              </w:rPr>
              <w:t>String</w:t>
            </w:r>
            <w:proofErr w:type="spellEnd"/>
            <w:r>
              <w:rPr>
                <w:rFonts w:ascii="Segoe UI" w:hAnsi="Segoe UI" w:cs="Segoe UI"/>
                <w:color w:val="333333"/>
              </w:rPr>
              <w:t xml:space="preserve"> </w:t>
            </w:r>
            <w:proofErr w:type="spellStart"/>
            <w:proofErr w:type="gramStart"/>
            <w:r>
              <w:rPr>
                <w:rFonts w:ascii="Segoe UI" w:hAnsi="Segoe UI" w:cs="Segoe UI"/>
                <w:color w:val="333333"/>
              </w:rPr>
              <w:t>format</w:t>
            </w:r>
            <w:proofErr w:type="spellEnd"/>
            <w:r>
              <w:rPr>
                <w:rFonts w:ascii="Segoe UI" w:hAnsi="Segoe UI" w:cs="Segoe UI"/>
                <w:color w:val="333333"/>
              </w:rPr>
              <w:t>(</w:t>
            </w:r>
            <w:proofErr w:type="spellStart"/>
            <w:proofErr w:type="gramEnd"/>
            <w:r>
              <w:rPr>
                <w:rFonts w:ascii="Segoe UI" w:hAnsi="Segoe UI" w:cs="Segoe UI"/>
                <w:color w:val="333333"/>
              </w:rPr>
              <w:t>DateTimeFormatter</w:t>
            </w:r>
            <w:proofErr w:type="spellEnd"/>
            <w:r>
              <w:rPr>
                <w:rFonts w:ascii="Segoe UI" w:hAnsi="Segoe UI" w:cs="Segoe UI"/>
                <w:color w:val="333333"/>
              </w:rPr>
              <w:t xml:space="preserve"> </w:t>
            </w:r>
            <w:proofErr w:type="spellStart"/>
            <w:r>
              <w:rPr>
                <w:rFonts w:ascii="Segoe UI" w:hAnsi="Segoe UI" w:cs="Segoe UI"/>
                <w:color w:val="333333"/>
              </w:rPr>
              <w:t>formatter</w:t>
            </w:r>
            <w:proofErr w:type="spellEnd"/>
            <w:r>
              <w:rPr>
                <w:rFonts w:ascii="Segoe UI" w:hAnsi="Segoe UI" w:cs="Segoe UI"/>
                <w:color w:val="333333"/>
              </w:rPr>
              <w:t>)</w:t>
            </w:r>
          </w:p>
        </w:tc>
        <w:tc>
          <w:tcPr>
            <w:tcW w:w="4351"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03EF950" w14:textId="77777777" w:rsidR="00434BEB" w:rsidRPr="00434BEB" w:rsidRDefault="00434BEB">
            <w:pPr>
              <w:jc w:val="both"/>
              <w:rPr>
                <w:rFonts w:ascii="Segoe UI" w:hAnsi="Segoe UI" w:cs="Segoe UI"/>
                <w:color w:val="333333"/>
                <w:lang w:val="en-US"/>
              </w:rPr>
            </w:pPr>
            <w:r w:rsidRPr="00434BEB">
              <w:rPr>
                <w:rFonts w:ascii="Segoe UI" w:hAnsi="Segoe UI" w:cs="Segoe UI"/>
                <w:color w:val="333333"/>
                <w:lang w:val="en-US"/>
              </w:rPr>
              <w:t>It is used to format this date using the specified formatter.</w:t>
            </w:r>
          </w:p>
        </w:tc>
      </w:tr>
      <w:tr w:rsidR="00434BEB" w:rsidRPr="00EA16EA" w14:paraId="6E512C9F" w14:textId="77777777" w:rsidTr="00EF0FFD">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673EECA" w14:textId="77777777" w:rsidR="00434BEB" w:rsidRDefault="00434BEB">
            <w:pPr>
              <w:jc w:val="both"/>
              <w:rPr>
                <w:rFonts w:ascii="Segoe UI" w:hAnsi="Segoe UI" w:cs="Segoe UI"/>
                <w:color w:val="333333"/>
              </w:rPr>
            </w:pPr>
            <w:proofErr w:type="spellStart"/>
            <w:r>
              <w:rPr>
                <w:rFonts w:ascii="Segoe UI" w:hAnsi="Segoe UI" w:cs="Segoe UI"/>
                <w:color w:val="333333"/>
              </w:rPr>
              <w:t>int</w:t>
            </w:r>
            <w:proofErr w:type="spellEnd"/>
            <w:r>
              <w:rPr>
                <w:rFonts w:ascii="Segoe UI" w:hAnsi="Segoe UI" w:cs="Segoe UI"/>
                <w:color w:val="333333"/>
              </w:rPr>
              <w:t xml:space="preserve"> </w:t>
            </w:r>
            <w:proofErr w:type="spellStart"/>
            <w:proofErr w:type="gramStart"/>
            <w:r>
              <w:rPr>
                <w:rFonts w:ascii="Segoe UI" w:hAnsi="Segoe UI" w:cs="Segoe UI"/>
                <w:color w:val="333333"/>
              </w:rPr>
              <w:t>get</w:t>
            </w:r>
            <w:proofErr w:type="spellEnd"/>
            <w:r>
              <w:rPr>
                <w:rFonts w:ascii="Segoe UI" w:hAnsi="Segoe UI" w:cs="Segoe UI"/>
                <w:color w:val="333333"/>
              </w:rPr>
              <w:t>(</w:t>
            </w:r>
            <w:proofErr w:type="spellStart"/>
            <w:proofErr w:type="gramEnd"/>
            <w:r>
              <w:rPr>
                <w:rFonts w:ascii="Segoe UI" w:hAnsi="Segoe UI" w:cs="Segoe UI"/>
                <w:color w:val="333333"/>
              </w:rPr>
              <w:t>TemporalField</w:t>
            </w:r>
            <w:proofErr w:type="spellEnd"/>
            <w:r>
              <w:rPr>
                <w:rFonts w:ascii="Segoe UI" w:hAnsi="Segoe UI" w:cs="Segoe UI"/>
                <w:color w:val="333333"/>
              </w:rPr>
              <w:t xml:space="preserve"> </w:t>
            </w:r>
            <w:proofErr w:type="spellStart"/>
            <w:r>
              <w:rPr>
                <w:rFonts w:ascii="Segoe UI" w:hAnsi="Segoe UI" w:cs="Segoe UI"/>
                <w:color w:val="333333"/>
              </w:rPr>
              <w:t>field</w:t>
            </w:r>
            <w:proofErr w:type="spellEnd"/>
            <w:r>
              <w:rPr>
                <w:rFonts w:ascii="Segoe UI" w:hAnsi="Segoe UI" w:cs="Segoe UI"/>
                <w:color w:val="333333"/>
              </w:rPr>
              <w:t>)</w:t>
            </w:r>
          </w:p>
        </w:tc>
        <w:tc>
          <w:tcPr>
            <w:tcW w:w="4351"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89CB178" w14:textId="77777777" w:rsidR="00434BEB" w:rsidRPr="00434BEB" w:rsidRDefault="00434BEB">
            <w:pPr>
              <w:jc w:val="both"/>
              <w:rPr>
                <w:rFonts w:ascii="Segoe UI" w:hAnsi="Segoe UI" w:cs="Segoe UI"/>
                <w:color w:val="333333"/>
                <w:lang w:val="en-US"/>
              </w:rPr>
            </w:pPr>
            <w:r w:rsidRPr="00434BEB">
              <w:rPr>
                <w:rFonts w:ascii="Segoe UI" w:hAnsi="Segoe UI" w:cs="Segoe UI"/>
                <w:color w:val="333333"/>
                <w:lang w:val="en-US"/>
              </w:rPr>
              <w:t>It is used to get the value of the specified field from this date as an int.</w:t>
            </w:r>
          </w:p>
        </w:tc>
      </w:tr>
      <w:tr w:rsidR="00434BEB" w:rsidRPr="00EA16EA" w14:paraId="36B6FB16" w14:textId="77777777" w:rsidTr="00EF0FFD">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B29BC69" w14:textId="77777777" w:rsidR="00434BEB" w:rsidRDefault="00434BEB">
            <w:pPr>
              <w:jc w:val="both"/>
              <w:rPr>
                <w:rFonts w:ascii="Segoe UI" w:hAnsi="Segoe UI" w:cs="Segoe UI"/>
                <w:color w:val="333333"/>
              </w:rPr>
            </w:pPr>
            <w:proofErr w:type="spellStart"/>
            <w:r>
              <w:rPr>
                <w:rFonts w:ascii="Segoe UI" w:hAnsi="Segoe UI" w:cs="Segoe UI"/>
                <w:color w:val="333333"/>
              </w:rPr>
              <w:t>boolean</w:t>
            </w:r>
            <w:proofErr w:type="spellEnd"/>
            <w:r>
              <w:rPr>
                <w:rFonts w:ascii="Segoe UI" w:hAnsi="Segoe UI" w:cs="Segoe UI"/>
                <w:color w:val="333333"/>
              </w:rPr>
              <w:t xml:space="preserve"> </w:t>
            </w:r>
            <w:proofErr w:type="spellStart"/>
            <w:proofErr w:type="gramStart"/>
            <w:r>
              <w:rPr>
                <w:rFonts w:ascii="Segoe UI" w:hAnsi="Segoe UI" w:cs="Segoe UI"/>
                <w:color w:val="333333"/>
              </w:rPr>
              <w:t>isLeapYear</w:t>
            </w:r>
            <w:proofErr w:type="spellEnd"/>
            <w:r>
              <w:rPr>
                <w:rFonts w:ascii="Segoe UI" w:hAnsi="Segoe UI" w:cs="Segoe UI"/>
                <w:color w:val="333333"/>
              </w:rPr>
              <w:t>(</w:t>
            </w:r>
            <w:proofErr w:type="gramEnd"/>
            <w:r>
              <w:rPr>
                <w:rFonts w:ascii="Segoe UI" w:hAnsi="Segoe UI" w:cs="Segoe UI"/>
                <w:color w:val="333333"/>
              </w:rPr>
              <w:t>)</w:t>
            </w:r>
          </w:p>
        </w:tc>
        <w:tc>
          <w:tcPr>
            <w:tcW w:w="4351"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B2DCA4E" w14:textId="77777777" w:rsidR="00434BEB" w:rsidRPr="00434BEB" w:rsidRDefault="00434BEB">
            <w:pPr>
              <w:jc w:val="both"/>
              <w:rPr>
                <w:rFonts w:ascii="Segoe UI" w:hAnsi="Segoe UI" w:cs="Segoe UI"/>
                <w:color w:val="333333"/>
                <w:lang w:val="en-US"/>
              </w:rPr>
            </w:pPr>
            <w:r w:rsidRPr="00434BEB">
              <w:rPr>
                <w:rFonts w:ascii="Segoe UI" w:hAnsi="Segoe UI" w:cs="Segoe UI"/>
                <w:color w:val="333333"/>
                <w:lang w:val="en-US"/>
              </w:rPr>
              <w:t>It is used to check if the year is a leap year, according to the ISO proleptic calendar system rules.</w:t>
            </w:r>
          </w:p>
        </w:tc>
      </w:tr>
      <w:tr w:rsidR="00434BEB" w:rsidRPr="00EA16EA" w14:paraId="25AC58D5" w14:textId="77777777" w:rsidTr="00EF0FFD">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4CB5249" w14:textId="77777777" w:rsidR="00434BEB" w:rsidRDefault="00434BEB">
            <w:pPr>
              <w:jc w:val="both"/>
              <w:rPr>
                <w:rFonts w:ascii="Segoe UI" w:hAnsi="Segoe UI" w:cs="Segoe UI"/>
                <w:color w:val="333333"/>
              </w:rPr>
            </w:pPr>
            <w:proofErr w:type="spellStart"/>
            <w:r>
              <w:rPr>
                <w:rFonts w:ascii="Segoe UI" w:hAnsi="Segoe UI" w:cs="Segoe UI"/>
                <w:color w:val="333333"/>
              </w:rPr>
              <w:lastRenderedPageBreak/>
              <w:t>LocalDate</w:t>
            </w:r>
            <w:proofErr w:type="spellEnd"/>
            <w:r>
              <w:rPr>
                <w:rFonts w:ascii="Segoe UI" w:hAnsi="Segoe UI" w:cs="Segoe UI"/>
                <w:color w:val="333333"/>
              </w:rPr>
              <w:t xml:space="preserve"> </w:t>
            </w:r>
            <w:proofErr w:type="spellStart"/>
            <w:proofErr w:type="gramStart"/>
            <w:r>
              <w:rPr>
                <w:rFonts w:ascii="Segoe UI" w:hAnsi="Segoe UI" w:cs="Segoe UI"/>
                <w:color w:val="333333"/>
              </w:rPr>
              <w:t>minusDays</w:t>
            </w:r>
            <w:proofErr w:type="spellEnd"/>
            <w:r>
              <w:rPr>
                <w:rFonts w:ascii="Segoe UI" w:hAnsi="Segoe UI" w:cs="Segoe UI"/>
                <w:color w:val="333333"/>
              </w:rPr>
              <w:t>(</w:t>
            </w:r>
            <w:proofErr w:type="spellStart"/>
            <w:proofErr w:type="gramEnd"/>
            <w:r>
              <w:rPr>
                <w:rFonts w:ascii="Segoe UI" w:hAnsi="Segoe UI" w:cs="Segoe UI"/>
                <w:color w:val="333333"/>
              </w:rPr>
              <w:t>long</w:t>
            </w:r>
            <w:proofErr w:type="spellEnd"/>
            <w:r>
              <w:rPr>
                <w:rFonts w:ascii="Segoe UI" w:hAnsi="Segoe UI" w:cs="Segoe UI"/>
                <w:color w:val="333333"/>
              </w:rPr>
              <w:t xml:space="preserve"> </w:t>
            </w:r>
            <w:proofErr w:type="spellStart"/>
            <w:r>
              <w:rPr>
                <w:rFonts w:ascii="Segoe UI" w:hAnsi="Segoe UI" w:cs="Segoe UI"/>
                <w:color w:val="333333"/>
              </w:rPr>
              <w:t>daysToSubtract</w:t>
            </w:r>
            <w:proofErr w:type="spellEnd"/>
            <w:r>
              <w:rPr>
                <w:rFonts w:ascii="Segoe UI" w:hAnsi="Segoe UI" w:cs="Segoe UI"/>
                <w:color w:val="333333"/>
              </w:rPr>
              <w:t>)</w:t>
            </w:r>
          </w:p>
        </w:tc>
        <w:tc>
          <w:tcPr>
            <w:tcW w:w="4351"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7208573" w14:textId="77777777" w:rsidR="00434BEB" w:rsidRPr="00434BEB" w:rsidRDefault="00434BEB">
            <w:pPr>
              <w:jc w:val="both"/>
              <w:rPr>
                <w:rFonts w:ascii="Segoe UI" w:hAnsi="Segoe UI" w:cs="Segoe UI"/>
                <w:color w:val="333333"/>
                <w:lang w:val="en-US"/>
              </w:rPr>
            </w:pPr>
            <w:r w:rsidRPr="00434BEB">
              <w:rPr>
                <w:rFonts w:ascii="Segoe UI" w:hAnsi="Segoe UI" w:cs="Segoe UI"/>
                <w:color w:val="333333"/>
                <w:lang w:val="en-US"/>
              </w:rPr>
              <w:t xml:space="preserve">It is used to return a copy of this </w:t>
            </w:r>
            <w:proofErr w:type="spellStart"/>
            <w:r w:rsidRPr="00434BEB">
              <w:rPr>
                <w:rFonts w:ascii="Segoe UI" w:hAnsi="Segoe UI" w:cs="Segoe UI"/>
                <w:color w:val="333333"/>
                <w:lang w:val="en-US"/>
              </w:rPr>
              <w:t>LocalDate</w:t>
            </w:r>
            <w:proofErr w:type="spellEnd"/>
            <w:r w:rsidRPr="00434BEB">
              <w:rPr>
                <w:rFonts w:ascii="Segoe UI" w:hAnsi="Segoe UI" w:cs="Segoe UI"/>
                <w:color w:val="333333"/>
                <w:lang w:val="en-US"/>
              </w:rPr>
              <w:t xml:space="preserve"> with the specified number of days subtracted.</w:t>
            </w:r>
          </w:p>
        </w:tc>
      </w:tr>
      <w:tr w:rsidR="00434BEB" w:rsidRPr="00EA16EA" w14:paraId="60170760" w14:textId="77777777" w:rsidTr="00EF0FFD">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FD8A4DD" w14:textId="77777777" w:rsidR="00434BEB" w:rsidRDefault="00434BEB">
            <w:pPr>
              <w:jc w:val="both"/>
              <w:rPr>
                <w:rFonts w:ascii="Segoe UI" w:hAnsi="Segoe UI" w:cs="Segoe UI"/>
                <w:color w:val="333333"/>
              </w:rPr>
            </w:pPr>
            <w:proofErr w:type="spellStart"/>
            <w:r>
              <w:rPr>
                <w:rFonts w:ascii="Segoe UI" w:hAnsi="Segoe UI" w:cs="Segoe UI"/>
                <w:color w:val="333333"/>
              </w:rPr>
              <w:t>LocalDate</w:t>
            </w:r>
            <w:proofErr w:type="spellEnd"/>
            <w:r>
              <w:rPr>
                <w:rFonts w:ascii="Segoe UI" w:hAnsi="Segoe UI" w:cs="Segoe UI"/>
                <w:color w:val="333333"/>
              </w:rPr>
              <w:t xml:space="preserve"> </w:t>
            </w:r>
            <w:proofErr w:type="spellStart"/>
            <w:proofErr w:type="gramStart"/>
            <w:r>
              <w:rPr>
                <w:rFonts w:ascii="Segoe UI" w:hAnsi="Segoe UI" w:cs="Segoe UI"/>
                <w:color w:val="333333"/>
              </w:rPr>
              <w:t>minusMonths</w:t>
            </w:r>
            <w:proofErr w:type="spellEnd"/>
            <w:r>
              <w:rPr>
                <w:rFonts w:ascii="Segoe UI" w:hAnsi="Segoe UI" w:cs="Segoe UI"/>
                <w:color w:val="333333"/>
              </w:rPr>
              <w:t>(</w:t>
            </w:r>
            <w:proofErr w:type="spellStart"/>
            <w:proofErr w:type="gramEnd"/>
            <w:r>
              <w:rPr>
                <w:rFonts w:ascii="Segoe UI" w:hAnsi="Segoe UI" w:cs="Segoe UI"/>
                <w:color w:val="333333"/>
              </w:rPr>
              <w:t>long</w:t>
            </w:r>
            <w:proofErr w:type="spellEnd"/>
            <w:r>
              <w:rPr>
                <w:rFonts w:ascii="Segoe UI" w:hAnsi="Segoe UI" w:cs="Segoe UI"/>
                <w:color w:val="333333"/>
              </w:rPr>
              <w:t xml:space="preserve"> </w:t>
            </w:r>
            <w:proofErr w:type="spellStart"/>
            <w:r>
              <w:rPr>
                <w:rFonts w:ascii="Segoe UI" w:hAnsi="Segoe UI" w:cs="Segoe UI"/>
                <w:color w:val="333333"/>
              </w:rPr>
              <w:t>monthsToSubtract</w:t>
            </w:r>
            <w:proofErr w:type="spellEnd"/>
            <w:r>
              <w:rPr>
                <w:rFonts w:ascii="Segoe UI" w:hAnsi="Segoe UI" w:cs="Segoe UI"/>
                <w:color w:val="333333"/>
              </w:rPr>
              <w:t>)</w:t>
            </w:r>
          </w:p>
        </w:tc>
        <w:tc>
          <w:tcPr>
            <w:tcW w:w="4351"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539A90D" w14:textId="77777777" w:rsidR="00434BEB" w:rsidRPr="00434BEB" w:rsidRDefault="00434BEB">
            <w:pPr>
              <w:jc w:val="both"/>
              <w:rPr>
                <w:rFonts w:ascii="Segoe UI" w:hAnsi="Segoe UI" w:cs="Segoe UI"/>
                <w:color w:val="333333"/>
                <w:lang w:val="en-US"/>
              </w:rPr>
            </w:pPr>
            <w:r w:rsidRPr="00434BEB">
              <w:rPr>
                <w:rFonts w:ascii="Segoe UI" w:hAnsi="Segoe UI" w:cs="Segoe UI"/>
                <w:color w:val="333333"/>
                <w:lang w:val="en-US"/>
              </w:rPr>
              <w:t xml:space="preserve">It is used to return a copy of this </w:t>
            </w:r>
            <w:proofErr w:type="spellStart"/>
            <w:r w:rsidRPr="00434BEB">
              <w:rPr>
                <w:rFonts w:ascii="Segoe UI" w:hAnsi="Segoe UI" w:cs="Segoe UI"/>
                <w:color w:val="333333"/>
                <w:lang w:val="en-US"/>
              </w:rPr>
              <w:t>LocalDate</w:t>
            </w:r>
            <w:proofErr w:type="spellEnd"/>
            <w:r w:rsidRPr="00434BEB">
              <w:rPr>
                <w:rFonts w:ascii="Segoe UI" w:hAnsi="Segoe UI" w:cs="Segoe UI"/>
                <w:color w:val="333333"/>
                <w:lang w:val="en-US"/>
              </w:rPr>
              <w:t xml:space="preserve"> with the specified number of months subtracted.</w:t>
            </w:r>
          </w:p>
        </w:tc>
      </w:tr>
      <w:tr w:rsidR="00434BEB" w:rsidRPr="00EA16EA" w14:paraId="2E355168" w14:textId="77777777" w:rsidTr="00EF0FFD">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E82DBCB" w14:textId="77777777" w:rsidR="00434BEB" w:rsidRDefault="00434BEB">
            <w:pPr>
              <w:jc w:val="both"/>
              <w:rPr>
                <w:rFonts w:ascii="Segoe UI" w:hAnsi="Segoe UI" w:cs="Segoe UI"/>
                <w:color w:val="333333"/>
              </w:rPr>
            </w:pPr>
            <w:proofErr w:type="spellStart"/>
            <w:r>
              <w:rPr>
                <w:rFonts w:ascii="Segoe UI" w:hAnsi="Segoe UI" w:cs="Segoe UI"/>
                <w:color w:val="333333"/>
              </w:rPr>
              <w:t>static</w:t>
            </w:r>
            <w:proofErr w:type="spellEnd"/>
            <w:r>
              <w:rPr>
                <w:rFonts w:ascii="Segoe UI" w:hAnsi="Segoe UI" w:cs="Segoe UI"/>
                <w:color w:val="333333"/>
              </w:rPr>
              <w:t xml:space="preserve"> </w:t>
            </w:r>
            <w:proofErr w:type="spellStart"/>
            <w:r>
              <w:rPr>
                <w:rFonts w:ascii="Segoe UI" w:hAnsi="Segoe UI" w:cs="Segoe UI"/>
                <w:color w:val="333333"/>
              </w:rPr>
              <w:t>LocalDate</w:t>
            </w:r>
            <w:proofErr w:type="spellEnd"/>
            <w:r>
              <w:rPr>
                <w:rFonts w:ascii="Segoe UI" w:hAnsi="Segoe UI" w:cs="Segoe UI"/>
                <w:color w:val="333333"/>
              </w:rPr>
              <w:t xml:space="preserve"> </w:t>
            </w:r>
            <w:proofErr w:type="spellStart"/>
            <w:proofErr w:type="gramStart"/>
            <w:r>
              <w:rPr>
                <w:rFonts w:ascii="Segoe UI" w:hAnsi="Segoe UI" w:cs="Segoe UI"/>
                <w:color w:val="333333"/>
              </w:rPr>
              <w:t>now</w:t>
            </w:r>
            <w:proofErr w:type="spellEnd"/>
            <w:r>
              <w:rPr>
                <w:rFonts w:ascii="Segoe UI" w:hAnsi="Segoe UI" w:cs="Segoe UI"/>
                <w:color w:val="333333"/>
              </w:rPr>
              <w:t>(</w:t>
            </w:r>
            <w:proofErr w:type="gramEnd"/>
            <w:r>
              <w:rPr>
                <w:rFonts w:ascii="Segoe UI" w:hAnsi="Segoe UI" w:cs="Segoe UI"/>
                <w:color w:val="333333"/>
              </w:rPr>
              <w:t>)</w:t>
            </w:r>
          </w:p>
        </w:tc>
        <w:tc>
          <w:tcPr>
            <w:tcW w:w="4351"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D36E67F" w14:textId="77777777" w:rsidR="00434BEB" w:rsidRPr="00434BEB" w:rsidRDefault="00434BEB">
            <w:pPr>
              <w:jc w:val="both"/>
              <w:rPr>
                <w:rFonts w:ascii="Segoe UI" w:hAnsi="Segoe UI" w:cs="Segoe UI"/>
                <w:color w:val="333333"/>
                <w:lang w:val="en-US"/>
              </w:rPr>
            </w:pPr>
            <w:r w:rsidRPr="00434BEB">
              <w:rPr>
                <w:rFonts w:ascii="Segoe UI" w:hAnsi="Segoe UI" w:cs="Segoe UI"/>
                <w:color w:val="333333"/>
                <w:lang w:val="en-US"/>
              </w:rPr>
              <w:t>It is used to obtain the current date from the system clock in the default time-zone.</w:t>
            </w:r>
          </w:p>
        </w:tc>
      </w:tr>
      <w:tr w:rsidR="00434BEB" w:rsidRPr="00EA16EA" w14:paraId="3E21E8C1" w14:textId="77777777" w:rsidTr="00EF0FFD">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E80D042" w14:textId="77777777" w:rsidR="00434BEB" w:rsidRDefault="00434BEB">
            <w:pPr>
              <w:jc w:val="both"/>
              <w:rPr>
                <w:rFonts w:ascii="Segoe UI" w:hAnsi="Segoe UI" w:cs="Segoe UI"/>
                <w:color w:val="333333"/>
              </w:rPr>
            </w:pPr>
            <w:proofErr w:type="spellStart"/>
            <w:r>
              <w:rPr>
                <w:rFonts w:ascii="Segoe UI" w:hAnsi="Segoe UI" w:cs="Segoe UI"/>
                <w:color w:val="333333"/>
              </w:rPr>
              <w:t>LocalDate</w:t>
            </w:r>
            <w:proofErr w:type="spellEnd"/>
            <w:r>
              <w:rPr>
                <w:rFonts w:ascii="Segoe UI" w:hAnsi="Segoe UI" w:cs="Segoe UI"/>
                <w:color w:val="333333"/>
              </w:rPr>
              <w:t xml:space="preserve"> </w:t>
            </w:r>
            <w:proofErr w:type="spellStart"/>
            <w:proofErr w:type="gramStart"/>
            <w:r>
              <w:rPr>
                <w:rFonts w:ascii="Segoe UI" w:hAnsi="Segoe UI" w:cs="Segoe UI"/>
                <w:color w:val="333333"/>
              </w:rPr>
              <w:t>plusDays</w:t>
            </w:r>
            <w:proofErr w:type="spellEnd"/>
            <w:r>
              <w:rPr>
                <w:rFonts w:ascii="Segoe UI" w:hAnsi="Segoe UI" w:cs="Segoe UI"/>
                <w:color w:val="333333"/>
              </w:rPr>
              <w:t>(</w:t>
            </w:r>
            <w:proofErr w:type="spellStart"/>
            <w:proofErr w:type="gramEnd"/>
            <w:r>
              <w:rPr>
                <w:rFonts w:ascii="Segoe UI" w:hAnsi="Segoe UI" w:cs="Segoe UI"/>
                <w:color w:val="333333"/>
              </w:rPr>
              <w:t>long</w:t>
            </w:r>
            <w:proofErr w:type="spellEnd"/>
            <w:r>
              <w:rPr>
                <w:rFonts w:ascii="Segoe UI" w:hAnsi="Segoe UI" w:cs="Segoe UI"/>
                <w:color w:val="333333"/>
              </w:rPr>
              <w:t xml:space="preserve"> </w:t>
            </w:r>
            <w:proofErr w:type="spellStart"/>
            <w:r>
              <w:rPr>
                <w:rFonts w:ascii="Segoe UI" w:hAnsi="Segoe UI" w:cs="Segoe UI"/>
                <w:color w:val="333333"/>
              </w:rPr>
              <w:t>daysToAdd</w:t>
            </w:r>
            <w:proofErr w:type="spellEnd"/>
            <w:r>
              <w:rPr>
                <w:rFonts w:ascii="Segoe UI" w:hAnsi="Segoe UI" w:cs="Segoe UI"/>
                <w:color w:val="333333"/>
              </w:rPr>
              <w:t>)</w:t>
            </w:r>
          </w:p>
        </w:tc>
        <w:tc>
          <w:tcPr>
            <w:tcW w:w="4351"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EC246C6" w14:textId="77777777" w:rsidR="00434BEB" w:rsidRPr="00434BEB" w:rsidRDefault="00434BEB">
            <w:pPr>
              <w:jc w:val="both"/>
              <w:rPr>
                <w:rFonts w:ascii="Segoe UI" w:hAnsi="Segoe UI" w:cs="Segoe UI"/>
                <w:color w:val="333333"/>
                <w:lang w:val="en-US"/>
              </w:rPr>
            </w:pPr>
            <w:r w:rsidRPr="00434BEB">
              <w:rPr>
                <w:rFonts w:ascii="Segoe UI" w:hAnsi="Segoe UI" w:cs="Segoe UI"/>
                <w:color w:val="333333"/>
                <w:lang w:val="en-US"/>
              </w:rPr>
              <w:t xml:space="preserve">It is used to return a copy of this </w:t>
            </w:r>
            <w:proofErr w:type="spellStart"/>
            <w:r w:rsidRPr="00434BEB">
              <w:rPr>
                <w:rFonts w:ascii="Segoe UI" w:hAnsi="Segoe UI" w:cs="Segoe UI"/>
                <w:color w:val="333333"/>
                <w:lang w:val="en-US"/>
              </w:rPr>
              <w:t>LocalDate</w:t>
            </w:r>
            <w:proofErr w:type="spellEnd"/>
            <w:r w:rsidRPr="00434BEB">
              <w:rPr>
                <w:rFonts w:ascii="Segoe UI" w:hAnsi="Segoe UI" w:cs="Segoe UI"/>
                <w:color w:val="333333"/>
                <w:lang w:val="en-US"/>
              </w:rPr>
              <w:t xml:space="preserve"> with the specified number of days added.</w:t>
            </w:r>
          </w:p>
        </w:tc>
      </w:tr>
      <w:tr w:rsidR="00434BEB" w:rsidRPr="00EA16EA" w14:paraId="55D5D8A4" w14:textId="77777777" w:rsidTr="00EF0FFD">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5EB1140" w14:textId="77777777" w:rsidR="00434BEB" w:rsidRDefault="00434BEB">
            <w:pPr>
              <w:jc w:val="both"/>
              <w:rPr>
                <w:rFonts w:ascii="Segoe UI" w:hAnsi="Segoe UI" w:cs="Segoe UI"/>
                <w:color w:val="333333"/>
              </w:rPr>
            </w:pPr>
            <w:proofErr w:type="spellStart"/>
            <w:r>
              <w:rPr>
                <w:rFonts w:ascii="Segoe UI" w:hAnsi="Segoe UI" w:cs="Segoe UI"/>
                <w:color w:val="333333"/>
              </w:rPr>
              <w:t>LocalDate</w:t>
            </w:r>
            <w:proofErr w:type="spellEnd"/>
            <w:r>
              <w:rPr>
                <w:rFonts w:ascii="Segoe UI" w:hAnsi="Segoe UI" w:cs="Segoe UI"/>
                <w:color w:val="333333"/>
              </w:rPr>
              <w:t xml:space="preserve"> </w:t>
            </w:r>
            <w:proofErr w:type="spellStart"/>
            <w:proofErr w:type="gramStart"/>
            <w:r>
              <w:rPr>
                <w:rFonts w:ascii="Segoe UI" w:hAnsi="Segoe UI" w:cs="Segoe UI"/>
                <w:color w:val="333333"/>
              </w:rPr>
              <w:t>plusMonths</w:t>
            </w:r>
            <w:proofErr w:type="spellEnd"/>
            <w:r>
              <w:rPr>
                <w:rFonts w:ascii="Segoe UI" w:hAnsi="Segoe UI" w:cs="Segoe UI"/>
                <w:color w:val="333333"/>
              </w:rPr>
              <w:t>(</w:t>
            </w:r>
            <w:proofErr w:type="spellStart"/>
            <w:proofErr w:type="gramEnd"/>
            <w:r>
              <w:rPr>
                <w:rFonts w:ascii="Segoe UI" w:hAnsi="Segoe UI" w:cs="Segoe UI"/>
                <w:color w:val="333333"/>
              </w:rPr>
              <w:t>long</w:t>
            </w:r>
            <w:proofErr w:type="spellEnd"/>
            <w:r>
              <w:rPr>
                <w:rFonts w:ascii="Segoe UI" w:hAnsi="Segoe UI" w:cs="Segoe UI"/>
                <w:color w:val="333333"/>
              </w:rPr>
              <w:t xml:space="preserve"> </w:t>
            </w:r>
            <w:proofErr w:type="spellStart"/>
            <w:r>
              <w:rPr>
                <w:rFonts w:ascii="Segoe UI" w:hAnsi="Segoe UI" w:cs="Segoe UI"/>
                <w:color w:val="333333"/>
              </w:rPr>
              <w:t>monthsToAdd</w:t>
            </w:r>
            <w:proofErr w:type="spellEnd"/>
            <w:r>
              <w:rPr>
                <w:rFonts w:ascii="Segoe UI" w:hAnsi="Segoe UI" w:cs="Segoe UI"/>
                <w:color w:val="333333"/>
              </w:rPr>
              <w:t>)</w:t>
            </w:r>
          </w:p>
        </w:tc>
        <w:tc>
          <w:tcPr>
            <w:tcW w:w="4351"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60195A0" w14:textId="77777777" w:rsidR="00434BEB" w:rsidRPr="00434BEB" w:rsidRDefault="00434BEB">
            <w:pPr>
              <w:jc w:val="both"/>
              <w:rPr>
                <w:rFonts w:ascii="Segoe UI" w:hAnsi="Segoe UI" w:cs="Segoe UI"/>
                <w:color w:val="333333"/>
                <w:lang w:val="en-US"/>
              </w:rPr>
            </w:pPr>
            <w:r w:rsidRPr="00434BEB">
              <w:rPr>
                <w:rFonts w:ascii="Segoe UI" w:hAnsi="Segoe UI" w:cs="Segoe UI"/>
                <w:color w:val="333333"/>
                <w:lang w:val="en-US"/>
              </w:rPr>
              <w:t xml:space="preserve">It is used to return a copy of this </w:t>
            </w:r>
            <w:proofErr w:type="spellStart"/>
            <w:r w:rsidRPr="00434BEB">
              <w:rPr>
                <w:rFonts w:ascii="Segoe UI" w:hAnsi="Segoe UI" w:cs="Segoe UI"/>
                <w:color w:val="333333"/>
                <w:lang w:val="en-US"/>
              </w:rPr>
              <w:t>LocalDate</w:t>
            </w:r>
            <w:proofErr w:type="spellEnd"/>
            <w:r w:rsidRPr="00434BEB">
              <w:rPr>
                <w:rFonts w:ascii="Segoe UI" w:hAnsi="Segoe UI" w:cs="Segoe UI"/>
                <w:color w:val="333333"/>
                <w:lang w:val="en-US"/>
              </w:rPr>
              <w:t xml:space="preserve"> with the specified number of months added.</w:t>
            </w:r>
          </w:p>
        </w:tc>
      </w:tr>
      <w:tr w:rsidR="00434BEB" w:rsidRPr="00EA16EA" w14:paraId="47A28FC7" w14:textId="77777777" w:rsidTr="00EF0FFD">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7E4EA4B" w14:textId="77777777" w:rsidR="00434BEB" w:rsidRDefault="00434BEB">
            <w:pPr>
              <w:jc w:val="both"/>
              <w:rPr>
                <w:rFonts w:ascii="Segoe UI" w:hAnsi="Segoe UI" w:cs="Segoe UI"/>
                <w:color w:val="333333"/>
              </w:rPr>
            </w:pPr>
            <w:proofErr w:type="spellStart"/>
            <w:r>
              <w:rPr>
                <w:rFonts w:ascii="Segoe UI" w:hAnsi="Segoe UI" w:cs="Segoe UI"/>
                <w:color w:val="333333"/>
              </w:rPr>
              <w:t>LocalDate</w:t>
            </w:r>
            <w:proofErr w:type="spellEnd"/>
            <w:r>
              <w:rPr>
                <w:rFonts w:ascii="Segoe UI" w:hAnsi="Segoe UI" w:cs="Segoe UI"/>
                <w:color w:val="333333"/>
              </w:rPr>
              <w:t xml:space="preserve"> </w:t>
            </w:r>
            <w:proofErr w:type="spellStart"/>
            <w:proofErr w:type="gramStart"/>
            <w:r>
              <w:rPr>
                <w:rFonts w:ascii="Segoe UI" w:hAnsi="Segoe UI" w:cs="Segoe UI"/>
                <w:color w:val="333333"/>
              </w:rPr>
              <w:t>plusMonths</w:t>
            </w:r>
            <w:proofErr w:type="spellEnd"/>
            <w:r>
              <w:rPr>
                <w:rFonts w:ascii="Segoe UI" w:hAnsi="Segoe UI" w:cs="Segoe UI"/>
                <w:color w:val="333333"/>
              </w:rPr>
              <w:t>(</w:t>
            </w:r>
            <w:proofErr w:type="spellStart"/>
            <w:proofErr w:type="gramEnd"/>
            <w:r>
              <w:rPr>
                <w:rFonts w:ascii="Segoe UI" w:hAnsi="Segoe UI" w:cs="Segoe UI"/>
                <w:color w:val="333333"/>
              </w:rPr>
              <w:t>long</w:t>
            </w:r>
            <w:proofErr w:type="spellEnd"/>
            <w:r>
              <w:rPr>
                <w:rFonts w:ascii="Segoe UI" w:hAnsi="Segoe UI" w:cs="Segoe UI"/>
                <w:color w:val="333333"/>
              </w:rPr>
              <w:t xml:space="preserve"> </w:t>
            </w:r>
            <w:proofErr w:type="spellStart"/>
            <w:r>
              <w:rPr>
                <w:rFonts w:ascii="Segoe UI" w:hAnsi="Segoe UI" w:cs="Segoe UI"/>
                <w:color w:val="333333"/>
              </w:rPr>
              <w:t>monthsToAdd</w:t>
            </w:r>
            <w:proofErr w:type="spellEnd"/>
            <w:r>
              <w:rPr>
                <w:rFonts w:ascii="Segoe UI" w:hAnsi="Segoe UI" w:cs="Segoe UI"/>
                <w:color w:val="333333"/>
              </w:rPr>
              <w:t>)</w:t>
            </w:r>
          </w:p>
        </w:tc>
        <w:tc>
          <w:tcPr>
            <w:tcW w:w="4351"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3FCE322" w14:textId="77777777" w:rsidR="00434BEB" w:rsidRPr="00434BEB" w:rsidRDefault="00434BEB">
            <w:pPr>
              <w:jc w:val="both"/>
              <w:rPr>
                <w:rFonts w:ascii="Segoe UI" w:hAnsi="Segoe UI" w:cs="Segoe UI"/>
                <w:color w:val="333333"/>
                <w:lang w:val="en-US"/>
              </w:rPr>
            </w:pPr>
            <w:r w:rsidRPr="00434BEB">
              <w:rPr>
                <w:rFonts w:ascii="Segoe UI" w:hAnsi="Segoe UI" w:cs="Segoe UI"/>
                <w:color w:val="333333"/>
                <w:lang w:val="en-US"/>
              </w:rPr>
              <w:t xml:space="preserve">It is used to return a copy of this </w:t>
            </w:r>
            <w:proofErr w:type="spellStart"/>
            <w:r w:rsidRPr="00434BEB">
              <w:rPr>
                <w:rFonts w:ascii="Segoe UI" w:hAnsi="Segoe UI" w:cs="Segoe UI"/>
                <w:color w:val="333333"/>
                <w:lang w:val="en-US"/>
              </w:rPr>
              <w:t>LocalDate</w:t>
            </w:r>
            <w:proofErr w:type="spellEnd"/>
            <w:r w:rsidRPr="00434BEB">
              <w:rPr>
                <w:rFonts w:ascii="Segoe UI" w:hAnsi="Segoe UI" w:cs="Segoe UI"/>
                <w:color w:val="333333"/>
                <w:lang w:val="en-US"/>
              </w:rPr>
              <w:t xml:space="preserve"> with the specified number of months added.</w:t>
            </w:r>
          </w:p>
        </w:tc>
      </w:tr>
      <w:tr w:rsidR="00434BEB" w:rsidRPr="00EA16EA" w14:paraId="1CFCBDC4" w14:textId="77777777" w:rsidTr="00EF0FFD">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272AC05" w14:textId="77777777" w:rsidR="00434BEB" w:rsidRDefault="00434BEB">
            <w:pPr>
              <w:jc w:val="both"/>
              <w:rPr>
                <w:rFonts w:ascii="Segoe UI" w:hAnsi="Segoe UI" w:cs="Segoe UI"/>
                <w:color w:val="333333"/>
              </w:rPr>
            </w:pPr>
            <w:proofErr w:type="spellStart"/>
            <w:r>
              <w:rPr>
                <w:rFonts w:ascii="Segoe UI" w:hAnsi="Segoe UI" w:cs="Segoe UI"/>
                <w:color w:val="333333"/>
              </w:rPr>
              <w:t>int</w:t>
            </w:r>
            <w:proofErr w:type="spellEnd"/>
            <w:r>
              <w:rPr>
                <w:rFonts w:ascii="Segoe UI" w:hAnsi="Segoe UI" w:cs="Segoe UI"/>
                <w:color w:val="333333"/>
              </w:rPr>
              <w:t xml:space="preserve"> </w:t>
            </w:r>
            <w:proofErr w:type="spellStart"/>
            <w:proofErr w:type="gramStart"/>
            <w:r>
              <w:rPr>
                <w:rFonts w:ascii="Segoe UI" w:hAnsi="Segoe UI" w:cs="Segoe UI"/>
                <w:color w:val="333333"/>
              </w:rPr>
              <w:t>getDayOfMonth</w:t>
            </w:r>
            <w:proofErr w:type="spellEnd"/>
            <w:r>
              <w:rPr>
                <w:rFonts w:ascii="Segoe UI" w:hAnsi="Segoe UI" w:cs="Segoe UI"/>
                <w:color w:val="333333"/>
              </w:rPr>
              <w:t>(</w:t>
            </w:r>
            <w:proofErr w:type="gramEnd"/>
            <w:r>
              <w:rPr>
                <w:rFonts w:ascii="Segoe UI" w:hAnsi="Segoe UI" w:cs="Segoe UI"/>
                <w:color w:val="333333"/>
              </w:rPr>
              <w:t>)</w:t>
            </w:r>
          </w:p>
        </w:tc>
        <w:tc>
          <w:tcPr>
            <w:tcW w:w="4351"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43E16C8" w14:textId="77777777" w:rsidR="00434BEB" w:rsidRPr="00434BEB" w:rsidRDefault="00434BEB">
            <w:pPr>
              <w:jc w:val="both"/>
              <w:rPr>
                <w:rFonts w:ascii="Segoe UI" w:hAnsi="Segoe UI" w:cs="Segoe UI"/>
                <w:color w:val="333333"/>
                <w:lang w:val="en-US"/>
              </w:rPr>
            </w:pPr>
            <w:r w:rsidRPr="00434BEB">
              <w:rPr>
                <w:rFonts w:ascii="Segoe UI" w:hAnsi="Segoe UI" w:cs="Segoe UI"/>
                <w:color w:val="333333"/>
                <w:lang w:val="en-US"/>
              </w:rPr>
              <w:t>It gets the day-of-month field.</w:t>
            </w:r>
          </w:p>
        </w:tc>
      </w:tr>
      <w:tr w:rsidR="00434BEB" w:rsidRPr="00EA16EA" w14:paraId="7E273363" w14:textId="77777777" w:rsidTr="00EF0FFD">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708CA24" w14:textId="77777777" w:rsidR="00434BEB" w:rsidRDefault="00434BEB">
            <w:pPr>
              <w:jc w:val="both"/>
              <w:rPr>
                <w:rFonts w:ascii="Segoe UI" w:hAnsi="Segoe UI" w:cs="Segoe UI"/>
                <w:color w:val="333333"/>
              </w:rPr>
            </w:pPr>
            <w:proofErr w:type="spellStart"/>
            <w:r>
              <w:rPr>
                <w:rFonts w:ascii="Segoe UI" w:hAnsi="Segoe UI" w:cs="Segoe UI"/>
                <w:color w:val="333333"/>
              </w:rPr>
              <w:t>DayOfWeek</w:t>
            </w:r>
            <w:proofErr w:type="spellEnd"/>
            <w:r>
              <w:rPr>
                <w:rFonts w:ascii="Segoe UI" w:hAnsi="Segoe UI" w:cs="Segoe UI"/>
                <w:color w:val="333333"/>
              </w:rPr>
              <w:t xml:space="preserve"> </w:t>
            </w:r>
            <w:proofErr w:type="spellStart"/>
            <w:proofErr w:type="gramStart"/>
            <w:r>
              <w:rPr>
                <w:rFonts w:ascii="Segoe UI" w:hAnsi="Segoe UI" w:cs="Segoe UI"/>
                <w:color w:val="333333"/>
              </w:rPr>
              <w:t>getDayOfWeek</w:t>
            </w:r>
            <w:proofErr w:type="spellEnd"/>
            <w:r>
              <w:rPr>
                <w:rFonts w:ascii="Segoe UI" w:hAnsi="Segoe UI" w:cs="Segoe UI"/>
                <w:color w:val="333333"/>
              </w:rPr>
              <w:t>(</w:t>
            </w:r>
            <w:proofErr w:type="gramEnd"/>
            <w:r>
              <w:rPr>
                <w:rFonts w:ascii="Segoe UI" w:hAnsi="Segoe UI" w:cs="Segoe UI"/>
                <w:color w:val="333333"/>
              </w:rPr>
              <w:t>)</w:t>
            </w:r>
          </w:p>
        </w:tc>
        <w:tc>
          <w:tcPr>
            <w:tcW w:w="4351"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73F9AED" w14:textId="77777777" w:rsidR="00434BEB" w:rsidRPr="00434BEB" w:rsidRDefault="00434BEB">
            <w:pPr>
              <w:jc w:val="both"/>
              <w:rPr>
                <w:rFonts w:ascii="Segoe UI" w:hAnsi="Segoe UI" w:cs="Segoe UI"/>
                <w:color w:val="333333"/>
                <w:lang w:val="en-US"/>
              </w:rPr>
            </w:pPr>
            <w:r w:rsidRPr="00434BEB">
              <w:rPr>
                <w:rFonts w:ascii="Segoe UI" w:hAnsi="Segoe UI" w:cs="Segoe UI"/>
                <w:color w:val="333333"/>
                <w:lang w:val="en-US"/>
              </w:rPr>
              <w:t xml:space="preserve">It gets the day-of-week field, which is an </w:t>
            </w:r>
            <w:proofErr w:type="spellStart"/>
            <w:r w:rsidRPr="00434BEB">
              <w:rPr>
                <w:rFonts w:ascii="Segoe UI" w:hAnsi="Segoe UI" w:cs="Segoe UI"/>
                <w:color w:val="333333"/>
                <w:lang w:val="en-US"/>
              </w:rPr>
              <w:t>enum</w:t>
            </w:r>
            <w:proofErr w:type="spellEnd"/>
            <w:r w:rsidRPr="00434BEB">
              <w:rPr>
                <w:rFonts w:ascii="Segoe UI" w:hAnsi="Segoe UI" w:cs="Segoe UI"/>
                <w:color w:val="333333"/>
                <w:lang w:val="en-US"/>
              </w:rPr>
              <w:t xml:space="preserve"> </w:t>
            </w:r>
            <w:proofErr w:type="spellStart"/>
            <w:r w:rsidRPr="00434BEB">
              <w:rPr>
                <w:rFonts w:ascii="Segoe UI" w:hAnsi="Segoe UI" w:cs="Segoe UI"/>
                <w:color w:val="333333"/>
                <w:lang w:val="en-US"/>
              </w:rPr>
              <w:t>DayOfWeek</w:t>
            </w:r>
            <w:proofErr w:type="spellEnd"/>
            <w:r w:rsidRPr="00434BEB">
              <w:rPr>
                <w:rFonts w:ascii="Segoe UI" w:hAnsi="Segoe UI" w:cs="Segoe UI"/>
                <w:color w:val="333333"/>
                <w:lang w:val="en-US"/>
              </w:rPr>
              <w:t>.</w:t>
            </w:r>
          </w:p>
        </w:tc>
      </w:tr>
      <w:tr w:rsidR="00434BEB" w:rsidRPr="00EA16EA" w14:paraId="3DA4CDE8" w14:textId="77777777" w:rsidTr="00EF0FFD">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0EB4D22" w14:textId="77777777" w:rsidR="00434BEB" w:rsidRDefault="00434BEB">
            <w:pPr>
              <w:jc w:val="both"/>
              <w:rPr>
                <w:rFonts w:ascii="Segoe UI" w:hAnsi="Segoe UI" w:cs="Segoe UI"/>
                <w:color w:val="333333"/>
              </w:rPr>
            </w:pPr>
            <w:proofErr w:type="spellStart"/>
            <w:r>
              <w:rPr>
                <w:rFonts w:ascii="Segoe UI" w:hAnsi="Segoe UI" w:cs="Segoe UI"/>
                <w:color w:val="333333"/>
              </w:rPr>
              <w:t>int</w:t>
            </w:r>
            <w:proofErr w:type="spellEnd"/>
            <w:r>
              <w:rPr>
                <w:rFonts w:ascii="Segoe UI" w:hAnsi="Segoe UI" w:cs="Segoe UI"/>
                <w:color w:val="333333"/>
              </w:rPr>
              <w:t xml:space="preserve"> </w:t>
            </w:r>
            <w:proofErr w:type="spellStart"/>
            <w:proofErr w:type="gramStart"/>
            <w:r>
              <w:rPr>
                <w:rFonts w:ascii="Segoe UI" w:hAnsi="Segoe UI" w:cs="Segoe UI"/>
                <w:color w:val="333333"/>
              </w:rPr>
              <w:t>getDayOfYear</w:t>
            </w:r>
            <w:proofErr w:type="spellEnd"/>
            <w:r>
              <w:rPr>
                <w:rFonts w:ascii="Segoe UI" w:hAnsi="Segoe UI" w:cs="Segoe UI"/>
                <w:color w:val="333333"/>
              </w:rPr>
              <w:t>(</w:t>
            </w:r>
            <w:proofErr w:type="gramEnd"/>
            <w:r>
              <w:rPr>
                <w:rFonts w:ascii="Segoe UI" w:hAnsi="Segoe UI" w:cs="Segoe UI"/>
                <w:color w:val="333333"/>
              </w:rPr>
              <w:t>)</w:t>
            </w:r>
          </w:p>
        </w:tc>
        <w:tc>
          <w:tcPr>
            <w:tcW w:w="4351"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DFAE80C" w14:textId="77777777" w:rsidR="00434BEB" w:rsidRPr="00434BEB" w:rsidRDefault="00434BEB">
            <w:pPr>
              <w:jc w:val="both"/>
              <w:rPr>
                <w:rFonts w:ascii="Segoe UI" w:hAnsi="Segoe UI" w:cs="Segoe UI"/>
                <w:color w:val="333333"/>
                <w:lang w:val="en-US"/>
              </w:rPr>
            </w:pPr>
            <w:r w:rsidRPr="00434BEB">
              <w:rPr>
                <w:rFonts w:ascii="Segoe UI" w:hAnsi="Segoe UI" w:cs="Segoe UI"/>
                <w:color w:val="333333"/>
                <w:lang w:val="en-US"/>
              </w:rPr>
              <w:t>It gets the day-of-year field.</w:t>
            </w:r>
          </w:p>
        </w:tc>
      </w:tr>
      <w:tr w:rsidR="00434BEB" w:rsidRPr="00EA16EA" w14:paraId="0F0BB35B" w14:textId="77777777" w:rsidTr="00EF0FFD">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67C03F0" w14:textId="77777777" w:rsidR="00434BEB" w:rsidRDefault="00434BEB">
            <w:pPr>
              <w:jc w:val="both"/>
              <w:rPr>
                <w:rFonts w:ascii="Segoe UI" w:hAnsi="Segoe UI" w:cs="Segoe UI"/>
                <w:color w:val="333333"/>
              </w:rPr>
            </w:pPr>
            <w:proofErr w:type="spellStart"/>
            <w:r>
              <w:rPr>
                <w:rFonts w:ascii="Segoe UI" w:hAnsi="Segoe UI" w:cs="Segoe UI"/>
                <w:color w:val="333333"/>
              </w:rPr>
              <w:t>Month</w:t>
            </w:r>
            <w:proofErr w:type="spellEnd"/>
            <w:r>
              <w:rPr>
                <w:rFonts w:ascii="Segoe UI" w:hAnsi="Segoe UI" w:cs="Segoe UI"/>
                <w:color w:val="333333"/>
              </w:rPr>
              <w:t xml:space="preserve"> </w:t>
            </w:r>
            <w:proofErr w:type="spellStart"/>
            <w:proofErr w:type="gramStart"/>
            <w:r>
              <w:rPr>
                <w:rFonts w:ascii="Segoe UI" w:hAnsi="Segoe UI" w:cs="Segoe UI"/>
                <w:color w:val="333333"/>
              </w:rPr>
              <w:t>getMonth</w:t>
            </w:r>
            <w:proofErr w:type="spellEnd"/>
            <w:r>
              <w:rPr>
                <w:rFonts w:ascii="Segoe UI" w:hAnsi="Segoe UI" w:cs="Segoe UI"/>
                <w:color w:val="333333"/>
              </w:rPr>
              <w:t>(</w:t>
            </w:r>
            <w:proofErr w:type="gramEnd"/>
            <w:r>
              <w:rPr>
                <w:rFonts w:ascii="Segoe UI" w:hAnsi="Segoe UI" w:cs="Segoe UI"/>
                <w:color w:val="333333"/>
              </w:rPr>
              <w:t>)</w:t>
            </w:r>
          </w:p>
        </w:tc>
        <w:tc>
          <w:tcPr>
            <w:tcW w:w="4351"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EAFF30B" w14:textId="77777777" w:rsidR="00434BEB" w:rsidRPr="00434BEB" w:rsidRDefault="00434BEB">
            <w:pPr>
              <w:jc w:val="both"/>
              <w:rPr>
                <w:rFonts w:ascii="Segoe UI" w:hAnsi="Segoe UI" w:cs="Segoe UI"/>
                <w:color w:val="333333"/>
                <w:lang w:val="en-US"/>
              </w:rPr>
            </w:pPr>
            <w:r w:rsidRPr="00434BEB">
              <w:rPr>
                <w:rFonts w:ascii="Segoe UI" w:hAnsi="Segoe UI" w:cs="Segoe UI"/>
                <w:color w:val="333333"/>
                <w:lang w:val="en-US"/>
              </w:rPr>
              <w:t xml:space="preserve">It gets the month-of-year field using the Month </w:t>
            </w:r>
            <w:proofErr w:type="spellStart"/>
            <w:r w:rsidRPr="00434BEB">
              <w:rPr>
                <w:rFonts w:ascii="Segoe UI" w:hAnsi="Segoe UI" w:cs="Segoe UI"/>
                <w:color w:val="333333"/>
                <w:lang w:val="en-US"/>
              </w:rPr>
              <w:t>enum</w:t>
            </w:r>
            <w:proofErr w:type="spellEnd"/>
            <w:r w:rsidRPr="00434BEB">
              <w:rPr>
                <w:rFonts w:ascii="Segoe UI" w:hAnsi="Segoe UI" w:cs="Segoe UI"/>
                <w:color w:val="333333"/>
                <w:lang w:val="en-US"/>
              </w:rPr>
              <w:t>.</w:t>
            </w:r>
          </w:p>
        </w:tc>
      </w:tr>
      <w:tr w:rsidR="00434BEB" w:rsidRPr="00EA16EA" w14:paraId="659FD90F" w14:textId="77777777" w:rsidTr="00EF0FFD">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EEC730A" w14:textId="77777777" w:rsidR="00434BEB" w:rsidRDefault="00434BEB">
            <w:pPr>
              <w:jc w:val="both"/>
              <w:rPr>
                <w:rFonts w:ascii="Segoe UI" w:hAnsi="Segoe UI" w:cs="Segoe UI"/>
                <w:color w:val="333333"/>
              </w:rPr>
            </w:pPr>
            <w:proofErr w:type="spellStart"/>
            <w:r>
              <w:rPr>
                <w:rFonts w:ascii="Segoe UI" w:hAnsi="Segoe UI" w:cs="Segoe UI"/>
                <w:color w:val="333333"/>
              </w:rPr>
              <w:t>int</w:t>
            </w:r>
            <w:proofErr w:type="spellEnd"/>
            <w:r>
              <w:rPr>
                <w:rFonts w:ascii="Segoe UI" w:hAnsi="Segoe UI" w:cs="Segoe UI"/>
                <w:color w:val="333333"/>
              </w:rPr>
              <w:t xml:space="preserve"> </w:t>
            </w:r>
            <w:proofErr w:type="spellStart"/>
            <w:proofErr w:type="gramStart"/>
            <w:r>
              <w:rPr>
                <w:rFonts w:ascii="Segoe UI" w:hAnsi="Segoe UI" w:cs="Segoe UI"/>
                <w:color w:val="333333"/>
              </w:rPr>
              <w:t>getMonthValue</w:t>
            </w:r>
            <w:proofErr w:type="spellEnd"/>
            <w:r>
              <w:rPr>
                <w:rFonts w:ascii="Segoe UI" w:hAnsi="Segoe UI" w:cs="Segoe UI"/>
                <w:color w:val="333333"/>
              </w:rPr>
              <w:t>(</w:t>
            </w:r>
            <w:proofErr w:type="gramEnd"/>
            <w:r>
              <w:rPr>
                <w:rFonts w:ascii="Segoe UI" w:hAnsi="Segoe UI" w:cs="Segoe UI"/>
                <w:color w:val="333333"/>
              </w:rPr>
              <w:t>)</w:t>
            </w:r>
          </w:p>
        </w:tc>
        <w:tc>
          <w:tcPr>
            <w:tcW w:w="4351"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0061D53" w14:textId="77777777" w:rsidR="00434BEB" w:rsidRPr="00434BEB" w:rsidRDefault="00434BEB">
            <w:pPr>
              <w:jc w:val="both"/>
              <w:rPr>
                <w:rFonts w:ascii="Segoe UI" w:hAnsi="Segoe UI" w:cs="Segoe UI"/>
                <w:color w:val="333333"/>
                <w:lang w:val="en-US"/>
              </w:rPr>
            </w:pPr>
            <w:r w:rsidRPr="00434BEB">
              <w:rPr>
                <w:rFonts w:ascii="Segoe UI" w:hAnsi="Segoe UI" w:cs="Segoe UI"/>
                <w:color w:val="333333"/>
                <w:lang w:val="en-US"/>
              </w:rPr>
              <w:t>It gets the month-of-year field from 1 to 12.</w:t>
            </w:r>
          </w:p>
        </w:tc>
      </w:tr>
      <w:tr w:rsidR="00434BEB" w:rsidRPr="00EA16EA" w14:paraId="09A22AFD" w14:textId="77777777" w:rsidTr="00EF0FFD">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0570178" w14:textId="77777777" w:rsidR="00434BEB" w:rsidRDefault="00434BEB">
            <w:pPr>
              <w:jc w:val="both"/>
              <w:rPr>
                <w:rFonts w:ascii="Segoe UI" w:hAnsi="Segoe UI" w:cs="Segoe UI"/>
                <w:color w:val="333333"/>
              </w:rPr>
            </w:pPr>
            <w:proofErr w:type="spellStart"/>
            <w:r>
              <w:rPr>
                <w:rFonts w:ascii="Segoe UI" w:hAnsi="Segoe UI" w:cs="Segoe UI"/>
                <w:color w:val="333333"/>
              </w:rPr>
              <w:t>int</w:t>
            </w:r>
            <w:proofErr w:type="spellEnd"/>
            <w:r>
              <w:rPr>
                <w:rFonts w:ascii="Segoe UI" w:hAnsi="Segoe UI" w:cs="Segoe UI"/>
                <w:color w:val="333333"/>
              </w:rPr>
              <w:t xml:space="preserve"> </w:t>
            </w:r>
            <w:proofErr w:type="spellStart"/>
            <w:proofErr w:type="gramStart"/>
            <w:r>
              <w:rPr>
                <w:rFonts w:ascii="Segoe UI" w:hAnsi="Segoe UI" w:cs="Segoe UI"/>
                <w:color w:val="333333"/>
              </w:rPr>
              <w:t>getYear</w:t>
            </w:r>
            <w:proofErr w:type="spellEnd"/>
            <w:r>
              <w:rPr>
                <w:rFonts w:ascii="Segoe UI" w:hAnsi="Segoe UI" w:cs="Segoe UI"/>
                <w:color w:val="333333"/>
              </w:rPr>
              <w:t>(</w:t>
            </w:r>
            <w:proofErr w:type="gramEnd"/>
            <w:r>
              <w:rPr>
                <w:rFonts w:ascii="Segoe UI" w:hAnsi="Segoe UI" w:cs="Segoe UI"/>
                <w:color w:val="333333"/>
              </w:rPr>
              <w:t>)</w:t>
            </w:r>
          </w:p>
        </w:tc>
        <w:tc>
          <w:tcPr>
            <w:tcW w:w="4351"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4E03D72" w14:textId="77777777" w:rsidR="00434BEB" w:rsidRPr="00434BEB" w:rsidRDefault="00434BEB">
            <w:pPr>
              <w:jc w:val="both"/>
              <w:rPr>
                <w:rFonts w:ascii="Segoe UI" w:hAnsi="Segoe UI" w:cs="Segoe UI"/>
                <w:color w:val="333333"/>
                <w:lang w:val="en-US"/>
              </w:rPr>
            </w:pPr>
            <w:r w:rsidRPr="00434BEB">
              <w:rPr>
                <w:rFonts w:ascii="Segoe UI" w:hAnsi="Segoe UI" w:cs="Segoe UI"/>
                <w:color w:val="333333"/>
                <w:lang w:val="en-US"/>
              </w:rPr>
              <w:t>It gets the year field.</w:t>
            </w:r>
          </w:p>
        </w:tc>
      </w:tr>
      <w:tr w:rsidR="00434BEB" w:rsidRPr="00EA16EA" w14:paraId="6B63CF8F" w14:textId="77777777" w:rsidTr="00EF0FFD">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D57E6F5" w14:textId="77777777" w:rsidR="00434BEB" w:rsidRDefault="00434BEB">
            <w:pPr>
              <w:jc w:val="both"/>
              <w:rPr>
                <w:rFonts w:ascii="Segoe UI" w:hAnsi="Segoe UI" w:cs="Segoe UI"/>
                <w:color w:val="333333"/>
              </w:rPr>
            </w:pPr>
            <w:proofErr w:type="spellStart"/>
            <w:r>
              <w:rPr>
                <w:rFonts w:ascii="Segoe UI" w:hAnsi="Segoe UI" w:cs="Segoe UI"/>
                <w:color w:val="333333"/>
              </w:rPr>
              <w:t>int</w:t>
            </w:r>
            <w:proofErr w:type="spellEnd"/>
            <w:r>
              <w:rPr>
                <w:rFonts w:ascii="Segoe UI" w:hAnsi="Segoe UI" w:cs="Segoe UI"/>
                <w:color w:val="333333"/>
              </w:rPr>
              <w:t xml:space="preserve"> </w:t>
            </w:r>
            <w:proofErr w:type="spellStart"/>
            <w:proofErr w:type="gramStart"/>
            <w:r>
              <w:rPr>
                <w:rFonts w:ascii="Segoe UI" w:hAnsi="Segoe UI" w:cs="Segoe UI"/>
                <w:color w:val="333333"/>
              </w:rPr>
              <w:t>lengthOfMonth</w:t>
            </w:r>
            <w:proofErr w:type="spellEnd"/>
            <w:r>
              <w:rPr>
                <w:rFonts w:ascii="Segoe UI" w:hAnsi="Segoe UI" w:cs="Segoe UI"/>
                <w:color w:val="333333"/>
              </w:rPr>
              <w:t>(</w:t>
            </w:r>
            <w:proofErr w:type="gramEnd"/>
            <w:r>
              <w:rPr>
                <w:rFonts w:ascii="Segoe UI" w:hAnsi="Segoe UI" w:cs="Segoe UI"/>
                <w:color w:val="333333"/>
              </w:rPr>
              <w:t>)</w:t>
            </w:r>
          </w:p>
        </w:tc>
        <w:tc>
          <w:tcPr>
            <w:tcW w:w="4351"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043FD94" w14:textId="77777777" w:rsidR="00434BEB" w:rsidRPr="00434BEB" w:rsidRDefault="00434BEB">
            <w:pPr>
              <w:jc w:val="both"/>
              <w:rPr>
                <w:rFonts w:ascii="Segoe UI" w:hAnsi="Segoe UI" w:cs="Segoe UI"/>
                <w:color w:val="333333"/>
                <w:lang w:val="en-US"/>
              </w:rPr>
            </w:pPr>
            <w:r w:rsidRPr="00434BEB">
              <w:rPr>
                <w:rFonts w:ascii="Segoe UI" w:hAnsi="Segoe UI" w:cs="Segoe UI"/>
                <w:color w:val="333333"/>
                <w:lang w:val="en-US"/>
              </w:rPr>
              <w:t>It returns the length of the month represented by this date.</w:t>
            </w:r>
          </w:p>
        </w:tc>
      </w:tr>
      <w:tr w:rsidR="00434BEB" w:rsidRPr="00EA16EA" w14:paraId="6867BD27" w14:textId="77777777" w:rsidTr="00EF0FFD">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F1E9503" w14:textId="77777777" w:rsidR="00434BEB" w:rsidRDefault="00434BEB">
            <w:pPr>
              <w:jc w:val="both"/>
              <w:rPr>
                <w:rFonts w:ascii="Segoe UI" w:hAnsi="Segoe UI" w:cs="Segoe UI"/>
                <w:color w:val="333333"/>
              </w:rPr>
            </w:pPr>
            <w:proofErr w:type="spellStart"/>
            <w:r>
              <w:rPr>
                <w:rFonts w:ascii="Segoe UI" w:hAnsi="Segoe UI" w:cs="Segoe UI"/>
                <w:color w:val="333333"/>
              </w:rPr>
              <w:lastRenderedPageBreak/>
              <w:t>int</w:t>
            </w:r>
            <w:proofErr w:type="spellEnd"/>
            <w:r>
              <w:rPr>
                <w:rFonts w:ascii="Segoe UI" w:hAnsi="Segoe UI" w:cs="Segoe UI"/>
                <w:color w:val="333333"/>
              </w:rPr>
              <w:t xml:space="preserve"> </w:t>
            </w:r>
            <w:proofErr w:type="spellStart"/>
            <w:proofErr w:type="gramStart"/>
            <w:r>
              <w:rPr>
                <w:rFonts w:ascii="Segoe UI" w:hAnsi="Segoe UI" w:cs="Segoe UI"/>
                <w:color w:val="333333"/>
              </w:rPr>
              <w:t>lengthOfYear</w:t>
            </w:r>
            <w:proofErr w:type="spellEnd"/>
            <w:r>
              <w:rPr>
                <w:rFonts w:ascii="Segoe UI" w:hAnsi="Segoe UI" w:cs="Segoe UI"/>
                <w:color w:val="333333"/>
              </w:rPr>
              <w:t>(</w:t>
            </w:r>
            <w:proofErr w:type="gramEnd"/>
            <w:r>
              <w:rPr>
                <w:rFonts w:ascii="Segoe UI" w:hAnsi="Segoe UI" w:cs="Segoe UI"/>
                <w:color w:val="333333"/>
              </w:rPr>
              <w:t>)</w:t>
            </w:r>
          </w:p>
        </w:tc>
        <w:tc>
          <w:tcPr>
            <w:tcW w:w="4351"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3477BDF" w14:textId="77777777" w:rsidR="00434BEB" w:rsidRPr="00434BEB" w:rsidRDefault="00434BEB">
            <w:pPr>
              <w:jc w:val="both"/>
              <w:rPr>
                <w:rFonts w:ascii="Segoe UI" w:hAnsi="Segoe UI" w:cs="Segoe UI"/>
                <w:color w:val="333333"/>
                <w:lang w:val="en-US"/>
              </w:rPr>
            </w:pPr>
            <w:r w:rsidRPr="00434BEB">
              <w:rPr>
                <w:rFonts w:ascii="Segoe UI" w:hAnsi="Segoe UI" w:cs="Segoe UI"/>
                <w:color w:val="333333"/>
                <w:lang w:val="en-US"/>
              </w:rPr>
              <w:t>It returns the length of the year represented by this date.</w:t>
            </w:r>
          </w:p>
        </w:tc>
      </w:tr>
      <w:tr w:rsidR="00434BEB" w:rsidRPr="00EA16EA" w14:paraId="673B1349" w14:textId="77777777" w:rsidTr="00EF0FFD">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ED06246" w14:textId="77777777" w:rsidR="00434BEB" w:rsidRPr="00434BEB" w:rsidRDefault="00434BEB">
            <w:pPr>
              <w:jc w:val="both"/>
              <w:rPr>
                <w:rFonts w:ascii="Segoe UI" w:hAnsi="Segoe UI" w:cs="Segoe UI"/>
                <w:color w:val="333333"/>
                <w:lang w:val="en-US"/>
              </w:rPr>
            </w:pPr>
            <w:r w:rsidRPr="00434BEB">
              <w:rPr>
                <w:rFonts w:ascii="Segoe UI" w:hAnsi="Segoe UI" w:cs="Segoe UI"/>
                <w:color w:val="333333"/>
                <w:lang w:val="en-US"/>
              </w:rPr>
              <w:t xml:space="preserve">static </w:t>
            </w:r>
            <w:proofErr w:type="spellStart"/>
            <w:r w:rsidRPr="00434BEB">
              <w:rPr>
                <w:rFonts w:ascii="Segoe UI" w:hAnsi="Segoe UI" w:cs="Segoe UI"/>
                <w:color w:val="333333"/>
                <w:lang w:val="en-US"/>
              </w:rPr>
              <w:t>LocalDate</w:t>
            </w:r>
            <w:proofErr w:type="spellEnd"/>
            <w:r w:rsidRPr="00434BEB">
              <w:rPr>
                <w:rFonts w:ascii="Segoe UI" w:hAnsi="Segoe UI" w:cs="Segoe UI"/>
                <w:color w:val="333333"/>
                <w:lang w:val="en-US"/>
              </w:rPr>
              <w:t xml:space="preserve"> </w:t>
            </w:r>
            <w:proofErr w:type="spellStart"/>
            <w:proofErr w:type="gramStart"/>
            <w:r w:rsidRPr="00434BEB">
              <w:rPr>
                <w:rFonts w:ascii="Segoe UI" w:hAnsi="Segoe UI" w:cs="Segoe UI"/>
                <w:color w:val="333333"/>
                <w:lang w:val="en-US"/>
              </w:rPr>
              <w:t>ofYearDay</w:t>
            </w:r>
            <w:proofErr w:type="spellEnd"/>
            <w:r w:rsidRPr="00434BEB">
              <w:rPr>
                <w:rFonts w:ascii="Segoe UI" w:hAnsi="Segoe UI" w:cs="Segoe UI"/>
                <w:color w:val="333333"/>
                <w:lang w:val="en-US"/>
              </w:rPr>
              <w:t>(</w:t>
            </w:r>
            <w:proofErr w:type="gramEnd"/>
            <w:r w:rsidRPr="00434BEB">
              <w:rPr>
                <w:rFonts w:ascii="Segoe UI" w:hAnsi="Segoe UI" w:cs="Segoe UI"/>
                <w:color w:val="333333"/>
                <w:lang w:val="en-US"/>
              </w:rPr>
              <w:t xml:space="preserve">int year, int </w:t>
            </w:r>
            <w:proofErr w:type="spellStart"/>
            <w:r w:rsidRPr="00434BEB">
              <w:rPr>
                <w:rFonts w:ascii="Segoe UI" w:hAnsi="Segoe UI" w:cs="Segoe UI"/>
                <w:color w:val="333333"/>
                <w:lang w:val="en-US"/>
              </w:rPr>
              <w:t>dayOfYear</w:t>
            </w:r>
            <w:proofErr w:type="spellEnd"/>
            <w:r w:rsidRPr="00434BEB">
              <w:rPr>
                <w:rFonts w:ascii="Segoe UI" w:hAnsi="Segoe UI" w:cs="Segoe UI"/>
                <w:color w:val="333333"/>
                <w:lang w:val="en-US"/>
              </w:rPr>
              <w:t>)</w:t>
            </w:r>
          </w:p>
        </w:tc>
        <w:tc>
          <w:tcPr>
            <w:tcW w:w="4351"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B5717DB" w14:textId="77777777" w:rsidR="00434BEB" w:rsidRPr="00434BEB" w:rsidRDefault="00434BEB">
            <w:pPr>
              <w:jc w:val="both"/>
              <w:rPr>
                <w:rFonts w:ascii="Segoe UI" w:hAnsi="Segoe UI" w:cs="Segoe UI"/>
                <w:color w:val="333333"/>
                <w:lang w:val="en-US"/>
              </w:rPr>
            </w:pPr>
            <w:r w:rsidRPr="00434BEB">
              <w:rPr>
                <w:rFonts w:ascii="Segoe UI" w:hAnsi="Segoe UI" w:cs="Segoe UI"/>
                <w:color w:val="333333"/>
                <w:lang w:val="en-US"/>
              </w:rPr>
              <w:t xml:space="preserve">It obtains an instance of </w:t>
            </w:r>
            <w:proofErr w:type="spellStart"/>
            <w:r w:rsidRPr="00434BEB">
              <w:rPr>
                <w:rFonts w:ascii="Segoe UI" w:hAnsi="Segoe UI" w:cs="Segoe UI"/>
                <w:color w:val="333333"/>
                <w:lang w:val="en-US"/>
              </w:rPr>
              <w:t>LocalDate</w:t>
            </w:r>
            <w:proofErr w:type="spellEnd"/>
            <w:r w:rsidRPr="00434BEB">
              <w:rPr>
                <w:rFonts w:ascii="Segoe UI" w:hAnsi="Segoe UI" w:cs="Segoe UI"/>
                <w:color w:val="333333"/>
                <w:lang w:val="en-US"/>
              </w:rPr>
              <w:t xml:space="preserve"> from a year and day-of-year.</w:t>
            </w:r>
          </w:p>
        </w:tc>
      </w:tr>
      <w:tr w:rsidR="00434BEB" w:rsidRPr="00EA16EA" w14:paraId="3CABEE78" w14:textId="77777777" w:rsidTr="00EF0FFD">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05FB27B" w14:textId="77777777" w:rsidR="00434BEB" w:rsidRPr="00434BEB" w:rsidRDefault="00434BEB">
            <w:pPr>
              <w:jc w:val="both"/>
              <w:rPr>
                <w:rFonts w:ascii="Segoe UI" w:hAnsi="Segoe UI" w:cs="Segoe UI"/>
                <w:color w:val="333333"/>
                <w:lang w:val="en-US"/>
              </w:rPr>
            </w:pPr>
            <w:r w:rsidRPr="00434BEB">
              <w:rPr>
                <w:rFonts w:ascii="Segoe UI" w:hAnsi="Segoe UI" w:cs="Segoe UI"/>
                <w:color w:val="333333"/>
                <w:lang w:val="en-US"/>
              </w:rPr>
              <w:t xml:space="preserve">static </w:t>
            </w:r>
            <w:proofErr w:type="spellStart"/>
            <w:r w:rsidRPr="00434BEB">
              <w:rPr>
                <w:rFonts w:ascii="Segoe UI" w:hAnsi="Segoe UI" w:cs="Segoe UI"/>
                <w:color w:val="333333"/>
                <w:lang w:val="en-US"/>
              </w:rPr>
              <w:t>LocalDate</w:t>
            </w:r>
            <w:proofErr w:type="spellEnd"/>
            <w:r w:rsidRPr="00434BEB">
              <w:rPr>
                <w:rFonts w:ascii="Segoe UI" w:hAnsi="Segoe UI" w:cs="Segoe UI"/>
                <w:color w:val="333333"/>
                <w:lang w:val="en-US"/>
              </w:rPr>
              <w:t xml:space="preserve"> </w:t>
            </w:r>
            <w:proofErr w:type="gramStart"/>
            <w:r w:rsidRPr="00434BEB">
              <w:rPr>
                <w:rFonts w:ascii="Segoe UI" w:hAnsi="Segoe UI" w:cs="Segoe UI"/>
                <w:color w:val="333333"/>
                <w:lang w:val="en-US"/>
              </w:rPr>
              <w:t>parse(</w:t>
            </w:r>
            <w:proofErr w:type="spellStart"/>
            <w:proofErr w:type="gramEnd"/>
            <w:r w:rsidRPr="00434BEB">
              <w:rPr>
                <w:rFonts w:ascii="Segoe UI" w:hAnsi="Segoe UI" w:cs="Segoe UI"/>
                <w:color w:val="333333"/>
                <w:lang w:val="en-US"/>
              </w:rPr>
              <w:t>CharSequence</w:t>
            </w:r>
            <w:proofErr w:type="spellEnd"/>
            <w:r w:rsidRPr="00434BEB">
              <w:rPr>
                <w:rFonts w:ascii="Segoe UI" w:hAnsi="Segoe UI" w:cs="Segoe UI"/>
                <w:color w:val="333333"/>
                <w:lang w:val="en-US"/>
              </w:rPr>
              <w:t xml:space="preserve"> text)</w:t>
            </w:r>
          </w:p>
        </w:tc>
        <w:tc>
          <w:tcPr>
            <w:tcW w:w="4351"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24F0627" w14:textId="77777777" w:rsidR="00434BEB" w:rsidRPr="00434BEB" w:rsidRDefault="00434BEB">
            <w:pPr>
              <w:jc w:val="both"/>
              <w:rPr>
                <w:rFonts w:ascii="Segoe UI" w:hAnsi="Segoe UI" w:cs="Segoe UI"/>
                <w:color w:val="333333"/>
                <w:lang w:val="en-US"/>
              </w:rPr>
            </w:pPr>
            <w:r w:rsidRPr="00434BEB">
              <w:rPr>
                <w:rFonts w:ascii="Segoe UI" w:hAnsi="Segoe UI" w:cs="Segoe UI"/>
                <w:color w:val="333333"/>
                <w:lang w:val="en-US"/>
              </w:rPr>
              <w:t xml:space="preserve">It obtains an instance of </w:t>
            </w:r>
            <w:proofErr w:type="spellStart"/>
            <w:r w:rsidRPr="00434BEB">
              <w:rPr>
                <w:rFonts w:ascii="Segoe UI" w:hAnsi="Segoe UI" w:cs="Segoe UI"/>
                <w:color w:val="333333"/>
                <w:lang w:val="en-US"/>
              </w:rPr>
              <w:t>LocalDate</w:t>
            </w:r>
            <w:proofErr w:type="spellEnd"/>
            <w:r w:rsidRPr="00434BEB">
              <w:rPr>
                <w:rFonts w:ascii="Segoe UI" w:hAnsi="Segoe UI" w:cs="Segoe UI"/>
                <w:color w:val="333333"/>
                <w:lang w:val="en-US"/>
              </w:rPr>
              <w:t xml:space="preserve"> from a text string such as 2007-12-03</w:t>
            </w:r>
          </w:p>
        </w:tc>
      </w:tr>
      <w:tr w:rsidR="00434BEB" w:rsidRPr="00EA16EA" w14:paraId="02B8A2C7" w14:textId="77777777" w:rsidTr="00EF0FFD">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AE84571" w14:textId="77777777" w:rsidR="00434BEB" w:rsidRPr="00434BEB" w:rsidRDefault="00434BEB">
            <w:pPr>
              <w:jc w:val="both"/>
              <w:rPr>
                <w:rFonts w:ascii="Segoe UI" w:hAnsi="Segoe UI" w:cs="Segoe UI"/>
                <w:color w:val="333333"/>
                <w:lang w:val="en-US"/>
              </w:rPr>
            </w:pPr>
            <w:r w:rsidRPr="00434BEB">
              <w:rPr>
                <w:rFonts w:ascii="Segoe UI" w:hAnsi="Segoe UI" w:cs="Segoe UI"/>
                <w:color w:val="333333"/>
                <w:lang w:val="en-US"/>
              </w:rPr>
              <w:t xml:space="preserve">static </w:t>
            </w:r>
            <w:proofErr w:type="spellStart"/>
            <w:r w:rsidRPr="00434BEB">
              <w:rPr>
                <w:rFonts w:ascii="Segoe UI" w:hAnsi="Segoe UI" w:cs="Segoe UI"/>
                <w:color w:val="333333"/>
                <w:lang w:val="en-US"/>
              </w:rPr>
              <w:t>LocalDate</w:t>
            </w:r>
            <w:proofErr w:type="spellEnd"/>
            <w:r w:rsidRPr="00434BEB">
              <w:rPr>
                <w:rFonts w:ascii="Segoe UI" w:hAnsi="Segoe UI" w:cs="Segoe UI"/>
                <w:color w:val="333333"/>
                <w:lang w:val="en-US"/>
              </w:rPr>
              <w:t xml:space="preserve"> </w:t>
            </w:r>
            <w:proofErr w:type="gramStart"/>
            <w:r w:rsidRPr="00434BEB">
              <w:rPr>
                <w:rFonts w:ascii="Segoe UI" w:hAnsi="Segoe UI" w:cs="Segoe UI"/>
                <w:color w:val="333333"/>
                <w:lang w:val="en-US"/>
              </w:rPr>
              <w:t>parse(</w:t>
            </w:r>
            <w:proofErr w:type="spellStart"/>
            <w:proofErr w:type="gramEnd"/>
            <w:r w:rsidRPr="00434BEB">
              <w:rPr>
                <w:rFonts w:ascii="Segoe UI" w:hAnsi="Segoe UI" w:cs="Segoe UI"/>
                <w:color w:val="333333"/>
                <w:lang w:val="en-US"/>
              </w:rPr>
              <w:t>CharSequence</w:t>
            </w:r>
            <w:proofErr w:type="spellEnd"/>
            <w:r w:rsidRPr="00434BEB">
              <w:rPr>
                <w:rFonts w:ascii="Segoe UI" w:hAnsi="Segoe UI" w:cs="Segoe UI"/>
                <w:color w:val="333333"/>
                <w:lang w:val="en-US"/>
              </w:rPr>
              <w:t xml:space="preserve"> text, </w:t>
            </w:r>
            <w:proofErr w:type="spellStart"/>
            <w:r w:rsidRPr="00434BEB">
              <w:rPr>
                <w:rFonts w:ascii="Segoe UI" w:hAnsi="Segoe UI" w:cs="Segoe UI"/>
                <w:color w:val="333333"/>
                <w:lang w:val="en-US"/>
              </w:rPr>
              <w:t>DateTimeFormatter</w:t>
            </w:r>
            <w:proofErr w:type="spellEnd"/>
            <w:r w:rsidRPr="00434BEB">
              <w:rPr>
                <w:rFonts w:ascii="Segoe UI" w:hAnsi="Segoe UI" w:cs="Segoe UI"/>
                <w:color w:val="333333"/>
                <w:lang w:val="en-US"/>
              </w:rPr>
              <w:t xml:space="preserve"> formatter)</w:t>
            </w:r>
          </w:p>
        </w:tc>
        <w:tc>
          <w:tcPr>
            <w:tcW w:w="4351"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BBCBD58" w14:textId="77777777" w:rsidR="00434BEB" w:rsidRPr="00434BEB" w:rsidRDefault="00434BEB">
            <w:pPr>
              <w:jc w:val="both"/>
              <w:rPr>
                <w:rFonts w:ascii="Segoe UI" w:hAnsi="Segoe UI" w:cs="Segoe UI"/>
                <w:color w:val="333333"/>
                <w:lang w:val="en-US"/>
              </w:rPr>
            </w:pPr>
            <w:r w:rsidRPr="00434BEB">
              <w:rPr>
                <w:rFonts w:ascii="Segoe UI" w:hAnsi="Segoe UI" w:cs="Segoe UI"/>
                <w:color w:val="333333"/>
                <w:lang w:val="en-US"/>
              </w:rPr>
              <w:t xml:space="preserve">It obtains an instance of </w:t>
            </w:r>
            <w:proofErr w:type="spellStart"/>
            <w:r w:rsidRPr="00434BEB">
              <w:rPr>
                <w:rFonts w:ascii="Segoe UI" w:hAnsi="Segoe UI" w:cs="Segoe UI"/>
                <w:color w:val="333333"/>
                <w:lang w:val="en-US"/>
              </w:rPr>
              <w:t>LocalDate</w:t>
            </w:r>
            <w:proofErr w:type="spellEnd"/>
            <w:r w:rsidRPr="00434BEB">
              <w:rPr>
                <w:rFonts w:ascii="Segoe UI" w:hAnsi="Segoe UI" w:cs="Segoe UI"/>
                <w:color w:val="333333"/>
                <w:lang w:val="en-US"/>
              </w:rPr>
              <w:t xml:space="preserve"> from a text string using a specific formatter.</w:t>
            </w:r>
          </w:p>
        </w:tc>
      </w:tr>
    </w:tbl>
    <w:p w14:paraId="536B06D3" w14:textId="77777777" w:rsidR="00AC33AA" w:rsidRDefault="00AC33AA" w:rsidP="00434BEB">
      <w:pPr>
        <w:pStyle w:val="2"/>
        <w:shd w:val="clear" w:color="auto" w:fill="FFFFFF"/>
        <w:spacing w:line="312" w:lineRule="atLeast"/>
        <w:jc w:val="both"/>
        <w:rPr>
          <w:rFonts w:ascii="Helvetica" w:hAnsi="Helvetica"/>
          <w:b w:val="0"/>
          <w:bCs w:val="0"/>
          <w:color w:val="610B38"/>
          <w:sz w:val="38"/>
          <w:szCs w:val="38"/>
          <w:lang w:val="en-US"/>
        </w:rPr>
      </w:pPr>
    </w:p>
    <w:p w14:paraId="00495C8D" w14:textId="347DA68C" w:rsidR="00434BEB" w:rsidRPr="00434BEB" w:rsidRDefault="00434BEB" w:rsidP="00434BEB">
      <w:pPr>
        <w:pStyle w:val="2"/>
        <w:shd w:val="clear" w:color="auto" w:fill="FFFFFF"/>
        <w:spacing w:line="312" w:lineRule="atLeast"/>
        <w:jc w:val="both"/>
        <w:rPr>
          <w:rFonts w:ascii="Helvetica" w:hAnsi="Helvetica"/>
          <w:b w:val="0"/>
          <w:bCs w:val="0"/>
          <w:color w:val="610B38"/>
          <w:sz w:val="38"/>
          <w:szCs w:val="38"/>
          <w:lang w:val="en-US"/>
        </w:rPr>
      </w:pPr>
      <w:r w:rsidRPr="00434BEB">
        <w:rPr>
          <w:rFonts w:ascii="Helvetica" w:hAnsi="Helvetica"/>
          <w:b w:val="0"/>
          <w:bCs w:val="0"/>
          <w:color w:val="610B38"/>
          <w:sz w:val="38"/>
          <w:szCs w:val="38"/>
          <w:lang w:val="en-US"/>
        </w:rPr>
        <w:t xml:space="preserve">Java </w:t>
      </w:r>
      <w:proofErr w:type="spellStart"/>
      <w:r w:rsidRPr="00434BEB">
        <w:rPr>
          <w:rFonts w:ascii="Helvetica" w:hAnsi="Helvetica"/>
          <w:b w:val="0"/>
          <w:bCs w:val="0"/>
          <w:color w:val="610B38"/>
          <w:sz w:val="38"/>
          <w:szCs w:val="38"/>
          <w:lang w:val="en-US"/>
        </w:rPr>
        <w:t>LocalDate</w:t>
      </w:r>
      <w:proofErr w:type="spellEnd"/>
      <w:r w:rsidRPr="00434BEB">
        <w:rPr>
          <w:rFonts w:ascii="Helvetica" w:hAnsi="Helvetica"/>
          <w:b w:val="0"/>
          <w:bCs w:val="0"/>
          <w:color w:val="610B38"/>
          <w:sz w:val="38"/>
          <w:szCs w:val="38"/>
          <w:lang w:val="en-US"/>
        </w:rPr>
        <w:t xml:space="preserve"> Example</w:t>
      </w:r>
    </w:p>
    <w:p w14:paraId="4E210F61" w14:textId="176EB5CA" w:rsidR="00434BEB" w:rsidRPr="00EF0FFD" w:rsidRDefault="00434BEB" w:rsidP="00EF0FFD">
      <w:pPr>
        <w:pStyle w:val="a3"/>
        <w:shd w:val="clear" w:color="auto" w:fill="FFFFFF"/>
        <w:jc w:val="both"/>
        <w:rPr>
          <w:rStyle w:val="a5"/>
          <w:rFonts w:ascii="Segoe UI" w:hAnsi="Segoe UI" w:cs="Segoe UI"/>
          <w:color w:val="333333"/>
          <w:u w:val="none"/>
          <w:lang w:val="en-US"/>
        </w:rPr>
      </w:pPr>
      <w:r w:rsidRPr="00434BEB">
        <w:rPr>
          <w:rFonts w:ascii="Segoe UI" w:hAnsi="Segoe UI" w:cs="Segoe UI"/>
          <w:color w:val="333333"/>
          <w:lang w:val="en-US"/>
        </w:rPr>
        <w:t xml:space="preserve">Program to demonstrate methods of </w:t>
      </w:r>
      <w:proofErr w:type="spellStart"/>
      <w:r w:rsidRPr="00434BEB">
        <w:rPr>
          <w:rFonts w:ascii="Segoe UI" w:hAnsi="Segoe UI" w:cs="Segoe UI"/>
          <w:color w:val="333333"/>
          <w:lang w:val="en-US"/>
        </w:rPr>
        <w:t>LocalDate</w:t>
      </w:r>
      <w:proofErr w:type="spellEnd"/>
      <w:r w:rsidRPr="00434BEB">
        <w:rPr>
          <w:rFonts w:ascii="Segoe UI" w:hAnsi="Segoe UI" w:cs="Segoe UI"/>
          <w:color w:val="333333"/>
          <w:lang w:val="en-US"/>
        </w:rPr>
        <w:t xml:space="preserve"> class such as </w:t>
      </w:r>
      <w:proofErr w:type="gramStart"/>
      <w:r w:rsidRPr="00434BEB">
        <w:rPr>
          <w:rFonts w:ascii="Segoe UI" w:hAnsi="Segoe UI" w:cs="Segoe UI"/>
          <w:color w:val="333333"/>
          <w:lang w:val="en-US"/>
        </w:rPr>
        <w:t>now(</w:t>
      </w:r>
      <w:proofErr w:type="gramEnd"/>
      <w:r w:rsidRPr="00434BEB">
        <w:rPr>
          <w:rFonts w:ascii="Segoe UI" w:hAnsi="Segoe UI" w:cs="Segoe UI"/>
          <w:color w:val="333333"/>
          <w:lang w:val="en-US"/>
        </w:rPr>
        <w:t xml:space="preserve">), </w:t>
      </w:r>
      <w:proofErr w:type="spellStart"/>
      <w:r w:rsidRPr="00434BEB">
        <w:rPr>
          <w:rFonts w:ascii="Segoe UI" w:hAnsi="Segoe UI" w:cs="Segoe UI"/>
          <w:color w:val="333333"/>
          <w:lang w:val="en-US"/>
        </w:rPr>
        <w:t>minusDays</w:t>
      </w:r>
      <w:proofErr w:type="spellEnd"/>
      <w:r w:rsidRPr="00434BEB">
        <w:rPr>
          <w:rFonts w:ascii="Segoe UI" w:hAnsi="Segoe UI" w:cs="Segoe UI"/>
          <w:color w:val="333333"/>
          <w:lang w:val="en-US"/>
        </w:rPr>
        <w:t xml:space="preserve">(), </w:t>
      </w:r>
      <w:proofErr w:type="spellStart"/>
      <w:r w:rsidRPr="00434BEB">
        <w:rPr>
          <w:rFonts w:ascii="Segoe UI" w:hAnsi="Segoe UI" w:cs="Segoe UI"/>
          <w:color w:val="333333"/>
          <w:lang w:val="en-US"/>
        </w:rPr>
        <w:t>plusDays</w:t>
      </w:r>
      <w:proofErr w:type="spellEnd"/>
      <w:r w:rsidRPr="00434BEB">
        <w:rPr>
          <w:rFonts w:ascii="Segoe UI" w:hAnsi="Segoe UI" w:cs="Segoe UI"/>
          <w:color w:val="333333"/>
          <w:lang w:val="en-US"/>
        </w:rPr>
        <w:t>().</w:t>
      </w:r>
      <w:r>
        <w:rPr>
          <w:rFonts w:ascii="Arial" w:hAnsi="Arial" w:cs="Arial"/>
          <w:color w:val="FFFFFF"/>
          <w:sz w:val="21"/>
          <w:szCs w:val="21"/>
          <w:lang w:val="en"/>
        </w:rPr>
        <w:fldChar w:fldCharType="begin"/>
      </w:r>
      <w:r>
        <w:rPr>
          <w:rFonts w:ascii="Arial" w:hAnsi="Arial" w:cs="Arial"/>
          <w:color w:val="FFFFFF"/>
          <w:sz w:val="21"/>
          <w:szCs w:val="21"/>
          <w:lang w:val="en"/>
        </w:rPr>
        <w:instrText xml:space="preserve"> HYPERLINK "https://adviad.com/" \t "_blank" </w:instrText>
      </w:r>
      <w:r>
        <w:rPr>
          <w:rFonts w:ascii="Arial" w:hAnsi="Arial" w:cs="Arial"/>
          <w:color w:val="FFFFFF"/>
          <w:sz w:val="21"/>
          <w:szCs w:val="21"/>
          <w:lang w:val="en"/>
        </w:rPr>
      </w:r>
      <w:r>
        <w:rPr>
          <w:rFonts w:ascii="Arial" w:hAnsi="Arial" w:cs="Arial"/>
          <w:color w:val="FFFFFF"/>
          <w:sz w:val="21"/>
          <w:szCs w:val="21"/>
          <w:lang w:val="en"/>
        </w:rPr>
        <w:fldChar w:fldCharType="separate"/>
      </w:r>
    </w:p>
    <w:p w14:paraId="6557C85D" w14:textId="77777777" w:rsidR="00434BEB" w:rsidRPr="00A554A0" w:rsidRDefault="00434BEB" w:rsidP="00434BEB">
      <w:pPr>
        <w:jc w:val="center"/>
        <w:textAlignment w:val="top"/>
        <w:rPr>
          <w:color w:val="FFFFFF"/>
          <w:lang w:val="en-US"/>
        </w:rPr>
      </w:pPr>
      <w:r>
        <w:rPr>
          <w:rFonts w:ascii="Arial" w:hAnsi="Arial" w:cs="Arial"/>
          <w:color w:val="FFFFFF"/>
          <w:sz w:val="21"/>
          <w:szCs w:val="21"/>
          <w:lang w:val="en"/>
        </w:rPr>
        <w:fldChar w:fldCharType="end"/>
      </w:r>
    </w:p>
    <w:p w14:paraId="27D6148C" w14:textId="77777777" w:rsidR="00EF0FFD" w:rsidRDefault="00EF0FFD" w:rsidP="00EF0FFD">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 xml:space="preserve">REPO:  lessons </w:t>
      </w:r>
    </w:p>
    <w:p w14:paraId="5ADF13D4" w14:textId="7E83CCDA" w:rsidR="00EF0FFD" w:rsidRDefault="00EF0FFD" w:rsidP="00EF0FFD">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Package: month2.lesson8</w:t>
      </w:r>
    </w:p>
    <w:p w14:paraId="3B08851B" w14:textId="1277B817" w:rsidR="00EF0FFD" w:rsidRDefault="00EF0FFD" w:rsidP="00EF0FFD">
      <w:pPr>
        <w:pStyle w:val="a3"/>
        <w:spacing w:before="120" w:beforeAutospacing="0" w:after="144" w:afterAutospacing="0"/>
        <w:jc w:val="both"/>
        <w:rPr>
          <w:rFonts w:ascii="Nunito" w:hAnsi="Nunito"/>
          <w:i/>
          <w:iCs/>
          <w:color w:val="000000"/>
          <w:lang w:val="en-US"/>
        </w:rPr>
      </w:pPr>
      <w:r>
        <w:rPr>
          <w:rFonts w:ascii="Nunito" w:hAnsi="Nunito"/>
          <w:i/>
          <w:iCs/>
          <w:color w:val="000000"/>
          <w:lang w:val="en-US"/>
        </w:rPr>
        <w:t>LocalDate.java</w:t>
      </w:r>
    </w:p>
    <w:p w14:paraId="096EB497" w14:textId="5D93CE3E" w:rsidR="00EF0FFD" w:rsidRPr="00EF0FFD" w:rsidRDefault="00EF0FFD" w:rsidP="00EF0FFD">
      <w:pPr>
        <w:jc w:val="both"/>
        <w:rPr>
          <w:color w:val="333333"/>
          <w:lang w:val="en-US"/>
        </w:rPr>
      </w:pPr>
    </w:p>
    <w:p w14:paraId="7712B508" w14:textId="7B96CC36" w:rsidR="00EF0FFD" w:rsidRPr="00EF0FFD" w:rsidRDefault="00EF0FFD" w:rsidP="00EF0FFD">
      <w:pPr>
        <w:jc w:val="both"/>
        <w:rPr>
          <w:color w:val="333333"/>
          <w:lang w:val="en-US"/>
        </w:rPr>
      </w:pPr>
    </w:p>
    <w:p w14:paraId="34B67172" w14:textId="261268F6" w:rsidR="00434BEB" w:rsidRPr="00EF0FFD" w:rsidRDefault="00434BEB" w:rsidP="00EF0FFD">
      <w:pPr>
        <w:jc w:val="both"/>
        <w:rPr>
          <w:color w:val="333333"/>
          <w:lang w:val="en-US"/>
        </w:rPr>
      </w:pPr>
    </w:p>
    <w:p w14:paraId="562AF163" w14:textId="71F2EEDA" w:rsidR="00434BEB" w:rsidRDefault="00434BEB" w:rsidP="00434BEB">
      <w:pPr>
        <w:pStyle w:val="a3"/>
        <w:shd w:val="clear" w:color="auto" w:fill="FFFFFF"/>
        <w:jc w:val="both"/>
        <w:rPr>
          <w:rFonts w:ascii="Segoe UI" w:hAnsi="Segoe UI" w:cs="Segoe UI"/>
          <w:color w:val="333333"/>
          <w:lang w:val="en-US"/>
        </w:rPr>
      </w:pPr>
      <w:r w:rsidRPr="00434BEB">
        <w:rPr>
          <w:rFonts w:ascii="Segoe UI" w:hAnsi="Segoe UI" w:cs="Segoe UI"/>
          <w:color w:val="333333"/>
          <w:lang w:val="en-US"/>
        </w:rPr>
        <w:t xml:space="preserve">Program to demonstrate </w:t>
      </w:r>
      <w:proofErr w:type="spellStart"/>
      <w:proofErr w:type="gramStart"/>
      <w:r w:rsidRPr="00434BEB">
        <w:rPr>
          <w:rFonts w:ascii="Segoe UI" w:hAnsi="Segoe UI" w:cs="Segoe UI"/>
          <w:color w:val="333333"/>
          <w:lang w:val="en-US"/>
        </w:rPr>
        <w:t>isLeapYear</w:t>
      </w:r>
      <w:proofErr w:type="spellEnd"/>
      <w:r w:rsidRPr="00434BEB">
        <w:rPr>
          <w:rFonts w:ascii="Segoe UI" w:hAnsi="Segoe UI" w:cs="Segoe UI"/>
          <w:color w:val="333333"/>
          <w:lang w:val="en-US"/>
        </w:rPr>
        <w:t>(</w:t>
      </w:r>
      <w:proofErr w:type="gramEnd"/>
      <w:r w:rsidRPr="00434BEB">
        <w:rPr>
          <w:rFonts w:ascii="Segoe UI" w:hAnsi="Segoe UI" w:cs="Segoe UI"/>
          <w:color w:val="333333"/>
          <w:lang w:val="en-US"/>
        </w:rPr>
        <w:t xml:space="preserve">) method of </w:t>
      </w:r>
      <w:proofErr w:type="spellStart"/>
      <w:r w:rsidRPr="00434BEB">
        <w:rPr>
          <w:rFonts w:ascii="Segoe UI" w:hAnsi="Segoe UI" w:cs="Segoe UI"/>
          <w:color w:val="333333"/>
          <w:lang w:val="en-US"/>
        </w:rPr>
        <w:t>LocalDate</w:t>
      </w:r>
      <w:proofErr w:type="spellEnd"/>
      <w:r w:rsidRPr="00434BEB">
        <w:rPr>
          <w:rFonts w:ascii="Segoe UI" w:hAnsi="Segoe UI" w:cs="Segoe UI"/>
          <w:color w:val="333333"/>
          <w:lang w:val="en-US"/>
        </w:rPr>
        <w:t xml:space="preserve"> Class.</w:t>
      </w:r>
    </w:p>
    <w:p w14:paraId="0FC20FA5" w14:textId="6D082651" w:rsidR="00EF0FFD" w:rsidRDefault="00EF0FFD" w:rsidP="00434BEB">
      <w:pPr>
        <w:pStyle w:val="a3"/>
        <w:shd w:val="clear" w:color="auto" w:fill="FFFFFF"/>
        <w:jc w:val="both"/>
        <w:rPr>
          <w:rFonts w:ascii="Segoe UI" w:hAnsi="Segoe UI" w:cs="Segoe UI"/>
          <w:color w:val="333333"/>
          <w:lang w:val="en-US"/>
        </w:rPr>
      </w:pPr>
    </w:p>
    <w:p w14:paraId="321B01BF" w14:textId="77777777" w:rsidR="00EF0FFD" w:rsidRDefault="00EF0FFD" w:rsidP="00EF0FFD">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 xml:space="preserve">REPO:  lessons </w:t>
      </w:r>
    </w:p>
    <w:p w14:paraId="511ECCDC" w14:textId="77777777" w:rsidR="00EF0FFD" w:rsidRDefault="00EF0FFD" w:rsidP="00EF0FFD">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Package: month2.lesson8</w:t>
      </w:r>
    </w:p>
    <w:p w14:paraId="25A5F0E9" w14:textId="176D173D" w:rsidR="00EF0FFD" w:rsidRDefault="00EF0FFD" w:rsidP="00EF0FFD">
      <w:pPr>
        <w:pStyle w:val="a3"/>
        <w:spacing w:before="120" w:beforeAutospacing="0" w:after="144" w:afterAutospacing="0"/>
        <w:jc w:val="both"/>
        <w:rPr>
          <w:rFonts w:ascii="Nunito" w:hAnsi="Nunito"/>
          <w:i/>
          <w:iCs/>
          <w:color w:val="000000"/>
          <w:lang w:val="en-US"/>
        </w:rPr>
      </w:pPr>
      <w:r>
        <w:rPr>
          <w:rFonts w:ascii="Nunito" w:hAnsi="Nunito"/>
          <w:i/>
          <w:iCs/>
          <w:color w:val="000000"/>
          <w:lang w:val="en-US"/>
        </w:rPr>
        <w:t>LocalDateLeap.java</w:t>
      </w:r>
    </w:p>
    <w:p w14:paraId="6CB2DAEC" w14:textId="77777777" w:rsidR="00EF0FFD" w:rsidRDefault="00EF0FFD" w:rsidP="00434BEB">
      <w:pPr>
        <w:pStyle w:val="a3"/>
        <w:shd w:val="clear" w:color="auto" w:fill="FFFFFF"/>
        <w:jc w:val="both"/>
        <w:rPr>
          <w:rFonts w:ascii="Segoe UI" w:hAnsi="Segoe UI" w:cs="Segoe UI"/>
          <w:color w:val="333333"/>
          <w:lang w:val="en-US"/>
        </w:rPr>
      </w:pPr>
    </w:p>
    <w:p w14:paraId="59D8CB9D" w14:textId="77777777" w:rsidR="00EF0FFD" w:rsidRPr="00434BEB" w:rsidRDefault="00EF0FFD" w:rsidP="00434BEB">
      <w:pPr>
        <w:pStyle w:val="a3"/>
        <w:shd w:val="clear" w:color="auto" w:fill="FFFFFF"/>
        <w:jc w:val="both"/>
        <w:rPr>
          <w:rFonts w:ascii="Segoe UI" w:hAnsi="Segoe UI" w:cs="Segoe UI"/>
          <w:color w:val="333333"/>
          <w:lang w:val="en-US"/>
        </w:rPr>
      </w:pPr>
    </w:p>
    <w:p w14:paraId="4416B3A6" w14:textId="4F214E82" w:rsidR="00434BEB" w:rsidRDefault="00434BEB" w:rsidP="00434BEB">
      <w:pPr>
        <w:pStyle w:val="a3"/>
        <w:shd w:val="clear" w:color="auto" w:fill="FFFFFF"/>
        <w:jc w:val="both"/>
        <w:rPr>
          <w:rFonts w:ascii="Segoe UI" w:hAnsi="Segoe UI" w:cs="Segoe UI"/>
          <w:color w:val="333333"/>
          <w:lang w:val="en-US"/>
        </w:rPr>
      </w:pPr>
      <w:r w:rsidRPr="00434BEB">
        <w:rPr>
          <w:rFonts w:ascii="Segoe UI" w:hAnsi="Segoe UI" w:cs="Segoe UI"/>
          <w:color w:val="333333"/>
          <w:lang w:val="en-US"/>
        </w:rPr>
        <w:t xml:space="preserve">Program to demonstrate </w:t>
      </w:r>
      <w:proofErr w:type="spellStart"/>
      <w:proofErr w:type="gramStart"/>
      <w:r w:rsidRPr="00434BEB">
        <w:rPr>
          <w:rFonts w:ascii="Segoe UI" w:hAnsi="Segoe UI" w:cs="Segoe UI"/>
          <w:color w:val="333333"/>
          <w:lang w:val="en-US"/>
        </w:rPr>
        <w:t>atTime</w:t>
      </w:r>
      <w:proofErr w:type="spellEnd"/>
      <w:r w:rsidRPr="00434BEB">
        <w:rPr>
          <w:rFonts w:ascii="Segoe UI" w:hAnsi="Segoe UI" w:cs="Segoe UI"/>
          <w:color w:val="333333"/>
          <w:lang w:val="en-US"/>
        </w:rPr>
        <w:t>(</w:t>
      </w:r>
      <w:proofErr w:type="gramEnd"/>
      <w:r w:rsidRPr="00434BEB">
        <w:rPr>
          <w:rFonts w:ascii="Segoe UI" w:hAnsi="Segoe UI" w:cs="Segoe UI"/>
          <w:color w:val="333333"/>
          <w:lang w:val="en-US"/>
        </w:rPr>
        <w:t xml:space="preserve">) method of </w:t>
      </w:r>
      <w:proofErr w:type="spellStart"/>
      <w:r w:rsidRPr="00434BEB">
        <w:rPr>
          <w:rFonts w:ascii="Segoe UI" w:hAnsi="Segoe UI" w:cs="Segoe UI"/>
          <w:color w:val="333333"/>
          <w:lang w:val="en-US"/>
        </w:rPr>
        <w:t>LocalDate</w:t>
      </w:r>
      <w:proofErr w:type="spellEnd"/>
      <w:r w:rsidRPr="00434BEB">
        <w:rPr>
          <w:rFonts w:ascii="Segoe UI" w:hAnsi="Segoe UI" w:cs="Segoe UI"/>
          <w:color w:val="333333"/>
          <w:lang w:val="en-US"/>
        </w:rPr>
        <w:t xml:space="preserve"> class.</w:t>
      </w:r>
    </w:p>
    <w:p w14:paraId="4BCDB8C7" w14:textId="2E36852F" w:rsidR="00EF0FFD" w:rsidRDefault="00EF0FFD" w:rsidP="00434BEB">
      <w:pPr>
        <w:pStyle w:val="a3"/>
        <w:shd w:val="clear" w:color="auto" w:fill="FFFFFF"/>
        <w:jc w:val="both"/>
        <w:rPr>
          <w:rFonts w:ascii="Segoe UI" w:hAnsi="Segoe UI" w:cs="Segoe UI"/>
          <w:color w:val="333333"/>
          <w:lang w:val="en-US"/>
        </w:rPr>
      </w:pPr>
    </w:p>
    <w:p w14:paraId="42420730" w14:textId="77777777" w:rsidR="00EF0FFD" w:rsidRDefault="00EF0FFD" w:rsidP="00EF0FFD">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 xml:space="preserve">REPO:  lessons </w:t>
      </w:r>
    </w:p>
    <w:p w14:paraId="7A1A92FA" w14:textId="77777777" w:rsidR="00EF0FFD" w:rsidRDefault="00EF0FFD" w:rsidP="00EF0FFD">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Package: month2.lesson8</w:t>
      </w:r>
    </w:p>
    <w:p w14:paraId="68857927" w14:textId="48A7CE0F" w:rsidR="00EF0FFD" w:rsidRDefault="00EF0FFD" w:rsidP="00EF0FFD">
      <w:pPr>
        <w:pStyle w:val="a3"/>
        <w:spacing w:before="120" w:beforeAutospacing="0" w:after="144" w:afterAutospacing="0"/>
        <w:jc w:val="both"/>
        <w:rPr>
          <w:rFonts w:ascii="Nunito" w:hAnsi="Nunito"/>
          <w:i/>
          <w:iCs/>
          <w:color w:val="000000"/>
          <w:lang w:val="en-US"/>
        </w:rPr>
      </w:pPr>
      <w:r>
        <w:rPr>
          <w:rFonts w:ascii="Nunito" w:hAnsi="Nunito"/>
          <w:i/>
          <w:iCs/>
          <w:color w:val="000000"/>
          <w:lang w:val="en-US"/>
        </w:rPr>
        <w:t>LocalDate</w:t>
      </w:r>
      <w:r w:rsidR="005F307A">
        <w:rPr>
          <w:rFonts w:ascii="Nunito" w:hAnsi="Nunito"/>
          <w:i/>
          <w:iCs/>
          <w:color w:val="000000"/>
          <w:lang w:val="en-US"/>
        </w:rPr>
        <w:t>AtTime</w:t>
      </w:r>
      <w:r>
        <w:rPr>
          <w:rFonts w:ascii="Nunito" w:hAnsi="Nunito"/>
          <w:i/>
          <w:iCs/>
          <w:color w:val="000000"/>
          <w:lang w:val="en-US"/>
        </w:rPr>
        <w:t>.java</w:t>
      </w:r>
    </w:p>
    <w:p w14:paraId="7CA01C36" w14:textId="2567300A" w:rsidR="00EF0FFD" w:rsidRDefault="00EF0FFD" w:rsidP="00434BEB">
      <w:pPr>
        <w:pStyle w:val="a3"/>
        <w:shd w:val="clear" w:color="auto" w:fill="FFFFFF"/>
        <w:jc w:val="both"/>
        <w:rPr>
          <w:rFonts w:ascii="Segoe UI" w:hAnsi="Segoe UI" w:cs="Segoe UI"/>
          <w:color w:val="333333"/>
          <w:lang w:val="en-US"/>
        </w:rPr>
      </w:pPr>
    </w:p>
    <w:p w14:paraId="02AAC32F" w14:textId="77777777" w:rsidR="00EF0FFD" w:rsidRPr="00434BEB" w:rsidRDefault="00EF0FFD" w:rsidP="00434BEB">
      <w:pPr>
        <w:pStyle w:val="a3"/>
        <w:shd w:val="clear" w:color="auto" w:fill="FFFFFF"/>
        <w:jc w:val="both"/>
        <w:rPr>
          <w:rFonts w:ascii="Segoe UI" w:hAnsi="Segoe UI" w:cs="Segoe UI"/>
          <w:color w:val="333333"/>
          <w:lang w:val="en-US"/>
        </w:rPr>
      </w:pPr>
    </w:p>
    <w:p w14:paraId="680402B8" w14:textId="6898F9DA" w:rsidR="00434BEB" w:rsidRDefault="00434BEB" w:rsidP="00434BEB">
      <w:pPr>
        <w:pStyle w:val="a3"/>
        <w:shd w:val="clear" w:color="auto" w:fill="FFFFFF"/>
        <w:jc w:val="both"/>
        <w:rPr>
          <w:rFonts w:ascii="Segoe UI" w:hAnsi="Segoe UI" w:cs="Segoe UI"/>
          <w:color w:val="333333"/>
          <w:lang w:val="en-US"/>
        </w:rPr>
      </w:pPr>
      <w:r w:rsidRPr="00434BEB">
        <w:rPr>
          <w:rFonts w:ascii="Segoe UI" w:hAnsi="Segoe UI" w:cs="Segoe UI"/>
          <w:color w:val="333333"/>
          <w:lang w:val="en-US"/>
        </w:rPr>
        <w:t xml:space="preserve">Program to demonstrate </w:t>
      </w:r>
      <w:proofErr w:type="gramStart"/>
      <w:r w:rsidRPr="00434BEB">
        <w:rPr>
          <w:rFonts w:ascii="Segoe UI" w:hAnsi="Segoe UI" w:cs="Segoe UI"/>
          <w:color w:val="333333"/>
          <w:lang w:val="en-US"/>
        </w:rPr>
        <w:t>format(</w:t>
      </w:r>
      <w:proofErr w:type="gramEnd"/>
      <w:r w:rsidRPr="00434BEB">
        <w:rPr>
          <w:rFonts w:ascii="Segoe UI" w:hAnsi="Segoe UI" w:cs="Segoe UI"/>
          <w:color w:val="333333"/>
          <w:lang w:val="en-US"/>
        </w:rPr>
        <w:t xml:space="preserve">) method of </w:t>
      </w:r>
      <w:proofErr w:type="spellStart"/>
      <w:r w:rsidRPr="00434BEB">
        <w:rPr>
          <w:rFonts w:ascii="Segoe UI" w:hAnsi="Segoe UI" w:cs="Segoe UI"/>
          <w:color w:val="333333"/>
          <w:lang w:val="en-US"/>
        </w:rPr>
        <w:t>LocalDate</w:t>
      </w:r>
      <w:proofErr w:type="spellEnd"/>
      <w:r w:rsidRPr="00434BEB">
        <w:rPr>
          <w:rFonts w:ascii="Segoe UI" w:hAnsi="Segoe UI" w:cs="Segoe UI"/>
          <w:color w:val="333333"/>
          <w:lang w:val="en-US"/>
        </w:rPr>
        <w:t xml:space="preserve"> class</w:t>
      </w:r>
    </w:p>
    <w:p w14:paraId="4FB60952" w14:textId="15906290" w:rsidR="005F307A" w:rsidRDefault="005F307A" w:rsidP="00434BEB">
      <w:pPr>
        <w:pStyle w:val="a3"/>
        <w:shd w:val="clear" w:color="auto" w:fill="FFFFFF"/>
        <w:jc w:val="both"/>
        <w:rPr>
          <w:rFonts w:ascii="Segoe UI" w:hAnsi="Segoe UI" w:cs="Segoe UI"/>
          <w:color w:val="333333"/>
          <w:lang w:val="en-US"/>
        </w:rPr>
      </w:pPr>
    </w:p>
    <w:p w14:paraId="526DBADE" w14:textId="77777777" w:rsidR="005F307A" w:rsidRDefault="005F307A" w:rsidP="005F307A">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 xml:space="preserve">REPO:  lessons </w:t>
      </w:r>
    </w:p>
    <w:p w14:paraId="56A6AF5D" w14:textId="77777777" w:rsidR="005F307A" w:rsidRDefault="005F307A" w:rsidP="005F307A">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Package: month2.lesson8</w:t>
      </w:r>
    </w:p>
    <w:p w14:paraId="53A25F05" w14:textId="48092F20" w:rsidR="005F307A" w:rsidRDefault="005F307A" w:rsidP="005F307A">
      <w:pPr>
        <w:pStyle w:val="a3"/>
        <w:spacing w:before="120" w:beforeAutospacing="0" w:after="144" w:afterAutospacing="0"/>
        <w:jc w:val="both"/>
        <w:rPr>
          <w:rFonts w:ascii="Nunito" w:hAnsi="Nunito"/>
          <w:i/>
          <w:iCs/>
          <w:color w:val="000000"/>
          <w:lang w:val="en-US"/>
        </w:rPr>
      </w:pPr>
      <w:r>
        <w:rPr>
          <w:rFonts w:ascii="Nunito" w:hAnsi="Nunito"/>
          <w:i/>
          <w:iCs/>
          <w:color w:val="000000"/>
          <w:lang w:val="en-US"/>
        </w:rPr>
        <w:t>LocalDateFormat.java</w:t>
      </w:r>
    </w:p>
    <w:p w14:paraId="5F21E4A2" w14:textId="324D0F24" w:rsidR="005F307A" w:rsidRDefault="005F307A" w:rsidP="00434BEB">
      <w:pPr>
        <w:pStyle w:val="a3"/>
        <w:shd w:val="clear" w:color="auto" w:fill="FFFFFF"/>
        <w:jc w:val="both"/>
        <w:rPr>
          <w:rFonts w:ascii="Segoe UI" w:hAnsi="Segoe UI" w:cs="Segoe UI"/>
          <w:color w:val="333333"/>
          <w:lang w:val="en-US"/>
        </w:rPr>
      </w:pPr>
    </w:p>
    <w:p w14:paraId="514AAE52" w14:textId="77777777" w:rsidR="005F307A" w:rsidRPr="00434BEB" w:rsidRDefault="005F307A" w:rsidP="00434BEB">
      <w:pPr>
        <w:pStyle w:val="a3"/>
        <w:shd w:val="clear" w:color="auto" w:fill="FFFFFF"/>
        <w:jc w:val="both"/>
        <w:rPr>
          <w:rFonts w:ascii="Segoe UI" w:hAnsi="Segoe UI" w:cs="Segoe UI"/>
          <w:color w:val="333333"/>
          <w:lang w:val="en-US"/>
        </w:rPr>
      </w:pPr>
    </w:p>
    <w:p w14:paraId="5A1C0348" w14:textId="16EBD066" w:rsidR="002E3DEB" w:rsidRPr="00E92239" w:rsidRDefault="00434BEB" w:rsidP="008876B1">
      <w:pPr>
        <w:pStyle w:val="a3"/>
        <w:shd w:val="clear" w:color="auto" w:fill="FFFFFF"/>
        <w:jc w:val="both"/>
        <w:rPr>
          <w:rStyle w:val="a4"/>
          <w:rFonts w:ascii="Segoe UI" w:hAnsi="Segoe UI" w:cs="Segoe UI"/>
          <w:b w:val="0"/>
          <w:bCs w:val="0"/>
          <w:color w:val="333333"/>
          <w:lang w:val="en-US"/>
        </w:rPr>
      </w:pPr>
      <w:r w:rsidRPr="00434BEB">
        <w:rPr>
          <w:rFonts w:ascii="Segoe UI" w:hAnsi="Segoe UI" w:cs="Segoe UI"/>
          <w:color w:val="333333"/>
          <w:lang w:val="en-US"/>
        </w:rPr>
        <w:t xml:space="preserve">Program to demonstrate </w:t>
      </w:r>
      <w:proofErr w:type="gramStart"/>
      <w:r w:rsidRPr="00434BEB">
        <w:rPr>
          <w:rFonts w:ascii="Segoe UI" w:hAnsi="Segoe UI" w:cs="Segoe UI"/>
          <w:color w:val="333333"/>
          <w:lang w:val="en-US"/>
        </w:rPr>
        <w:t>parse(</w:t>
      </w:r>
      <w:proofErr w:type="gramEnd"/>
      <w:r w:rsidRPr="00434BEB">
        <w:rPr>
          <w:rFonts w:ascii="Segoe UI" w:hAnsi="Segoe UI" w:cs="Segoe UI"/>
          <w:color w:val="333333"/>
          <w:lang w:val="en-US"/>
        </w:rPr>
        <w:t xml:space="preserve">) method of </w:t>
      </w:r>
      <w:proofErr w:type="spellStart"/>
      <w:r w:rsidRPr="00434BEB">
        <w:rPr>
          <w:rFonts w:ascii="Segoe UI" w:hAnsi="Segoe UI" w:cs="Segoe UI"/>
          <w:color w:val="333333"/>
          <w:lang w:val="en-US"/>
        </w:rPr>
        <w:t>LocalDate</w:t>
      </w:r>
      <w:proofErr w:type="spellEnd"/>
      <w:r w:rsidRPr="00434BEB">
        <w:rPr>
          <w:rFonts w:ascii="Segoe UI" w:hAnsi="Segoe UI" w:cs="Segoe UI"/>
          <w:color w:val="333333"/>
          <w:lang w:val="en-US"/>
        </w:rPr>
        <w:t xml:space="preserve"> class</w:t>
      </w:r>
    </w:p>
    <w:p w14:paraId="750FF143" w14:textId="7FA7888E" w:rsidR="00772846" w:rsidRPr="00A554A0" w:rsidRDefault="00772846" w:rsidP="008876B1">
      <w:pPr>
        <w:pStyle w:val="a3"/>
        <w:shd w:val="clear" w:color="auto" w:fill="FFFFFF"/>
        <w:jc w:val="both"/>
        <w:rPr>
          <w:rStyle w:val="a4"/>
          <w:rFonts w:ascii="Segoe UI" w:hAnsi="Segoe UI" w:cs="Segoe UI"/>
          <w:color w:val="333333"/>
          <w:lang w:val="en-US"/>
        </w:rPr>
      </w:pPr>
    </w:p>
    <w:p w14:paraId="13A83500" w14:textId="77777777" w:rsidR="00772846" w:rsidRDefault="00772846" w:rsidP="00772846">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 xml:space="preserve">REPO:  lessons </w:t>
      </w:r>
    </w:p>
    <w:p w14:paraId="37060D5A" w14:textId="77777777" w:rsidR="00772846" w:rsidRDefault="00772846" w:rsidP="00772846">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Package: month2.lesson8</w:t>
      </w:r>
    </w:p>
    <w:p w14:paraId="7E3B130D" w14:textId="658E4165" w:rsidR="00772846" w:rsidRDefault="00772846" w:rsidP="00772846">
      <w:pPr>
        <w:pStyle w:val="a3"/>
        <w:spacing w:before="120" w:beforeAutospacing="0" w:after="144" w:afterAutospacing="0"/>
        <w:jc w:val="both"/>
        <w:rPr>
          <w:rFonts w:ascii="Nunito" w:hAnsi="Nunito"/>
          <w:i/>
          <w:iCs/>
          <w:color w:val="000000"/>
          <w:lang w:val="en-US"/>
        </w:rPr>
      </w:pPr>
      <w:r>
        <w:rPr>
          <w:rFonts w:ascii="Nunito" w:hAnsi="Nunito"/>
          <w:i/>
          <w:iCs/>
          <w:color w:val="000000"/>
          <w:lang w:val="en-US"/>
        </w:rPr>
        <w:t>LocalDateParse.java</w:t>
      </w:r>
    </w:p>
    <w:p w14:paraId="592E9B1B" w14:textId="2701D941" w:rsidR="00772846" w:rsidRDefault="00772846" w:rsidP="008876B1">
      <w:pPr>
        <w:pStyle w:val="a3"/>
        <w:shd w:val="clear" w:color="auto" w:fill="FFFFFF"/>
        <w:jc w:val="both"/>
        <w:rPr>
          <w:rFonts w:ascii="Segoe UI" w:hAnsi="Segoe UI" w:cs="Segoe UI"/>
          <w:color w:val="333333"/>
          <w:sz w:val="32"/>
          <w:szCs w:val="32"/>
          <w:lang w:val="en-US"/>
        </w:rPr>
      </w:pPr>
    </w:p>
    <w:p w14:paraId="2BD3C8F2" w14:textId="77777777" w:rsidR="00A554A0" w:rsidRPr="00A554A0" w:rsidRDefault="00A554A0" w:rsidP="00A554A0">
      <w:pPr>
        <w:pStyle w:val="1"/>
        <w:shd w:val="clear" w:color="auto" w:fill="FFFFFF"/>
        <w:spacing w:before="75" w:line="312" w:lineRule="atLeast"/>
        <w:jc w:val="both"/>
        <w:rPr>
          <w:rFonts w:ascii="Helvetica" w:hAnsi="Helvetica"/>
          <w:color w:val="610B38"/>
          <w:sz w:val="44"/>
          <w:szCs w:val="44"/>
          <w:lang w:val="en-US"/>
        </w:rPr>
      </w:pPr>
      <w:r w:rsidRPr="00A554A0">
        <w:rPr>
          <w:rFonts w:ascii="Helvetica" w:hAnsi="Helvetica"/>
          <w:b/>
          <w:bCs/>
          <w:color w:val="610B38"/>
          <w:sz w:val="44"/>
          <w:szCs w:val="44"/>
          <w:lang w:val="en-US"/>
        </w:rPr>
        <w:lastRenderedPageBreak/>
        <w:t xml:space="preserve">Java </w:t>
      </w:r>
      <w:proofErr w:type="spellStart"/>
      <w:r w:rsidRPr="00A554A0">
        <w:rPr>
          <w:rFonts w:ascii="Helvetica" w:hAnsi="Helvetica"/>
          <w:b/>
          <w:bCs/>
          <w:color w:val="610B38"/>
          <w:sz w:val="44"/>
          <w:szCs w:val="44"/>
          <w:lang w:val="en-US"/>
        </w:rPr>
        <w:t>LocalTime</w:t>
      </w:r>
      <w:proofErr w:type="spellEnd"/>
      <w:r w:rsidRPr="00A554A0">
        <w:rPr>
          <w:rFonts w:ascii="Helvetica" w:hAnsi="Helvetica"/>
          <w:b/>
          <w:bCs/>
          <w:color w:val="610B38"/>
          <w:sz w:val="44"/>
          <w:szCs w:val="44"/>
          <w:lang w:val="en-US"/>
        </w:rPr>
        <w:t xml:space="preserve"> Class</w:t>
      </w:r>
    </w:p>
    <w:p w14:paraId="76D0C42D" w14:textId="3EB7C9EB" w:rsidR="00A554A0" w:rsidRPr="00A554A0" w:rsidRDefault="00A554A0" w:rsidP="00A554A0">
      <w:pPr>
        <w:pStyle w:val="a3"/>
        <w:shd w:val="clear" w:color="auto" w:fill="FFFFFF"/>
        <w:jc w:val="both"/>
        <w:rPr>
          <w:rFonts w:ascii="Segoe UI" w:hAnsi="Segoe UI" w:cs="Segoe UI"/>
          <w:color w:val="333333"/>
          <w:lang w:val="en-US"/>
        </w:rPr>
      </w:pPr>
      <w:r w:rsidRPr="00A554A0">
        <w:rPr>
          <w:rFonts w:ascii="Segoe UI" w:hAnsi="Segoe UI" w:cs="Segoe UI"/>
          <w:color w:val="333333"/>
          <w:lang w:val="en-US"/>
        </w:rPr>
        <w:t xml:space="preserve">Java </w:t>
      </w:r>
      <w:proofErr w:type="spellStart"/>
      <w:r w:rsidRPr="00A554A0">
        <w:rPr>
          <w:rFonts w:ascii="Segoe UI" w:hAnsi="Segoe UI" w:cs="Segoe UI"/>
          <w:color w:val="333333"/>
          <w:lang w:val="en-US"/>
        </w:rPr>
        <w:t>LocalTime</w:t>
      </w:r>
      <w:proofErr w:type="spellEnd"/>
      <w:r w:rsidRPr="00A554A0">
        <w:rPr>
          <w:rFonts w:ascii="Segoe UI" w:hAnsi="Segoe UI" w:cs="Segoe UI"/>
          <w:color w:val="333333"/>
          <w:lang w:val="en-US"/>
        </w:rPr>
        <w:t xml:space="preserve"> class is an immutable class that represents time with a default format of hour-minute-second. It inherits Object class and implements the Comparable interface.</w:t>
      </w:r>
    </w:p>
    <w:p w14:paraId="2BCA13E4" w14:textId="77777777" w:rsidR="00A554A0" w:rsidRPr="00A554A0" w:rsidRDefault="00A554A0" w:rsidP="00A554A0">
      <w:pPr>
        <w:pStyle w:val="a3"/>
        <w:shd w:val="clear" w:color="auto" w:fill="FFFFFF"/>
        <w:jc w:val="both"/>
        <w:rPr>
          <w:rFonts w:ascii="Segoe UI" w:hAnsi="Segoe UI" w:cs="Segoe UI"/>
          <w:color w:val="333333"/>
          <w:lang w:val="en-US"/>
        </w:rPr>
      </w:pPr>
    </w:p>
    <w:p w14:paraId="4202F180" w14:textId="77777777" w:rsidR="00A554A0" w:rsidRPr="00A554A0" w:rsidRDefault="00A554A0" w:rsidP="00A554A0">
      <w:pPr>
        <w:pStyle w:val="2"/>
        <w:shd w:val="clear" w:color="auto" w:fill="FFFFFF"/>
        <w:spacing w:line="312" w:lineRule="atLeast"/>
        <w:jc w:val="both"/>
        <w:rPr>
          <w:rFonts w:ascii="Helvetica" w:hAnsi="Helvetica"/>
          <w:b w:val="0"/>
          <w:bCs w:val="0"/>
          <w:color w:val="610B38"/>
          <w:sz w:val="38"/>
          <w:szCs w:val="38"/>
          <w:lang w:val="en-US"/>
        </w:rPr>
      </w:pPr>
      <w:r w:rsidRPr="00A554A0">
        <w:rPr>
          <w:rFonts w:ascii="Helvetica" w:hAnsi="Helvetica"/>
          <w:b w:val="0"/>
          <w:bCs w:val="0"/>
          <w:color w:val="610B38"/>
          <w:sz w:val="38"/>
          <w:szCs w:val="38"/>
          <w:lang w:val="en-US"/>
        </w:rPr>
        <w:t xml:space="preserve">Java </w:t>
      </w:r>
      <w:proofErr w:type="spellStart"/>
      <w:r w:rsidRPr="00A554A0">
        <w:rPr>
          <w:rFonts w:ascii="Helvetica" w:hAnsi="Helvetica"/>
          <w:b w:val="0"/>
          <w:bCs w:val="0"/>
          <w:color w:val="610B38"/>
          <w:sz w:val="38"/>
          <w:szCs w:val="38"/>
          <w:lang w:val="en-US"/>
        </w:rPr>
        <w:t>LocalTime</w:t>
      </w:r>
      <w:proofErr w:type="spellEnd"/>
      <w:r w:rsidRPr="00A554A0">
        <w:rPr>
          <w:rFonts w:ascii="Helvetica" w:hAnsi="Helvetica"/>
          <w:b w:val="0"/>
          <w:bCs w:val="0"/>
          <w:color w:val="610B38"/>
          <w:sz w:val="38"/>
          <w:szCs w:val="38"/>
          <w:lang w:val="en-US"/>
        </w:rPr>
        <w:t xml:space="preserve"> class declaration</w:t>
      </w:r>
    </w:p>
    <w:p w14:paraId="05F79EC9" w14:textId="77777777" w:rsidR="00A554A0" w:rsidRPr="00A554A0" w:rsidRDefault="00A554A0" w:rsidP="00A554A0">
      <w:pPr>
        <w:pStyle w:val="a3"/>
        <w:shd w:val="clear" w:color="auto" w:fill="FFFFFF"/>
        <w:jc w:val="both"/>
        <w:rPr>
          <w:rFonts w:ascii="Segoe UI" w:hAnsi="Segoe UI" w:cs="Segoe UI"/>
          <w:color w:val="333333"/>
          <w:lang w:val="en-US"/>
        </w:rPr>
      </w:pPr>
      <w:r w:rsidRPr="00A554A0">
        <w:rPr>
          <w:rFonts w:ascii="Segoe UI" w:hAnsi="Segoe UI" w:cs="Segoe UI"/>
          <w:color w:val="333333"/>
          <w:lang w:val="en-US"/>
        </w:rPr>
        <w:t xml:space="preserve">Let's see the declaration of </w:t>
      </w:r>
      <w:proofErr w:type="spellStart"/>
      <w:proofErr w:type="gramStart"/>
      <w:r w:rsidRPr="00A554A0">
        <w:rPr>
          <w:rFonts w:ascii="Segoe UI" w:hAnsi="Segoe UI" w:cs="Segoe UI"/>
          <w:color w:val="333333"/>
          <w:lang w:val="en-US"/>
        </w:rPr>
        <w:t>java.time</w:t>
      </w:r>
      <w:proofErr w:type="gramEnd"/>
      <w:r w:rsidRPr="00A554A0">
        <w:rPr>
          <w:rFonts w:ascii="Segoe UI" w:hAnsi="Segoe UI" w:cs="Segoe UI"/>
          <w:color w:val="333333"/>
          <w:lang w:val="en-US"/>
        </w:rPr>
        <w:t>.LocalTime</w:t>
      </w:r>
      <w:proofErr w:type="spellEnd"/>
      <w:r w:rsidRPr="00A554A0">
        <w:rPr>
          <w:rFonts w:ascii="Segoe UI" w:hAnsi="Segoe UI" w:cs="Segoe UI"/>
          <w:color w:val="333333"/>
          <w:lang w:val="en-US"/>
        </w:rPr>
        <w:t xml:space="preserve"> class.</w:t>
      </w:r>
    </w:p>
    <w:p w14:paraId="07932BFC" w14:textId="77777777" w:rsidR="00A554A0" w:rsidRPr="00A554A0" w:rsidRDefault="00A554A0" w:rsidP="00A554A0">
      <w:pPr>
        <w:pStyle w:val="alt"/>
        <w:numPr>
          <w:ilvl w:val="0"/>
          <w:numId w:val="52"/>
        </w:numPr>
        <w:spacing w:before="0" w:beforeAutospacing="0" w:after="0" w:afterAutospacing="0" w:line="375" w:lineRule="atLeast"/>
        <w:jc w:val="both"/>
        <w:rPr>
          <w:rFonts w:ascii="Segoe UI" w:hAnsi="Segoe UI" w:cs="Segoe UI"/>
          <w:color w:val="000000"/>
          <w:lang w:val="en-US"/>
        </w:rPr>
      </w:pPr>
      <w:r w:rsidRPr="00A554A0">
        <w:rPr>
          <w:rStyle w:val="keyword"/>
          <w:rFonts w:ascii="Segoe UI" w:hAnsi="Segoe UI" w:cs="Segoe UI"/>
          <w:b/>
          <w:bCs/>
          <w:color w:val="006699"/>
          <w:bdr w:val="none" w:sz="0" w:space="0" w:color="auto" w:frame="1"/>
          <w:lang w:val="en-US"/>
        </w:rPr>
        <w:t>public</w:t>
      </w:r>
      <w:r w:rsidRPr="00A554A0">
        <w:rPr>
          <w:rFonts w:ascii="Segoe UI" w:hAnsi="Segoe UI" w:cs="Segoe UI"/>
          <w:color w:val="000000"/>
          <w:bdr w:val="none" w:sz="0" w:space="0" w:color="auto" w:frame="1"/>
          <w:lang w:val="en-US"/>
        </w:rPr>
        <w:t> </w:t>
      </w:r>
      <w:r w:rsidRPr="00A554A0">
        <w:rPr>
          <w:rStyle w:val="keyword"/>
          <w:rFonts w:ascii="Segoe UI" w:hAnsi="Segoe UI" w:cs="Segoe UI"/>
          <w:b/>
          <w:bCs/>
          <w:color w:val="006699"/>
          <w:bdr w:val="none" w:sz="0" w:space="0" w:color="auto" w:frame="1"/>
          <w:lang w:val="en-US"/>
        </w:rPr>
        <w:t>final</w:t>
      </w:r>
      <w:r w:rsidRPr="00A554A0">
        <w:rPr>
          <w:rFonts w:ascii="Segoe UI" w:hAnsi="Segoe UI" w:cs="Segoe UI"/>
          <w:color w:val="000000"/>
          <w:bdr w:val="none" w:sz="0" w:space="0" w:color="auto" w:frame="1"/>
          <w:lang w:val="en-US"/>
        </w:rPr>
        <w:t> </w:t>
      </w:r>
      <w:r w:rsidRPr="00A554A0">
        <w:rPr>
          <w:rStyle w:val="keyword"/>
          <w:rFonts w:ascii="Segoe UI" w:hAnsi="Segoe UI" w:cs="Segoe UI"/>
          <w:b/>
          <w:bCs/>
          <w:color w:val="006699"/>
          <w:bdr w:val="none" w:sz="0" w:space="0" w:color="auto" w:frame="1"/>
          <w:lang w:val="en-US"/>
        </w:rPr>
        <w:t>class</w:t>
      </w:r>
      <w:r w:rsidRPr="00A554A0">
        <w:rPr>
          <w:rFonts w:ascii="Segoe UI" w:hAnsi="Segoe UI" w:cs="Segoe UI"/>
          <w:color w:val="000000"/>
          <w:bdr w:val="none" w:sz="0" w:space="0" w:color="auto" w:frame="1"/>
          <w:lang w:val="en-US"/>
        </w:rPr>
        <w:t> </w:t>
      </w:r>
      <w:proofErr w:type="spellStart"/>
      <w:r w:rsidRPr="00A554A0">
        <w:rPr>
          <w:rFonts w:ascii="Segoe UI" w:hAnsi="Segoe UI" w:cs="Segoe UI"/>
          <w:color w:val="000000"/>
          <w:bdr w:val="none" w:sz="0" w:space="0" w:color="auto" w:frame="1"/>
          <w:lang w:val="en-US"/>
        </w:rPr>
        <w:t>LocalTime</w:t>
      </w:r>
      <w:proofErr w:type="spellEnd"/>
      <w:r w:rsidRPr="00A554A0">
        <w:rPr>
          <w:rFonts w:ascii="Segoe UI" w:hAnsi="Segoe UI" w:cs="Segoe UI"/>
          <w:color w:val="000000"/>
          <w:bdr w:val="none" w:sz="0" w:space="0" w:color="auto" w:frame="1"/>
          <w:lang w:val="en-US"/>
        </w:rPr>
        <w:t> </w:t>
      </w:r>
      <w:r w:rsidRPr="00A554A0">
        <w:rPr>
          <w:rStyle w:val="keyword"/>
          <w:rFonts w:ascii="Segoe UI" w:hAnsi="Segoe UI" w:cs="Segoe UI"/>
          <w:b/>
          <w:bCs/>
          <w:color w:val="006699"/>
          <w:bdr w:val="none" w:sz="0" w:space="0" w:color="auto" w:frame="1"/>
          <w:lang w:val="en-US"/>
        </w:rPr>
        <w:t>extends</w:t>
      </w:r>
      <w:r w:rsidRPr="00A554A0">
        <w:rPr>
          <w:rFonts w:ascii="Segoe UI" w:hAnsi="Segoe UI" w:cs="Segoe UI"/>
          <w:color w:val="000000"/>
          <w:bdr w:val="none" w:sz="0" w:space="0" w:color="auto" w:frame="1"/>
          <w:lang w:val="en-US"/>
        </w:rPr>
        <w:t> Object   </w:t>
      </w:r>
    </w:p>
    <w:p w14:paraId="340B2768" w14:textId="0269CB4D" w:rsidR="00A554A0" w:rsidRPr="00A554A0" w:rsidRDefault="00A554A0" w:rsidP="00A554A0">
      <w:pPr>
        <w:numPr>
          <w:ilvl w:val="0"/>
          <w:numId w:val="52"/>
        </w:numPr>
        <w:spacing w:after="0" w:line="375" w:lineRule="atLeast"/>
        <w:jc w:val="both"/>
        <w:rPr>
          <w:rFonts w:ascii="Segoe UI" w:hAnsi="Segoe UI" w:cs="Segoe UI"/>
          <w:color w:val="000000"/>
          <w:lang w:val="en-US"/>
        </w:rPr>
      </w:pPr>
      <w:r w:rsidRPr="00A554A0">
        <w:rPr>
          <w:rStyle w:val="keyword"/>
          <w:rFonts w:ascii="Segoe UI" w:hAnsi="Segoe UI" w:cs="Segoe UI"/>
          <w:b/>
          <w:bCs/>
          <w:color w:val="006699"/>
          <w:bdr w:val="none" w:sz="0" w:space="0" w:color="auto" w:frame="1"/>
          <w:lang w:val="en-US"/>
        </w:rPr>
        <w:t>implements</w:t>
      </w:r>
      <w:r w:rsidRPr="00A554A0">
        <w:rPr>
          <w:rFonts w:ascii="Segoe UI" w:hAnsi="Segoe UI" w:cs="Segoe UI"/>
          <w:color w:val="000000"/>
          <w:bdr w:val="none" w:sz="0" w:space="0" w:color="auto" w:frame="1"/>
          <w:lang w:val="en-US"/>
        </w:rPr>
        <w:t> Temporal, TemporalAdjuster, Comparable&lt;LocalTime&gt;, Serializable  </w:t>
      </w:r>
    </w:p>
    <w:p w14:paraId="2FA908AA" w14:textId="02BE2460" w:rsidR="00A554A0" w:rsidRDefault="00A554A0" w:rsidP="00A554A0">
      <w:pPr>
        <w:spacing w:after="0" w:line="375" w:lineRule="atLeast"/>
        <w:ind w:left="720"/>
        <w:jc w:val="both"/>
        <w:rPr>
          <w:rStyle w:val="keyword"/>
          <w:rFonts w:ascii="Segoe UI" w:hAnsi="Segoe UI" w:cs="Segoe UI"/>
          <w:b/>
          <w:bCs/>
          <w:color w:val="006699"/>
          <w:bdr w:val="none" w:sz="0" w:space="0" w:color="auto" w:frame="1"/>
          <w:lang w:val="en-US"/>
        </w:rPr>
      </w:pPr>
    </w:p>
    <w:p w14:paraId="53862D59" w14:textId="77777777" w:rsidR="00A554A0" w:rsidRPr="00A554A0" w:rsidRDefault="00A554A0" w:rsidP="00A554A0">
      <w:pPr>
        <w:spacing w:after="0" w:line="375" w:lineRule="atLeast"/>
        <w:ind w:left="720"/>
        <w:jc w:val="both"/>
        <w:rPr>
          <w:rFonts w:ascii="Segoe UI" w:hAnsi="Segoe UI" w:cs="Segoe UI"/>
          <w:color w:val="000000"/>
          <w:lang w:val="en-US"/>
        </w:rPr>
      </w:pPr>
    </w:p>
    <w:p w14:paraId="2AF397D9" w14:textId="0079669C" w:rsidR="00A554A0" w:rsidRDefault="00A554A0" w:rsidP="00A554A0">
      <w:pPr>
        <w:pStyle w:val="3"/>
        <w:shd w:val="clear" w:color="auto" w:fill="FFFFFF"/>
        <w:spacing w:line="312" w:lineRule="atLeast"/>
        <w:jc w:val="both"/>
        <w:rPr>
          <w:rFonts w:asciiTheme="minorHAnsi" w:hAnsiTheme="minorHAnsi"/>
          <w:b/>
          <w:bCs/>
          <w:color w:val="610B4B"/>
          <w:sz w:val="32"/>
          <w:szCs w:val="32"/>
        </w:rPr>
      </w:pPr>
      <w:proofErr w:type="spellStart"/>
      <w:r>
        <w:rPr>
          <w:rFonts w:ascii="Helvetica" w:hAnsi="Helvetica"/>
          <w:b/>
          <w:bCs/>
          <w:color w:val="610B4B"/>
          <w:sz w:val="32"/>
          <w:szCs w:val="32"/>
        </w:rPr>
        <w:t>Methods</w:t>
      </w:r>
      <w:proofErr w:type="spellEnd"/>
      <w:r>
        <w:rPr>
          <w:rFonts w:ascii="Helvetica" w:hAnsi="Helvetica"/>
          <w:b/>
          <w:bCs/>
          <w:color w:val="610B4B"/>
          <w:sz w:val="32"/>
          <w:szCs w:val="32"/>
        </w:rPr>
        <w:t xml:space="preserve"> </w:t>
      </w:r>
      <w:proofErr w:type="spellStart"/>
      <w:r>
        <w:rPr>
          <w:rFonts w:ascii="Helvetica" w:hAnsi="Helvetica"/>
          <w:b/>
          <w:bCs/>
          <w:color w:val="610B4B"/>
          <w:sz w:val="32"/>
          <w:szCs w:val="32"/>
        </w:rPr>
        <w:t>of</w:t>
      </w:r>
      <w:proofErr w:type="spellEnd"/>
      <w:r>
        <w:rPr>
          <w:rFonts w:ascii="Helvetica" w:hAnsi="Helvetica"/>
          <w:b/>
          <w:bCs/>
          <w:color w:val="610B4B"/>
          <w:sz w:val="32"/>
          <w:szCs w:val="32"/>
        </w:rPr>
        <w:t xml:space="preserve"> Java </w:t>
      </w:r>
      <w:proofErr w:type="spellStart"/>
      <w:r>
        <w:rPr>
          <w:rFonts w:ascii="Helvetica" w:hAnsi="Helvetica"/>
          <w:b/>
          <w:bCs/>
          <w:color w:val="610B4B"/>
          <w:sz w:val="32"/>
          <w:szCs w:val="32"/>
        </w:rPr>
        <w:t>LocalTime</w:t>
      </w:r>
      <w:proofErr w:type="spellEnd"/>
      <w:r>
        <w:rPr>
          <w:rFonts w:ascii="Helvetica" w:hAnsi="Helvetica"/>
          <w:b/>
          <w:bCs/>
          <w:color w:val="610B4B"/>
          <w:sz w:val="32"/>
          <w:szCs w:val="32"/>
        </w:rPr>
        <w:t xml:space="preserve"> Class</w:t>
      </w:r>
    </w:p>
    <w:p w14:paraId="4C621BDA" w14:textId="77777777" w:rsidR="00A554A0" w:rsidRPr="00A554A0" w:rsidRDefault="00A554A0" w:rsidP="00A554A0"/>
    <w:tbl>
      <w:tblPr>
        <w:tblW w:w="10198"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4766"/>
        <w:gridCol w:w="5432"/>
      </w:tblGrid>
      <w:tr w:rsidR="00A554A0" w14:paraId="68C0E133" w14:textId="77777777" w:rsidTr="00A554A0">
        <w:tc>
          <w:tcPr>
            <w:tcW w:w="0" w:type="auto"/>
            <w:shd w:val="clear" w:color="auto" w:fill="C7CCBE"/>
            <w:tcMar>
              <w:top w:w="180" w:type="dxa"/>
              <w:left w:w="180" w:type="dxa"/>
              <w:bottom w:w="180" w:type="dxa"/>
              <w:right w:w="180" w:type="dxa"/>
            </w:tcMar>
            <w:hideMark/>
          </w:tcPr>
          <w:p w14:paraId="5E153C38" w14:textId="77777777" w:rsidR="00A554A0" w:rsidRDefault="00A554A0">
            <w:pPr>
              <w:rPr>
                <w:rFonts w:ascii="Times New Roman" w:hAnsi="Times New Roman"/>
                <w:b/>
                <w:bCs/>
                <w:color w:val="000000"/>
                <w:sz w:val="26"/>
                <w:szCs w:val="26"/>
              </w:rPr>
            </w:pPr>
            <w:proofErr w:type="spellStart"/>
            <w:r>
              <w:rPr>
                <w:b/>
                <w:bCs/>
                <w:color w:val="000000"/>
                <w:sz w:val="26"/>
                <w:szCs w:val="26"/>
              </w:rPr>
              <w:t>Method</w:t>
            </w:r>
            <w:proofErr w:type="spellEnd"/>
          </w:p>
        </w:tc>
        <w:tc>
          <w:tcPr>
            <w:tcW w:w="5432" w:type="dxa"/>
            <w:shd w:val="clear" w:color="auto" w:fill="C7CCBE"/>
            <w:tcMar>
              <w:top w:w="180" w:type="dxa"/>
              <w:left w:w="180" w:type="dxa"/>
              <w:bottom w:w="180" w:type="dxa"/>
              <w:right w:w="180" w:type="dxa"/>
            </w:tcMar>
            <w:hideMark/>
          </w:tcPr>
          <w:p w14:paraId="6FB408C2" w14:textId="77777777" w:rsidR="00A554A0" w:rsidRDefault="00A554A0">
            <w:pPr>
              <w:rPr>
                <w:b/>
                <w:bCs/>
                <w:color w:val="000000"/>
                <w:sz w:val="26"/>
                <w:szCs w:val="26"/>
              </w:rPr>
            </w:pPr>
            <w:proofErr w:type="spellStart"/>
            <w:r>
              <w:rPr>
                <w:b/>
                <w:bCs/>
                <w:color w:val="000000"/>
                <w:sz w:val="26"/>
                <w:szCs w:val="26"/>
              </w:rPr>
              <w:t>Description</w:t>
            </w:r>
            <w:proofErr w:type="spellEnd"/>
          </w:p>
        </w:tc>
      </w:tr>
      <w:tr w:rsidR="00A554A0" w:rsidRPr="00EA16EA" w14:paraId="781FF5F2" w14:textId="77777777" w:rsidTr="00A554A0">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A8C62EE" w14:textId="77777777" w:rsidR="00A554A0" w:rsidRDefault="00A554A0">
            <w:pPr>
              <w:jc w:val="both"/>
              <w:rPr>
                <w:rFonts w:ascii="Segoe UI" w:hAnsi="Segoe UI" w:cs="Segoe UI"/>
                <w:color w:val="333333"/>
                <w:sz w:val="24"/>
                <w:szCs w:val="24"/>
              </w:rPr>
            </w:pPr>
            <w:proofErr w:type="spellStart"/>
            <w:r>
              <w:rPr>
                <w:rFonts w:ascii="Segoe UI" w:hAnsi="Segoe UI" w:cs="Segoe UI"/>
                <w:color w:val="333333"/>
              </w:rPr>
              <w:t>LocalDateTime</w:t>
            </w:r>
            <w:proofErr w:type="spellEnd"/>
            <w:r>
              <w:rPr>
                <w:rFonts w:ascii="Segoe UI" w:hAnsi="Segoe UI" w:cs="Segoe UI"/>
                <w:color w:val="333333"/>
              </w:rPr>
              <w:t xml:space="preserve"> </w:t>
            </w:r>
            <w:proofErr w:type="spellStart"/>
            <w:proofErr w:type="gramStart"/>
            <w:r>
              <w:rPr>
                <w:rFonts w:ascii="Segoe UI" w:hAnsi="Segoe UI" w:cs="Segoe UI"/>
                <w:color w:val="333333"/>
              </w:rPr>
              <w:t>atDate</w:t>
            </w:r>
            <w:proofErr w:type="spellEnd"/>
            <w:r>
              <w:rPr>
                <w:rFonts w:ascii="Segoe UI" w:hAnsi="Segoe UI" w:cs="Segoe UI"/>
                <w:color w:val="333333"/>
              </w:rPr>
              <w:t>(</w:t>
            </w:r>
            <w:proofErr w:type="spellStart"/>
            <w:proofErr w:type="gramEnd"/>
            <w:r>
              <w:rPr>
                <w:rFonts w:ascii="Segoe UI" w:hAnsi="Segoe UI" w:cs="Segoe UI"/>
                <w:color w:val="333333"/>
              </w:rPr>
              <w:t>LocalDate</w:t>
            </w:r>
            <w:proofErr w:type="spellEnd"/>
            <w:r>
              <w:rPr>
                <w:rFonts w:ascii="Segoe UI" w:hAnsi="Segoe UI" w:cs="Segoe UI"/>
                <w:color w:val="333333"/>
              </w:rPr>
              <w:t xml:space="preserve"> </w:t>
            </w:r>
            <w:proofErr w:type="spellStart"/>
            <w:r>
              <w:rPr>
                <w:rFonts w:ascii="Segoe UI" w:hAnsi="Segoe UI" w:cs="Segoe UI"/>
                <w:color w:val="333333"/>
              </w:rPr>
              <w:t>date</w:t>
            </w:r>
            <w:proofErr w:type="spellEnd"/>
            <w:r>
              <w:rPr>
                <w:rFonts w:ascii="Segoe UI" w:hAnsi="Segoe UI" w:cs="Segoe UI"/>
                <w:color w:val="333333"/>
              </w:rPr>
              <w:t>)</w:t>
            </w:r>
          </w:p>
        </w:tc>
        <w:tc>
          <w:tcPr>
            <w:tcW w:w="5432"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6BC128A" w14:textId="77777777" w:rsidR="00A554A0" w:rsidRPr="00A554A0" w:rsidRDefault="00A554A0">
            <w:pPr>
              <w:jc w:val="both"/>
              <w:rPr>
                <w:rFonts w:ascii="Segoe UI" w:hAnsi="Segoe UI" w:cs="Segoe UI"/>
                <w:color w:val="333333"/>
                <w:lang w:val="en-US"/>
              </w:rPr>
            </w:pPr>
            <w:r w:rsidRPr="00A554A0">
              <w:rPr>
                <w:rFonts w:ascii="Segoe UI" w:hAnsi="Segoe UI" w:cs="Segoe UI"/>
                <w:color w:val="333333"/>
                <w:lang w:val="en-US"/>
              </w:rPr>
              <w:t xml:space="preserve">It is used to combine this time with a date to create a </w:t>
            </w:r>
            <w:proofErr w:type="spellStart"/>
            <w:r w:rsidRPr="00A554A0">
              <w:rPr>
                <w:rFonts w:ascii="Segoe UI" w:hAnsi="Segoe UI" w:cs="Segoe UI"/>
                <w:color w:val="333333"/>
                <w:lang w:val="en-US"/>
              </w:rPr>
              <w:t>LocalDateTime</w:t>
            </w:r>
            <w:proofErr w:type="spellEnd"/>
            <w:r w:rsidRPr="00A554A0">
              <w:rPr>
                <w:rFonts w:ascii="Segoe UI" w:hAnsi="Segoe UI" w:cs="Segoe UI"/>
                <w:color w:val="333333"/>
                <w:lang w:val="en-US"/>
              </w:rPr>
              <w:t>.</w:t>
            </w:r>
          </w:p>
        </w:tc>
      </w:tr>
      <w:tr w:rsidR="00A554A0" w:rsidRPr="00EA16EA" w14:paraId="6795F1B4" w14:textId="77777777" w:rsidTr="00A554A0">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D2B3F7E" w14:textId="77777777" w:rsidR="00A554A0" w:rsidRDefault="00A554A0">
            <w:pPr>
              <w:jc w:val="both"/>
              <w:rPr>
                <w:rFonts w:ascii="Segoe UI" w:hAnsi="Segoe UI" w:cs="Segoe UI"/>
                <w:color w:val="333333"/>
              </w:rPr>
            </w:pPr>
            <w:proofErr w:type="spellStart"/>
            <w:r>
              <w:rPr>
                <w:rFonts w:ascii="Segoe UI" w:hAnsi="Segoe UI" w:cs="Segoe UI"/>
                <w:color w:val="333333"/>
              </w:rPr>
              <w:t>int</w:t>
            </w:r>
            <w:proofErr w:type="spellEnd"/>
            <w:r>
              <w:rPr>
                <w:rFonts w:ascii="Segoe UI" w:hAnsi="Segoe UI" w:cs="Segoe UI"/>
                <w:color w:val="333333"/>
              </w:rPr>
              <w:t xml:space="preserve"> </w:t>
            </w:r>
            <w:proofErr w:type="spellStart"/>
            <w:proofErr w:type="gramStart"/>
            <w:r>
              <w:rPr>
                <w:rFonts w:ascii="Segoe UI" w:hAnsi="Segoe UI" w:cs="Segoe UI"/>
                <w:color w:val="333333"/>
              </w:rPr>
              <w:t>compareTo</w:t>
            </w:r>
            <w:proofErr w:type="spellEnd"/>
            <w:r>
              <w:rPr>
                <w:rFonts w:ascii="Segoe UI" w:hAnsi="Segoe UI" w:cs="Segoe UI"/>
                <w:color w:val="333333"/>
              </w:rPr>
              <w:t>(</w:t>
            </w:r>
            <w:proofErr w:type="spellStart"/>
            <w:proofErr w:type="gramEnd"/>
            <w:r>
              <w:rPr>
                <w:rFonts w:ascii="Segoe UI" w:hAnsi="Segoe UI" w:cs="Segoe UI"/>
                <w:color w:val="333333"/>
              </w:rPr>
              <w:t>LocalTime</w:t>
            </w:r>
            <w:proofErr w:type="spellEnd"/>
            <w:r>
              <w:rPr>
                <w:rFonts w:ascii="Segoe UI" w:hAnsi="Segoe UI" w:cs="Segoe UI"/>
                <w:color w:val="333333"/>
              </w:rPr>
              <w:t xml:space="preserve"> </w:t>
            </w:r>
            <w:proofErr w:type="spellStart"/>
            <w:r>
              <w:rPr>
                <w:rFonts w:ascii="Segoe UI" w:hAnsi="Segoe UI" w:cs="Segoe UI"/>
                <w:color w:val="333333"/>
              </w:rPr>
              <w:t>other</w:t>
            </w:r>
            <w:proofErr w:type="spellEnd"/>
            <w:r>
              <w:rPr>
                <w:rFonts w:ascii="Segoe UI" w:hAnsi="Segoe UI" w:cs="Segoe UI"/>
                <w:color w:val="333333"/>
              </w:rPr>
              <w:t>)</w:t>
            </w:r>
          </w:p>
        </w:tc>
        <w:tc>
          <w:tcPr>
            <w:tcW w:w="5432"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F2FCB44" w14:textId="77777777" w:rsidR="00A554A0" w:rsidRPr="00A554A0" w:rsidRDefault="00A554A0">
            <w:pPr>
              <w:jc w:val="both"/>
              <w:rPr>
                <w:rFonts w:ascii="Segoe UI" w:hAnsi="Segoe UI" w:cs="Segoe UI"/>
                <w:color w:val="333333"/>
                <w:lang w:val="en-US"/>
              </w:rPr>
            </w:pPr>
            <w:r w:rsidRPr="00A554A0">
              <w:rPr>
                <w:rFonts w:ascii="Segoe UI" w:hAnsi="Segoe UI" w:cs="Segoe UI"/>
                <w:color w:val="333333"/>
                <w:lang w:val="en-US"/>
              </w:rPr>
              <w:t>It is used to compare this time to another time.</w:t>
            </w:r>
          </w:p>
        </w:tc>
      </w:tr>
      <w:tr w:rsidR="00A554A0" w:rsidRPr="00EA16EA" w14:paraId="592E1A09" w14:textId="77777777" w:rsidTr="00A554A0">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E6665EC" w14:textId="77777777" w:rsidR="00A554A0" w:rsidRDefault="00A554A0">
            <w:pPr>
              <w:jc w:val="both"/>
              <w:rPr>
                <w:rFonts w:ascii="Segoe UI" w:hAnsi="Segoe UI" w:cs="Segoe UI"/>
                <w:color w:val="333333"/>
              </w:rPr>
            </w:pPr>
            <w:proofErr w:type="spellStart"/>
            <w:r>
              <w:rPr>
                <w:rFonts w:ascii="Segoe UI" w:hAnsi="Segoe UI" w:cs="Segoe UI"/>
                <w:color w:val="333333"/>
              </w:rPr>
              <w:t>String</w:t>
            </w:r>
            <w:proofErr w:type="spellEnd"/>
            <w:r>
              <w:rPr>
                <w:rFonts w:ascii="Segoe UI" w:hAnsi="Segoe UI" w:cs="Segoe UI"/>
                <w:color w:val="333333"/>
              </w:rPr>
              <w:t xml:space="preserve"> </w:t>
            </w:r>
            <w:proofErr w:type="spellStart"/>
            <w:proofErr w:type="gramStart"/>
            <w:r>
              <w:rPr>
                <w:rFonts w:ascii="Segoe UI" w:hAnsi="Segoe UI" w:cs="Segoe UI"/>
                <w:color w:val="333333"/>
              </w:rPr>
              <w:t>format</w:t>
            </w:r>
            <w:proofErr w:type="spellEnd"/>
            <w:r>
              <w:rPr>
                <w:rFonts w:ascii="Segoe UI" w:hAnsi="Segoe UI" w:cs="Segoe UI"/>
                <w:color w:val="333333"/>
              </w:rPr>
              <w:t>(</w:t>
            </w:r>
            <w:proofErr w:type="spellStart"/>
            <w:proofErr w:type="gramEnd"/>
            <w:r>
              <w:rPr>
                <w:rFonts w:ascii="Segoe UI" w:hAnsi="Segoe UI" w:cs="Segoe UI"/>
                <w:color w:val="333333"/>
              </w:rPr>
              <w:t>DateTimeFormatter</w:t>
            </w:r>
            <w:proofErr w:type="spellEnd"/>
            <w:r>
              <w:rPr>
                <w:rFonts w:ascii="Segoe UI" w:hAnsi="Segoe UI" w:cs="Segoe UI"/>
                <w:color w:val="333333"/>
              </w:rPr>
              <w:t xml:space="preserve"> </w:t>
            </w:r>
            <w:proofErr w:type="spellStart"/>
            <w:r>
              <w:rPr>
                <w:rFonts w:ascii="Segoe UI" w:hAnsi="Segoe UI" w:cs="Segoe UI"/>
                <w:color w:val="333333"/>
              </w:rPr>
              <w:t>formatter</w:t>
            </w:r>
            <w:proofErr w:type="spellEnd"/>
            <w:r>
              <w:rPr>
                <w:rFonts w:ascii="Segoe UI" w:hAnsi="Segoe UI" w:cs="Segoe UI"/>
                <w:color w:val="333333"/>
              </w:rPr>
              <w:t>)</w:t>
            </w:r>
          </w:p>
        </w:tc>
        <w:tc>
          <w:tcPr>
            <w:tcW w:w="5432"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960FF47" w14:textId="77777777" w:rsidR="00A554A0" w:rsidRPr="00A554A0" w:rsidRDefault="00A554A0">
            <w:pPr>
              <w:jc w:val="both"/>
              <w:rPr>
                <w:rFonts w:ascii="Segoe UI" w:hAnsi="Segoe UI" w:cs="Segoe UI"/>
                <w:color w:val="333333"/>
                <w:lang w:val="en-US"/>
              </w:rPr>
            </w:pPr>
            <w:r w:rsidRPr="00A554A0">
              <w:rPr>
                <w:rFonts w:ascii="Segoe UI" w:hAnsi="Segoe UI" w:cs="Segoe UI"/>
                <w:color w:val="333333"/>
                <w:lang w:val="en-US"/>
              </w:rPr>
              <w:t>It is used to format this time using the specified formatter.</w:t>
            </w:r>
          </w:p>
        </w:tc>
      </w:tr>
      <w:tr w:rsidR="00A554A0" w:rsidRPr="00EA16EA" w14:paraId="78DCDCEB" w14:textId="77777777" w:rsidTr="00A554A0">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8A9C3E7" w14:textId="77777777" w:rsidR="00A554A0" w:rsidRDefault="00A554A0">
            <w:pPr>
              <w:jc w:val="both"/>
              <w:rPr>
                <w:rFonts w:ascii="Segoe UI" w:hAnsi="Segoe UI" w:cs="Segoe UI"/>
                <w:color w:val="333333"/>
              </w:rPr>
            </w:pPr>
            <w:proofErr w:type="spellStart"/>
            <w:r>
              <w:rPr>
                <w:rFonts w:ascii="Segoe UI" w:hAnsi="Segoe UI" w:cs="Segoe UI"/>
                <w:color w:val="333333"/>
              </w:rPr>
              <w:t>int</w:t>
            </w:r>
            <w:proofErr w:type="spellEnd"/>
            <w:r>
              <w:rPr>
                <w:rFonts w:ascii="Segoe UI" w:hAnsi="Segoe UI" w:cs="Segoe UI"/>
                <w:color w:val="333333"/>
              </w:rPr>
              <w:t xml:space="preserve"> </w:t>
            </w:r>
            <w:proofErr w:type="spellStart"/>
            <w:proofErr w:type="gramStart"/>
            <w:r>
              <w:rPr>
                <w:rFonts w:ascii="Segoe UI" w:hAnsi="Segoe UI" w:cs="Segoe UI"/>
                <w:color w:val="333333"/>
              </w:rPr>
              <w:t>get</w:t>
            </w:r>
            <w:proofErr w:type="spellEnd"/>
            <w:r>
              <w:rPr>
                <w:rFonts w:ascii="Segoe UI" w:hAnsi="Segoe UI" w:cs="Segoe UI"/>
                <w:color w:val="333333"/>
              </w:rPr>
              <w:t>(</w:t>
            </w:r>
            <w:proofErr w:type="spellStart"/>
            <w:proofErr w:type="gramEnd"/>
            <w:r>
              <w:rPr>
                <w:rFonts w:ascii="Segoe UI" w:hAnsi="Segoe UI" w:cs="Segoe UI"/>
                <w:color w:val="333333"/>
              </w:rPr>
              <w:t>TemporalField</w:t>
            </w:r>
            <w:proofErr w:type="spellEnd"/>
            <w:r>
              <w:rPr>
                <w:rFonts w:ascii="Segoe UI" w:hAnsi="Segoe UI" w:cs="Segoe UI"/>
                <w:color w:val="333333"/>
              </w:rPr>
              <w:t xml:space="preserve"> </w:t>
            </w:r>
            <w:proofErr w:type="spellStart"/>
            <w:r>
              <w:rPr>
                <w:rFonts w:ascii="Segoe UI" w:hAnsi="Segoe UI" w:cs="Segoe UI"/>
                <w:color w:val="333333"/>
              </w:rPr>
              <w:t>field</w:t>
            </w:r>
            <w:proofErr w:type="spellEnd"/>
            <w:r>
              <w:rPr>
                <w:rFonts w:ascii="Segoe UI" w:hAnsi="Segoe UI" w:cs="Segoe UI"/>
                <w:color w:val="333333"/>
              </w:rPr>
              <w:t>)</w:t>
            </w:r>
          </w:p>
        </w:tc>
        <w:tc>
          <w:tcPr>
            <w:tcW w:w="5432"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3CD5FB2" w14:textId="77777777" w:rsidR="00A554A0" w:rsidRPr="00A554A0" w:rsidRDefault="00A554A0">
            <w:pPr>
              <w:jc w:val="both"/>
              <w:rPr>
                <w:rFonts w:ascii="Segoe UI" w:hAnsi="Segoe UI" w:cs="Segoe UI"/>
                <w:color w:val="333333"/>
                <w:lang w:val="en-US"/>
              </w:rPr>
            </w:pPr>
            <w:r w:rsidRPr="00A554A0">
              <w:rPr>
                <w:rFonts w:ascii="Segoe UI" w:hAnsi="Segoe UI" w:cs="Segoe UI"/>
                <w:color w:val="333333"/>
                <w:lang w:val="en-US"/>
              </w:rPr>
              <w:t>It is used to get the value of the specified field from this time as an int.</w:t>
            </w:r>
          </w:p>
        </w:tc>
      </w:tr>
      <w:tr w:rsidR="00A554A0" w:rsidRPr="00EA16EA" w14:paraId="18E2AA59" w14:textId="77777777" w:rsidTr="00A554A0">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C14187C" w14:textId="77777777" w:rsidR="00A554A0" w:rsidRDefault="00A554A0">
            <w:pPr>
              <w:jc w:val="both"/>
              <w:rPr>
                <w:rFonts w:ascii="Segoe UI" w:hAnsi="Segoe UI" w:cs="Segoe UI"/>
                <w:color w:val="333333"/>
              </w:rPr>
            </w:pPr>
            <w:proofErr w:type="spellStart"/>
            <w:r>
              <w:rPr>
                <w:rFonts w:ascii="Segoe UI" w:hAnsi="Segoe UI" w:cs="Segoe UI"/>
                <w:color w:val="333333"/>
              </w:rPr>
              <w:t>LocalTime</w:t>
            </w:r>
            <w:proofErr w:type="spellEnd"/>
            <w:r>
              <w:rPr>
                <w:rFonts w:ascii="Segoe UI" w:hAnsi="Segoe UI" w:cs="Segoe UI"/>
                <w:color w:val="333333"/>
              </w:rPr>
              <w:t xml:space="preserve"> </w:t>
            </w:r>
            <w:proofErr w:type="spellStart"/>
            <w:proofErr w:type="gramStart"/>
            <w:r>
              <w:rPr>
                <w:rFonts w:ascii="Segoe UI" w:hAnsi="Segoe UI" w:cs="Segoe UI"/>
                <w:color w:val="333333"/>
              </w:rPr>
              <w:t>minusHours</w:t>
            </w:r>
            <w:proofErr w:type="spellEnd"/>
            <w:r>
              <w:rPr>
                <w:rFonts w:ascii="Segoe UI" w:hAnsi="Segoe UI" w:cs="Segoe UI"/>
                <w:color w:val="333333"/>
              </w:rPr>
              <w:t>(</w:t>
            </w:r>
            <w:proofErr w:type="spellStart"/>
            <w:proofErr w:type="gramEnd"/>
            <w:r>
              <w:rPr>
                <w:rFonts w:ascii="Segoe UI" w:hAnsi="Segoe UI" w:cs="Segoe UI"/>
                <w:color w:val="333333"/>
              </w:rPr>
              <w:t>long</w:t>
            </w:r>
            <w:proofErr w:type="spellEnd"/>
            <w:r>
              <w:rPr>
                <w:rFonts w:ascii="Segoe UI" w:hAnsi="Segoe UI" w:cs="Segoe UI"/>
                <w:color w:val="333333"/>
              </w:rPr>
              <w:t xml:space="preserve"> </w:t>
            </w:r>
            <w:proofErr w:type="spellStart"/>
            <w:r>
              <w:rPr>
                <w:rFonts w:ascii="Segoe UI" w:hAnsi="Segoe UI" w:cs="Segoe UI"/>
                <w:color w:val="333333"/>
              </w:rPr>
              <w:t>hoursToSubtract</w:t>
            </w:r>
            <w:proofErr w:type="spellEnd"/>
            <w:r>
              <w:rPr>
                <w:rFonts w:ascii="Segoe UI" w:hAnsi="Segoe UI" w:cs="Segoe UI"/>
                <w:color w:val="333333"/>
              </w:rPr>
              <w:t>)</w:t>
            </w:r>
          </w:p>
        </w:tc>
        <w:tc>
          <w:tcPr>
            <w:tcW w:w="5432"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9FC234A" w14:textId="77777777" w:rsidR="00A554A0" w:rsidRPr="00A554A0" w:rsidRDefault="00A554A0">
            <w:pPr>
              <w:jc w:val="both"/>
              <w:rPr>
                <w:rFonts w:ascii="Segoe UI" w:hAnsi="Segoe UI" w:cs="Segoe UI"/>
                <w:color w:val="333333"/>
                <w:lang w:val="en-US"/>
              </w:rPr>
            </w:pPr>
            <w:r w:rsidRPr="00A554A0">
              <w:rPr>
                <w:rFonts w:ascii="Segoe UI" w:hAnsi="Segoe UI" w:cs="Segoe UI"/>
                <w:color w:val="333333"/>
                <w:lang w:val="en-US"/>
              </w:rPr>
              <w:t xml:space="preserve">It is used to return a copy of this </w:t>
            </w:r>
            <w:proofErr w:type="spellStart"/>
            <w:r w:rsidRPr="00A554A0">
              <w:rPr>
                <w:rFonts w:ascii="Segoe UI" w:hAnsi="Segoe UI" w:cs="Segoe UI"/>
                <w:color w:val="333333"/>
                <w:lang w:val="en-US"/>
              </w:rPr>
              <w:t>LocalTime</w:t>
            </w:r>
            <w:proofErr w:type="spellEnd"/>
            <w:r w:rsidRPr="00A554A0">
              <w:rPr>
                <w:rFonts w:ascii="Segoe UI" w:hAnsi="Segoe UI" w:cs="Segoe UI"/>
                <w:color w:val="333333"/>
                <w:lang w:val="en-US"/>
              </w:rPr>
              <w:t xml:space="preserve"> with the specified number of hours subtracted.</w:t>
            </w:r>
          </w:p>
        </w:tc>
      </w:tr>
      <w:tr w:rsidR="00A554A0" w:rsidRPr="00EA16EA" w14:paraId="428D014F" w14:textId="77777777" w:rsidTr="00A554A0">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AADD15A" w14:textId="77777777" w:rsidR="00A554A0" w:rsidRDefault="00A554A0">
            <w:pPr>
              <w:jc w:val="both"/>
              <w:rPr>
                <w:rFonts w:ascii="Segoe UI" w:hAnsi="Segoe UI" w:cs="Segoe UI"/>
                <w:color w:val="333333"/>
              </w:rPr>
            </w:pPr>
            <w:proofErr w:type="spellStart"/>
            <w:r>
              <w:rPr>
                <w:rFonts w:ascii="Segoe UI" w:hAnsi="Segoe UI" w:cs="Segoe UI"/>
                <w:color w:val="333333"/>
              </w:rPr>
              <w:t>LocalTime</w:t>
            </w:r>
            <w:proofErr w:type="spellEnd"/>
            <w:r>
              <w:rPr>
                <w:rFonts w:ascii="Segoe UI" w:hAnsi="Segoe UI" w:cs="Segoe UI"/>
                <w:color w:val="333333"/>
              </w:rPr>
              <w:t xml:space="preserve"> </w:t>
            </w:r>
            <w:proofErr w:type="spellStart"/>
            <w:proofErr w:type="gramStart"/>
            <w:r>
              <w:rPr>
                <w:rFonts w:ascii="Segoe UI" w:hAnsi="Segoe UI" w:cs="Segoe UI"/>
                <w:color w:val="333333"/>
              </w:rPr>
              <w:t>minusMinutes</w:t>
            </w:r>
            <w:proofErr w:type="spellEnd"/>
            <w:r>
              <w:rPr>
                <w:rFonts w:ascii="Segoe UI" w:hAnsi="Segoe UI" w:cs="Segoe UI"/>
                <w:color w:val="333333"/>
              </w:rPr>
              <w:t>(</w:t>
            </w:r>
            <w:proofErr w:type="spellStart"/>
            <w:proofErr w:type="gramEnd"/>
            <w:r>
              <w:rPr>
                <w:rFonts w:ascii="Segoe UI" w:hAnsi="Segoe UI" w:cs="Segoe UI"/>
                <w:color w:val="333333"/>
              </w:rPr>
              <w:t>long</w:t>
            </w:r>
            <w:proofErr w:type="spellEnd"/>
            <w:r>
              <w:rPr>
                <w:rFonts w:ascii="Segoe UI" w:hAnsi="Segoe UI" w:cs="Segoe UI"/>
                <w:color w:val="333333"/>
              </w:rPr>
              <w:t xml:space="preserve"> </w:t>
            </w:r>
            <w:proofErr w:type="spellStart"/>
            <w:r>
              <w:rPr>
                <w:rFonts w:ascii="Segoe UI" w:hAnsi="Segoe UI" w:cs="Segoe UI"/>
                <w:color w:val="333333"/>
              </w:rPr>
              <w:t>minutesToSubtract</w:t>
            </w:r>
            <w:proofErr w:type="spellEnd"/>
            <w:r>
              <w:rPr>
                <w:rFonts w:ascii="Segoe UI" w:hAnsi="Segoe UI" w:cs="Segoe UI"/>
                <w:color w:val="333333"/>
              </w:rPr>
              <w:t>)</w:t>
            </w:r>
          </w:p>
        </w:tc>
        <w:tc>
          <w:tcPr>
            <w:tcW w:w="5432"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9454C4E" w14:textId="77777777" w:rsidR="00A554A0" w:rsidRPr="00A554A0" w:rsidRDefault="00A554A0">
            <w:pPr>
              <w:jc w:val="both"/>
              <w:rPr>
                <w:rFonts w:ascii="Segoe UI" w:hAnsi="Segoe UI" w:cs="Segoe UI"/>
                <w:color w:val="333333"/>
                <w:lang w:val="en-US"/>
              </w:rPr>
            </w:pPr>
            <w:r w:rsidRPr="00A554A0">
              <w:rPr>
                <w:rFonts w:ascii="Segoe UI" w:hAnsi="Segoe UI" w:cs="Segoe UI"/>
                <w:color w:val="333333"/>
                <w:lang w:val="en-US"/>
              </w:rPr>
              <w:t xml:space="preserve">It is used to return a copy of this </w:t>
            </w:r>
            <w:proofErr w:type="spellStart"/>
            <w:r w:rsidRPr="00A554A0">
              <w:rPr>
                <w:rFonts w:ascii="Segoe UI" w:hAnsi="Segoe UI" w:cs="Segoe UI"/>
                <w:color w:val="333333"/>
                <w:lang w:val="en-US"/>
              </w:rPr>
              <w:t>LocalTime</w:t>
            </w:r>
            <w:proofErr w:type="spellEnd"/>
            <w:r w:rsidRPr="00A554A0">
              <w:rPr>
                <w:rFonts w:ascii="Segoe UI" w:hAnsi="Segoe UI" w:cs="Segoe UI"/>
                <w:color w:val="333333"/>
                <w:lang w:val="en-US"/>
              </w:rPr>
              <w:t xml:space="preserve"> with the specified number of minutes subtracted.</w:t>
            </w:r>
          </w:p>
        </w:tc>
      </w:tr>
      <w:tr w:rsidR="00A554A0" w:rsidRPr="00EA16EA" w14:paraId="252EFEB8" w14:textId="77777777" w:rsidTr="00A554A0">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6781DA6" w14:textId="77777777" w:rsidR="00A554A0" w:rsidRDefault="00A554A0">
            <w:pPr>
              <w:jc w:val="both"/>
              <w:rPr>
                <w:rFonts w:ascii="Segoe UI" w:hAnsi="Segoe UI" w:cs="Segoe UI"/>
                <w:color w:val="333333"/>
              </w:rPr>
            </w:pPr>
            <w:proofErr w:type="spellStart"/>
            <w:r>
              <w:rPr>
                <w:rFonts w:ascii="Segoe UI" w:hAnsi="Segoe UI" w:cs="Segoe UI"/>
                <w:color w:val="333333"/>
              </w:rPr>
              <w:lastRenderedPageBreak/>
              <w:t>static</w:t>
            </w:r>
            <w:proofErr w:type="spellEnd"/>
            <w:r>
              <w:rPr>
                <w:rFonts w:ascii="Segoe UI" w:hAnsi="Segoe UI" w:cs="Segoe UI"/>
                <w:color w:val="333333"/>
              </w:rPr>
              <w:t xml:space="preserve"> </w:t>
            </w:r>
            <w:proofErr w:type="spellStart"/>
            <w:r>
              <w:rPr>
                <w:rFonts w:ascii="Segoe UI" w:hAnsi="Segoe UI" w:cs="Segoe UI"/>
                <w:color w:val="333333"/>
              </w:rPr>
              <w:t>LocalTime</w:t>
            </w:r>
            <w:proofErr w:type="spellEnd"/>
            <w:r>
              <w:rPr>
                <w:rFonts w:ascii="Segoe UI" w:hAnsi="Segoe UI" w:cs="Segoe UI"/>
                <w:color w:val="333333"/>
              </w:rPr>
              <w:t xml:space="preserve"> </w:t>
            </w:r>
            <w:proofErr w:type="spellStart"/>
            <w:proofErr w:type="gramStart"/>
            <w:r>
              <w:rPr>
                <w:rFonts w:ascii="Segoe UI" w:hAnsi="Segoe UI" w:cs="Segoe UI"/>
                <w:color w:val="333333"/>
              </w:rPr>
              <w:t>now</w:t>
            </w:r>
            <w:proofErr w:type="spellEnd"/>
            <w:r>
              <w:rPr>
                <w:rFonts w:ascii="Segoe UI" w:hAnsi="Segoe UI" w:cs="Segoe UI"/>
                <w:color w:val="333333"/>
              </w:rPr>
              <w:t>(</w:t>
            </w:r>
            <w:proofErr w:type="gramEnd"/>
            <w:r>
              <w:rPr>
                <w:rFonts w:ascii="Segoe UI" w:hAnsi="Segoe UI" w:cs="Segoe UI"/>
                <w:color w:val="333333"/>
              </w:rPr>
              <w:t>)</w:t>
            </w:r>
          </w:p>
        </w:tc>
        <w:tc>
          <w:tcPr>
            <w:tcW w:w="5432"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9163D00" w14:textId="77777777" w:rsidR="00A554A0" w:rsidRPr="00A554A0" w:rsidRDefault="00A554A0">
            <w:pPr>
              <w:jc w:val="both"/>
              <w:rPr>
                <w:rFonts w:ascii="Segoe UI" w:hAnsi="Segoe UI" w:cs="Segoe UI"/>
                <w:color w:val="333333"/>
                <w:lang w:val="en-US"/>
              </w:rPr>
            </w:pPr>
            <w:r w:rsidRPr="00A554A0">
              <w:rPr>
                <w:rFonts w:ascii="Segoe UI" w:hAnsi="Segoe UI" w:cs="Segoe UI"/>
                <w:color w:val="333333"/>
                <w:lang w:val="en-US"/>
              </w:rPr>
              <w:t>It is used to obtain the current time from the system clock in the default time-zone.</w:t>
            </w:r>
          </w:p>
        </w:tc>
      </w:tr>
      <w:tr w:rsidR="00A554A0" w:rsidRPr="00EA16EA" w14:paraId="002006A7" w14:textId="77777777" w:rsidTr="00A554A0">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6EEAAE5" w14:textId="77777777" w:rsidR="00A554A0" w:rsidRPr="00A554A0" w:rsidRDefault="00A554A0">
            <w:pPr>
              <w:jc w:val="both"/>
              <w:rPr>
                <w:rFonts w:ascii="Segoe UI" w:hAnsi="Segoe UI" w:cs="Segoe UI"/>
                <w:color w:val="333333"/>
                <w:lang w:val="en-US"/>
              </w:rPr>
            </w:pPr>
            <w:r w:rsidRPr="00A554A0">
              <w:rPr>
                <w:rFonts w:ascii="Segoe UI" w:hAnsi="Segoe UI" w:cs="Segoe UI"/>
                <w:color w:val="333333"/>
                <w:lang w:val="en-US"/>
              </w:rPr>
              <w:t xml:space="preserve">static </w:t>
            </w:r>
            <w:proofErr w:type="spellStart"/>
            <w:r w:rsidRPr="00A554A0">
              <w:rPr>
                <w:rFonts w:ascii="Segoe UI" w:hAnsi="Segoe UI" w:cs="Segoe UI"/>
                <w:color w:val="333333"/>
                <w:lang w:val="en-US"/>
              </w:rPr>
              <w:t>LocalTime</w:t>
            </w:r>
            <w:proofErr w:type="spellEnd"/>
            <w:r w:rsidRPr="00A554A0">
              <w:rPr>
                <w:rFonts w:ascii="Segoe UI" w:hAnsi="Segoe UI" w:cs="Segoe UI"/>
                <w:color w:val="333333"/>
                <w:lang w:val="en-US"/>
              </w:rPr>
              <w:t xml:space="preserve"> </w:t>
            </w:r>
            <w:proofErr w:type="gramStart"/>
            <w:r w:rsidRPr="00A554A0">
              <w:rPr>
                <w:rFonts w:ascii="Segoe UI" w:hAnsi="Segoe UI" w:cs="Segoe UI"/>
                <w:color w:val="333333"/>
                <w:lang w:val="en-US"/>
              </w:rPr>
              <w:t>of(</w:t>
            </w:r>
            <w:proofErr w:type="gramEnd"/>
            <w:r w:rsidRPr="00A554A0">
              <w:rPr>
                <w:rFonts w:ascii="Segoe UI" w:hAnsi="Segoe UI" w:cs="Segoe UI"/>
                <w:color w:val="333333"/>
                <w:lang w:val="en-US"/>
              </w:rPr>
              <w:t>int hour, int minute, int second)</w:t>
            </w:r>
          </w:p>
        </w:tc>
        <w:tc>
          <w:tcPr>
            <w:tcW w:w="5432"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D1EC2B2" w14:textId="77777777" w:rsidR="00A554A0" w:rsidRPr="00A554A0" w:rsidRDefault="00A554A0">
            <w:pPr>
              <w:jc w:val="both"/>
              <w:rPr>
                <w:rFonts w:ascii="Segoe UI" w:hAnsi="Segoe UI" w:cs="Segoe UI"/>
                <w:color w:val="333333"/>
                <w:lang w:val="en-US"/>
              </w:rPr>
            </w:pPr>
            <w:r w:rsidRPr="00A554A0">
              <w:rPr>
                <w:rFonts w:ascii="Segoe UI" w:hAnsi="Segoe UI" w:cs="Segoe UI"/>
                <w:color w:val="333333"/>
                <w:lang w:val="en-US"/>
              </w:rPr>
              <w:t xml:space="preserve">It is used to obtain an instance of </w:t>
            </w:r>
            <w:proofErr w:type="spellStart"/>
            <w:r w:rsidRPr="00A554A0">
              <w:rPr>
                <w:rFonts w:ascii="Segoe UI" w:hAnsi="Segoe UI" w:cs="Segoe UI"/>
                <w:color w:val="333333"/>
                <w:lang w:val="en-US"/>
              </w:rPr>
              <w:t>LocalTime</w:t>
            </w:r>
            <w:proofErr w:type="spellEnd"/>
            <w:r w:rsidRPr="00A554A0">
              <w:rPr>
                <w:rFonts w:ascii="Segoe UI" w:hAnsi="Segoe UI" w:cs="Segoe UI"/>
                <w:color w:val="333333"/>
                <w:lang w:val="en-US"/>
              </w:rPr>
              <w:t xml:space="preserve"> from an hour, minute and second.</w:t>
            </w:r>
          </w:p>
        </w:tc>
      </w:tr>
      <w:tr w:rsidR="00A554A0" w:rsidRPr="00EA16EA" w14:paraId="5BF6C522" w14:textId="77777777" w:rsidTr="00A554A0">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7ABDBEE" w14:textId="77777777" w:rsidR="00A554A0" w:rsidRDefault="00A554A0">
            <w:pPr>
              <w:jc w:val="both"/>
              <w:rPr>
                <w:rFonts w:ascii="Segoe UI" w:hAnsi="Segoe UI" w:cs="Segoe UI"/>
                <w:color w:val="333333"/>
              </w:rPr>
            </w:pPr>
            <w:proofErr w:type="spellStart"/>
            <w:r>
              <w:rPr>
                <w:rFonts w:ascii="Segoe UI" w:hAnsi="Segoe UI" w:cs="Segoe UI"/>
                <w:color w:val="333333"/>
              </w:rPr>
              <w:t>LocalTime</w:t>
            </w:r>
            <w:proofErr w:type="spellEnd"/>
            <w:r>
              <w:rPr>
                <w:rFonts w:ascii="Segoe UI" w:hAnsi="Segoe UI" w:cs="Segoe UI"/>
                <w:color w:val="333333"/>
              </w:rPr>
              <w:t xml:space="preserve"> </w:t>
            </w:r>
            <w:proofErr w:type="spellStart"/>
            <w:proofErr w:type="gramStart"/>
            <w:r>
              <w:rPr>
                <w:rFonts w:ascii="Segoe UI" w:hAnsi="Segoe UI" w:cs="Segoe UI"/>
                <w:color w:val="333333"/>
              </w:rPr>
              <w:t>plusHours</w:t>
            </w:r>
            <w:proofErr w:type="spellEnd"/>
            <w:r>
              <w:rPr>
                <w:rFonts w:ascii="Segoe UI" w:hAnsi="Segoe UI" w:cs="Segoe UI"/>
                <w:color w:val="333333"/>
              </w:rPr>
              <w:t>(</w:t>
            </w:r>
            <w:proofErr w:type="spellStart"/>
            <w:proofErr w:type="gramEnd"/>
            <w:r>
              <w:rPr>
                <w:rFonts w:ascii="Segoe UI" w:hAnsi="Segoe UI" w:cs="Segoe UI"/>
                <w:color w:val="333333"/>
              </w:rPr>
              <w:t>long</w:t>
            </w:r>
            <w:proofErr w:type="spellEnd"/>
            <w:r>
              <w:rPr>
                <w:rFonts w:ascii="Segoe UI" w:hAnsi="Segoe UI" w:cs="Segoe UI"/>
                <w:color w:val="333333"/>
              </w:rPr>
              <w:t xml:space="preserve"> </w:t>
            </w:r>
            <w:proofErr w:type="spellStart"/>
            <w:r>
              <w:rPr>
                <w:rFonts w:ascii="Segoe UI" w:hAnsi="Segoe UI" w:cs="Segoe UI"/>
                <w:color w:val="333333"/>
              </w:rPr>
              <w:t>hoursToAdd</w:t>
            </w:r>
            <w:proofErr w:type="spellEnd"/>
            <w:r>
              <w:rPr>
                <w:rFonts w:ascii="Segoe UI" w:hAnsi="Segoe UI" w:cs="Segoe UI"/>
                <w:color w:val="333333"/>
              </w:rPr>
              <w:t>)</w:t>
            </w:r>
          </w:p>
        </w:tc>
        <w:tc>
          <w:tcPr>
            <w:tcW w:w="5432"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7211A32" w14:textId="77777777" w:rsidR="00A554A0" w:rsidRPr="00A554A0" w:rsidRDefault="00A554A0">
            <w:pPr>
              <w:jc w:val="both"/>
              <w:rPr>
                <w:rFonts w:ascii="Segoe UI" w:hAnsi="Segoe UI" w:cs="Segoe UI"/>
                <w:color w:val="333333"/>
                <w:lang w:val="en-US"/>
              </w:rPr>
            </w:pPr>
            <w:r w:rsidRPr="00A554A0">
              <w:rPr>
                <w:rFonts w:ascii="Segoe UI" w:hAnsi="Segoe UI" w:cs="Segoe UI"/>
                <w:color w:val="333333"/>
                <w:lang w:val="en-US"/>
              </w:rPr>
              <w:t xml:space="preserve">It is used to return a copy of this </w:t>
            </w:r>
            <w:proofErr w:type="spellStart"/>
            <w:r w:rsidRPr="00A554A0">
              <w:rPr>
                <w:rFonts w:ascii="Segoe UI" w:hAnsi="Segoe UI" w:cs="Segoe UI"/>
                <w:color w:val="333333"/>
                <w:lang w:val="en-US"/>
              </w:rPr>
              <w:t>LocalTime</w:t>
            </w:r>
            <w:proofErr w:type="spellEnd"/>
            <w:r w:rsidRPr="00A554A0">
              <w:rPr>
                <w:rFonts w:ascii="Segoe UI" w:hAnsi="Segoe UI" w:cs="Segoe UI"/>
                <w:color w:val="333333"/>
                <w:lang w:val="en-US"/>
              </w:rPr>
              <w:t xml:space="preserve"> with the specified number of hours added.</w:t>
            </w:r>
          </w:p>
        </w:tc>
      </w:tr>
      <w:tr w:rsidR="00A554A0" w:rsidRPr="00EA16EA" w14:paraId="24429871" w14:textId="77777777" w:rsidTr="00A554A0">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4F58271" w14:textId="77777777" w:rsidR="00A554A0" w:rsidRDefault="00A554A0">
            <w:pPr>
              <w:jc w:val="both"/>
              <w:rPr>
                <w:rFonts w:ascii="Segoe UI" w:hAnsi="Segoe UI" w:cs="Segoe UI"/>
                <w:color w:val="333333"/>
              </w:rPr>
            </w:pPr>
            <w:proofErr w:type="spellStart"/>
            <w:r>
              <w:rPr>
                <w:rFonts w:ascii="Segoe UI" w:hAnsi="Segoe UI" w:cs="Segoe UI"/>
                <w:color w:val="333333"/>
              </w:rPr>
              <w:t>LocalTime</w:t>
            </w:r>
            <w:proofErr w:type="spellEnd"/>
            <w:r>
              <w:rPr>
                <w:rFonts w:ascii="Segoe UI" w:hAnsi="Segoe UI" w:cs="Segoe UI"/>
                <w:color w:val="333333"/>
              </w:rPr>
              <w:t xml:space="preserve"> </w:t>
            </w:r>
            <w:proofErr w:type="spellStart"/>
            <w:proofErr w:type="gramStart"/>
            <w:r>
              <w:rPr>
                <w:rFonts w:ascii="Segoe UI" w:hAnsi="Segoe UI" w:cs="Segoe UI"/>
                <w:color w:val="333333"/>
              </w:rPr>
              <w:t>plusMinutes</w:t>
            </w:r>
            <w:proofErr w:type="spellEnd"/>
            <w:r>
              <w:rPr>
                <w:rFonts w:ascii="Segoe UI" w:hAnsi="Segoe UI" w:cs="Segoe UI"/>
                <w:color w:val="333333"/>
              </w:rPr>
              <w:t>(</w:t>
            </w:r>
            <w:proofErr w:type="spellStart"/>
            <w:proofErr w:type="gramEnd"/>
            <w:r>
              <w:rPr>
                <w:rFonts w:ascii="Segoe UI" w:hAnsi="Segoe UI" w:cs="Segoe UI"/>
                <w:color w:val="333333"/>
              </w:rPr>
              <w:t>long</w:t>
            </w:r>
            <w:proofErr w:type="spellEnd"/>
            <w:r>
              <w:rPr>
                <w:rFonts w:ascii="Segoe UI" w:hAnsi="Segoe UI" w:cs="Segoe UI"/>
                <w:color w:val="333333"/>
              </w:rPr>
              <w:t xml:space="preserve"> </w:t>
            </w:r>
            <w:proofErr w:type="spellStart"/>
            <w:r>
              <w:rPr>
                <w:rFonts w:ascii="Segoe UI" w:hAnsi="Segoe UI" w:cs="Segoe UI"/>
                <w:color w:val="333333"/>
              </w:rPr>
              <w:t>minutesToAdd</w:t>
            </w:r>
            <w:proofErr w:type="spellEnd"/>
            <w:r>
              <w:rPr>
                <w:rFonts w:ascii="Segoe UI" w:hAnsi="Segoe UI" w:cs="Segoe UI"/>
                <w:color w:val="333333"/>
              </w:rPr>
              <w:t>)</w:t>
            </w:r>
          </w:p>
        </w:tc>
        <w:tc>
          <w:tcPr>
            <w:tcW w:w="5432"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99A01C3" w14:textId="77777777" w:rsidR="00A554A0" w:rsidRPr="00A554A0" w:rsidRDefault="00A554A0">
            <w:pPr>
              <w:jc w:val="both"/>
              <w:rPr>
                <w:rFonts w:ascii="Segoe UI" w:hAnsi="Segoe UI" w:cs="Segoe UI"/>
                <w:color w:val="333333"/>
                <w:lang w:val="en-US"/>
              </w:rPr>
            </w:pPr>
            <w:r w:rsidRPr="00A554A0">
              <w:rPr>
                <w:rFonts w:ascii="Segoe UI" w:hAnsi="Segoe UI" w:cs="Segoe UI"/>
                <w:color w:val="333333"/>
                <w:lang w:val="en-US"/>
              </w:rPr>
              <w:t xml:space="preserve">It is used to return a copy of this </w:t>
            </w:r>
            <w:proofErr w:type="spellStart"/>
            <w:r w:rsidRPr="00A554A0">
              <w:rPr>
                <w:rFonts w:ascii="Segoe UI" w:hAnsi="Segoe UI" w:cs="Segoe UI"/>
                <w:color w:val="333333"/>
                <w:lang w:val="en-US"/>
              </w:rPr>
              <w:t>LocalTime</w:t>
            </w:r>
            <w:proofErr w:type="spellEnd"/>
            <w:r w:rsidRPr="00A554A0">
              <w:rPr>
                <w:rFonts w:ascii="Segoe UI" w:hAnsi="Segoe UI" w:cs="Segoe UI"/>
                <w:color w:val="333333"/>
                <w:lang w:val="en-US"/>
              </w:rPr>
              <w:t xml:space="preserve"> with the specified number of minutes added.</w:t>
            </w:r>
          </w:p>
        </w:tc>
      </w:tr>
    </w:tbl>
    <w:p w14:paraId="29DEF19B" w14:textId="6AD36857" w:rsidR="00A554A0" w:rsidRDefault="00A554A0" w:rsidP="00A554A0">
      <w:pPr>
        <w:pStyle w:val="2"/>
        <w:shd w:val="clear" w:color="auto" w:fill="FFFFFF"/>
        <w:spacing w:line="312" w:lineRule="atLeast"/>
        <w:jc w:val="both"/>
        <w:rPr>
          <w:rFonts w:ascii="Helvetica" w:hAnsi="Helvetica"/>
          <w:b w:val="0"/>
          <w:bCs w:val="0"/>
          <w:color w:val="610B38"/>
          <w:sz w:val="38"/>
          <w:szCs w:val="38"/>
          <w:lang w:val="en-US"/>
        </w:rPr>
      </w:pPr>
      <w:r w:rsidRPr="00A554A0">
        <w:rPr>
          <w:rFonts w:ascii="Helvetica" w:hAnsi="Helvetica"/>
          <w:b w:val="0"/>
          <w:bCs w:val="0"/>
          <w:color w:val="610B38"/>
          <w:sz w:val="38"/>
          <w:szCs w:val="38"/>
          <w:lang w:val="en-US"/>
        </w:rPr>
        <w:t xml:space="preserve">Java </w:t>
      </w:r>
      <w:proofErr w:type="spellStart"/>
      <w:r w:rsidRPr="00A554A0">
        <w:rPr>
          <w:rFonts w:ascii="Helvetica" w:hAnsi="Helvetica"/>
          <w:b w:val="0"/>
          <w:bCs w:val="0"/>
          <w:color w:val="610B38"/>
          <w:sz w:val="38"/>
          <w:szCs w:val="38"/>
          <w:lang w:val="en-US"/>
        </w:rPr>
        <w:t>LocalTime</w:t>
      </w:r>
      <w:proofErr w:type="spellEnd"/>
      <w:r w:rsidRPr="00A554A0">
        <w:rPr>
          <w:rFonts w:ascii="Helvetica" w:hAnsi="Helvetica"/>
          <w:b w:val="0"/>
          <w:bCs w:val="0"/>
          <w:color w:val="610B38"/>
          <w:sz w:val="38"/>
          <w:szCs w:val="38"/>
          <w:lang w:val="en-US"/>
        </w:rPr>
        <w:t xml:space="preserve"> Example: </w:t>
      </w:r>
      <w:proofErr w:type="gramStart"/>
      <w:r w:rsidRPr="00A554A0">
        <w:rPr>
          <w:rFonts w:ascii="Helvetica" w:hAnsi="Helvetica"/>
          <w:b w:val="0"/>
          <w:bCs w:val="0"/>
          <w:color w:val="610B38"/>
          <w:sz w:val="38"/>
          <w:szCs w:val="38"/>
          <w:lang w:val="en-US"/>
        </w:rPr>
        <w:t>now(</w:t>
      </w:r>
      <w:proofErr w:type="gramEnd"/>
      <w:r w:rsidRPr="00A554A0">
        <w:rPr>
          <w:rFonts w:ascii="Helvetica" w:hAnsi="Helvetica"/>
          <w:b w:val="0"/>
          <w:bCs w:val="0"/>
          <w:color w:val="610B38"/>
          <w:sz w:val="38"/>
          <w:szCs w:val="38"/>
          <w:lang w:val="en-US"/>
        </w:rPr>
        <w:t>)</w:t>
      </w:r>
    </w:p>
    <w:p w14:paraId="4B56B75C" w14:textId="58C511AC" w:rsidR="00A554A0" w:rsidRDefault="00A554A0" w:rsidP="00A554A0">
      <w:pPr>
        <w:pStyle w:val="2"/>
        <w:shd w:val="clear" w:color="auto" w:fill="FFFFFF"/>
        <w:spacing w:line="312" w:lineRule="atLeast"/>
        <w:jc w:val="both"/>
        <w:rPr>
          <w:rFonts w:ascii="Helvetica" w:hAnsi="Helvetica"/>
          <w:b w:val="0"/>
          <w:bCs w:val="0"/>
          <w:color w:val="610B38"/>
          <w:sz w:val="38"/>
          <w:szCs w:val="38"/>
          <w:lang w:val="en-US"/>
        </w:rPr>
      </w:pPr>
    </w:p>
    <w:p w14:paraId="7EEF44B5" w14:textId="77777777" w:rsidR="00A554A0" w:rsidRDefault="00A554A0" w:rsidP="00A554A0">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 xml:space="preserve">REPO:  lessons </w:t>
      </w:r>
    </w:p>
    <w:p w14:paraId="3C2BD6BB" w14:textId="3716EAD7" w:rsidR="00A554A0" w:rsidRDefault="00A554A0" w:rsidP="00A554A0">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Package: month2.lesson10</w:t>
      </w:r>
    </w:p>
    <w:p w14:paraId="78D98AE3" w14:textId="3ACEBB82" w:rsidR="00A554A0" w:rsidRDefault="00A554A0" w:rsidP="00A554A0">
      <w:pPr>
        <w:pStyle w:val="a3"/>
        <w:spacing w:before="120" w:beforeAutospacing="0" w:after="144" w:afterAutospacing="0"/>
        <w:jc w:val="both"/>
        <w:rPr>
          <w:rFonts w:ascii="Nunito" w:hAnsi="Nunito"/>
          <w:i/>
          <w:iCs/>
          <w:color w:val="000000"/>
          <w:lang w:val="en-US"/>
        </w:rPr>
      </w:pPr>
      <w:r>
        <w:rPr>
          <w:rFonts w:ascii="Nunito" w:hAnsi="Nunito"/>
          <w:i/>
          <w:iCs/>
          <w:color w:val="000000"/>
          <w:lang w:val="en-US"/>
        </w:rPr>
        <w:t>LocalTimeNow.java</w:t>
      </w:r>
    </w:p>
    <w:p w14:paraId="1B43D7BE" w14:textId="14B848DA" w:rsidR="00A554A0" w:rsidRDefault="00A554A0" w:rsidP="00A554A0">
      <w:pPr>
        <w:pStyle w:val="2"/>
        <w:shd w:val="clear" w:color="auto" w:fill="FFFFFF"/>
        <w:spacing w:line="312" w:lineRule="atLeast"/>
        <w:jc w:val="both"/>
        <w:rPr>
          <w:rFonts w:ascii="Helvetica" w:hAnsi="Helvetica"/>
          <w:b w:val="0"/>
          <w:bCs w:val="0"/>
          <w:color w:val="610B38"/>
          <w:sz w:val="38"/>
          <w:szCs w:val="38"/>
          <w:lang w:val="en-US"/>
        </w:rPr>
      </w:pPr>
    </w:p>
    <w:p w14:paraId="7CCF88D7" w14:textId="77777777" w:rsidR="00A554A0" w:rsidRPr="00A554A0" w:rsidRDefault="00A554A0" w:rsidP="00A554A0">
      <w:pPr>
        <w:pStyle w:val="2"/>
        <w:shd w:val="clear" w:color="auto" w:fill="FFFFFF"/>
        <w:spacing w:line="312" w:lineRule="atLeast"/>
        <w:jc w:val="both"/>
        <w:rPr>
          <w:rFonts w:ascii="Helvetica" w:hAnsi="Helvetica"/>
          <w:b w:val="0"/>
          <w:bCs w:val="0"/>
          <w:color w:val="610B38"/>
          <w:sz w:val="38"/>
          <w:szCs w:val="38"/>
          <w:lang w:val="en-US"/>
        </w:rPr>
      </w:pPr>
    </w:p>
    <w:p w14:paraId="3601B7F3" w14:textId="24DEEB9F" w:rsidR="00A554A0" w:rsidRPr="008063AA" w:rsidRDefault="00A554A0" w:rsidP="00A554A0">
      <w:pPr>
        <w:pStyle w:val="2"/>
        <w:shd w:val="clear" w:color="auto" w:fill="FFFFFF"/>
        <w:spacing w:line="312" w:lineRule="atLeast"/>
        <w:jc w:val="both"/>
        <w:rPr>
          <w:rFonts w:asciiTheme="minorHAnsi" w:hAnsiTheme="minorHAnsi"/>
          <w:b w:val="0"/>
          <w:bCs w:val="0"/>
          <w:color w:val="610B38"/>
          <w:sz w:val="38"/>
          <w:szCs w:val="38"/>
          <w:lang w:val="en-US"/>
        </w:rPr>
      </w:pPr>
      <w:r w:rsidRPr="008063AA">
        <w:rPr>
          <w:rFonts w:ascii="Helvetica" w:hAnsi="Helvetica"/>
          <w:b w:val="0"/>
          <w:bCs w:val="0"/>
          <w:color w:val="610B38"/>
          <w:sz w:val="38"/>
          <w:szCs w:val="38"/>
          <w:lang w:val="en-US"/>
        </w:rPr>
        <w:t xml:space="preserve">Java </w:t>
      </w:r>
      <w:proofErr w:type="spellStart"/>
      <w:r w:rsidRPr="008063AA">
        <w:rPr>
          <w:rFonts w:ascii="Helvetica" w:hAnsi="Helvetica"/>
          <w:b w:val="0"/>
          <w:bCs w:val="0"/>
          <w:color w:val="610B38"/>
          <w:sz w:val="38"/>
          <w:szCs w:val="38"/>
          <w:lang w:val="en-US"/>
        </w:rPr>
        <w:t>LocalTime</w:t>
      </w:r>
      <w:proofErr w:type="spellEnd"/>
      <w:r w:rsidRPr="008063AA">
        <w:rPr>
          <w:rFonts w:ascii="Helvetica" w:hAnsi="Helvetica"/>
          <w:b w:val="0"/>
          <w:bCs w:val="0"/>
          <w:color w:val="610B38"/>
          <w:sz w:val="38"/>
          <w:szCs w:val="38"/>
          <w:lang w:val="en-US"/>
        </w:rPr>
        <w:t xml:space="preserve"> Example: </w:t>
      </w:r>
      <w:proofErr w:type="gramStart"/>
      <w:r w:rsidRPr="008063AA">
        <w:rPr>
          <w:rFonts w:ascii="Helvetica" w:hAnsi="Helvetica"/>
          <w:b w:val="0"/>
          <w:bCs w:val="0"/>
          <w:color w:val="610B38"/>
          <w:sz w:val="38"/>
          <w:szCs w:val="38"/>
          <w:lang w:val="en-US"/>
        </w:rPr>
        <w:t>of(</w:t>
      </w:r>
      <w:proofErr w:type="gramEnd"/>
      <w:r w:rsidRPr="008063AA">
        <w:rPr>
          <w:rFonts w:ascii="Helvetica" w:hAnsi="Helvetica"/>
          <w:b w:val="0"/>
          <w:bCs w:val="0"/>
          <w:color w:val="610B38"/>
          <w:sz w:val="38"/>
          <w:szCs w:val="38"/>
          <w:lang w:val="en-US"/>
        </w:rPr>
        <w:t>)</w:t>
      </w:r>
    </w:p>
    <w:p w14:paraId="1701FE71" w14:textId="428AFA0F" w:rsidR="00A554A0" w:rsidRPr="008063AA" w:rsidRDefault="00A554A0" w:rsidP="00A554A0">
      <w:pPr>
        <w:pStyle w:val="2"/>
        <w:shd w:val="clear" w:color="auto" w:fill="FFFFFF"/>
        <w:spacing w:line="312" w:lineRule="atLeast"/>
        <w:jc w:val="both"/>
        <w:rPr>
          <w:rFonts w:asciiTheme="minorHAnsi" w:hAnsiTheme="minorHAnsi"/>
          <w:b w:val="0"/>
          <w:bCs w:val="0"/>
          <w:color w:val="610B38"/>
          <w:sz w:val="38"/>
          <w:szCs w:val="38"/>
          <w:lang w:val="en-US"/>
        </w:rPr>
      </w:pPr>
    </w:p>
    <w:p w14:paraId="0EA6944A" w14:textId="77777777" w:rsidR="00A554A0" w:rsidRDefault="00A554A0" w:rsidP="00A554A0">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 xml:space="preserve">REPO:  lessons </w:t>
      </w:r>
    </w:p>
    <w:p w14:paraId="27938DB0" w14:textId="77777777" w:rsidR="00A554A0" w:rsidRDefault="00A554A0" w:rsidP="00A554A0">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Package: month2.lesson10</w:t>
      </w:r>
    </w:p>
    <w:p w14:paraId="62AF5241" w14:textId="60CCCF42" w:rsidR="00A554A0" w:rsidRDefault="00A554A0" w:rsidP="00A554A0">
      <w:pPr>
        <w:pStyle w:val="a3"/>
        <w:spacing w:before="120" w:beforeAutospacing="0" w:after="144" w:afterAutospacing="0"/>
        <w:jc w:val="both"/>
        <w:rPr>
          <w:rFonts w:ascii="Nunito" w:hAnsi="Nunito"/>
          <w:i/>
          <w:iCs/>
          <w:color w:val="000000"/>
          <w:lang w:val="en-US"/>
        </w:rPr>
      </w:pPr>
      <w:r>
        <w:rPr>
          <w:rFonts w:ascii="Nunito" w:hAnsi="Nunito"/>
          <w:i/>
          <w:iCs/>
          <w:color w:val="000000"/>
          <w:lang w:val="en-US"/>
        </w:rPr>
        <w:t>LocalTimeOf.java</w:t>
      </w:r>
    </w:p>
    <w:p w14:paraId="68A7F673" w14:textId="77777777" w:rsidR="00A554A0" w:rsidRPr="00A554A0" w:rsidRDefault="00A554A0" w:rsidP="00A554A0">
      <w:pPr>
        <w:pStyle w:val="2"/>
        <w:shd w:val="clear" w:color="auto" w:fill="FFFFFF"/>
        <w:spacing w:line="312" w:lineRule="atLeast"/>
        <w:jc w:val="both"/>
        <w:rPr>
          <w:rFonts w:asciiTheme="minorHAnsi" w:hAnsiTheme="minorHAnsi"/>
          <w:b w:val="0"/>
          <w:bCs w:val="0"/>
          <w:color w:val="610B38"/>
          <w:sz w:val="38"/>
          <w:szCs w:val="38"/>
          <w:lang w:val="en-US"/>
        </w:rPr>
      </w:pPr>
    </w:p>
    <w:p w14:paraId="3B1161BA" w14:textId="77777777" w:rsidR="00A554A0" w:rsidRDefault="00A554A0" w:rsidP="00A554A0">
      <w:pPr>
        <w:pStyle w:val="2"/>
        <w:shd w:val="clear" w:color="auto" w:fill="FFFFFF"/>
        <w:spacing w:line="312" w:lineRule="atLeast"/>
        <w:jc w:val="both"/>
        <w:rPr>
          <w:rFonts w:ascii="Helvetica" w:hAnsi="Helvetica"/>
          <w:b w:val="0"/>
          <w:bCs w:val="0"/>
          <w:color w:val="610B38"/>
          <w:sz w:val="38"/>
          <w:szCs w:val="38"/>
          <w:lang w:val="en-US"/>
        </w:rPr>
      </w:pPr>
    </w:p>
    <w:p w14:paraId="270FF07F" w14:textId="34986E9F" w:rsidR="00A554A0" w:rsidRDefault="00A554A0" w:rsidP="00A554A0">
      <w:pPr>
        <w:pStyle w:val="2"/>
        <w:shd w:val="clear" w:color="auto" w:fill="FFFFFF"/>
        <w:spacing w:line="312" w:lineRule="atLeast"/>
        <w:jc w:val="both"/>
        <w:rPr>
          <w:rFonts w:ascii="Helvetica" w:hAnsi="Helvetica"/>
          <w:b w:val="0"/>
          <w:bCs w:val="0"/>
          <w:color w:val="610B38"/>
          <w:sz w:val="38"/>
          <w:szCs w:val="38"/>
          <w:lang w:val="en-US"/>
        </w:rPr>
      </w:pPr>
      <w:r w:rsidRPr="00A554A0">
        <w:rPr>
          <w:rFonts w:ascii="Helvetica" w:hAnsi="Helvetica"/>
          <w:b w:val="0"/>
          <w:bCs w:val="0"/>
          <w:color w:val="610B38"/>
          <w:sz w:val="38"/>
          <w:szCs w:val="38"/>
          <w:lang w:val="en-US"/>
        </w:rPr>
        <w:lastRenderedPageBreak/>
        <w:t xml:space="preserve">Java </w:t>
      </w:r>
      <w:proofErr w:type="spellStart"/>
      <w:r w:rsidRPr="00A554A0">
        <w:rPr>
          <w:rFonts w:ascii="Helvetica" w:hAnsi="Helvetica"/>
          <w:b w:val="0"/>
          <w:bCs w:val="0"/>
          <w:color w:val="610B38"/>
          <w:sz w:val="38"/>
          <w:szCs w:val="38"/>
          <w:lang w:val="en-US"/>
        </w:rPr>
        <w:t>LocalTime</w:t>
      </w:r>
      <w:proofErr w:type="spellEnd"/>
      <w:r w:rsidRPr="00A554A0">
        <w:rPr>
          <w:rFonts w:ascii="Helvetica" w:hAnsi="Helvetica"/>
          <w:b w:val="0"/>
          <w:bCs w:val="0"/>
          <w:color w:val="610B38"/>
          <w:sz w:val="38"/>
          <w:szCs w:val="38"/>
          <w:lang w:val="en-US"/>
        </w:rPr>
        <w:t xml:space="preserve"> Example: </w:t>
      </w:r>
      <w:proofErr w:type="spellStart"/>
      <w:proofErr w:type="gramStart"/>
      <w:r w:rsidRPr="00A554A0">
        <w:rPr>
          <w:rFonts w:ascii="Helvetica" w:hAnsi="Helvetica"/>
          <w:b w:val="0"/>
          <w:bCs w:val="0"/>
          <w:color w:val="610B38"/>
          <w:sz w:val="38"/>
          <w:szCs w:val="38"/>
          <w:lang w:val="en-US"/>
        </w:rPr>
        <w:t>minusHours</w:t>
      </w:r>
      <w:proofErr w:type="spellEnd"/>
      <w:r w:rsidRPr="00A554A0">
        <w:rPr>
          <w:rFonts w:ascii="Helvetica" w:hAnsi="Helvetica"/>
          <w:b w:val="0"/>
          <w:bCs w:val="0"/>
          <w:color w:val="610B38"/>
          <w:sz w:val="38"/>
          <w:szCs w:val="38"/>
          <w:lang w:val="en-US"/>
        </w:rPr>
        <w:t>(</w:t>
      </w:r>
      <w:proofErr w:type="gramEnd"/>
      <w:r w:rsidRPr="00A554A0">
        <w:rPr>
          <w:rFonts w:ascii="Helvetica" w:hAnsi="Helvetica"/>
          <w:b w:val="0"/>
          <w:bCs w:val="0"/>
          <w:color w:val="610B38"/>
          <w:sz w:val="38"/>
          <w:szCs w:val="38"/>
          <w:lang w:val="en-US"/>
        </w:rPr>
        <w:t xml:space="preserve">) and </w:t>
      </w:r>
      <w:proofErr w:type="spellStart"/>
      <w:r w:rsidRPr="00A554A0">
        <w:rPr>
          <w:rFonts w:ascii="Helvetica" w:hAnsi="Helvetica"/>
          <w:b w:val="0"/>
          <w:bCs w:val="0"/>
          <w:color w:val="610B38"/>
          <w:sz w:val="38"/>
          <w:szCs w:val="38"/>
          <w:lang w:val="en-US"/>
        </w:rPr>
        <w:t>minusMinutes</w:t>
      </w:r>
      <w:proofErr w:type="spellEnd"/>
      <w:r w:rsidRPr="00A554A0">
        <w:rPr>
          <w:rFonts w:ascii="Helvetica" w:hAnsi="Helvetica"/>
          <w:b w:val="0"/>
          <w:bCs w:val="0"/>
          <w:color w:val="610B38"/>
          <w:sz w:val="38"/>
          <w:szCs w:val="38"/>
          <w:lang w:val="en-US"/>
        </w:rPr>
        <w:t>()</w:t>
      </w:r>
      <w:r w:rsidR="00B3750A">
        <w:rPr>
          <w:rFonts w:ascii="Helvetica" w:hAnsi="Helvetica"/>
          <w:b w:val="0"/>
          <w:bCs w:val="0"/>
          <w:color w:val="610B38"/>
          <w:sz w:val="38"/>
          <w:szCs w:val="38"/>
          <w:lang w:val="en-US"/>
        </w:rPr>
        <w:t xml:space="preserve">, </w:t>
      </w:r>
      <w:proofErr w:type="spellStart"/>
      <w:r w:rsidR="00B3750A" w:rsidRPr="00A554A0">
        <w:rPr>
          <w:rFonts w:ascii="Helvetica" w:hAnsi="Helvetica"/>
          <w:b w:val="0"/>
          <w:bCs w:val="0"/>
          <w:color w:val="610B38"/>
          <w:sz w:val="38"/>
          <w:szCs w:val="38"/>
          <w:lang w:val="en-US"/>
        </w:rPr>
        <w:t>plusHours</w:t>
      </w:r>
      <w:proofErr w:type="spellEnd"/>
      <w:r w:rsidR="00B3750A" w:rsidRPr="00A554A0">
        <w:rPr>
          <w:rFonts w:ascii="Helvetica" w:hAnsi="Helvetica"/>
          <w:b w:val="0"/>
          <w:bCs w:val="0"/>
          <w:color w:val="610B38"/>
          <w:sz w:val="38"/>
          <w:szCs w:val="38"/>
          <w:lang w:val="en-US"/>
        </w:rPr>
        <w:t xml:space="preserve">() and </w:t>
      </w:r>
      <w:proofErr w:type="spellStart"/>
      <w:r w:rsidR="00B3750A" w:rsidRPr="00A554A0">
        <w:rPr>
          <w:rFonts w:ascii="Helvetica" w:hAnsi="Helvetica"/>
          <w:b w:val="0"/>
          <w:bCs w:val="0"/>
          <w:color w:val="610B38"/>
          <w:sz w:val="38"/>
          <w:szCs w:val="38"/>
          <w:lang w:val="en-US"/>
        </w:rPr>
        <w:t>plusMinutes</w:t>
      </w:r>
      <w:proofErr w:type="spellEnd"/>
      <w:r w:rsidR="00B3750A" w:rsidRPr="00A554A0">
        <w:rPr>
          <w:rFonts w:ascii="Helvetica" w:hAnsi="Helvetica"/>
          <w:b w:val="0"/>
          <w:bCs w:val="0"/>
          <w:color w:val="610B38"/>
          <w:sz w:val="38"/>
          <w:szCs w:val="38"/>
          <w:lang w:val="en-US"/>
        </w:rPr>
        <w:t>()</w:t>
      </w:r>
    </w:p>
    <w:p w14:paraId="595DD14B" w14:textId="7F331517" w:rsidR="00B3750A" w:rsidRDefault="00B3750A" w:rsidP="00A554A0">
      <w:pPr>
        <w:pStyle w:val="2"/>
        <w:shd w:val="clear" w:color="auto" w:fill="FFFFFF"/>
        <w:spacing w:line="312" w:lineRule="atLeast"/>
        <w:jc w:val="both"/>
        <w:rPr>
          <w:rFonts w:ascii="Helvetica" w:hAnsi="Helvetica"/>
          <w:b w:val="0"/>
          <w:bCs w:val="0"/>
          <w:color w:val="610B38"/>
          <w:sz w:val="38"/>
          <w:szCs w:val="38"/>
          <w:lang w:val="en-US"/>
        </w:rPr>
      </w:pPr>
    </w:p>
    <w:p w14:paraId="4D7EEBF4" w14:textId="77777777" w:rsidR="00B3750A" w:rsidRDefault="00B3750A" w:rsidP="00B3750A">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 xml:space="preserve">REPO:  lessons </w:t>
      </w:r>
    </w:p>
    <w:p w14:paraId="192EC822" w14:textId="77777777" w:rsidR="00B3750A" w:rsidRDefault="00B3750A" w:rsidP="00B3750A">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Package: month2.lesson10</w:t>
      </w:r>
    </w:p>
    <w:p w14:paraId="32C087AF" w14:textId="600FC05A" w:rsidR="00B3750A" w:rsidRDefault="00B3750A" w:rsidP="00B3750A">
      <w:pPr>
        <w:pStyle w:val="a3"/>
        <w:spacing w:before="120" w:beforeAutospacing="0" w:after="144" w:afterAutospacing="0"/>
        <w:jc w:val="both"/>
        <w:rPr>
          <w:rFonts w:ascii="Nunito" w:hAnsi="Nunito"/>
          <w:i/>
          <w:iCs/>
          <w:color w:val="000000"/>
          <w:lang w:val="en-US"/>
        </w:rPr>
      </w:pPr>
      <w:r>
        <w:rPr>
          <w:rFonts w:ascii="Nunito" w:hAnsi="Nunito"/>
          <w:i/>
          <w:iCs/>
          <w:color w:val="000000"/>
          <w:lang w:val="en-US"/>
        </w:rPr>
        <w:t>LocalTimeMinus.java</w:t>
      </w:r>
    </w:p>
    <w:p w14:paraId="65BD144E" w14:textId="21C0E568" w:rsidR="00B3750A" w:rsidRDefault="00B3750A" w:rsidP="00A554A0">
      <w:pPr>
        <w:pStyle w:val="2"/>
        <w:shd w:val="clear" w:color="auto" w:fill="FFFFFF"/>
        <w:spacing w:line="312" w:lineRule="atLeast"/>
        <w:jc w:val="both"/>
        <w:rPr>
          <w:rFonts w:ascii="Helvetica" w:hAnsi="Helvetica"/>
          <w:b w:val="0"/>
          <w:bCs w:val="0"/>
          <w:color w:val="610B38"/>
          <w:sz w:val="38"/>
          <w:szCs w:val="38"/>
          <w:lang w:val="en-US"/>
        </w:rPr>
      </w:pPr>
    </w:p>
    <w:p w14:paraId="116D709C" w14:textId="77777777" w:rsidR="00B3750A" w:rsidRPr="00A554A0" w:rsidRDefault="00B3750A" w:rsidP="00A554A0">
      <w:pPr>
        <w:pStyle w:val="2"/>
        <w:shd w:val="clear" w:color="auto" w:fill="FFFFFF"/>
        <w:spacing w:line="312" w:lineRule="atLeast"/>
        <w:jc w:val="both"/>
        <w:rPr>
          <w:rFonts w:ascii="Helvetica" w:hAnsi="Helvetica"/>
          <w:b w:val="0"/>
          <w:bCs w:val="0"/>
          <w:color w:val="610B38"/>
          <w:sz w:val="38"/>
          <w:szCs w:val="38"/>
          <w:lang w:val="en-US"/>
        </w:rPr>
      </w:pPr>
    </w:p>
    <w:p w14:paraId="3392E721" w14:textId="77777777" w:rsidR="00A554A0" w:rsidRPr="00B3750A" w:rsidRDefault="00A554A0" w:rsidP="00A554A0">
      <w:pPr>
        <w:pStyle w:val="2"/>
        <w:shd w:val="clear" w:color="auto" w:fill="FFFFFF"/>
        <w:spacing w:line="312" w:lineRule="atLeast"/>
        <w:jc w:val="both"/>
        <w:rPr>
          <w:rFonts w:ascii="Helvetica" w:hAnsi="Helvetica"/>
          <w:b w:val="0"/>
          <w:bCs w:val="0"/>
          <w:color w:val="610B38"/>
          <w:sz w:val="38"/>
          <w:szCs w:val="38"/>
          <w:lang w:val="en-US"/>
        </w:rPr>
      </w:pPr>
      <w:r w:rsidRPr="00B3750A">
        <w:rPr>
          <w:rFonts w:ascii="Helvetica" w:hAnsi="Helvetica"/>
          <w:b w:val="0"/>
          <w:bCs w:val="0"/>
          <w:color w:val="610B38"/>
          <w:sz w:val="38"/>
          <w:szCs w:val="38"/>
          <w:lang w:val="en-US"/>
        </w:rPr>
        <w:t xml:space="preserve">Java </w:t>
      </w:r>
      <w:proofErr w:type="spellStart"/>
      <w:r w:rsidRPr="00B3750A">
        <w:rPr>
          <w:rFonts w:ascii="Helvetica" w:hAnsi="Helvetica"/>
          <w:b w:val="0"/>
          <w:bCs w:val="0"/>
          <w:color w:val="610B38"/>
          <w:sz w:val="38"/>
          <w:szCs w:val="38"/>
          <w:lang w:val="en-US"/>
        </w:rPr>
        <w:t>LocalTime</w:t>
      </w:r>
      <w:proofErr w:type="spellEnd"/>
      <w:r w:rsidRPr="00B3750A">
        <w:rPr>
          <w:rFonts w:ascii="Helvetica" w:hAnsi="Helvetica"/>
          <w:b w:val="0"/>
          <w:bCs w:val="0"/>
          <w:color w:val="610B38"/>
          <w:sz w:val="38"/>
          <w:szCs w:val="38"/>
          <w:lang w:val="en-US"/>
        </w:rPr>
        <w:t xml:space="preserve"> Example</w:t>
      </w:r>
    </w:p>
    <w:p w14:paraId="2D3C4F09" w14:textId="77777777" w:rsidR="00B3750A" w:rsidRDefault="00B3750A" w:rsidP="00B3750A">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 xml:space="preserve">REPO:  lessons </w:t>
      </w:r>
    </w:p>
    <w:p w14:paraId="7DB0E68E" w14:textId="77777777" w:rsidR="00B3750A" w:rsidRDefault="00B3750A" w:rsidP="00B3750A">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Package: month2.lesson10</w:t>
      </w:r>
    </w:p>
    <w:p w14:paraId="0689D112" w14:textId="79603996" w:rsidR="00B3750A" w:rsidRDefault="00B3750A" w:rsidP="00B3750A">
      <w:pPr>
        <w:pStyle w:val="a3"/>
        <w:spacing w:before="120" w:beforeAutospacing="0" w:after="144" w:afterAutospacing="0"/>
        <w:jc w:val="both"/>
        <w:rPr>
          <w:rFonts w:ascii="Nunito" w:hAnsi="Nunito"/>
          <w:i/>
          <w:iCs/>
          <w:color w:val="000000"/>
          <w:lang w:val="en-US"/>
        </w:rPr>
      </w:pPr>
      <w:r>
        <w:rPr>
          <w:rFonts w:ascii="Nunito" w:hAnsi="Nunito"/>
          <w:i/>
          <w:iCs/>
          <w:color w:val="000000"/>
          <w:lang w:val="en-US"/>
        </w:rPr>
        <w:t>LocalTime.java</w:t>
      </w:r>
    </w:p>
    <w:p w14:paraId="0CF86064" w14:textId="16D1AB6F" w:rsidR="002C7AD8" w:rsidRDefault="008063AA" w:rsidP="00B3750A">
      <w:pPr>
        <w:pStyle w:val="a3"/>
        <w:shd w:val="clear" w:color="auto" w:fill="FFFFFF"/>
        <w:jc w:val="both"/>
        <w:rPr>
          <w:rFonts w:ascii="Segoe UI" w:hAnsi="Segoe UI" w:cs="Segoe UI"/>
          <w:color w:val="333333"/>
          <w:sz w:val="32"/>
          <w:szCs w:val="32"/>
          <w:lang w:val="en-US"/>
        </w:rPr>
      </w:pPr>
      <w:r>
        <w:rPr>
          <w:noProof/>
        </w:rPr>
        <w:lastRenderedPageBreak/>
        <w:drawing>
          <wp:inline distT="0" distB="0" distL="0" distR="0" wp14:anchorId="1DFDD6F8" wp14:editId="011298DE">
            <wp:extent cx="5731510" cy="5064760"/>
            <wp:effectExtent l="0" t="0" r="2540" b="2540"/>
            <wp:docPr id="24" name="Рисунок 24" descr="Strings and Characters · AP Computer Scie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Strings and Characters · AP Computer Science in Java"/>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1510" cy="5064760"/>
                    </a:xfrm>
                    <a:prstGeom prst="rect">
                      <a:avLst/>
                    </a:prstGeom>
                    <a:noFill/>
                    <a:ln>
                      <a:noFill/>
                    </a:ln>
                  </pic:spPr>
                </pic:pic>
              </a:graphicData>
            </a:graphic>
          </wp:inline>
        </w:drawing>
      </w:r>
    </w:p>
    <w:p w14:paraId="04AA81FE" w14:textId="77777777" w:rsidR="002C7AD8" w:rsidRDefault="002C7AD8">
      <w:pPr>
        <w:rPr>
          <w:rFonts w:ascii="Segoe UI" w:eastAsia="Times New Roman" w:hAnsi="Segoe UI" w:cs="Segoe UI"/>
          <w:color w:val="333333"/>
          <w:sz w:val="32"/>
          <w:szCs w:val="32"/>
          <w:lang w:val="en-US" w:eastAsia="ru-RU"/>
        </w:rPr>
      </w:pPr>
      <w:r>
        <w:rPr>
          <w:rFonts w:ascii="Segoe UI" w:hAnsi="Segoe UI" w:cs="Segoe UI"/>
          <w:color w:val="333333"/>
          <w:sz w:val="32"/>
          <w:szCs w:val="32"/>
          <w:lang w:val="en-US"/>
        </w:rPr>
        <w:br w:type="page"/>
      </w:r>
    </w:p>
    <w:p w14:paraId="2EFE0111" w14:textId="77777777" w:rsidR="002C7AD8" w:rsidRPr="002C7AD8" w:rsidRDefault="002C7AD8" w:rsidP="002C7AD8">
      <w:pPr>
        <w:pStyle w:val="1"/>
        <w:shd w:val="clear" w:color="auto" w:fill="FFFFFF"/>
        <w:spacing w:before="75" w:line="312" w:lineRule="atLeast"/>
        <w:jc w:val="both"/>
        <w:rPr>
          <w:rFonts w:ascii="Helvetica" w:hAnsi="Helvetica"/>
          <w:color w:val="610B38"/>
          <w:sz w:val="44"/>
          <w:szCs w:val="44"/>
          <w:lang w:val="en-US"/>
        </w:rPr>
      </w:pPr>
      <w:r w:rsidRPr="002C7AD8">
        <w:rPr>
          <w:rFonts w:ascii="Helvetica" w:hAnsi="Helvetica"/>
          <w:b/>
          <w:bCs/>
          <w:color w:val="610B38"/>
          <w:sz w:val="44"/>
          <w:szCs w:val="44"/>
          <w:lang w:val="en-US"/>
        </w:rPr>
        <w:lastRenderedPageBreak/>
        <w:t xml:space="preserve">Java </w:t>
      </w:r>
      <w:proofErr w:type="spellStart"/>
      <w:r w:rsidRPr="002C7AD8">
        <w:rPr>
          <w:rFonts w:ascii="Helvetica" w:hAnsi="Helvetica"/>
          <w:b/>
          <w:bCs/>
          <w:color w:val="610B38"/>
          <w:sz w:val="44"/>
          <w:szCs w:val="44"/>
          <w:lang w:val="en-US"/>
        </w:rPr>
        <w:t>LocalDateTime</w:t>
      </w:r>
      <w:proofErr w:type="spellEnd"/>
      <w:r w:rsidRPr="002C7AD8">
        <w:rPr>
          <w:rFonts w:ascii="Helvetica" w:hAnsi="Helvetica"/>
          <w:b/>
          <w:bCs/>
          <w:color w:val="610B38"/>
          <w:sz w:val="44"/>
          <w:szCs w:val="44"/>
          <w:lang w:val="en-US"/>
        </w:rPr>
        <w:t xml:space="preserve"> class</w:t>
      </w:r>
    </w:p>
    <w:p w14:paraId="617BA557" w14:textId="77777777" w:rsidR="002C7AD8" w:rsidRPr="002C7AD8" w:rsidRDefault="002C7AD8" w:rsidP="002C7AD8">
      <w:pPr>
        <w:pStyle w:val="a3"/>
        <w:shd w:val="clear" w:color="auto" w:fill="FFFFFF"/>
        <w:jc w:val="both"/>
        <w:rPr>
          <w:rFonts w:ascii="Segoe UI" w:hAnsi="Segoe UI" w:cs="Segoe UI"/>
          <w:color w:val="333333"/>
          <w:lang w:val="en-US"/>
        </w:rPr>
      </w:pPr>
      <w:r w:rsidRPr="002C7AD8">
        <w:rPr>
          <w:rFonts w:ascii="Segoe UI" w:hAnsi="Segoe UI" w:cs="Segoe UI"/>
          <w:color w:val="333333"/>
          <w:lang w:val="en-US"/>
        </w:rPr>
        <w:t xml:space="preserve">Java </w:t>
      </w:r>
      <w:proofErr w:type="spellStart"/>
      <w:r w:rsidRPr="002C7AD8">
        <w:rPr>
          <w:rFonts w:ascii="Segoe UI" w:hAnsi="Segoe UI" w:cs="Segoe UI"/>
          <w:color w:val="333333"/>
          <w:lang w:val="en-US"/>
        </w:rPr>
        <w:t>LocalDateTime</w:t>
      </w:r>
      <w:proofErr w:type="spellEnd"/>
      <w:r w:rsidRPr="002C7AD8">
        <w:rPr>
          <w:rFonts w:ascii="Segoe UI" w:hAnsi="Segoe UI" w:cs="Segoe UI"/>
          <w:color w:val="333333"/>
          <w:lang w:val="en-US"/>
        </w:rPr>
        <w:t xml:space="preserve"> class is an immutable date-time object that represents a date-time, with the default format as </w:t>
      </w:r>
      <w:proofErr w:type="spellStart"/>
      <w:r w:rsidRPr="002C7AD8">
        <w:rPr>
          <w:rFonts w:ascii="Segoe UI" w:hAnsi="Segoe UI" w:cs="Segoe UI"/>
          <w:color w:val="333333"/>
          <w:lang w:val="en-US"/>
        </w:rPr>
        <w:t>yyyy</w:t>
      </w:r>
      <w:proofErr w:type="spellEnd"/>
      <w:r w:rsidRPr="002C7AD8">
        <w:rPr>
          <w:rFonts w:ascii="Segoe UI" w:hAnsi="Segoe UI" w:cs="Segoe UI"/>
          <w:color w:val="333333"/>
          <w:lang w:val="en-US"/>
        </w:rPr>
        <w:t>-MM-dd-HH-mm-</w:t>
      </w:r>
      <w:proofErr w:type="spellStart"/>
      <w:r w:rsidRPr="002C7AD8">
        <w:rPr>
          <w:rFonts w:ascii="Segoe UI" w:hAnsi="Segoe UI" w:cs="Segoe UI"/>
          <w:color w:val="333333"/>
          <w:lang w:val="en-US"/>
        </w:rPr>
        <w:t>ss.zzz</w:t>
      </w:r>
      <w:proofErr w:type="spellEnd"/>
      <w:r w:rsidRPr="002C7AD8">
        <w:rPr>
          <w:rFonts w:ascii="Segoe UI" w:hAnsi="Segoe UI" w:cs="Segoe UI"/>
          <w:color w:val="333333"/>
          <w:lang w:val="en-US"/>
        </w:rPr>
        <w:t xml:space="preserve">. It inherits object class and implements the </w:t>
      </w:r>
      <w:proofErr w:type="spellStart"/>
      <w:r w:rsidRPr="002C7AD8">
        <w:rPr>
          <w:rFonts w:ascii="Segoe UI" w:hAnsi="Segoe UI" w:cs="Segoe UI"/>
          <w:color w:val="333333"/>
          <w:lang w:val="en-US"/>
        </w:rPr>
        <w:t>ChronoLocalDateTime</w:t>
      </w:r>
      <w:proofErr w:type="spellEnd"/>
      <w:r w:rsidRPr="002C7AD8">
        <w:rPr>
          <w:rFonts w:ascii="Segoe UI" w:hAnsi="Segoe UI" w:cs="Segoe UI"/>
          <w:color w:val="333333"/>
          <w:lang w:val="en-US"/>
        </w:rPr>
        <w:t xml:space="preserve"> interface.</w:t>
      </w:r>
    </w:p>
    <w:p w14:paraId="5F82F556" w14:textId="77777777" w:rsidR="002C7AD8" w:rsidRDefault="00000000" w:rsidP="002C7AD8">
      <w:pPr>
        <w:rPr>
          <w:rFonts w:ascii="Times New Roman" w:hAnsi="Times New Roman" w:cs="Times New Roman"/>
        </w:rPr>
      </w:pPr>
      <w:r>
        <w:pict w14:anchorId="5D4442A3">
          <v:rect id="_x0000_i1055" style="width:0;height:.75pt" o:hrstd="t" o:hrnoshade="t" o:hr="t" fillcolor="#d4d4d4" stroked="f"/>
        </w:pict>
      </w:r>
    </w:p>
    <w:p w14:paraId="3E0AD250" w14:textId="77777777" w:rsidR="002C7AD8" w:rsidRPr="002C7AD8" w:rsidRDefault="002C7AD8" w:rsidP="002C7AD8">
      <w:pPr>
        <w:pStyle w:val="2"/>
        <w:shd w:val="clear" w:color="auto" w:fill="FFFFFF"/>
        <w:spacing w:line="312" w:lineRule="atLeast"/>
        <w:jc w:val="both"/>
        <w:rPr>
          <w:rFonts w:ascii="Helvetica" w:hAnsi="Helvetica"/>
          <w:b w:val="0"/>
          <w:bCs w:val="0"/>
          <w:color w:val="610B38"/>
          <w:sz w:val="38"/>
          <w:szCs w:val="38"/>
          <w:lang w:val="en-US"/>
        </w:rPr>
      </w:pPr>
      <w:r w:rsidRPr="002C7AD8">
        <w:rPr>
          <w:rFonts w:ascii="Helvetica" w:hAnsi="Helvetica"/>
          <w:b w:val="0"/>
          <w:bCs w:val="0"/>
          <w:color w:val="610B38"/>
          <w:sz w:val="38"/>
          <w:szCs w:val="38"/>
          <w:lang w:val="en-US"/>
        </w:rPr>
        <w:t xml:space="preserve">Java </w:t>
      </w:r>
      <w:proofErr w:type="spellStart"/>
      <w:r w:rsidRPr="002C7AD8">
        <w:rPr>
          <w:rFonts w:ascii="Helvetica" w:hAnsi="Helvetica"/>
          <w:b w:val="0"/>
          <w:bCs w:val="0"/>
          <w:color w:val="610B38"/>
          <w:sz w:val="38"/>
          <w:szCs w:val="38"/>
          <w:lang w:val="en-US"/>
        </w:rPr>
        <w:t>LocalDateTime</w:t>
      </w:r>
      <w:proofErr w:type="spellEnd"/>
      <w:r w:rsidRPr="002C7AD8">
        <w:rPr>
          <w:rFonts w:ascii="Helvetica" w:hAnsi="Helvetica"/>
          <w:b w:val="0"/>
          <w:bCs w:val="0"/>
          <w:color w:val="610B38"/>
          <w:sz w:val="38"/>
          <w:szCs w:val="38"/>
          <w:lang w:val="en-US"/>
        </w:rPr>
        <w:t xml:space="preserve"> class declaration</w:t>
      </w:r>
    </w:p>
    <w:p w14:paraId="40331A62" w14:textId="77777777" w:rsidR="002C7AD8" w:rsidRPr="002C7AD8" w:rsidRDefault="002C7AD8" w:rsidP="002C7AD8">
      <w:pPr>
        <w:pStyle w:val="a3"/>
        <w:shd w:val="clear" w:color="auto" w:fill="FFFFFF"/>
        <w:jc w:val="both"/>
        <w:rPr>
          <w:rFonts w:ascii="Segoe UI" w:hAnsi="Segoe UI" w:cs="Segoe UI"/>
          <w:color w:val="333333"/>
          <w:lang w:val="en-US"/>
        </w:rPr>
      </w:pPr>
      <w:r w:rsidRPr="002C7AD8">
        <w:rPr>
          <w:rFonts w:ascii="Segoe UI" w:hAnsi="Segoe UI" w:cs="Segoe UI"/>
          <w:color w:val="333333"/>
          <w:lang w:val="en-US"/>
        </w:rPr>
        <w:t xml:space="preserve">Let's see the declaration of </w:t>
      </w:r>
      <w:proofErr w:type="spellStart"/>
      <w:proofErr w:type="gramStart"/>
      <w:r w:rsidRPr="002C7AD8">
        <w:rPr>
          <w:rFonts w:ascii="Segoe UI" w:hAnsi="Segoe UI" w:cs="Segoe UI"/>
          <w:color w:val="333333"/>
          <w:lang w:val="en-US"/>
        </w:rPr>
        <w:t>java.time</w:t>
      </w:r>
      <w:proofErr w:type="gramEnd"/>
      <w:r w:rsidRPr="002C7AD8">
        <w:rPr>
          <w:rFonts w:ascii="Segoe UI" w:hAnsi="Segoe UI" w:cs="Segoe UI"/>
          <w:color w:val="333333"/>
          <w:lang w:val="en-US"/>
        </w:rPr>
        <w:t>.LocalDateTime</w:t>
      </w:r>
      <w:proofErr w:type="spellEnd"/>
      <w:r w:rsidRPr="002C7AD8">
        <w:rPr>
          <w:rFonts w:ascii="Segoe UI" w:hAnsi="Segoe UI" w:cs="Segoe UI"/>
          <w:color w:val="333333"/>
          <w:lang w:val="en-US"/>
        </w:rPr>
        <w:t xml:space="preserve"> class.</w:t>
      </w:r>
    </w:p>
    <w:p w14:paraId="0387FAD8" w14:textId="77777777" w:rsidR="002C7AD8" w:rsidRPr="002C7AD8" w:rsidRDefault="002C7AD8">
      <w:pPr>
        <w:pStyle w:val="alt"/>
        <w:numPr>
          <w:ilvl w:val="0"/>
          <w:numId w:val="53"/>
        </w:numPr>
        <w:spacing w:before="0" w:beforeAutospacing="0" w:after="0" w:afterAutospacing="0" w:line="375" w:lineRule="atLeast"/>
        <w:jc w:val="both"/>
        <w:rPr>
          <w:rFonts w:ascii="Segoe UI" w:hAnsi="Segoe UI" w:cs="Segoe UI"/>
          <w:color w:val="000000"/>
          <w:lang w:val="en-US"/>
        </w:rPr>
      </w:pPr>
      <w:r w:rsidRPr="002C7AD8">
        <w:rPr>
          <w:rStyle w:val="keyword"/>
          <w:rFonts w:ascii="Segoe UI" w:hAnsi="Segoe UI" w:cs="Segoe UI"/>
          <w:b/>
          <w:bCs/>
          <w:color w:val="006699"/>
          <w:bdr w:val="none" w:sz="0" w:space="0" w:color="auto" w:frame="1"/>
          <w:lang w:val="en-US"/>
        </w:rPr>
        <w:t>public</w:t>
      </w:r>
      <w:r w:rsidRPr="002C7AD8">
        <w:rPr>
          <w:rFonts w:ascii="Segoe UI" w:hAnsi="Segoe UI" w:cs="Segoe UI"/>
          <w:color w:val="000000"/>
          <w:bdr w:val="none" w:sz="0" w:space="0" w:color="auto" w:frame="1"/>
          <w:lang w:val="en-US"/>
        </w:rPr>
        <w:t> </w:t>
      </w:r>
      <w:r w:rsidRPr="002C7AD8">
        <w:rPr>
          <w:rStyle w:val="keyword"/>
          <w:rFonts w:ascii="Segoe UI" w:hAnsi="Segoe UI" w:cs="Segoe UI"/>
          <w:b/>
          <w:bCs/>
          <w:color w:val="006699"/>
          <w:bdr w:val="none" w:sz="0" w:space="0" w:color="auto" w:frame="1"/>
          <w:lang w:val="en-US"/>
        </w:rPr>
        <w:t>final</w:t>
      </w:r>
      <w:r w:rsidRPr="002C7AD8">
        <w:rPr>
          <w:rFonts w:ascii="Segoe UI" w:hAnsi="Segoe UI" w:cs="Segoe UI"/>
          <w:color w:val="000000"/>
          <w:bdr w:val="none" w:sz="0" w:space="0" w:color="auto" w:frame="1"/>
          <w:lang w:val="en-US"/>
        </w:rPr>
        <w:t> </w:t>
      </w:r>
      <w:r w:rsidRPr="002C7AD8">
        <w:rPr>
          <w:rStyle w:val="keyword"/>
          <w:rFonts w:ascii="Segoe UI" w:hAnsi="Segoe UI" w:cs="Segoe UI"/>
          <w:b/>
          <w:bCs/>
          <w:color w:val="006699"/>
          <w:bdr w:val="none" w:sz="0" w:space="0" w:color="auto" w:frame="1"/>
          <w:lang w:val="en-US"/>
        </w:rPr>
        <w:t>class</w:t>
      </w:r>
      <w:r w:rsidRPr="002C7AD8">
        <w:rPr>
          <w:rFonts w:ascii="Segoe UI" w:hAnsi="Segoe UI" w:cs="Segoe UI"/>
          <w:color w:val="000000"/>
          <w:bdr w:val="none" w:sz="0" w:space="0" w:color="auto" w:frame="1"/>
          <w:lang w:val="en-US"/>
        </w:rPr>
        <w:t> </w:t>
      </w:r>
      <w:proofErr w:type="spellStart"/>
      <w:r w:rsidRPr="002C7AD8">
        <w:rPr>
          <w:rFonts w:ascii="Segoe UI" w:hAnsi="Segoe UI" w:cs="Segoe UI"/>
          <w:color w:val="000000"/>
          <w:bdr w:val="none" w:sz="0" w:space="0" w:color="auto" w:frame="1"/>
          <w:lang w:val="en-US"/>
        </w:rPr>
        <w:t>LocalDateTime</w:t>
      </w:r>
      <w:proofErr w:type="spellEnd"/>
      <w:r w:rsidRPr="002C7AD8">
        <w:rPr>
          <w:rFonts w:ascii="Segoe UI" w:hAnsi="Segoe UI" w:cs="Segoe UI"/>
          <w:color w:val="000000"/>
          <w:bdr w:val="none" w:sz="0" w:space="0" w:color="auto" w:frame="1"/>
          <w:lang w:val="en-US"/>
        </w:rPr>
        <w:t> </w:t>
      </w:r>
      <w:r w:rsidRPr="002C7AD8">
        <w:rPr>
          <w:rStyle w:val="keyword"/>
          <w:rFonts w:ascii="Segoe UI" w:hAnsi="Segoe UI" w:cs="Segoe UI"/>
          <w:b/>
          <w:bCs/>
          <w:color w:val="006699"/>
          <w:bdr w:val="none" w:sz="0" w:space="0" w:color="auto" w:frame="1"/>
          <w:lang w:val="en-US"/>
        </w:rPr>
        <w:t>extends</w:t>
      </w:r>
      <w:r w:rsidRPr="002C7AD8">
        <w:rPr>
          <w:rFonts w:ascii="Segoe UI" w:hAnsi="Segoe UI" w:cs="Segoe UI"/>
          <w:color w:val="000000"/>
          <w:bdr w:val="none" w:sz="0" w:space="0" w:color="auto" w:frame="1"/>
          <w:lang w:val="en-US"/>
        </w:rPr>
        <w:t> Object   </w:t>
      </w:r>
    </w:p>
    <w:p w14:paraId="12AEF0C3" w14:textId="41AE966D" w:rsidR="002C7AD8" w:rsidRPr="002C7AD8" w:rsidRDefault="002C7AD8">
      <w:pPr>
        <w:numPr>
          <w:ilvl w:val="0"/>
          <w:numId w:val="53"/>
        </w:numPr>
        <w:spacing w:after="0" w:line="375" w:lineRule="atLeast"/>
        <w:jc w:val="both"/>
        <w:rPr>
          <w:rFonts w:ascii="Segoe UI" w:hAnsi="Segoe UI" w:cs="Segoe UI"/>
          <w:color w:val="000000"/>
          <w:lang w:val="en-US"/>
        </w:rPr>
      </w:pPr>
      <w:r w:rsidRPr="002C7AD8">
        <w:rPr>
          <w:rStyle w:val="keyword"/>
          <w:rFonts w:ascii="Segoe UI" w:hAnsi="Segoe UI" w:cs="Segoe UI"/>
          <w:b/>
          <w:bCs/>
          <w:color w:val="006699"/>
          <w:bdr w:val="none" w:sz="0" w:space="0" w:color="auto" w:frame="1"/>
          <w:lang w:val="en-US"/>
        </w:rPr>
        <w:t>implements</w:t>
      </w:r>
      <w:r w:rsidRPr="002C7AD8">
        <w:rPr>
          <w:rFonts w:ascii="Segoe UI" w:hAnsi="Segoe UI" w:cs="Segoe UI"/>
          <w:color w:val="000000"/>
          <w:bdr w:val="none" w:sz="0" w:space="0" w:color="auto" w:frame="1"/>
          <w:lang w:val="en-US"/>
        </w:rPr>
        <w:t> Temporal, TemporalAdjuster, ChronoLocalDateTime&lt;LocalDate&gt;, Serializable  </w:t>
      </w:r>
    </w:p>
    <w:p w14:paraId="61CD9BC0" w14:textId="27DD11E2" w:rsidR="002C7AD8" w:rsidRDefault="002C7AD8" w:rsidP="002C7AD8">
      <w:pPr>
        <w:spacing w:after="0" w:line="375" w:lineRule="atLeast"/>
        <w:jc w:val="both"/>
        <w:rPr>
          <w:rFonts w:ascii="Segoe UI" w:hAnsi="Segoe UI" w:cs="Segoe UI"/>
          <w:color w:val="000000"/>
          <w:lang w:val="en-US"/>
        </w:rPr>
      </w:pPr>
    </w:p>
    <w:p w14:paraId="6703CB9D" w14:textId="77777777" w:rsidR="002C7AD8" w:rsidRPr="002C7AD8" w:rsidRDefault="002C7AD8" w:rsidP="002C7AD8">
      <w:pPr>
        <w:spacing w:after="0" w:line="375" w:lineRule="atLeast"/>
        <w:jc w:val="both"/>
        <w:rPr>
          <w:rFonts w:ascii="Segoe UI" w:hAnsi="Segoe UI" w:cs="Segoe UI"/>
          <w:color w:val="000000"/>
          <w:lang w:val="en-US"/>
        </w:rPr>
      </w:pPr>
    </w:p>
    <w:p w14:paraId="5C571678" w14:textId="21548426" w:rsidR="002C7AD8" w:rsidRDefault="002C7AD8" w:rsidP="002C7AD8">
      <w:pPr>
        <w:pStyle w:val="3"/>
        <w:shd w:val="clear" w:color="auto" w:fill="FFFFFF"/>
        <w:spacing w:line="312" w:lineRule="atLeast"/>
        <w:jc w:val="both"/>
        <w:rPr>
          <w:rFonts w:asciiTheme="minorHAnsi" w:hAnsiTheme="minorHAnsi"/>
          <w:b/>
          <w:bCs/>
          <w:color w:val="610B4B"/>
          <w:sz w:val="32"/>
          <w:szCs w:val="32"/>
        </w:rPr>
      </w:pPr>
      <w:proofErr w:type="spellStart"/>
      <w:r>
        <w:rPr>
          <w:rFonts w:ascii="Helvetica" w:hAnsi="Helvetica"/>
          <w:b/>
          <w:bCs/>
          <w:color w:val="610B4B"/>
          <w:sz w:val="32"/>
          <w:szCs w:val="32"/>
        </w:rPr>
        <w:t>Methods</w:t>
      </w:r>
      <w:proofErr w:type="spellEnd"/>
      <w:r>
        <w:rPr>
          <w:rFonts w:ascii="Helvetica" w:hAnsi="Helvetica"/>
          <w:b/>
          <w:bCs/>
          <w:color w:val="610B4B"/>
          <w:sz w:val="32"/>
          <w:szCs w:val="32"/>
        </w:rPr>
        <w:t xml:space="preserve"> </w:t>
      </w:r>
      <w:proofErr w:type="spellStart"/>
      <w:r>
        <w:rPr>
          <w:rFonts w:ascii="Helvetica" w:hAnsi="Helvetica"/>
          <w:b/>
          <w:bCs/>
          <w:color w:val="610B4B"/>
          <w:sz w:val="32"/>
          <w:szCs w:val="32"/>
        </w:rPr>
        <w:t>of</w:t>
      </w:r>
      <w:proofErr w:type="spellEnd"/>
      <w:r>
        <w:rPr>
          <w:rFonts w:ascii="Helvetica" w:hAnsi="Helvetica"/>
          <w:b/>
          <w:bCs/>
          <w:color w:val="610B4B"/>
          <w:sz w:val="32"/>
          <w:szCs w:val="32"/>
        </w:rPr>
        <w:t xml:space="preserve"> Java </w:t>
      </w:r>
      <w:proofErr w:type="spellStart"/>
      <w:r>
        <w:rPr>
          <w:rFonts w:ascii="Helvetica" w:hAnsi="Helvetica"/>
          <w:b/>
          <w:bCs/>
          <w:color w:val="610B4B"/>
          <w:sz w:val="32"/>
          <w:szCs w:val="32"/>
        </w:rPr>
        <w:t>LocalDateTime</w:t>
      </w:r>
      <w:proofErr w:type="spellEnd"/>
    </w:p>
    <w:p w14:paraId="425E5B74" w14:textId="77777777" w:rsidR="002C7AD8" w:rsidRPr="002C7AD8" w:rsidRDefault="002C7AD8" w:rsidP="002C7AD8"/>
    <w:tbl>
      <w:tblPr>
        <w:tblW w:w="10198"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5040"/>
        <w:gridCol w:w="5158"/>
      </w:tblGrid>
      <w:tr w:rsidR="002C7AD8" w14:paraId="5382A15E" w14:textId="77777777" w:rsidTr="002C7AD8">
        <w:tc>
          <w:tcPr>
            <w:tcW w:w="0" w:type="auto"/>
            <w:shd w:val="clear" w:color="auto" w:fill="C7CCBE"/>
            <w:tcMar>
              <w:top w:w="180" w:type="dxa"/>
              <w:left w:w="180" w:type="dxa"/>
              <w:bottom w:w="180" w:type="dxa"/>
              <w:right w:w="180" w:type="dxa"/>
            </w:tcMar>
            <w:hideMark/>
          </w:tcPr>
          <w:p w14:paraId="1405EB30" w14:textId="77777777" w:rsidR="002C7AD8" w:rsidRDefault="002C7AD8">
            <w:pPr>
              <w:rPr>
                <w:rFonts w:ascii="Times New Roman" w:hAnsi="Times New Roman"/>
                <w:b/>
                <w:bCs/>
                <w:color w:val="000000"/>
                <w:sz w:val="26"/>
                <w:szCs w:val="26"/>
              </w:rPr>
            </w:pPr>
            <w:proofErr w:type="spellStart"/>
            <w:r>
              <w:rPr>
                <w:b/>
                <w:bCs/>
                <w:color w:val="000000"/>
                <w:sz w:val="26"/>
                <w:szCs w:val="26"/>
              </w:rPr>
              <w:t>Method</w:t>
            </w:r>
            <w:proofErr w:type="spellEnd"/>
          </w:p>
        </w:tc>
        <w:tc>
          <w:tcPr>
            <w:tcW w:w="5158" w:type="dxa"/>
            <w:shd w:val="clear" w:color="auto" w:fill="C7CCBE"/>
            <w:tcMar>
              <w:top w:w="180" w:type="dxa"/>
              <w:left w:w="180" w:type="dxa"/>
              <w:bottom w:w="180" w:type="dxa"/>
              <w:right w:w="180" w:type="dxa"/>
            </w:tcMar>
            <w:hideMark/>
          </w:tcPr>
          <w:p w14:paraId="421C5200" w14:textId="77777777" w:rsidR="002C7AD8" w:rsidRDefault="002C7AD8">
            <w:pPr>
              <w:rPr>
                <w:b/>
                <w:bCs/>
                <w:color w:val="000000"/>
                <w:sz w:val="26"/>
                <w:szCs w:val="26"/>
              </w:rPr>
            </w:pPr>
            <w:proofErr w:type="spellStart"/>
            <w:r>
              <w:rPr>
                <w:b/>
                <w:bCs/>
                <w:color w:val="000000"/>
                <w:sz w:val="26"/>
                <w:szCs w:val="26"/>
              </w:rPr>
              <w:t>Description</w:t>
            </w:r>
            <w:proofErr w:type="spellEnd"/>
          </w:p>
        </w:tc>
      </w:tr>
      <w:tr w:rsidR="002C7AD8" w:rsidRPr="00EA16EA" w14:paraId="3919101C" w14:textId="77777777" w:rsidTr="002C7AD8">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575650B" w14:textId="77777777" w:rsidR="002C7AD8" w:rsidRDefault="002C7AD8">
            <w:pPr>
              <w:jc w:val="both"/>
              <w:rPr>
                <w:rFonts w:ascii="Segoe UI" w:hAnsi="Segoe UI" w:cs="Segoe UI"/>
                <w:color w:val="333333"/>
                <w:sz w:val="24"/>
                <w:szCs w:val="24"/>
              </w:rPr>
            </w:pPr>
            <w:proofErr w:type="spellStart"/>
            <w:r>
              <w:rPr>
                <w:rFonts w:ascii="Segoe UI" w:hAnsi="Segoe UI" w:cs="Segoe UI"/>
                <w:color w:val="333333"/>
              </w:rPr>
              <w:t>String</w:t>
            </w:r>
            <w:proofErr w:type="spellEnd"/>
            <w:r>
              <w:rPr>
                <w:rFonts w:ascii="Segoe UI" w:hAnsi="Segoe UI" w:cs="Segoe UI"/>
                <w:color w:val="333333"/>
              </w:rPr>
              <w:t xml:space="preserve"> </w:t>
            </w:r>
            <w:proofErr w:type="spellStart"/>
            <w:proofErr w:type="gramStart"/>
            <w:r>
              <w:rPr>
                <w:rFonts w:ascii="Segoe UI" w:hAnsi="Segoe UI" w:cs="Segoe UI"/>
                <w:color w:val="333333"/>
              </w:rPr>
              <w:t>format</w:t>
            </w:r>
            <w:proofErr w:type="spellEnd"/>
            <w:r>
              <w:rPr>
                <w:rFonts w:ascii="Segoe UI" w:hAnsi="Segoe UI" w:cs="Segoe UI"/>
                <w:color w:val="333333"/>
              </w:rPr>
              <w:t>(</w:t>
            </w:r>
            <w:proofErr w:type="spellStart"/>
            <w:proofErr w:type="gramEnd"/>
            <w:r>
              <w:rPr>
                <w:rFonts w:ascii="Segoe UI" w:hAnsi="Segoe UI" w:cs="Segoe UI"/>
                <w:color w:val="333333"/>
              </w:rPr>
              <w:t>DateTimeFormatter</w:t>
            </w:r>
            <w:proofErr w:type="spellEnd"/>
            <w:r>
              <w:rPr>
                <w:rFonts w:ascii="Segoe UI" w:hAnsi="Segoe UI" w:cs="Segoe UI"/>
                <w:color w:val="333333"/>
              </w:rPr>
              <w:t xml:space="preserve"> </w:t>
            </w:r>
            <w:proofErr w:type="spellStart"/>
            <w:r>
              <w:rPr>
                <w:rFonts w:ascii="Segoe UI" w:hAnsi="Segoe UI" w:cs="Segoe UI"/>
                <w:color w:val="333333"/>
              </w:rPr>
              <w:t>formatter</w:t>
            </w:r>
            <w:proofErr w:type="spellEnd"/>
            <w:r>
              <w:rPr>
                <w:rFonts w:ascii="Segoe UI" w:hAnsi="Segoe UI" w:cs="Segoe UI"/>
                <w:color w:val="333333"/>
              </w:rPr>
              <w:t>)</w:t>
            </w:r>
          </w:p>
        </w:tc>
        <w:tc>
          <w:tcPr>
            <w:tcW w:w="5158"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3B2454B" w14:textId="77777777" w:rsidR="002C7AD8" w:rsidRPr="002C7AD8" w:rsidRDefault="002C7AD8">
            <w:pPr>
              <w:jc w:val="both"/>
              <w:rPr>
                <w:rFonts w:ascii="Segoe UI" w:hAnsi="Segoe UI" w:cs="Segoe UI"/>
                <w:color w:val="333333"/>
                <w:lang w:val="en-US"/>
              </w:rPr>
            </w:pPr>
            <w:r w:rsidRPr="002C7AD8">
              <w:rPr>
                <w:rFonts w:ascii="Segoe UI" w:hAnsi="Segoe UI" w:cs="Segoe UI"/>
                <w:color w:val="333333"/>
                <w:lang w:val="en-US"/>
              </w:rPr>
              <w:t>It is used to format this date-time using the specified formatter.</w:t>
            </w:r>
          </w:p>
        </w:tc>
      </w:tr>
      <w:tr w:rsidR="002C7AD8" w:rsidRPr="00EA16EA" w14:paraId="0DB9F326" w14:textId="77777777" w:rsidTr="002C7AD8">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18BCF0D" w14:textId="77777777" w:rsidR="002C7AD8" w:rsidRDefault="002C7AD8">
            <w:pPr>
              <w:jc w:val="both"/>
              <w:rPr>
                <w:rFonts w:ascii="Segoe UI" w:hAnsi="Segoe UI" w:cs="Segoe UI"/>
                <w:color w:val="333333"/>
              </w:rPr>
            </w:pPr>
            <w:proofErr w:type="spellStart"/>
            <w:r>
              <w:rPr>
                <w:rFonts w:ascii="Segoe UI" w:hAnsi="Segoe UI" w:cs="Segoe UI"/>
                <w:color w:val="333333"/>
              </w:rPr>
              <w:t>int</w:t>
            </w:r>
            <w:proofErr w:type="spellEnd"/>
            <w:r>
              <w:rPr>
                <w:rFonts w:ascii="Segoe UI" w:hAnsi="Segoe UI" w:cs="Segoe UI"/>
                <w:color w:val="333333"/>
              </w:rPr>
              <w:t xml:space="preserve"> </w:t>
            </w:r>
            <w:proofErr w:type="spellStart"/>
            <w:proofErr w:type="gramStart"/>
            <w:r>
              <w:rPr>
                <w:rFonts w:ascii="Segoe UI" w:hAnsi="Segoe UI" w:cs="Segoe UI"/>
                <w:color w:val="333333"/>
              </w:rPr>
              <w:t>get</w:t>
            </w:r>
            <w:proofErr w:type="spellEnd"/>
            <w:r>
              <w:rPr>
                <w:rFonts w:ascii="Segoe UI" w:hAnsi="Segoe UI" w:cs="Segoe UI"/>
                <w:color w:val="333333"/>
              </w:rPr>
              <w:t>(</w:t>
            </w:r>
            <w:proofErr w:type="spellStart"/>
            <w:proofErr w:type="gramEnd"/>
            <w:r>
              <w:rPr>
                <w:rFonts w:ascii="Segoe UI" w:hAnsi="Segoe UI" w:cs="Segoe UI"/>
                <w:color w:val="333333"/>
              </w:rPr>
              <w:t>TemporalField</w:t>
            </w:r>
            <w:proofErr w:type="spellEnd"/>
            <w:r>
              <w:rPr>
                <w:rFonts w:ascii="Segoe UI" w:hAnsi="Segoe UI" w:cs="Segoe UI"/>
                <w:color w:val="333333"/>
              </w:rPr>
              <w:t xml:space="preserve"> </w:t>
            </w:r>
            <w:proofErr w:type="spellStart"/>
            <w:r>
              <w:rPr>
                <w:rFonts w:ascii="Segoe UI" w:hAnsi="Segoe UI" w:cs="Segoe UI"/>
                <w:color w:val="333333"/>
              </w:rPr>
              <w:t>field</w:t>
            </w:r>
            <w:proofErr w:type="spellEnd"/>
            <w:r>
              <w:rPr>
                <w:rFonts w:ascii="Segoe UI" w:hAnsi="Segoe UI" w:cs="Segoe UI"/>
                <w:color w:val="333333"/>
              </w:rPr>
              <w:t>)</w:t>
            </w:r>
          </w:p>
        </w:tc>
        <w:tc>
          <w:tcPr>
            <w:tcW w:w="5158"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B92E723" w14:textId="77777777" w:rsidR="002C7AD8" w:rsidRPr="002C7AD8" w:rsidRDefault="002C7AD8">
            <w:pPr>
              <w:jc w:val="both"/>
              <w:rPr>
                <w:rFonts w:ascii="Segoe UI" w:hAnsi="Segoe UI" w:cs="Segoe UI"/>
                <w:color w:val="333333"/>
                <w:lang w:val="en-US"/>
              </w:rPr>
            </w:pPr>
            <w:r w:rsidRPr="002C7AD8">
              <w:rPr>
                <w:rFonts w:ascii="Segoe UI" w:hAnsi="Segoe UI" w:cs="Segoe UI"/>
                <w:color w:val="333333"/>
                <w:lang w:val="en-US"/>
              </w:rPr>
              <w:t>It is used to get the value of the specified field from this date-time as an int.</w:t>
            </w:r>
          </w:p>
        </w:tc>
      </w:tr>
      <w:tr w:rsidR="002C7AD8" w:rsidRPr="00EA16EA" w14:paraId="3157A0F8" w14:textId="77777777" w:rsidTr="002C7AD8">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1B1AC95" w14:textId="77777777" w:rsidR="002C7AD8" w:rsidRDefault="002C7AD8">
            <w:pPr>
              <w:jc w:val="both"/>
              <w:rPr>
                <w:rFonts w:ascii="Segoe UI" w:hAnsi="Segoe UI" w:cs="Segoe UI"/>
                <w:color w:val="333333"/>
              </w:rPr>
            </w:pPr>
            <w:proofErr w:type="spellStart"/>
            <w:r>
              <w:rPr>
                <w:rFonts w:ascii="Segoe UI" w:hAnsi="Segoe UI" w:cs="Segoe UI"/>
                <w:color w:val="333333"/>
              </w:rPr>
              <w:t>LocalDateTime</w:t>
            </w:r>
            <w:proofErr w:type="spellEnd"/>
            <w:r>
              <w:rPr>
                <w:rFonts w:ascii="Segoe UI" w:hAnsi="Segoe UI" w:cs="Segoe UI"/>
                <w:color w:val="333333"/>
              </w:rPr>
              <w:t xml:space="preserve"> </w:t>
            </w:r>
            <w:proofErr w:type="spellStart"/>
            <w:proofErr w:type="gramStart"/>
            <w:r>
              <w:rPr>
                <w:rFonts w:ascii="Segoe UI" w:hAnsi="Segoe UI" w:cs="Segoe UI"/>
                <w:color w:val="333333"/>
              </w:rPr>
              <w:t>minusDays</w:t>
            </w:r>
            <w:proofErr w:type="spellEnd"/>
            <w:r>
              <w:rPr>
                <w:rFonts w:ascii="Segoe UI" w:hAnsi="Segoe UI" w:cs="Segoe UI"/>
                <w:color w:val="333333"/>
              </w:rPr>
              <w:t>(</w:t>
            </w:r>
            <w:proofErr w:type="spellStart"/>
            <w:proofErr w:type="gramEnd"/>
            <w:r>
              <w:rPr>
                <w:rFonts w:ascii="Segoe UI" w:hAnsi="Segoe UI" w:cs="Segoe UI"/>
                <w:color w:val="333333"/>
              </w:rPr>
              <w:t>long</w:t>
            </w:r>
            <w:proofErr w:type="spellEnd"/>
            <w:r>
              <w:rPr>
                <w:rFonts w:ascii="Segoe UI" w:hAnsi="Segoe UI" w:cs="Segoe UI"/>
                <w:color w:val="333333"/>
              </w:rPr>
              <w:t xml:space="preserve"> </w:t>
            </w:r>
            <w:proofErr w:type="spellStart"/>
            <w:r>
              <w:rPr>
                <w:rFonts w:ascii="Segoe UI" w:hAnsi="Segoe UI" w:cs="Segoe UI"/>
                <w:color w:val="333333"/>
              </w:rPr>
              <w:t>days</w:t>
            </w:r>
            <w:proofErr w:type="spellEnd"/>
            <w:r>
              <w:rPr>
                <w:rFonts w:ascii="Segoe UI" w:hAnsi="Segoe UI" w:cs="Segoe UI"/>
                <w:color w:val="333333"/>
              </w:rPr>
              <w:t>)</w:t>
            </w:r>
          </w:p>
        </w:tc>
        <w:tc>
          <w:tcPr>
            <w:tcW w:w="5158"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8369751" w14:textId="77777777" w:rsidR="002C7AD8" w:rsidRPr="002C7AD8" w:rsidRDefault="002C7AD8">
            <w:pPr>
              <w:jc w:val="both"/>
              <w:rPr>
                <w:rFonts w:ascii="Segoe UI" w:hAnsi="Segoe UI" w:cs="Segoe UI"/>
                <w:color w:val="333333"/>
                <w:lang w:val="en-US"/>
              </w:rPr>
            </w:pPr>
            <w:r w:rsidRPr="002C7AD8">
              <w:rPr>
                <w:rFonts w:ascii="Segoe UI" w:hAnsi="Segoe UI" w:cs="Segoe UI"/>
                <w:color w:val="333333"/>
                <w:lang w:val="en-US"/>
              </w:rPr>
              <w:t xml:space="preserve">It is used to return a copy of this </w:t>
            </w:r>
            <w:proofErr w:type="spellStart"/>
            <w:r w:rsidRPr="002C7AD8">
              <w:rPr>
                <w:rFonts w:ascii="Segoe UI" w:hAnsi="Segoe UI" w:cs="Segoe UI"/>
                <w:color w:val="333333"/>
                <w:lang w:val="en-US"/>
              </w:rPr>
              <w:t>LocalDateTime</w:t>
            </w:r>
            <w:proofErr w:type="spellEnd"/>
            <w:r w:rsidRPr="002C7AD8">
              <w:rPr>
                <w:rFonts w:ascii="Segoe UI" w:hAnsi="Segoe UI" w:cs="Segoe UI"/>
                <w:color w:val="333333"/>
                <w:lang w:val="en-US"/>
              </w:rPr>
              <w:t xml:space="preserve"> with the specified number of days subtracted.</w:t>
            </w:r>
          </w:p>
        </w:tc>
      </w:tr>
      <w:tr w:rsidR="002C7AD8" w:rsidRPr="00EA16EA" w14:paraId="5BE65F49" w14:textId="77777777" w:rsidTr="002C7AD8">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9C719D2" w14:textId="77777777" w:rsidR="002C7AD8" w:rsidRDefault="002C7AD8">
            <w:pPr>
              <w:jc w:val="both"/>
              <w:rPr>
                <w:rFonts w:ascii="Segoe UI" w:hAnsi="Segoe UI" w:cs="Segoe UI"/>
                <w:color w:val="333333"/>
              </w:rPr>
            </w:pPr>
            <w:proofErr w:type="spellStart"/>
            <w:r>
              <w:rPr>
                <w:rFonts w:ascii="Segoe UI" w:hAnsi="Segoe UI" w:cs="Segoe UI"/>
                <w:color w:val="333333"/>
              </w:rPr>
              <w:t>static</w:t>
            </w:r>
            <w:proofErr w:type="spellEnd"/>
            <w:r>
              <w:rPr>
                <w:rFonts w:ascii="Segoe UI" w:hAnsi="Segoe UI" w:cs="Segoe UI"/>
                <w:color w:val="333333"/>
              </w:rPr>
              <w:t xml:space="preserve"> </w:t>
            </w:r>
            <w:proofErr w:type="spellStart"/>
            <w:r>
              <w:rPr>
                <w:rFonts w:ascii="Segoe UI" w:hAnsi="Segoe UI" w:cs="Segoe UI"/>
                <w:color w:val="333333"/>
              </w:rPr>
              <w:t>LocalDateTime</w:t>
            </w:r>
            <w:proofErr w:type="spellEnd"/>
            <w:r>
              <w:rPr>
                <w:rFonts w:ascii="Segoe UI" w:hAnsi="Segoe UI" w:cs="Segoe UI"/>
                <w:color w:val="333333"/>
              </w:rPr>
              <w:t xml:space="preserve"> </w:t>
            </w:r>
            <w:proofErr w:type="spellStart"/>
            <w:proofErr w:type="gramStart"/>
            <w:r>
              <w:rPr>
                <w:rFonts w:ascii="Segoe UI" w:hAnsi="Segoe UI" w:cs="Segoe UI"/>
                <w:color w:val="333333"/>
              </w:rPr>
              <w:t>now</w:t>
            </w:r>
            <w:proofErr w:type="spellEnd"/>
            <w:r>
              <w:rPr>
                <w:rFonts w:ascii="Segoe UI" w:hAnsi="Segoe UI" w:cs="Segoe UI"/>
                <w:color w:val="333333"/>
              </w:rPr>
              <w:t>(</w:t>
            </w:r>
            <w:proofErr w:type="gramEnd"/>
            <w:r>
              <w:rPr>
                <w:rFonts w:ascii="Segoe UI" w:hAnsi="Segoe UI" w:cs="Segoe UI"/>
                <w:color w:val="333333"/>
              </w:rPr>
              <w:t>)</w:t>
            </w:r>
          </w:p>
        </w:tc>
        <w:tc>
          <w:tcPr>
            <w:tcW w:w="5158"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6364AF5" w14:textId="77777777" w:rsidR="002C7AD8" w:rsidRPr="002C7AD8" w:rsidRDefault="002C7AD8">
            <w:pPr>
              <w:jc w:val="both"/>
              <w:rPr>
                <w:rFonts w:ascii="Segoe UI" w:hAnsi="Segoe UI" w:cs="Segoe UI"/>
                <w:color w:val="333333"/>
                <w:lang w:val="en-US"/>
              </w:rPr>
            </w:pPr>
            <w:r w:rsidRPr="002C7AD8">
              <w:rPr>
                <w:rFonts w:ascii="Segoe UI" w:hAnsi="Segoe UI" w:cs="Segoe UI"/>
                <w:color w:val="333333"/>
                <w:lang w:val="en-US"/>
              </w:rPr>
              <w:t>It is used to obtain the current date-time from the system clock in the default time-zone.</w:t>
            </w:r>
          </w:p>
        </w:tc>
      </w:tr>
      <w:tr w:rsidR="002C7AD8" w:rsidRPr="00EA16EA" w14:paraId="16A074E6" w14:textId="77777777" w:rsidTr="002C7AD8">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FE25BE5" w14:textId="77777777" w:rsidR="002C7AD8" w:rsidRPr="002C7AD8" w:rsidRDefault="002C7AD8">
            <w:pPr>
              <w:jc w:val="both"/>
              <w:rPr>
                <w:rFonts w:ascii="Segoe UI" w:hAnsi="Segoe UI" w:cs="Segoe UI"/>
                <w:color w:val="333333"/>
                <w:lang w:val="en-US"/>
              </w:rPr>
            </w:pPr>
            <w:r w:rsidRPr="002C7AD8">
              <w:rPr>
                <w:rFonts w:ascii="Segoe UI" w:hAnsi="Segoe UI" w:cs="Segoe UI"/>
                <w:color w:val="333333"/>
                <w:lang w:val="en-US"/>
              </w:rPr>
              <w:t xml:space="preserve">static </w:t>
            </w:r>
            <w:proofErr w:type="spellStart"/>
            <w:r w:rsidRPr="002C7AD8">
              <w:rPr>
                <w:rFonts w:ascii="Segoe UI" w:hAnsi="Segoe UI" w:cs="Segoe UI"/>
                <w:color w:val="333333"/>
                <w:lang w:val="en-US"/>
              </w:rPr>
              <w:t>LocalDateTime</w:t>
            </w:r>
            <w:proofErr w:type="spellEnd"/>
            <w:r w:rsidRPr="002C7AD8">
              <w:rPr>
                <w:rFonts w:ascii="Segoe UI" w:hAnsi="Segoe UI" w:cs="Segoe UI"/>
                <w:color w:val="333333"/>
                <w:lang w:val="en-US"/>
              </w:rPr>
              <w:t xml:space="preserve"> </w:t>
            </w:r>
            <w:proofErr w:type="gramStart"/>
            <w:r w:rsidRPr="002C7AD8">
              <w:rPr>
                <w:rFonts w:ascii="Segoe UI" w:hAnsi="Segoe UI" w:cs="Segoe UI"/>
                <w:color w:val="333333"/>
                <w:lang w:val="en-US"/>
              </w:rPr>
              <w:t>of(</w:t>
            </w:r>
            <w:proofErr w:type="spellStart"/>
            <w:proofErr w:type="gramEnd"/>
            <w:r w:rsidRPr="002C7AD8">
              <w:rPr>
                <w:rFonts w:ascii="Segoe UI" w:hAnsi="Segoe UI" w:cs="Segoe UI"/>
                <w:color w:val="333333"/>
                <w:lang w:val="en-US"/>
              </w:rPr>
              <w:t>LocalDate</w:t>
            </w:r>
            <w:proofErr w:type="spellEnd"/>
            <w:r w:rsidRPr="002C7AD8">
              <w:rPr>
                <w:rFonts w:ascii="Segoe UI" w:hAnsi="Segoe UI" w:cs="Segoe UI"/>
                <w:color w:val="333333"/>
                <w:lang w:val="en-US"/>
              </w:rPr>
              <w:t xml:space="preserve"> date, </w:t>
            </w:r>
            <w:proofErr w:type="spellStart"/>
            <w:r w:rsidRPr="002C7AD8">
              <w:rPr>
                <w:rFonts w:ascii="Segoe UI" w:hAnsi="Segoe UI" w:cs="Segoe UI"/>
                <w:color w:val="333333"/>
                <w:lang w:val="en-US"/>
              </w:rPr>
              <w:t>LocalTime</w:t>
            </w:r>
            <w:proofErr w:type="spellEnd"/>
            <w:r w:rsidRPr="002C7AD8">
              <w:rPr>
                <w:rFonts w:ascii="Segoe UI" w:hAnsi="Segoe UI" w:cs="Segoe UI"/>
                <w:color w:val="333333"/>
                <w:lang w:val="en-US"/>
              </w:rPr>
              <w:t xml:space="preserve"> time)</w:t>
            </w:r>
          </w:p>
        </w:tc>
        <w:tc>
          <w:tcPr>
            <w:tcW w:w="5158"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9EC3B02" w14:textId="77777777" w:rsidR="002C7AD8" w:rsidRPr="002C7AD8" w:rsidRDefault="002C7AD8">
            <w:pPr>
              <w:jc w:val="both"/>
              <w:rPr>
                <w:rFonts w:ascii="Segoe UI" w:hAnsi="Segoe UI" w:cs="Segoe UI"/>
                <w:color w:val="333333"/>
                <w:lang w:val="en-US"/>
              </w:rPr>
            </w:pPr>
            <w:r w:rsidRPr="002C7AD8">
              <w:rPr>
                <w:rFonts w:ascii="Segoe UI" w:hAnsi="Segoe UI" w:cs="Segoe UI"/>
                <w:color w:val="333333"/>
                <w:lang w:val="en-US"/>
              </w:rPr>
              <w:t xml:space="preserve">It is used to obtain an instance of </w:t>
            </w:r>
            <w:proofErr w:type="spellStart"/>
            <w:r w:rsidRPr="002C7AD8">
              <w:rPr>
                <w:rFonts w:ascii="Segoe UI" w:hAnsi="Segoe UI" w:cs="Segoe UI"/>
                <w:color w:val="333333"/>
                <w:lang w:val="en-US"/>
              </w:rPr>
              <w:t>LocalDateTime</w:t>
            </w:r>
            <w:proofErr w:type="spellEnd"/>
            <w:r w:rsidRPr="002C7AD8">
              <w:rPr>
                <w:rFonts w:ascii="Segoe UI" w:hAnsi="Segoe UI" w:cs="Segoe UI"/>
                <w:color w:val="333333"/>
                <w:lang w:val="en-US"/>
              </w:rPr>
              <w:t xml:space="preserve"> from a date and time.</w:t>
            </w:r>
          </w:p>
        </w:tc>
      </w:tr>
      <w:tr w:rsidR="002C7AD8" w:rsidRPr="00EA16EA" w14:paraId="30B3D707" w14:textId="77777777" w:rsidTr="002C7AD8">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4B165BC" w14:textId="77777777" w:rsidR="002C7AD8" w:rsidRDefault="002C7AD8">
            <w:pPr>
              <w:jc w:val="both"/>
              <w:rPr>
                <w:rFonts w:ascii="Segoe UI" w:hAnsi="Segoe UI" w:cs="Segoe UI"/>
                <w:color w:val="333333"/>
              </w:rPr>
            </w:pPr>
            <w:proofErr w:type="spellStart"/>
            <w:r>
              <w:rPr>
                <w:rFonts w:ascii="Segoe UI" w:hAnsi="Segoe UI" w:cs="Segoe UI"/>
                <w:color w:val="333333"/>
              </w:rPr>
              <w:t>LocalDateTime</w:t>
            </w:r>
            <w:proofErr w:type="spellEnd"/>
            <w:r>
              <w:rPr>
                <w:rFonts w:ascii="Segoe UI" w:hAnsi="Segoe UI" w:cs="Segoe UI"/>
                <w:color w:val="333333"/>
              </w:rPr>
              <w:t xml:space="preserve"> </w:t>
            </w:r>
            <w:proofErr w:type="spellStart"/>
            <w:proofErr w:type="gramStart"/>
            <w:r>
              <w:rPr>
                <w:rFonts w:ascii="Segoe UI" w:hAnsi="Segoe UI" w:cs="Segoe UI"/>
                <w:color w:val="333333"/>
              </w:rPr>
              <w:t>plusDays</w:t>
            </w:r>
            <w:proofErr w:type="spellEnd"/>
            <w:r>
              <w:rPr>
                <w:rFonts w:ascii="Segoe UI" w:hAnsi="Segoe UI" w:cs="Segoe UI"/>
                <w:color w:val="333333"/>
              </w:rPr>
              <w:t>(</w:t>
            </w:r>
            <w:proofErr w:type="spellStart"/>
            <w:proofErr w:type="gramEnd"/>
            <w:r>
              <w:rPr>
                <w:rFonts w:ascii="Segoe UI" w:hAnsi="Segoe UI" w:cs="Segoe UI"/>
                <w:color w:val="333333"/>
              </w:rPr>
              <w:t>long</w:t>
            </w:r>
            <w:proofErr w:type="spellEnd"/>
            <w:r>
              <w:rPr>
                <w:rFonts w:ascii="Segoe UI" w:hAnsi="Segoe UI" w:cs="Segoe UI"/>
                <w:color w:val="333333"/>
              </w:rPr>
              <w:t xml:space="preserve"> </w:t>
            </w:r>
            <w:proofErr w:type="spellStart"/>
            <w:r>
              <w:rPr>
                <w:rFonts w:ascii="Segoe UI" w:hAnsi="Segoe UI" w:cs="Segoe UI"/>
                <w:color w:val="333333"/>
              </w:rPr>
              <w:t>days</w:t>
            </w:r>
            <w:proofErr w:type="spellEnd"/>
            <w:r>
              <w:rPr>
                <w:rFonts w:ascii="Segoe UI" w:hAnsi="Segoe UI" w:cs="Segoe UI"/>
                <w:color w:val="333333"/>
              </w:rPr>
              <w:t>)</w:t>
            </w:r>
          </w:p>
        </w:tc>
        <w:tc>
          <w:tcPr>
            <w:tcW w:w="5158"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498B064" w14:textId="77777777" w:rsidR="002C7AD8" w:rsidRPr="002C7AD8" w:rsidRDefault="002C7AD8">
            <w:pPr>
              <w:jc w:val="both"/>
              <w:rPr>
                <w:rFonts w:ascii="Segoe UI" w:hAnsi="Segoe UI" w:cs="Segoe UI"/>
                <w:color w:val="333333"/>
                <w:lang w:val="en-US"/>
              </w:rPr>
            </w:pPr>
            <w:r w:rsidRPr="002C7AD8">
              <w:rPr>
                <w:rFonts w:ascii="Segoe UI" w:hAnsi="Segoe UI" w:cs="Segoe UI"/>
                <w:color w:val="333333"/>
                <w:lang w:val="en-US"/>
              </w:rPr>
              <w:t xml:space="preserve">It is used to return a copy of this </w:t>
            </w:r>
            <w:proofErr w:type="spellStart"/>
            <w:r w:rsidRPr="002C7AD8">
              <w:rPr>
                <w:rFonts w:ascii="Segoe UI" w:hAnsi="Segoe UI" w:cs="Segoe UI"/>
                <w:color w:val="333333"/>
                <w:lang w:val="en-US"/>
              </w:rPr>
              <w:t>LocalDateTime</w:t>
            </w:r>
            <w:proofErr w:type="spellEnd"/>
            <w:r w:rsidRPr="002C7AD8">
              <w:rPr>
                <w:rFonts w:ascii="Segoe UI" w:hAnsi="Segoe UI" w:cs="Segoe UI"/>
                <w:color w:val="333333"/>
                <w:lang w:val="en-US"/>
              </w:rPr>
              <w:t xml:space="preserve"> with the specified number of days added.</w:t>
            </w:r>
          </w:p>
        </w:tc>
      </w:tr>
      <w:tr w:rsidR="002C7AD8" w:rsidRPr="00EA16EA" w14:paraId="7C053035" w14:textId="77777777" w:rsidTr="002C7AD8">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E4CF431" w14:textId="77777777" w:rsidR="002C7AD8" w:rsidRDefault="002C7AD8">
            <w:pPr>
              <w:jc w:val="both"/>
              <w:rPr>
                <w:rFonts w:ascii="Segoe UI" w:hAnsi="Segoe UI" w:cs="Segoe UI"/>
                <w:color w:val="333333"/>
              </w:rPr>
            </w:pPr>
            <w:proofErr w:type="spellStart"/>
            <w:r>
              <w:rPr>
                <w:rFonts w:ascii="Segoe UI" w:hAnsi="Segoe UI" w:cs="Segoe UI"/>
                <w:color w:val="333333"/>
              </w:rPr>
              <w:lastRenderedPageBreak/>
              <w:t>boolean</w:t>
            </w:r>
            <w:proofErr w:type="spellEnd"/>
            <w:r>
              <w:rPr>
                <w:rFonts w:ascii="Segoe UI" w:hAnsi="Segoe UI" w:cs="Segoe UI"/>
                <w:color w:val="333333"/>
              </w:rPr>
              <w:t xml:space="preserve"> </w:t>
            </w:r>
            <w:proofErr w:type="spellStart"/>
            <w:proofErr w:type="gramStart"/>
            <w:r>
              <w:rPr>
                <w:rFonts w:ascii="Segoe UI" w:hAnsi="Segoe UI" w:cs="Segoe UI"/>
                <w:color w:val="333333"/>
              </w:rPr>
              <w:t>equals</w:t>
            </w:r>
            <w:proofErr w:type="spellEnd"/>
            <w:r>
              <w:rPr>
                <w:rFonts w:ascii="Segoe UI" w:hAnsi="Segoe UI" w:cs="Segoe UI"/>
                <w:color w:val="333333"/>
              </w:rPr>
              <w:t>(</w:t>
            </w:r>
            <w:proofErr w:type="gramEnd"/>
            <w:r>
              <w:rPr>
                <w:rFonts w:ascii="Segoe UI" w:hAnsi="Segoe UI" w:cs="Segoe UI"/>
                <w:color w:val="333333"/>
              </w:rPr>
              <w:t xml:space="preserve">Object </w:t>
            </w:r>
            <w:proofErr w:type="spellStart"/>
            <w:r>
              <w:rPr>
                <w:rFonts w:ascii="Segoe UI" w:hAnsi="Segoe UI" w:cs="Segoe UI"/>
                <w:color w:val="333333"/>
              </w:rPr>
              <w:t>obj</w:t>
            </w:r>
            <w:proofErr w:type="spellEnd"/>
            <w:r>
              <w:rPr>
                <w:rFonts w:ascii="Segoe UI" w:hAnsi="Segoe UI" w:cs="Segoe UI"/>
                <w:color w:val="333333"/>
              </w:rPr>
              <w:t>)</w:t>
            </w:r>
          </w:p>
        </w:tc>
        <w:tc>
          <w:tcPr>
            <w:tcW w:w="5158"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940F508" w14:textId="77777777" w:rsidR="002C7AD8" w:rsidRPr="002C7AD8" w:rsidRDefault="002C7AD8">
            <w:pPr>
              <w:jc w:val="both"/>
              <w:rPr>
                <w:rFonts w:ascii="Segoe UI" w:hAnsi="Segoe UI" w:cs="Segoe UI"/>
                <w:color w:val="333333"/>
                <w:lang w:val="en-US"/>
              </w:rPr>
            </w:pPr>
            <w:r w:rsidRPr="002C7AD8">
              <w:rPr>
                <w:rFonts w:ascii="Segoe UI" w:hAnsi="Segoe UI" w:cs="Segoe UI"/>
                <w:color w:val="333333"/>
                <w:lang w:val="en-US"/>
              </w:rPr>
              <w:t>It is used to check if this date-time is equal to another date-time.</w:t>
            </w:r>
          </w:p>
        </w:tc>
      </w:tr>
    </w:tbl>
    <w:p w14:paraId="6E176E91" w14:textId="2314A6D2" w:rsidR="002C7AD8" w:rsidRDefault="002C7AD8" w:rsidP="002C7AD8">
      <w:pPr>
        <w:pStyle w:val="2"/>
        <w:shd w:val="clear" w:color="auto" w:fill="FFFFFF"/>
        <w:spacing w:line="312" w:lineRule="atLeast"/>
        <w:jc w:val="both"/>
        <w:rPr>
          <w:rFonts w:ascii="Helvetica" w:hAnsi="Helvetica"/>
          <w:b w:val="0"/>
          <w:bCs w:val="0"/>
          <w:color w:val="610B38"/>
          <w:sz w:val="38"/>
          <w:szCs w:val="38"/>
          <w:lang w:val="en-US"/>
        </w:rPr>
      </w:pPr>
      <w:r w:rsidRPr="002C7AD8">
        <w:rPr>
          <w:rFonts w:ascii="Helvetica" w:hAnsi="Helvetica"/>
          <w:b w:val="0"/>
          <w:bCs w:val="0"/>
          <w:color w:val="610B38"/>
          <w:sz w:val="38"/>
          <w:szCs w:val="38"/>
          <w:lang w:val="en-US"/>
        </w:rPr>
        <w:t xml:space="preserve">Java </w:t>
      </w:r>
      <w:proofErr w:type="spellStart"/>
      <w:r w:rsidRPr="002C7AD8">
        <w:rPr>
          <w:rFonts w:ascii="Helvetica" w:hAnsi="Helvetica"/>
          <w:b w:val="0"/>
          <w:bCs w:val="0"/>
          <w:color w:val="610B38"/>
          <w:sz w:val="38"/>
          <w:szCs w:val="38"/>
          <w:lang w:val="en-US"/>
        </w:rPr>
        <w:t>LocalDateTime</w:t>
      </w:r>
      <w:proofErr w:type="spellEnd"/>
      <w:r w:rsidRPr="002C7AD8">
        <w:rPr>
          <w:rFonts w:ascii="Helvetica" w:hAnsi="Helvetica"/>
          <w:b w:val="0"/>
          <w:bCs w:val="0"/>
          <w:color w:val="610B38"/>
          <w:sz w:val="38"/>
          <w:szCs w:val="38"/>
          <w:lang w:val="en-US"/>
        </w:rPr>
        <w:t xml:space="preserve"> Example</w:t>
      </w:r>
    </w:p>
    <w:p w14:paraId="6A50951D" w14:textId="77777777" w:rsidR="002C7AD8" w:rsidRPr="002C7AD8" w:rsidRDefault="002C7AD8" w:rsidP="002C7AD8">
      <w:pPr>
        <w:pStyle w:val="2"/>
        <w:shd w:val="clear" w:color="auto" w:fill="FFFFFF"/>
        <w:spacing w:line="312" w:lineRule="atLeast"/>
        <w:jc w:val="both"/>
        <w:rPr>
          <w:rFonts w:ascii="Helvetica" w:hAnsi="Helvetica"/>
          <w:b w:val="0"/>
          <w:bCs w:val="0"/>
          <w:color w:val="610B38"/>
          <w:sz w:val="38"/>
          <w:szCs w:val="38"/>
          <w:lang w:val="en-US"/>
        </w:rPr>
      </w:pPr>
    </w:p>
    <w:p w14:paraId="035604C3" w14:textId="77777777" w:rsidR="002C7AD8" w:rsidRDefault="002C7AD8" w:rsidP="002C7AD8">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 xml:space="preserve">REPO:  lessons </w:t>
      </w:r>
    </w:p>
    <w:p w14:paraId="16014F16" w14:textId="3AD8A566" w:rsidR="002C7AD8" w:rsidRDefault="002C7AD8" w:rsidP="002C7AD8">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Package: month2.lesson12</w:t>
      </w:r>
    </w:p>
    <w:p w14:paraId="47C3001A" w14:textId="39E54ECB" w:rsidR="002C7AD8" w:rsidRDefault="002C7AD8" w:rsidP="002C7AD8">
      <w:pPr>
        <w:pStyle w:val="a3"/>
        <w:spacing w:before="120" w:beforeAutospacing="0" w:after="144" w:afterAutospacing="0"/>
        <w:jc w:val="both"/>
        <w:rPr>
          <w:rFonts w:ascii="Nunito" w:hAnsi="Nunito"/>
          <w:i/>
          <w:iCs/>
          <w:color w:val="000000"/>
          <w:lang w:val="en-US"/>
        </w:rPr>
      </w:pPr>
      <w:r>
        <w:rPr>
          <w:rFonts w:ascii="Nunito" w:hAnsi="Nunito"/>
          <w:i/>
          <w:iCs/>
          <w:color w:val="000000"/>
          <w:lang w:val="en-US"/>
        </w:rPr>
        <w:t>LocalDateTimeEx.java</w:t>
      </w:r>
    </w:p>
    <w:p w14:paraId="3CCD17BE" w14:textId="307556AC" w:rsidR="002C7AD8" w:rsidRDefault="002C7AD8" w:rsidP="002C7AD8">
      <w:pPr>
        <w:pStyle w:val="a3"/>
        <w:spacing w:before="120" w:beforeAutospacing="0" w:after="144" w:afterAutospacing="0"/>
        <w:jc w:val="both"/>
        <w:rPr>
          <w:rFonts w:ascii="Nunito" w:hAnsi="Nunito"/>
          <w:i/>
          <w:iCs/>
          <w:color w:val="000000"/>
          <w:lang w:val="en-US"/>
        </w:rPr>
      </w:pPr>
    </w:p>
    <w:p w14:paraId="208AD5DC" w14:textId="77777777" w:rsidR="002C7AD8" w:rsidRDefault="002C7AD8" w:rsidP="002C7AD8">
      <w:pPr>
        <w:pStyle w:val="a3"/>
        <w:spacing w:before="120" w:beforeAutospacing="0" w:after="144" w:afterAutospacing="0"/>
        <w:jc w:val="both"/>
        <w:rPr>
          <w:rFonts w:ascii="Nunito" w:hAnsi="Nunito"/>
          <w:i/>
          <w:iCs/>
          <w:color w:val="000000"/>
          <w:lang w:val="en-US"/>
        </w:rPr>
      </w:pPr>
    </w:p>
    <w:p w14:paraId="41F43A13" w14:textId="1EE7C714" w:rsidR="002C7AD8" w:rsidRDefault="00000000" w:rsidP="002C7AD8">
      <w:pPr>
        <w:pStyle w:val="a3"/>
        <w:spacing w:before="120" w:beforeAutospacing="0" w:after="144" w:afterAutospacing="0"/>
        <w:jc w:val="both"/>
      </w:pPr>
      <w:r>
        <w:pict w14:anchorId="1EBD409B">
          <v:rect id="_x0000_i1056" style="width:0;height:.75pt" o:hrstd="t" o:hrnoshade="t" o:hr="t" fillcolor="#d4d4d4" stroked="f"/>
        </w:pict>
      </w:r>
    </w:p>
    <w:p w14:paraId="5164B801" w14:textId="3A91AC6B" w:rsidR="002C7AD8" w:rsidRPr="004C1674" w:rsidRDefault="002C7AD8" w:rsidP="002C7AD8">
      <w:pPr>
        <w:pStyle w:val="2"/>
        <w:shd w:val="clear" w:color="auto" w:fill="FFFFFF"/>
        <w:spacing w:line="312" w:lineRule="atLeast"/>
        <w:jc w:val="both"/>
        <w:rPr>
          <w:rFonts w:asciiTheme="minorHAnsi" w:hAnsiTheme="minorHAnsi"/>
          <w:b w:val="0"/>
          <w:bCs w:val="0"/>
          <w:color w:val="610B38"/>
          <w:sz w:val="38"/>
          <w:szCs w:val="38"/>
          <w:lang w:val="en-US"/>
        </w:rPr>
      </w:pPr>
      <w:r w:rsidRPr="004C1674">
        <w:rPr>
          <w:rFonts w:ascii="Helvetica" w:hAnsi="Helvetica"/>
          <w:b w:val="0"/>
          <w:bCs w:val="0"/>
          <w:color w:val="610B38"/>
          <w:sz w:val="38"/>
          <w:szCs w:val="38"/>
          <w:lang w:val="en-US"/>
        </w:rPr>
        <w:t xml:space="preserve">Java </w:t>
      </w:r>
      <w:proofErr w:type="spellStart"/>
      <w:r w:rsidRPr="004C1674">
        <w:rPr>
          <w:rFonts w:ascii="Helvetica" w:hAnsi="Helvetica"/>
          <w:b w:val="0"/>
          <w:bCs w:val="0"/>
          <w:color w:val="610B38"/>
          <w:sz w:val="38"/>
          <w:szCs w:val="38"/>
          <w:lang w:val="en-US"/>
        </w:rPr>
        <w:t>LocalDateTime</w:t>
      </w:r>
      <w:proofErr w:type="spellEnd"/>
      <w:r w:rsidRPr="004C1674">
        <w:rPr>
          <w:rFonts w:ascii="Helvetica" w:hAnsi="Helvetica"/>
          <w:b w:val="0"/>
          <w:bCs w:val="0"/>
          <w:color w:val="610B38"/>
          <w:sz w:val="38"/>
          <w:szCs w:val="38"/>
          <w:lang w:val="en-US"/>
        </w:rPr>
        <w:t xml:space="preserve"> Example: </w:t>
      </w:r>
      <w:proofErr w:type="gramStart"/>
      <w:r w:rsidRPr="004C1674">
        <w:rPr>
          <w:rFonts w:ascii="Helvetica" w:hAnsi="Helvetica"/>
          <w:b w:val="0"/>
          <w:bCs w:val="0"/>
          <w:color w:val="610B38"/>
          <w:sz w:val="38"/>
          <w:szCs w:val="38"/>
          <w:lang w:val="en-US"/>
        </w:rPr>
        <w:t>now(</w:t>
      </w:r>
      <w:proofErr w:type="gramEnd"/>
      <w:r w:rsidRPr="004C1674">
        <w:rPr>
          <w:rFonts w:ascii="Helvetica" w:hAnsi="Helvetica"/>
          <w:b w:val="0"/>
          <w:bCs w:val="0"/>
          <w:color w:val="610B38"/>
          <w:sz w:val="38"/>
          <w:szCs w:val="38"/>
          <w:lang w:val="en-US"/>
        </w:rPr>
        <w:t>)</w:t>
      </w:r>
    </w:p>
    <w:p w14:paraId="52D40A72" w14:textId="77777777" w:rsidR="002C7AD8" w:rsidRPr="004C1674" w:rsidRDefault="002C7AD8" w:rsidP="002C7AD8">
      <w:pPr>
        <w:pStyle w:val="2"/>
        <w:shd w:val="clear" w:color="auto" w:fill="FFFFFF"/>
        <w:spacing w:line="312" w:lineRule="atLeast"/>
        <w:jc w:val="both"/>
        <w:rPr>
          <w:rFonts w:asciiTheme="minorHAnsi" w:hAnsiTheme="minorHAnsi"/>
          <w:b w:val="0"/>
          <w:bCs w:val="0"/>
          <w:color w:val="610B38"/>
          <w:sz w:val="38"/>
          <w:szCs w:val="38"/>
          <w:lang w:val="en-US"/>
        </w:rPr>
      </w:pPr>
    </w:p>
    <w:p w14:paraId="0274082B" w14:textId="77777777" w:rsidR="002C7AD8" w:rsidRDefault="002C7AD8" w:rsidP="002C7AD8">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 xml:space="preserve">REPO:  lessons </w:t>
      </w:r>
    </w:p>
    <w:p w14:paraId="386A1377" w14:textId="77777777" w:rsidR="002C7AD8" w:rsidRDefault="002C7AD8" w:rsidP="002C7AD8">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Package: month2.lesson12</w:t>
      </w:r>
    </w:p>
    <w:p w14:paraId="36661937" w14:textId="6BFC4F79" w:rsidR="002C7AD8" w:rsidRPr="002C7AD8" w:rsidRDefault="002C7AD8" w:rsidP="002C7AD8">
      <w:pPr>
        <w:pStyle w:val="a3"/>
        <w:spacing w:before="120" w:beforeAutospacing="0" w:after="144" w:afterAutospacing="0"/>
        <w:jc w:val="both"/>
        <w:rPr>
          <w:rFonts w:ascii="Nunito" w:hAnsi="Nunito"/>
          <w:i/>
          <w:iCs/>
          <w:color w:val="000000"/>
          <w:lang w:val="en-US"/>
        </w:rPr>
      </w:pPr>
      <w:r>
        <w:rPr>
          <w:rFonts w:ascii="Nunito" w:hAnsi="Nunito"/>
          <w:i/>
          <w:iCs/>
          <w:color w:val="000000"/>
          <w:lang w:val="en-US"/>
        </w:rPr>
        <w:t>LocalDateTimeNow.java</w:t>
      </w:r>
    </w:p>
    <w:p w14:paraId="4E789189" w14:textId="77777777" w:rsidR="002C7AD8" w:rsidRPr="002C7AD8" w:rsidRDefault="002C7AD8" w:rsidP="002C7AD8">
      <w:pPr>
        <w:pStyle w:val="2"/>
        <w:shd w:val="clear" w:color="auto" w:fill="FFFFFF"/>
        <w:spacing w:line="312" w:lineRule="atLeast"/>
        <w:jc w:val="both"/>
        <w:rPr>
          <w:rFonts w:asciiTheme="minorHAnsi" w:hAnsiTheme="minorHAnsi"/>
          <w:b w:val="0"/>
          <w:bCs w:val="0"/>
          <w:color w:val="610B38"/>
          <w:sz w:val="38"/>
          <w:szCs w:val="38"/>
          <w:lang w:val="en-US"/>
        </w:rPr>
      </w:pPr>
    </w:p>
    <w:p w14:paraId="6D6FD421" w14:textId="77777777" w:rsidR="002C7AD8" w:rsidRDefault="00000000" w:rsidP="002C7AD8">
      <w:pPr>
        <w:rPr>
          <w:rFonts w:ascii="Times New Roman" w:hAnsi="Times New Roman" w:cs="Times New Roman"/>
        </w:rPr>
      </w:pPr>
      <w:r>
        <w:pict w14:anchorId="5D644888">
          <v:rect id="_x0000_i1057" style="width:0;height:.75pt" o:hrstd="t" o:hrnoshade="t" o:hr="t" fillcolor="#d4d4d4" stroked="f"/>
        </w:pict>
      </w:r>
    </w:p>
    <w:p w14:paraId="7629EB2C" w14:textId="77777777" w:rsidR="002C7AD8" w:rsidRPr="004C1674" w:rsidRDefault="002C7AD8" w:rsidP="002C7AD8">
      <w:pPr>
        <w:pStyle w:val="2"/>
        <w:shd w:val="clear" w:color="auto" w:fill="FFFFFF"/>
        <w:spacing w:line="312" w:lineRule="atLeast"/>
        <w:jc w:val="both"/>
        <w:rPr>
          <w:rFonts w:ascii="Helvetica" w:hAnsi="Helvetica"/>
          <w:b w:val="0"/>
          <w:bCs w:val="0"/>
          <w:color w:val="610B38"/>
          <w:sz w:val="38"/>
          <w:szCs w:val="38"/>
          <w:lang w:val="en-US"/>
        </w:rPr>
      </w:pPr>
      <w:r w:rsidRPr="004C1674">
        <w:rPr>
          <w:rFonts w:ascii="Helvetica" w:hAnsi="Helvetica"/>
          <w:b w:val="0"/>
          <w:bCs w:val="0"/>
          <w:color w:val="610B38"/>
          <w:sz w:val="38"/>
          <w:szCs w:val="38"/>
          <w:lang w:val="en-US"/>
        </w:rPr>
        <w:t xml:space="preserve">Java </w:t>
      </w:r>
      <w:proofErr w:type="spellStart"/>
      <w:r w:rsidRPr="004C1674">
        <w:rPr>
          <w:rFonts w:ascii="Helvetica" w:hAnsi="Helvetica"/>
          <w:b w:val="0"/>
          <w:bCs w:val="0"/>
          <w:color w:val="610B38"/>
          <w:sz w:val="38"/>
          <w:szCs w:val="38"/>
          <w:lang w:val="en-US"/>
        </w:rPr>
        <w:t>LocalDateTime</w:t>
      </w:r>
      <w:proofErr w:type="spellEnd"/>
      <w:r w:rsidRPr="004C1674">
        <w:rPr>
          <w:rFonts w:ascii="Helvetica" w:hAnsi="Helvetica"/>
          <w:b w:val="0"/>
          <w:bCs w:val="0"/>
          <w:color w:val="610B38"/>
          <w:sz w:val="38"/>
          <w:szCs w:val="38"/>
          <w:lang w:val="en-US"/>
        </w:rPr>
        <w:t xml:space="preserve"> Example: </w:t>
      </w:r>
      <w:proofErr w:type="gramStart"/>
      <w:r w:rsidRPr="004C1674">
        <w:rPr>
          <w:rFonts w:ascii="Helvetica" w:hAnsi="Helvetica"/>
          <w:b w:val="0"/>
          <w:bCs w:val="0"/>
          <w:color w:val="610B38"/>
          <w:sz w:val="38"/>
          <w:szCs w:val="38"/>
          <w:lang w:val="en-US"/>
        </w:rPr>
        <w:t>get(</w:t>
      </w:r>
      <w:proofErr w:type="gramEnd"/>
      <w:r w:rsidRPr="004C1674">
        <w:rPr>
          <w:rFonts w:ascii="Helvetica" w:hAnsi="Helvetica"/>
          <w:b w:val="0"/>
          <w:bCs w:val="0"/>
          <w:color w:val="610B38"/>
          <w:sz w:val="38"/>
          <w:szCs w:val="38"/>
          <w:lang w:val="en-US"/>
        </w:rPr>
        <w:t>)</w:t>
      </w:r>
    </w:p>
    <w:p w14:paraId="4CAC50C4" w14:textId="77777777" w:rsidR="002C7AD8" w:rsidRPr="004C1674" w:rsidRDefault="002C7AD8" w:rsidP="002C7AD8">
      <w:pPr>
        <w:rPr>
          <w:lang w:val="en-US"/>
        </w:rPr>
      </w:pPr>
    </w:p>
    <w:p w14:paraId="4979AF62" w14:textId="77777777" w:rsidR="002C7AD8" w:rsidRDefault="002C7AD8" w:rsidP="002C7AD8">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 xml:space="preserve">REPO:  lessons </w:t>
      </w:r>
    </w:p>
    <w:p w14:paraId="5C4A1FBC" w14:textId="77777777" w:rsidR="002C7AD8" w:rsidRDefault="002C7AD8" w:rsidP="002C7AD8">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Package: month2.lesson12</w:t>
      </w:r>
    </w:p>
    <w:p w14:paraId="5D50B988" w14:textId="729134F4" w:rsidR="002C7AD8" w:rsidRPr="002C7AD8" w:rsidRDefault="002C7AD8" w:rsidP="002C7AD8">
      <w:pPr>
        <w:pStyle w:val="a3"/>
        <w:spacing w:before="120" w:beforeAutospacing="0" w:after="144" w:afterAutospacing="0"/>
        <w:jc w:val="both"/>
        <w:rPr>
          <w:rFonts w:ascii="Nunito" w:hAnsi="Nunito"/>
          <w:i/>
          <w:iCs/>
          <w:color w:val="000000"/>
          <w:lang w:val="en-US"/>
        </w:rPr>
      </w:pPr>
      <w:r>
        <w:rPr>
          <w:rFonts w:ascii="Nunito" w:hAnsi="Nunito"/>
          <w:i/>
          <w:iCs/>
          <w:color w:val="000000"/>
          <w:lang w:val="en-US"/>
        </w:rPr>
        <w:t>LocalDateTimeGet.java</w:t>
      </w:r>
    </w:p>
    <w:p w14:paraId="54253849" w14:textId="2FFECECF" w:rsidR="002C7AD8" w:rsidRDefault="00000000" w:rsidP="002C7AD8">
      <w:pPr>
        <w:rPr>
          <w:rFonts w:ascii="Times New Roman" w:hAnsi="Times New Roman" w:cs="Times New Roman"/>
        </w:rPr>
      </w:pPr>
      <w:r>
        <w:lastRenderedPageBreak/>
        <w:pict w14:anchorId="6B3F7B85">
          <v:rect id="_x0000_i1058" style="width:0;height:.75pt" o:hrstd="t" o:hrnoshade="t" o:hr="t" fillcolor="#d4d4d4" stroked="f"/>
        </w:pict>
      </w:r>
    </w:p>
    <w:p w14:paraId="32ED3577" w14:textId="62D64C41" w:rsidR="002C7AD8" w:rsidRPr="002C7AD8" w:rsidRDefault="002C7AD8" w:rsidP="002C7AD8">
      <w:pPr>
        <w:pStyle w:val="2"/>
        <w:shd w:val="clear" w:color="auto" w:fill="FFFFFF"/>
        <w:spacing w:line="312" w:lineRule="atLeast"/>
        <w:jc w:val="both"/>
        <w:rPr>
          <w:rFonts w:ascii="Helvetica" w:hAnsi="Helvetica"/>
          <w:b w:val="0"/>
          <w:bCs w:val="0"/>
          <w:color w:val="610B38"/>
          <w:sz w:val="38"/>
          <w:szCs w:val="38"/>
          <w:lang w:val="en-US"/>
        </w:rPr>
      </w:pPr>
      <w:r w:rsidRPr="002C7AD8">
        <w:rPr>
          <w:rFonts w:ascii="Helvetica" w:hAnsi="Helvetica"/>
          <w:b w:val="0"/>
          <w:bCs w:val="0"/>
          <w:color w:val="610B38"/>
          <w:sz w:val="38"/>
          <w:szCs w:val="38"/>
          <w:lang w:val="en-US"/>
        </w:rPr>
        <w:t xml:space="preserve">Java </w:t>
      </w:r>
      <w:proofErr w:type="spellStart"/>
      <w:r w:rsidRPr="002C7AD8">
        <w:rPr>
          <w:rFonts w:ascii="Helvetica" w:hAnsi="Helvetica"/>
          <w:b w:val="0"/>
          <w:bCs w:val="0"/>
          <w:color w:val="610B38"/>
          <w:sz w:val="38"/>
          <w:szCs w:val="38"/>
          <w:lang w:val="en-US"/>
        </w:rPr>
        <w:t>LocalDateTime</w:t>
      </w:r>
      <w:proofErr w:type="spellEnd"/>
      <w:r w:rsidRPr="002C7AD8">
        <w:rPr>
          <w:rFonts w:ascii="Helvetica" w:hAnsi="Helvetica"/>
          <w:b w:val="0"/>
          <w:bCs w:val="0"/>
          <w:color w:val="610B38"/>
          <w:sz w:val="38"/>
          <w:szCs w:val="38"/>
          <w:lang w:val="en-US"/>
        </w:rPr>
        <w:t xml:space="preserve"> Example: </w:t>
      </w:r>
      <w:proofErr w:type="spellStart"/>
      <w:proofErr w:type="gramStart"/>
      <w:r w:rsidRPr="002C7AD8">
        <w:rPr>
          <w:rFonts w:ascii="Helvetica" w:hAnsi="Helvetica"/>
          <w:b w:val="0"/>
          <w:bCs w:val="0"/>
          <w:color w:val="610B38"/>
          <w:sz w:val="38"/>
          <w:szCs w:val="38"/>
          <w:lang w:val="en-US"/>
        </w:rPr>
        <w:t>minus</w:t>
      </w:r>
      <w:r>
        <w:rPr>
          <w:rFonts w:ascii="Helvetica" w:hAnsi="Helvetica"/>
          <w:b w:val="0"/>
          <w:bCs w:val="0"/>
          <w:color w:val="610B38"/>
          <w:sz w:val="38"/>
          <w:szCs w:val="38"/>
          <w:lang w:val="en-US"/>
        </w:rPr>
        <w:t>Plus</w:t>
      </w:r>
      <w:r w:rsidRPr="002C7AD8">
        <w:rPr>
          <w:rFonts w:ascii="Helvetica" w:hAnsi="Helvetica"/>
          <w:b w:val="0"/>
          <w:bCs w:val="0"/>
          <w:color w:val="610B38"/>
          <w:sz w:val="38"/>
          <w:szCs w:val="38"/>
          <w:lang w:val="en-US"/>
        </w:rPr>
        <w:t>Days</w:t>
      </w:r>
      <w:proofErr w:type="spellEnd"/>
      <w:r w:rsidRPr="002C7AD8">
        <w:rPr>
          <w:rFonts w:ascii="Helvetica" w:hAnsi="Helvetica"/>
          <w:b w:val="0"/>
          <w:bCs w:val="0"/>
          <w:color w:val="610B38"/>
          <w:sz w:val="38"/>
          <w:szCs w:val="38"/>
          <w:lang w:val="en-US"/>
        </w:rPr>
        <w:t>(</w:t>
      </w:r>
      <w:proofErr w:type="gramEnd"/>
      <w:r w:rsidRPr="002C7AD8">
        <w:rPr>
          <w:rFonts w:ascii="Helvetica" w:hAnsi="Helvetica"/>
          <w:b w:val="0"/>
          <w:bCs w:val="0"/>
          <w:color w:val="610B38"/>
          <w:sz w:val="38"/>
          <w:szCs w:val="38"/>
          <w:lang w:val="en-US"/>
        </w:rPr>
        <w:t>)</w:t>
      </w:r>
    </w:p>
    <w:p w14:paraId="5F70CA65" w14:textId="77777777" w:rsidR="002C7AD8" w:rsidRDefault="002C7AD8" w:rsidP="002C7AD8">
      <w:pPr>
        <w:pStyle w:val="a3"/>
        <w:shd w:val="clear" w:color="auto" w:fill="FFFFFF"/>
        <w:jc w:val="both"/>
        <w:rPr>
          <w:rFonts w:ascii="Segoe UI" w:hAnsi="Segoe UI" w:cs="Segoe UI"/>
          <w:i/>
          <w:iCs/>
          <w:color w:val="333333"/>
          <w:sz w:val="28"/>
          <w:szCs w:val="28"/>
          <w:lang w:val="en-US"/>
        </w:rPr>
      </w:pPr>
    </w:p>
    <w:p w14:paraId="17D4A65F" w14:textId="4713D8CB" w:rsidR="002C7AD8" w:rsidRDefault="002C7AD8" w:rsidP="002C7AD8">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 xml:space="preserve">REPO:  lessons </w:t>
      </w:r>
    </w:p>
    <w:p w14:paraId="53FF4C4C" w14:textId="77777777" w:rsidR="002C7AD8" w:rsidRDefault="002C7AD8" w:rsidP="002C7AD8">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Package: month2.lesson12</w:t>
      </w:r>
    </w:p>
    <w:p w14:paraId="041EEBE2" w14:textId="531E28E6" w:rsidR="002C7AD8" w:rsidRDefault="002C7AD8" w:rsidP="002C7AD8">
      <w:pPr>
        <w:pStyle w:val="a3"/>
        <w:spacing w:before="120" w:beforeAutospacing="0" w:after="144" w:afterAutospacing="0"/>
        <w:jc w:val="both"/>
        <w:rPr>
          <w:rFonts w:ascii="Nunito" w:hAnsi="Nunito"/>
          <w:i/>
          <w:iCs/>
          <w:color w:val="000000"/>
          <w:lang w:val="en-US"/>
        </w:rPr>
      </w:pPr>
      <w:r>
        <w:rPr>
          <w:rFonts w:ascii="Nunito" w:hAnsi="Nunito"/>
          <w:i/>
          <w:iCs/>
          <w:color w:val="000000"/>
          <w:lang w:val="en-US"/>
        </w:rPr>
        <w:t>LocalDateTimePlusMinusDays.java</w:t>
      </w:r>
    </w:p>
    <w:p w14:paraId="2CB42A90" w14:textId="7A369B51" w:rsidR="004C1674" w:rsidRDefault="004C1674">
      <w:pPr>
        <w:rPr>
          <w:rFonts w:ascii="Segoe UI" w:eastAsia="Times New Roman" w:hAnsi="Segoe UI" w:cs="Segoe UI"/>
          <w:color w:val="333333"/>
          <w:sz w:val="32"/>
          <w:szCs w:val="32"/>
          <w:lang w:val="en-US" w:eastAsia="ru-RU"/>
        </w:rPr>
      </w:pPr>
      <w:r>
        <w:rPr>
          <w:rFonts w:ascii="Segoe UI" w:hAnsi="Segoe UI" w:cs="Segoe UI"/>
          <w:color w:val="333333"/>
          <w:sz w:val="32"/>
          <w:szCs w:val="32"/>
          <w:lang w:val="en-US"/>
        </w:rPr>
        <w:br w:type="page"/>
      </w:r>
    </w:p>
    <w:p w14:paraId="2F96DA00" w14:textId="3BC43813" w:rsidR="004C1674" w:rsidRPr="004C1674" w:rsidRDefault="004C1674" w:rsidP="004C1674">
      <w:pPr>
        <w:pStyle w:val="1"/>
        <w:shd w:val="clear" w:color="auto" w:fill="FFFFFF"/>
        <w:spacing w:before="150" w:after="150"/>
        <w:rPr>
          <w:rFonts w:ascii="Segoe UI" w:hAnsi="Segoe UI" w:cs="Segoe UI"/>
          <w:color w:val="000000"/>
          <w:sz w:val="63"/>
          <w:szCs w:val="63"/>
          <w:lang w:val="en-US"/>
        </w:rPr>
      </w:pPr>
      <w:r w:rsidRPr="004C1674">
        <w:rPr>
          <w:rFonts w:ascii="Segoe UI" w:hAnsi="Segoe UI" w:cs="Segoe UI"/>
          <w:b/>
          <w:bCs/>
          <w:color w:val="000000"/>
          <w:sz w:val="63"/>
          <w:szCs w:val="63"/>
          <w:lang w:val="en-US"/>
        </w:rPr>
        <w:lastRenderedPageBreak/>
        <w:t>Java </w:t>
      </w:r>
      <w:r w:rsidRPr="004C1674">
        <w:rPr>
          <w:rStyle w:val="colorh1"/>
          <w:rFonts w:ascii="Segoe UI" w:hAnsi="Segoe UI" w:cs="Segoe UI"/>
          <w:b/>
          <w:bCs/>
          <w:color w:val="000000"/>
          <w:sz w:val="63"/>
          <w:szCs w:val="63"/>
          <w:lang w:val="en-US"/>
        </w:rPr>
        <w:t>Files</w:t>
      </w:r>
      <w:r w:rsidR="00000000">
        <w:pict w14:anchorId="6EF6C1EF">
          <v:rect id="_x0000_i1059" style="width:0;height:0" o:hralign="center" o:hrstd="t" o:hrnoshade="t" o:hr="t" fillcolor="black" stroked="f"/>
        </w:pict>
      </w:r>
    </w:p>
    <w:p w14:paraId="493604F2" w14:textId="77777777" w:rsidR="004C1674" w:rsidRPr="004C1674" w:rsidRDefault="004C1674" w:rsidP="004C1674">
      <w:pPr>
        <w:pStyle w:val="intro"/>
        <w:shd w:val="clear" w:color="auto" w:fill="FFFFFF"/>
        <w:spacing w:before="288" w:beforeAutospacing="0" w:after="288" w:afterAutospacing="0"/>
        <w:rPr>
          <w:rFonts w:ascii="Verdana" w:hAnsi="Verdana"/>
          <w:color w:val="000000"/>
          <w:lang w:val="en-US"/>
        </w:rPr>
      </w:pPr>
      <w:r w:rsidRPr="004C1674">
        <w:rPr>
          <w:rFonts w:ascii="Verdana" w:hAnsi="Verdana"/>
          <w:color w:val="000000"/>
          <w:lang w:val="en-US"/>
        </w:rPr>
        <w:t>File handling is an important part of any application.</w:t>
      </w:r>
    </w:p>
    <w:p w14:paraId="386894AD" w14:textId="77777777" w:rsidR="004C1674" w:rsidRPr="004C1674" w:rsidRDefault="004C1674" w:rsidP="004C1674">
      <w:pPr>
        <w:pStyle w:val="intro"/>
        <w:shd w:val="clear" w:color="auto" w:fill="FFFFFF"/>
        <w:spacing w:before="288" w:beforeAutospacing="0" w:after="288" w:afterAutospacing="0"/>
        <w:rPr>
          <w:rFonts w:ascii="Verdana" w:hAnsi="Verdana"/>
          <w:color w:val="000000"/>
          <w:lang w:val="en-US"/>
        </w:rPr>
      </w:pPr>
      <w:r w:rsidRPr="004C1674">
        <w:rPr>
          <w:rFonts w:ascii="Verdana" w:hAnsi="Verdana"/>
          <w:color w:val="000000"/>
          <w:lang w:val="en-US"/>
        </w:rPr>
        <w:t>Java has several methods for creating, reading, updating, and deleting files.</w:t>
      </w:r>
    </w:p>
    <w:p w14:paraId="1F1C85BE" w14:textId="77777777" w:rsidR="004C1674" w:rsidRDefault="00000000" w:rsidP="004C1674">
      <w:pPr>
        <w:spacing w:before="300" w:after="300"/>
        <w:rPr>
          <w:rFonts w:ascii="Times New Roman" w:hAnsi="Times New Roman"/>
        </w:rPr>
      </w:pPr>
      <w:r>
        <w:pict w14:anchorId="0B7AD514">
          <v:rect id="_x0000_i1060" style="width:0;height:0" o:hralign="center" o:hrstd="t" o:hrnoshade="t" o:hr="t" fillcolor="black" stroked="f"/>
        </w:pict>
      </w:r>
    </w:p>
    <w:p w14:paraId="24439C26" w14:textId="77777777" w:rsidR="004C1674" w:rsidRPr="004C1674" w:rsidRDefault="004C1674" w:rsidP="004C1674">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4C1674">
        <w:rPr>
          <w:rFonts w:ascii="Segoe UI" w:hAnsi="Segoe UI" w:cs="Segoe UI"/>
          <w:b w:val="0"/>
          <w:bCs w:val="0"/>
          <w:color w:val="000000"/>
          <w:sz w:val="48"/>
          <w:szCs w:val="48"/>
          <w:lang w:val="en-US"/>
        </w:rPr>
        <w:t>Java File Handling</w:t>
      </w:r>
    </w:p>
    <w:p w14:paraId="50CA1447" w14:textId="77777777" w:rsidR="004C1674" w:rsidRPr="004C1674" w:rsidRDefault="004C1674" w:rsidP="004C1674">
      <w:pPr>
        <w:pStyle w:val="a3"/>
        <w:shd w:val="clear" w:color="auto" w:fill="FFFFFF"/>
        <w:spacing w:before="288" w:beforeAutospacing="0" w:after="288" w:afterAutospacing="0"/>
        <w:rPr>
          <w:rFonts w:ascii="Verdana" w:hAnsi="Verdana"/>
          <w:color w:val="000000"/>
          <w:sz w:val="23"/>
          <w:szCs w:val="23"/>
          <w:lang w:val="en-US"/>
        </w:rPr>
      </w:pPr>
      <w:r w:rsidRPr="004C1674">
        <w:rPr>
          <w:rFonts w:ascii="Verdana" w:hAnsi="Verdana"/>
          <w:color w:val="000000"/>
          <w:sz w:val="23"/>
          <w:szCs w:val="23"/>
          <w:lang w:val="en-US"/>
        </w:rPr>
        <w:t>The </w:t>
      </w:r>
      <w:r w:rsidRPr="004C1674">
        <w:rPr>
          <w:rStyle w:val="HTML"/>
          <w:rFonts w:ascii="Consolas" w:hAnsi="Consolas"/>
          <w:color w:val="DC143C"/>
          <w:lang w:val="en-US"/>
        </w:rPr>
        <w:t>File</w:t>
      </w:r>
      <w:r w:rsidRPr="004C1674">
        <w:rPr>
          <w:rFonts w:ascii="Verdana" w:hAnsi="Verdana"/>
          <w:color w:val="000000"/>
          <w:sz w:val="23"/>
          <w:szCs w:val="23"/>
          <w:lang w:val="en-US"/>
        </w:rPr>
        <w:t> class from the </w:t>
      </w:r>
      <w:r w:rsidRPr="004C1674">
        <w:rPr>
          <w:rStyle w:val="HTML"/>
          <w:rFonts w:ascii="Consolas" w:hAnsi="Consolas"/>
          <w:color w:val="DC143C"/>
          <w:lang w:val="en-US"/>
        </w:rPr>
        <w:t>java.io</w:t>
      </w:r>
      <w:r w:rsidRPr="004C1674">
        <w:rPr>
          <w:rFonts w:ascii="Verdana" w:hAnsi="Verdana"/>
          <w:color w:val="000000"/>
          <w:sz w:val="23"/>
          <w:szCs w:val="23"/>
          <w:lang w:val="en-US"/>
        </w:rPr>
        <w:t> package, allows us to work with files.</w:t>
      </w:r>
    </w:p>
    <w:p w14:paraId="7378C3A7" w14:textId="77777777" w:rsidR="004C1674" w:rsidRPr="004C1674" w:rsidRDefault="004C1674" w:rsidP="004C1674">
      <w:pPr>
        <w:pStyle w:val="a3"/>
        <w:shd w:val="clear" w:color="auto" w:fill="FFFFFF"/>
        <w:spacing w:before="288" w:beforeAutospacing="0" w:after="288" w:afterAutospacing="0"/>
        <w:rPr>
          <w:rFonts w:ascii="Verdana" w:hAnsi="Verdana"/>
          <w:color w:val="000000"/>
          <w:sz w:val="23"/>
          <w:szCs w:val="23"/>
          <w:lang w:val="en-US"/>
        </w:rPr>
      </w:pPr>
      <w:r w:rsidRPr="004C1674">
        <w:rPr>
          <w:rFonts w:ascii="Verdana" w:hAnsi="Verdana"/>
          <w:color w:val="000000"/>
          <w:sz w:val="23"/>
          <w:szCs w:val="23"/>
          <w:lang w:val="en-US"/>
        </w:rPr>
        <w:t>To use the </w:t>
      </w:r>
      <w:r w:rsidRPr="004C1674">
        <w:rPr>
          <w:rStyle w:val="HTML"/>
          <w:rFonts w:ascii="Consolas" w:hAnsi="Consolas"/>
          <w:color w:val="DC143C"/>
          <w:lang w:val="en-US"/>
        </w:rPr>
        <w:t>File</w:t>
      </w:r>
      <w:r w:rsidRPr="004C1674">
        <w:rPr>
          <w:rFonts w:ascii="Verdana" w:hAnsi="Verdana"/>
          <w:color w:val="000000"/>
          <w:sz w:val="23"/>
          <w:szCs w:val="23"/>
          <w:lang w:val="en-US"/>
        </w:rPr>
        <w:t> class, create an object of the class, and specify the filename or directory name:</w:t>
      </w:r>
    </w:p>
    <w:p w14:paraId="7864E92E" w14:textId="77777777" w:rsidR="004C1674" w:rsidRPr="004C1674" w:rsidRDefault="004C1674" w:rsidP="004C1674">
      <w:pPr>
        <w:pStyle w:val="HTML0"/>
        <w:pBdr>
          <w:left w:val="single" w:sz="24" w:space="12" w:color="04AA6D"/>
        </w:pBdr>
        <w:shd w:val="clear" w:color="auto" w:fill="FFFFFF"/>
        <w:spacing w:before="240" w:after="240"/>
        <w:rPr>
          <w:rStyle w:val="HTML"/>
          <w:rFonts w:ascii="Consolas" w:hAnsi="Consolas"/>
          <w:color w:val="000000"/>
          <w:sz w:val="23"/>
          <w:szCs w:val="23"/>
          <w:lang w:val="en-US"/>
        </w:rPr>
      </w:pPr>
    </w:p>
    <w:p w14:paraId="525292AE" w14:textId="0D9BE10D" w:rsidR="004C1674" w:rsidRDefault="004C1674" w:rsidP="004C1674">
      <w:pPr>
        <w:pStyle w:val="HTML0"/>
        <w:pBdr>
          <w:left w:val="single" w:sz="24" w:space="12" w:color="04AA6D"/>
        </w:pBdr>
        <w:shd w:val="clear" w:color="auto" w:fill="FFFFFF"/>
        <w:spacing w:before="240" w:after="240"/>
        <w:rPr>
          <w:rStyle w:val="token"/>
          <w:rFonts w:ascii="Consolas" w:hAnsi="Consolas"/>
          <w:color w:val="708090"/>
          <w:sz w:val="23"/>
          <w:szCs w:val="23"/>
          <w:lang w:val="en-US"/>
        </w:rPr>
      </w:pPr>
      <w:r w:rsidRPr="004C1674">
        <w:rPr>
          <w:rStyle w:val="token"/>
          <w:rFonts w:ascii="Consolas" w:hAnsi="Consolas"/>
          <w:color w:val="DD4A68"/>
          <w:sz w:val="23"/>
          <w:szCs w:val="23"/>
          <w:lang w:val="en-US"/>
        </w:rPr>
        <w:t>File</w:t>
      </w:r>
      <w:r w:rsidRPr="004C1674">
        <w:rPr>
          <w:rStyle w:val="HTML"/>
          <w:rFonts w:ascii="Consolas" w:hAnsi="Consolas"/>
          <w:color w:val="000000"/>
          <w:sz w:val="23"/>
          <w:szCs w:val="23"/>
          <w:lang w:val="en-US"/>
        </w:rPr>
        <w:t xml:space="preserve"> </w:t>
      </w:r>
      <w:proofErr w:type="spellStart"/>
      <w:r w:rsidRPr="004C1674">
        <w:rPr>
          <w:rStyle w:val="HTML"/>
          <w:rFonts w:ascii="Consolas" w:hAnsi="Consolas"/>
          <w:color w:val="000000"/>
          <w:sz w:val="23"/>
          <w:szCs w:val="23"/>
          <w:lang w:val="en-US"/>
        </w:rPr>
        <w:t>myObj</w:t>
      </w:r>
      <w:proofErr w:type="spellEnd"/>
      <w:r w:rsidRPr="004C1674">
        <w:rPr>
          <w:rStyle w:val="HTML"/>
          <w:rFonts w:ascii="Consolas" w:hAnsi="Consolas"/>
          <w:color w:val="000000"/>
          <w:sz w:val="23"/>
          <w:szCs w:val="23"/>
          <w:lang w:val="en-US"/>
        </w:rPr>
        <w:t xml:space="preserve"> </w:t>
      </w:r>
      <w:r w:rsidRPr="004C1674">
        <w:rPr>
          <w:rStyle w:val="token"/>
          <w:rFonts w:ascii="Consolas" w:hAnsi="Consolas"/>
          <w:color w:val="9A6E3A"/>
          <w:sz w:val="23"/>
          <w:szCs w:val="23"/>
          <w:lang w:val="en-US"/>
        </w:rPr>
        <w:t>=</w:t>
      </w:r>
      <w:r w:rsidRPr="004C1674">
        <w:rPr>
          <w:rStyle w:val="HTML"/>
          <w:rFonts w:ascii="Consolas" w:hAnsi="Consolas"/>
          <w:color w:val="000000"/>
          <w:sz w:val="23"/>
          <w:szCs w:val="23"/>
          <w:lang w:val="en-US"/>
        </w:rPr>
        <w:t xml:space="preserve"> </w:t>
      </w:r>
      <w:r w:rsidRPr="004C1674">
        <w:rPr>
          <w:rStyle w:val="token"/>
          <w:rFonts w:ascii="Consolas" w:hAnsi="Consolas"/>
          <w:color w:val="0077AA"/>
          <w:sz w:val="23"/>
          <w:szCs w:val="23"/>
          <w:lang w:val="en-US"/>
        </w:rPr>
        <w:t>new</w:t>
      </w:r>
      <w:r w:rsidRPr="004C1674">
        <w:rPr>
          <w:rStyle w:val="HTML"/>
          <w:rFonts w:ascii="Consolas" w:hAnsi="Consolas"/>
          <w:color w:val="000000"/>
          <w:sz w:val="23"/>
          <w:szCs w:val="23"/>
          <w:lang w:val="en-US"/>
        </w:rPr>
        <w:t xml:space="preserve"> </w:t>
      </w:r>
      <w:r w:rsidRPr="004C1674">
        <w:rPr>
          <w:rStyle w:val="token"/>
          <w:rFonts w:ascii="Consolas" w:hAnsi="Consolas"/>
          <w:color w:val="DD4A68"/>
          <w:sz w:val="23"/>
          <w:szCs w:val="23"/>
          <w:lang w:val="en-US"/>
        </w:rPr>
        <w:t>File</w:t>
      </w:r>
      <w:r w:rsidRPr="004C1674">
        <w:rPr>
          <w:rStyle w:val="token"/>
          <w:rFonts w:ascii="Consolas" w:hAnsi="Consolas"/>
          <w:color w:val="999999"/>
          <w:sz w:val="23"/>
          <w:szCs w:val="23"/>
          <w:lang w:val="en-US"/>
        </w:rPr>
        <w:t>(</w:t>
      </w:r>
      <w:r w:rsidRPr="004C1674">
        <w:rPr>
          <w:rStyle w:val="token"/>
          <w:rFonts w:ascii="Consolas" w:hAnsi="Consolas"/>
          <w:color w:val="669900"/>
          <w:sz w:val="23"/>
          <w:szCs w:val="23"/>
          <w:lang w:val="en-US"/>
        </w:rPr>
        <w:t>"filename.txt"</w:t>
      </w:r>
      <w:r w:rsidRPr="004C1674">
        <w:rPr>
          <w:rStyle w:val="token"/>
          <w:rFonts w:ascii="Consolas" w:hAnsi="Consolas"/>
          <w:color w:val="999999"/>
          <w:sz w:val="23"/>
          <w:szCs w:val="23"/>
          <w:lang w:val="en-US"/>
        </w:rPr>
        <w:t>);</w:t>
      </w:r>
      <w:r w:rsidRPr="004C1674">
        <w:rPr>
          <w:rStyle w:val="HTML"/>
          <w:rFonts w:ascii="Consolas" w:hAnsi="Consolas"/>
          <w:color w:val="000000"/>
          <w:sz w:val="23"/>
          <w:szCs w:val="23"/>
          <w:lang w:val="en-US"/>
        </w:rPr>
        <w:t xml:space="preserve"> </w:t>
      </w:r>
      <w:r w:rsidRPr="004C1674">
        <w:rPr>
          <w:rStyle w:val="token"/>
          <w:rFonts w:ascii="Consolas" w:hAnsi="Consolas"/>
          <w:color w:val="708090"/>
          <w:sz w:val="23"/>
          <w:szCs w:val="23"/>
          <w:lang w:val="en-US"/>
        </w:rPr>
        <w:t>// Specify the filename</w:t>
      </w:r>
    </w:p>
    <w:p w14:paraId="4638FCCF" w14:textId="77777777" w:rsidR="004C1674" w:rsidRPr="003D2BC0" w:rsidRDefault="004C1674" w:rsidP="004C1674">
      <w:pPr>
        <w:pStyle w:val="a3"/>
        <w:shd w:val="clear" w:color="auto" w:fill="FFFFFF"/>
        <w:spacing w:before="288" w:beforeAutospacing="0" w:after="288" w:afterAutospacing="0"/>
        <w:rPr>
          <w:rFonts w:ascii="Verdana" w:hAnsi="Verdana"/>
          <w:color w:val="000000"/>
          <w:sz w:val="23"/>
          <w:szCs w:val="23"/>
          <w:lang w:val="en-US"/>
        </w:rPr>
      </w:pPr>
      <w:r w:rsidRPr="004C1674">
        <w:rPr>
          <w:rFonts w:ascii="Verdana" w:hAnsi="Verdana"/>
          <w:color w:val="000000"/>
          <w:sz w:val="23"/>
          <w:szCs w:val="23"/>
          <w:lang w:val="en-US"/>
        </w:rPr>
        <w:t>The </w:t>
      </w:r>
      <w:r w:rsidRPr="004C1674">
        <w:rPr>
          <w:rStyle w:val="HTML"/>
          <w:rFonts w:ascii="Consolas" w:hAnsi="Consolas"/>
          <w:color w:val="DC143C"/>
          <w:lang w:val="en-US"/>
        </w:rPr>
        <w:t>File</w:t>
      </w:r>
      <w:r w:rsidRPr="004C1674">
        <w:rPr>
          <w:rFonts w:ascii="Verdana" w:hAnsi="Verdana"/>
          <w:color w:val="000000"/>
          <w:sz w:val="23"/>
          <w:szCs w:val="23"/>
          <w:lang w:val="en-US"/>
        </w:rPr>
        <w:t xml:space="preserve"> class has many useful methods for creating and getting information about files. </w:t>
      </w:r>
      <w:r w:rsidRPr="003D2BC0">
        <w:rPr>
          <w:rFonts w:ascii="Verdana" w:hAnsi="Verdana"/>
          <w:color w:val="000000"/>
          <w:sz w:val="23"/>
          <w:szCs w:val="23"/>
          <w:lang w:val="en-US"/>
        </w:rPr>
        <w:t>For example:</w:t>
      </w:r>
    </w:p>
    <w:tbl>
      <w:tblPr>
        <w:tblW w:w="10057" w:type="dxa"/>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3816"/>
        <w:gridCol w:w="2289"/>
        <w:gridCol w:w="3952"/>
      </w:tblGrid>
      <w:tr w:rsidR="004C1674" w14:paraId="24FE722C" w14:textId="77777777" w:rsidTr="004C1674">
        <w:tc>
          <w:tcPr>
            <w:tcW w:w="3816" w:type="dxa"/>
            <w:shd w:val="clear" w:color="auto" w:fill="FFFFFF"/>
            <w:tcMar>
              <w:top w:w="120" w:type="dxa"/>
              <w:left w:w="240" w:type="dxa"/>
              <w:bottom w:w="120" w:type="dxa"/>
              <w:right w:w="120" w:type="dxa"/>
            </w:tcMar>
            <w:hideMark/>
          </w:tcPr>
          <w:p w14:paraId="134764E6" w14:textId="77777777" w:rsidR="004C1674" w:rsidRDefault="004C1674">
            <w:pPr>
              <w:spacing w:before="300" w:after="300"/>
              <w:rPr>
                <w:rFonts w:ascii="Times New Roman" w:hAnsi="Times New Roman"/>
                <w:b/>
                <w:bCs/>
                <w:sz w:val="24"/>
                <w:szCs w:val="24"/>
              </w:rPr>
            </w:pPr>
            <w:proofErr w:type="spellStart"/>
            <w:r>
              <w:rPr>
                <w:b/>
                <w:bCs/>
              </w:rPr>
              <w:t>Method</w:t>
            </w:r>
            <w:proofErr w:type="spellEnd"/>
          </w:p>
        </w:tc>
        <w:tc>
          <w:tcPr>
            <w:tcW w:w="2289" w:type="dxa"/>
            <w:shd w:val="clear" w:color="auto" w:fill="FFFFFF"/>
            <w:tcMar>
              <w:top w:w="120" w:type="dxa"/>
              <w:left w:w="120" w:type="dxa"/>
              <w:bottom w:w="120" w:type="dxa"/>
              <w:right w:w="120" w:type="dxa"/>
            </w:tcMar>
            <w:hideMark/>
          </w:tcPr>
          <w:p w14:paraId="34F67AE9" w14:textId="77777777" w:rsidR="004C1674" w:rsidRDefault="004C1674">
            <w:pPr>
              <w:spacing w:before="300" w:after="300"/>
              <w:rPr>
                <w:b/>
                <w:bCs/>
              </w:rPr>
            </w:pPr>
            <w:r>
              <w:rPr>
                <w:b/>
                <w:bCs/>
              </w:rPr>
              <w:t>Type</w:t>
            </w:r>
          </w:p>
        </w:tc>
        <w:tc>
          <w:tcPr>
            <w:tcW w:w="3952" w:type="dxa"/>
            <w:shd w:val="clear" w:color="auto" w:fill="FFFFFF"/>
            <w:tcMar>
              <w:top w:w="120" w:type="dxa"/>
              <w:left w:w="120" w:type="dxa"/>
              <w:bottom w:w="120" w:type="dxa"/>
              <w:right w:w="120" w:type="dxa"/>
            </w:tcMar>
            <w:hideMark/>
          </w:tcPr>
          <w:p w14:paraId="6ED60EB0" w14:textId="77777777" w:rsidR="004C1674" w:rsidRDefault="004C1674">
            <w:pPr>
              <w:spacing w:before="300" w:after="300"/>
              <w:rPr>
                <w:b/>
                <w:bCs/>
              </w:rPr>
            </w:pPr>
            <w:proofErr w:type="spellStart"/>
            <w:r>
              <w:rPr>
                <w:b/>
                <w:bCs/>
              </w:rPr>
              <w:t>Description</w:t>
            </w:r>
            <w:proofErr w:type="spellEnd"/>
          </w:p>
        </w:tc>
      </w:tr>
      <w:tr w:rsidR="004C1674" w:rsidRPr="00EA16EA" w14:paraId="136747F1" w14:textId="77777777" w:rsidTr="004C1674">
        <w:tc>
          <w:tcPr>
            <w:tcW w:w="0" w:type="auto"/>
            <w:shd w:val="clear" w:color="auto" w:fill="E7E9EB"/>
            <w:tcMar>
              <w:top w:w="120" w:type="dxa"/>
              <w:left w:w="240" w:type="dxa"/>
              <w:bottom w:w="120" w:type="dxa"/>
              <w:right w:w="120" w:type="dxa"/>
            </w:tcMar>
            <w:hideMark/>
          </w:tcPr>
          <w:p w14:paraId="506EBBC1" w14:textId="77777777" w:rsidR="004C1674" w:rsidRDefault="004C1674">
            <w:pPr>
              <w:spacing w:before="300" w:after="300"/>
            </w:pPr>
            <w:proofErr w:type="spellStart"/>
            <w:proofErr w:type="gramStart"/>
            <w:r>
              <w:rPr>
                <w:rStyle w:val="HTML"/>
                <w:rFonts w:ascii="Consolas" w:eastAsiaTheme="minorHAnsi" w:hAnsi="Consolas"/>
                <w:color w:val="DC143C"/>
                <w:sz w:val="24"/>
                <w:szCs w:val="24"/>
              </w:rPr>
              <w:t>canRead</w:t>
            </w:r>
            <w:proofErr w:type="spellEnd"/>
            <w:r>
              <w:rPr>
                <w:rStyle w:val="HTML"/>
                <w:rFonts w:ascii="Consolas" w:eastAsiaTheme="minorHAnsi" w:hAnsi="Consolas"/>
                <w:color w:val="DC143C"/>
                <w:sz w:val="24"/>
                <w:szCs w:val="24"/>
              </w:rPr>
              <w:t>(</w:t>
            </w:r>
            <w:proofErr w:type="gramEnd"/>
            <w:r>
              <w:rPr>
                <w:rStyle w:val="HTML"/>
                <w:rFonts w:ascii="Consolas" w:eastAsiaTheme="minorHAnsi" w:hAnsi="Consolas"/>
                <w:color w:val="DC143C"/>
                <w:sz w:val="24"/>
                <w:szCs w:val="24"/>
              </w:rPr>
              <w:t>)</w:t>
            </w:r>
          </w:p>
        </w:tc>
        <w:tc>
          <w:tcPr>
            <w:tcW w:w="0" w:type="auto"/>
            <w:shd w:val="clear" w:color="auto" w:fill="E7E9EB"/>
            <w:tcMar>
              <w:top w:w="120" w:type="dxa"/>
              <w:left w:w="120" w:type="dxa"/>
              <w:bottom w:w="120" w:type="dxa"/>
              <w:right w:w="120" w:type="dxa"/>
            </w:tcMar>
            <w:hideMark/>
          </w:tcPr>
          <w:p w14:paraId="4325B6AD" w14:textId="77777777" w:rsidR="004C1674" w:rsidRDefault="004C1674">
            <w:pPr>
              <w:spacing w:before="300" w:after="300"/>
            </w:pPr>
            <w:proofErr w:type="spellStart"/>
            <w:r>
              <w:t>Boolean</w:t>
            </w:r>
            <w:proofErr w:type="spellEnd"/>
          </w:p>
        </w:tc>
        <w:tc>
          <w:tcPr>
            <w:tcW w:w="3952" w:type="dxa"/>
            <w:shd w:val="clear" w:color="auto" w:fill="E7E9EB"/>
            <w:tcMar>
              <w:top w:w="120" w:type="dxa"/>
              <w:left w:w="120" w:type="dxa"/>
              <w:bottom w:w="120" w:type="dxa"/>
              <w:right w:w="120" w:type="dxa"/>
            </w:tcMar>
            <w:hideMark/>
          </w:tcPr>
          <w:p w14:paraId="18DDE357" w14:textId="77777777" w:rsidR="004C1674" w:rsidRPr="004C1674" w:rsidRDefault="004C1674">
            <w:pPr>
              <w:spacing w:before="300" w:after="300"/>
              <w:rPr>
                <w:lang w:val="en-US"/>
              </w:rPr>
            </w:pPr>
            <w:r w:rsidRPr="004C1674">
              <w:rPr>
                <w:lang w:val="en-US"/>
              </w:rPr>
              <w:t>Tests whether the file is readable or not</w:t>
            </w:r>
          </w:p>
        </w:tc>
      </w:tr>
      <w:tr w:rsidR="004C1674" w:rsidRPr="00EA16EA" w14:paraId="5F2EF75E" w14:textId="77777777" w:rsidTr="004C1674">
        <w:tc>
          <w:tcPr>
            <w:tcW w:w="0" w:type="auto"/>
            <w:shd w:val="clear" w:color="auto" w:fill="FFFFFF"/>
            <w:tcMar>
              <w:top w:w="120" w:type="dxa"/>
              <w:left w:w="240" w:type="dxa"/>
              <w:bottom w:w="120" w:type="dxa"/>
              <w:right w:w="120" w:type="dxa"/>
            </w:tcMar>
            <w:hideMark/>
          </w:tcPr>
          <w:p w14:paraId="7C3F9907" w14:textId="77777777" w:rsidR="004C1674" w:rsidRDefault="004C1674">
            <w:pPr>
              <w:spacing w:before="300" w:after="300"/>
            </w:pPr>
            <w:proofErr w:type="spellStart"/>
            <w:proofErr w:type="gramStart"/>
            <w:r>
              <w:rPr>
                <w:rStyle w:val="HTML"/>
                <w:rFonts w:ascii="Consolas" w:eastAsiaTheme="minorHAnsi" w:hAnsi="Consolas"/>
                <w:color w:val="DC143C"/>
                <w:sz w:val="24"/>
                <w:szCs w:val="24"/>
              </w:rPr>
              <w:t>canWrite</w:t>
            </w:r>
            <w:proofErr w:type="spellEnd"/>
            <w:r>
              <w:rPr>
                <w:rStyle w:val="HTML"/>
                <w:rFonts w:ascii="Consolas" w:eastAsiaTheme="minorHAnsi" w:hAnsi="Consolas"/>
                <w:color w:val="DC143C"/>
                <w:sz w:val="24"/>
                <w:szCs w:val="24"/>
              </w:rPr>
              <w:t>(</w:t>
            </w:r>
            <w:proofErr w:type="gramEnd"/>
            <w:r>
              <w:rPr>
                <w:rStyle w:val="HTML"/>
                <w:rFonts w:ascii="Consolas" w:eastAsiaTheme="minorHAnsi" w:hAnsi="Consolas"/>
                <w:color w:val="DC143C"/>
                <w:sz w:val="24"/>
                <w:szCs w:val="24"/>
              </w:rPr>
              <w:t>)</w:t>
            </w:r>
          </w:p>
        </w:tc>
        <w:tc>
          <w:tcPr>
            <w:tcW w:w="0" w:type="auto"/>
            <w:shd w:val="clear" w:color="auto" w:fill="FFFFFF"/>
            <w:tcMar>
              <w:top w:w="120" w:type="dxa"/>
              <w:left w:w="120" w:type="dxa"/>
              <w:bottom w:w="120" w:type="dxa"/>
              <w:right w:w="120" w:type="dxa"/>
            </w:tcMar>
            <w:hideMark/>
          </w:tcPr>
          <w:p w14:paraId="2EDE8F64" w14:textId="77777777" w:rsidR="004C1674" w:rsidRDefault="004C1674">
            <w:pPr>
              <w:spacing w:before="300" w:after="300"/>
            </w:pPr>
            <w:proofErr w:type="spellStart"/>
            <w:r>
              <w:t>Boolean</w:t>
            </w:r>
            <w:proofErr w:type="spellEnd"/>
          </w:p>
        </w:tc>
        <w:tc>
          <w:tcPr>
            <w:tcW w:w="3952" w:type="dxa"/>
            <w:shd w:val="clear" w:color="auto" w:fill="FFFFFF"/>
            <w:tcMar>
              <w:top w:w="120" w:type="dxa"/>
              <w:left w:w="120" w:type="dxa"/>
              <w:bottom w:w="120" w:type="dxa"/>
              <w:right w:w="120" w:type="dxa"/>
            </w:tcMar>
            <w:hideMark/>
          </w:tcPr>
          <w:p w14:paraId="2B2FADE5" w14:textId="77777777" w:rsidR="004C1674" w:rsidRPr="004C1674" w:rsidRDefault="004C1674">
            <w:pPr>
              <w:spacing w:before="300" w:after="300"/>
              <w:rPr>
                <w:lang w:val="en-US"/>
              </w:rPr>
            </w:pPr>
            <w:r w:rsidRPr="004C1674">
              <w:rPr>
                <w:lang w:val="en-US"/>
              </w:rPr>
              <w:t>Tests whether the file is writable or not</w:t>
            </w:r>
          </w:p>
        </w:tc>
      </w:tr>
      <w:tr w:rsidR="004C1674" w14:paraId="2527A3DF" w14:textId="77777777" w:rsidTr="004C1674">
        <w:tc>
          <w:tcPr>
            <w:tcW w:w="0" w:type="auto"/>
            <w:shd w:val="clear" w:color="auto" w:fill="E7E9EB"/>
            <w:tcMar>
              <w:top w:w="120" w:type="dxa"/>
              <w:left w:w="240" w:type="dxa"/>
              <w:bottom w:w="120" w:type="dxa"/>
              <w:right w:w="120" w:type="dxa"/>
            </w:tcMar>
            <w:hideMark/>
          </w:tcPr>
          <w:p w14:paraId="27D4AE70" w14:textId="77777777" w:rsidR="004C1674" w:rsidRDefault="004C1674">
            <w:pPr>
              <w:spacing w:before="300" w:after="300"/>
            </w:pPr>
            <w:proofErr w:type="spellStart"/>
            <w:proofErr w:type="gramStart"/>
            <w:r>
              <w:rPr>
                <w:rStyle w:val="HTML"/>
                <w:rFonts w:ascii="Consolas" w:eastAsiaTheme="minorHAnsi" w:hAnsi="Consolas"/>
                <w:color w:val="DC143C"/>
                <w:sz w:val="24"/>
                <w:szCs w:val="24"/>
              </w:rPr>
              <w:t>createNewFile</w:t>
            </w:r>
            <w:proofErr w:type="spellEnd"/>
            <w:r>
              <w:rPr>
                <w:rStyle w:val="HTML"/>
                <w:rFonts w:ascii="Consolas" w:eastAsiaTheme="minorHAnsi" w:hAnsi="Consolas"/>
                <w:color w:val="DC143C"/>
                <w:sz w:val="24"/>
                <w:szCs w:val="24"/>
              </w:rPr>
              <w:t>(</w:t>
            </w:r>
            <w:proofErr w:type="gramEnd"/>
            <w:r>
              <w:rPr>
                <w:rStyle w:val="HTML"/>
                <w:rFonts w:ascii="Consolas" w:eastAsiaTheme="minorHAnsi" w:hAnsi="Consolas"/>
                <w:color w:val="DC143C"/>
                <w:sz w:val="24"/>
                <w:szCs w:val="24"/>
              </w:rPr>
              <w:t>)</w:t>
            </w:r>
          </w:p>
        </w:tc>
        <w:tc>
          <w:tcPr>
            <w:tcW w:w="0" w:type="auto"/>
            <w:shd w:val="clear" w:color="auto" w:fill="E7E9EB"/>
            <w:tcMar>
              <w:top w:w="120" w:type="dxa"/>
              <w:left w:w="120" w:type="dxa"/>
              <w:bottom w:w="120" w:type="dxa"/>
              <w:right w:w="120" w:type="dxa"/>
            </w:tcMar>
            <w:hideMark/>
          </w:tcPr>
          <w:p w14:paraId="2534B7A3" w14:textId="77777777" w:rsidR="004C1674" w:rsidRDefault="004C1674">
            <w:pPr>
              <w:spacing w:before="300" w:after="300"/>
            </w:pPr>
            <w:proofErr w:type="spellStart"/>
            <w:r>
              <w:t>Boolean</w:t>
            </w:r>
            <w:proofErr w:type="spellEnd"/>
          </w:p>
        </w:tc>
        <w:tc>
          <w:tcPr>
            <w:tcW w:w="3952" w:type="dxa"/>
            <w:shd w:val="clear" w:color="auto" w:fill="E7E9EB"/>
            <w:tcMar>
              <w:top w:w="120" w:type="dxa"/>
              <w:left w:w="120" w:type="dxa"/>
              <w:bottom w:w="120" w:type="dxa"/>
              <w:right w:w="120" w:type="dxa"/>
            </w:tcMar>
            <w:hideMark/>
          </w:tcPr>
          <w:p w14:paraId="72759D7C" w14:textId="77777777" w:rsidR="004C1674" w:rsidRDefault="004C1674">
            <w:pPr>
              <w:spacing w:before="300" w:after="300"/>
            </w:pPr>
            <w:proofErr w:type="spellStart"/>
            <w:r>
              <w:t>Creates</w:t>
            </w:r>
            <w:proofErr w:type="spellEnd"/>
            <w:r>
              <w:t xml:space="preserve"> </w:t>
            </w:r>
            <w:proofErr w:type="spellStart"/>
            <w:r>
              <w:t>an</w:t>
            </w:r>
            <w:proofErr w:type="spellEnd"/>
            <w:r>
              <w:t xml:space="preserve"> </w:t>
            </w:r>
            <w:proofErr w:type="spellStart"/>
            <w:r>
              <w:t>empty</w:t>
            </w:r>
            <w:proofErr w:type="spellEnd"/>
            <w:r>
              <w:t xml:space="preserve"> </w:t>
            </w:r>
            <w:proofErr w:type="spellStart"/>
            <w:r>
              <w:t>file</w:t>
            </w:r>
            <w:proofErr w:type="spellEnd"/>
          </w:p>
        </w:tc>
      </w:tr>
      <w:tr w:rsidR="004C1674" w14:paraId="4615B9C5" w14:textId="77777777" w:rsidTr="004C1674">
        <w:tc>
          <w:tcPr>
            <w:tcW w:w="0" w:type="auto"/>
            <w:shd w:val="clear" w:color="auto" w:fill="FFFFFF"/>
            <w:tcMar>
              <w:top w:w="120" w:type="dxa"/>
              <w:left w:w="240" w:type="dxa"/>
              <w:bottom w:w="120" w:type="dxa"/>
              <w:right w:w="120" w:type="dxa"/>
            </w:tcMar>
            <w:hideMark/>
          </w:tcPr>
          <w:p w14:paraId="7CC6655E" w14:textId="77777777" w:rsidR="004C1674" w:rsidRDefault="004C1674">
            <w:pPr>
              <w:spacing w:before="300" w:after="300"/>
            </w:pPr>
            <w:proofErr w:type="spellStart"/>
            <w:proofErr w:type="gramStart"/>
            <w:r>
              <w:rPr>
                <w:rStyle w:val="HTML"/>
                <w:rFonts w:ascii="Consolas" w:eastAsiaTheme="minorHAnsi" w:hAnsi="Consolas"/>
                <w:color w:val="DC143C"/>
                <w:sz w:val="24"/>
                <w:szCs w:val="24"/>
              </w:rPr>
              <w:t>delete</w:t>
            </w:r>
            <w:proofErr w:type="spellEnd"/>
            <w:r>
              <w:rPr>
                <w:rStyle w:val="HTML"/>
                <w:rFonts w:ascii="Consolas" w:eastAsiaTheme="minorHAnsi" w:hAnsi="Consolas"/>
                <w:color w:val="DC143C"/>
                <w:sz w:val="24"/>
                <w:szCs w:val="24"/>
              </w:rPr>
              <w:t>(</w:t>
            </w:r>
            <w:proofErr w:type="gramEnd"/>
            <w:r>
              <w:rPr>
                <w:rStyle w:val="HTML"/>
                <w:rFonts w:ascii="Consolas" w:eastAsiaTheme="minorHAnsi" w:hAnsi="Consolas"/>
                <w:color w:val="DC143C"/>
                <w:sz w:val="24"/>
                <w:szCs w:val="24"/>
              </w:rPr>
              <w:t>)</w:t>
            </w:r>
          </w:p>
        </w:tc>
        <w:tc>
          <w:tcPr>
            <w:tcW w:w="0" w:type="auto"/>
            <w:shd w:val="clear" w:color="auto" w:fill="FFFFFF"/>
            <w:tcMar>
              <w:top w:w="120" w:type="dxa"/>
              <w:left w:w="120" w:type="dxa"/>
              <w:bottom w:w="120" w:type="dxa"/>
              <w:right w:w="120" w:type="dxa"/>
            </w:tcMar>
            <w:hideMark/>
          </w:tcPr>
          <w:p w14:paraId="622BD2AA" w14:textId="77777777" w:rsidR="004C1674" w:rsidRDefault="004C1674">
            <w:pPr>
              <w:spacing w:before="300" w:after="300"/>
            </w:pPr>
            <w:proofErr w:type="spellStart"/>
            <w:r>
              <w:t>Boolean</w:t>
            </w:r>
            <w:proofErr w:type="spellEnd"/>
          </w:p>
        </w:tc>
        <w:tc>
          <w:tcPr>
            <w:tcW w:w="3952" w:type="dxa"/>
            <w:shd w:val="clear" w:color="auto" w:fill="FFFFFF"/>
            <w:tcMar>
              <w:top w:w="120" w:type="dxa"/>
              <w:left w:w="120" w:type="dxa"/>
              <w:bottom w:w="120" w:type="dxa"/>
              <w:right w:w="120" w:type="dxa"/>
            </w:tcMar>
            <w:hideMark/>
          </w:tcPr>
          <w:p w14:paraId="463DA5FD" w14:textId="77777777" w:rsidR="004C1674" w:rsidRDefault="004C1674">
            <w:pPr>
              <w:spacing w:before="300" w:after="300"/>
            </w:pPr>
            <w:proofErr w:type="spellStart"/>
            <w:r>
              <w:t>Deletes</w:t>
            </w:r>
            <w:proofErr w:type="spellEnd"/>
            <w:r>
              <w:t xml:space="preserve"> a </w:t>
            </w:r>
            <w:proofErr w:type="spellStart"/>
            <w:r>
              <w:t>file</w:t>
            </w:r>
            <w:proofErr w:type="spellEnd"/>
          </w:p>
        </w:tc>
      </w:tr>
      <w:tr w:rsidR="004C1674" w:rsidRPr="00EA16EA" w14:paraId="47DE7D2C" w14:textId="77777777" w:rsidTr="004C1674">
        <w:tc>
          <w:tcPr>
            <w:tcW w:w="0" w:type="auto"/>
            <w:shd w:val="clear" w:color="auto" w:fill="E7E9EB"/>
            <w:tcMar>
              <w:top w:w="120" w:type="dxa"/>
              <w:left w:w="240" w:type="dxa"/>
              <w:bottom w:w="120" w:type="dxa"/>
              <w:right w:w="120" w:type="dxa"/>
            </w:tcMar>
            <w:hideMark/>
          </w:tcPr>
          <w:p w14:paraId="4A8492C2" w14:textId="77777777" w:rsidR="004C1674" w:rsidRDefault="004C1674">
            <w:pPr>
              <w:spacing w:before="300" w:after="300"/>
            </w:pPr>
            <w:proofErr w:type="spellStart"/>
            <w:proofErr w:type="gramStart"/>
            <w:r>
              <w:rPr>
                <w:rStyle w:val="HTML"/>
                <w:rFonts w:ascii="Consolas" w:eastAsiaTheme="minorHAnsi" w:hAnsi="Consolas"/>
                <w:color w:val="DC143C"/>
                <w:sz w:val="24"/>
                <w:szCs w:val="24"/>
              </w:rPr>
              <w:lastRenderedPageBreak/>
              <w:t>exists</w:t>
            </w:r>
            <w:proofErr w:type="spellEnd"/>
            <w:r>
              <w:rPr>
                <w:rStyle w:val="HTML"/>
                <w:rFonts w:ascii="Consolas" w:eastAsiaTheme="minorHAnsi" w:hAnsi="Consolas"/>
                <w:color w:val="DC143C"/>
                <w:sz w:val="24"/>
                <w:szCs w:val="24"/>
              </w:rPr>
              <w:t>(</w:t>
            </w:r>
            <w:proofErr w:type="gramEnd"/>
            <w:r>
              <w:rPr>
                <w:rStyle w:val="HTML"/>
                <w:rFonts w:ascii="Consolas" w:eastAsiaTheme="minorHAnsi" w:hAnsi="Consolas"/>
                <w:color w:val="DC143C"/>
                <w:sz w:val="24"/>
                <w:szCs w:val="24"/>
              </w:rPr>
              <w:t>)</w:t>
            </w:r>
          </w:p>
        </w:tc>
        <w:tc>
          <w:tcPr>
            <w:tcW w:w="0" w:type="auto"/>
            <w:shd w:val="clear" w:color="auto" w:fill="E7E9EB"/>
            <w:tcMar>
              <w:top w:w="120" w:type="dxa"/>
              <w:left w:w="120" w:type="dxa"/>
              <w:bottom w:w="120" w:type="dxa"/>
              <w:right w:w="120" w:type="dxa"/>
            </w:tcMar>
            <w:hideMark/>
          </w:tcPr>
          <w:p w14:paraId="5AFEEE4C" w14:textId="77777777" w:rsidR="004C1674" w:rsidRDefault="004C1674">
            <w:pPr>
              <w:spacing w:before="300" w:after="300"/>
            </w:pPr>
            <w:proofErr w:type="spellStart"/>
            <w:r>
              <w:t>Boolean</w:t>
            </w:r>
            <w:proofErr w:type="spellEnd"/>
          </w:p>
        </w:tc>
        <w:tc>
          <w:tcPr>
            <w:tcW w:w="3952" w:type="dxa"/>
            <w:shd w:val="clear" w:color="auto" w:fill="E7E9EB"/>
            <w:tcMar>
              <w:top w:w="120" w:type="dxa"/>
              <w:left w:w="120" w:type="dxa"/>
              <w:bottom w:w="120" w:type="dxa"/>
              <w:right w:w="120" w:type="dxa"/>
            </w:tcMar>
            <w:hideMark/>
          </w:tcPr>
          <w:p w14:paraId="0108C0F1" w14:textId="77777777" w:rsidR="004C1674" w:rsidRPr="004C1674" w:rsidRDefault="004C1674">
            <w:pPr>
              <w:spacing w:before="300" w:after="300"/>
              <w:rPr>
                <w:lang w:val="en-US"/>
              </w:rPr>
            </w:pPr>
            <w:r w:rsidRPr="004C1674">
              <w:rPr>
                <w:lang w:val="en-US"/>
              </w:rPr>
              <w:t>Tests whether the file exists</w:t>
            </w:r>
          </w:p>
        </w:tc>
      </w:tr>
      <w:tr w:rsidR="004C1674" w:rsidRPr="00EA16EA" w14:paraId="3158DEE7" w14:textId="77777777" w:rsidTr="004C1674">
        <w:tc>
          <w:tcPr>
            <w:tcW w:w="0" w:type="auto"/>
            <w:shd w:val="clear" w:color="auto" w:fill="FFFFFF"/>
            <w:tcMar>
              <w:top w:w="120" w:type="dxa"/>
              <w:left w:w="240" w:type="dxa"/>
              <w:bottom w:w="120" w:type="dxa"/>
              <w:right w:w="120" w:type="dxa"/>
            </w:tcMar>
            <w:hideMark/>
          </w:tcPr>
          <w:p w14:paraId="3D74CD7D" w14:textId="77777777" w:rsidR="004C1674" w:rsidRDefault="004C1674">
            <w:pPr>
              <w:spacing w:before="300" w:after="300"/>
            </w:pPr>
            <w:proofErr w:type="spellStart"/>
            <w:proofErr w:type="gramStart"/>
            <w:r>
              <w:rPr>
                <w:rStyle w:val="HTML"/>
                <w:rFonts w:ascii="Consolas" w:eastAsiaTheme="minorHAnsi" w:hAnsi="Consolas"/>
                <w:color w:val="DC143C"/>
                <w:sz w:val="24"/>
                <w:szCs w:val="24"/>
              </w:rPr>
              <w:t>getName</w:t>
            </w:r>
            <w:proofErr w:type="spellEnd"/>
            <w:r>
              <w:rPr>
                <w:rStyle w:val="HTML"/>
                <w:rFonts w:ascii="Consolas" w:eastAsiaTheme="minorHAnsi" w:hAnsi="Consolas"/>
                <w:color w:val="DC143C"/>
                <w:sz w:val="24"/>
                <w:szCs w:val="24"/>
              </w:rPr>
              <w:t>(</w:t>
            </w:r>
            <w:proofErr w:type="gramEnd"/>
            <w:r>
              <w:rPr>
                <w:rStyle w:val="HTML"/>
                <w:rFonts w:ascii="Consolas" w:eastAsiaTheme="minorHAnsi" w:hAnsi="Consolas"/>
                <w:color w:val="DC143C"/>
                <w:sz w:val="24"/>
                <w:szCs w:val="24"/>
              </w:rPr>
              <w:t>)</w:t>
            </w:r>
          </w:p>
        </w:tc>
        <w:tc>
          <w:tcPr>
            <w:tcW w:w="0" w:type="auto"/>
            <w:shd w:val="clear" w:color="auto" w:fill="FFFFFF"/>
            <w:tcMar>
              <w:top w:w="120" w:type="dxa"/>
              <w:left w:w="120" w:type="dxa"/>
              <w:bottom w:w="120" w:type="dxa"/>
              <w:right w:w="120" w:type="dxa"/>
            </w:tcMar>
            <w:hideMark/>
          </w:tcPr>
          <w:p w14:paraId="44FC04CF" w14:textId="77777777" w:rsidR="004C1674" w:rsidRDefault="004C1674">
            <w:pPr>
              <w:spacing w:before="300" w:after="300"/>
            </w:pPr>
            <w:proofErr w:type="spellStart"/>
            <w:r>
              <w:t>String</w:t>
            </w:r>
            <w:proofErr w:type="spellEnd"/>
          </w:p>
        </w:tc>
        <w:tc>
          <w:tcPr>
            <w:tcW w:w="3952" w:type="dxa"/>
            <w:shd w:val="clear" w:color="auto" w:fill="FFFFFF"/>
            <w:tcMar>
              <w:top w:w="120" w:type="dxa"/>
              <w:left w:w="120" w:type="dxa"/>
              <w:bottom w:w="120" w:type="dxa"/>
              <w:right w:w="120" w:type="dxa"/>
            </w:tcMar>
            <w:hideMark/>
          </w:tcPr>
          <w:p w14:paraId="13514F38" w14:textId="77777777" w:rsidR="004C1674" w:rsidRPr="004C1674" w:rsidRDefault="004C1674">
            <w:pPr>
              <w:spacing w:before="300" w:after="300"/>
              <w:rPr>
                <w:lang w:val="en-US"/>
              </w:rPr>
            </w:pPr>
            <w:r w:rsidRPr="004C1674">
              <w:rPr>
                <w:lang w:val="en-US"/>
              </w:rPr>
              <w:t>Returns the name of the file</w:t>
            </w:r>
          </w:p>
        </w:tc>
      </w:tr>
      <w:tr w:rsidR="004C1674" w:rsidRPr="00EA16EA" w14:paraId="070DD90A" w14:textId="77777777" w:rsidTr="004C1674">
        <w:tc>
          <w:tcPr>
            <w:tcW w:w="0" w:type="auto"/>
            <w:shd w:val="clear" w:color="auto" w:fill="E7E9EB"/>
            <w:tcMar>
              <w:top w:w="120" w:type="dxa"/>
              <w:left w:w="240" w:type="dxa"/>
              <w:bottom w:w="120" w:type="dxa"/>
              <w:right w:w="120" w:type="dxa"/>
            </w:tcMar>
            <w:hideMark/>
          </w:tcPr>
          <w:p w14:paraId="396C094D" w14:textId="77777777" w:rsidR="004C1674" w:rsidRDefault="004C1674">
            <w:pPr>
              <w:spacing w:before="300" w:after="300"/>
            </w:pPr>
            <w:proofErr w:type="spellStart"/>
            <w:proofErr w:type="gramStart"/>
            <w:r>
              <w:rPr>
                <w:rStyle w:val="HTML"/>
                <w:rFonts w:ascii="Consolas" w:eastAsiaTheme="minorHAnsi" w:hAnsi="Consolas"/>
                <w:color w:val="DC143C"/>
                <w:sz w:val="24"/>
                <w:szCs w:val="24"/>
              </w:rPr>
              <w:t>getAbsolutePath</w:t>
            </w:r>
            <w:proofErr w:type="spellEnd"/>
            <w:r>
              <w:rPr>
                <w:rStyle w:val="HTML"/>
                <w:rFonts w:ascii="Consolas" w:eastAsiaTheme="minorHAnsi" w:hAnsi="Consolas"/>
                <w:color w:val="DC143C"/>
                <w:sz w:val="24"/>
                <w:szCs w:val="24"/>
              </w:rPr>
              <w:t>(</w:t>
            </w:r>
            <w:proofErr w:type="gramEnd"/>
            <w:r>
              <w:rPr>
                <w:rStyle w:val="HTML"/>
                <w:rFonts w:ascii="Consolas" w:eastAsiaTheme="minorHAnsi" w:hAnsi="Consolas"/>
                <w:color w:val="DC143C"/>
                <w:sz w:val="24"/>
                <w:szCs w:val="24"/>
              </w:rPr>
              <w:t>)</w:t>
            </w:r>
          </w:p>
        </w:tc>
        <w:tc>
          <w:tcPr>
            <w:tcW w:w="0" w:type="auto"/>
            <w:shd w:val="clear" w:color="auto" w:fill="E7E9EB"/>
            <w:tcMar>
              <w:top w:w="120" w:type="dxa"/>
              <w:left w:w="120" w:type="dxa"/>
              <w:bottom w:w="120" w:type="dxa"/>
              <w:right w:w="120" w:type="dxa"/>
            </w:tcMar>
            <w:hideMark/>
          </w:tcPr>
          <w:p w14:paraId="00ADB075" w14:textId="77777777" w:rsidR="004C1674" w:rsidRDefault="004C1674">
            <w:pPr>
              <w:spacing w:before="300" w:after="300"/>
            </w:pPr>
            <w:proofErr w:type="spellStart"/>
            <w:r>
              <w:t>String</w:t>
            </w:r>
            <w:proofErr w:type="spellEnd"/>
          </w:p>
        </w:tc>
        <w:tc>
          <w:tcPr>
            <w:tcW w:w="3952" w:type="dxa"/>
            <w:shd w:val="clear" w:color="auto" w:fill="E7E9EB"/>
            <w:tcMar>
              <w:top w:w="120" w:type="dxa"/>
              <w:left w:w="120" w:type="dxa"/>
              <w:bottom w:w="120" w:type="dxa"/>
              <w:right w:w="120" w:type="dxa"/>
            </w:tcMar>
            <w:hideMark/>
          </w:tcPr>
          <w:p w14:paraId="2257380C" w14:textId="77777777" w:rsidR="004C1674" w:rsidRPr="004C1674" w:rsidRDefault="004C1674">
            <w:pPr>
              <w:spacing w:before="300" w:after="300"/>
              <w:rPr>
                <w:lang w:val="en-US"/>
              </w:rPr>
            </w:pPr>
            <w:r w:rsidRPr="004C1674">
              <w:rPr>
                <w:lang w:val="en-US"/>
              </w:rPr>
              <w:t>Returns the absolute pathname of the file</w:t>
            </w:r>
          </w:p>
        </w:tc>
      </w:tr>
      <w:tr w:rsidR="004C1674" w:rsidRPr="00EA16EA" w14:paraId="0E899B60" w14:textId="77777777" w:rsidTr="004C1674">
        <w:tc>
          <w:tcPr>
            <w:tcW w:w="0" w:type="auto"/>
            <w:shd w:val="clear" w:color="auto" w:fill="FFFFFF"/>
            <w:tcMar>
              <w:top w:w="120" w:type="dxa"/>
              <w:left w:w="240" w:type="dxa"/>
              <w:bottom w:w="120" w:type="dxa"/>
              <w:right w:w="120" w:type="dxa"/>
            </w:tcMar>
            <w:hideMark/>
          </w:tcPr>
          <w:p w14:paraId="394C07D9" w14:textId="77777777" w:rsidR="004C1674" w:rsidRDefault="004C1674">
            <w:pPr>
              <w:spacing w:before="300" w:after="300"/>
            </w:pPr>
            <w:proofErr w:type="spellStart"/>
            <w:proofErr w:type="gramStart"/>
            <w:r>
              <w:rPr>
                <w:rStyle w:val="HTML"/>
                <w:rFonts w:ascii="Consolas" w:eastAsiaTheme="minorHAnsi" w:hAnsi="Consolas"/>
                <w:color w:val="DC143C"/>
                <w:sz w:val="24"/>
                <w:szCs w:val="24"/>
              </w:rPr>
              <w:t>length</w:t>
            </w:r>
            <w:proofErr w:type="spellEnd"/>
            <w:r>
              <w:rPr>
                <w:rStyle w:val="HTML"/>
                <w:rFonts w:ascii="Consolas" w:eastAsiaTheme="minorHAnsi" w:hAnsi="Consolas"/>
                <w:color w:val="DC143C"/>
                <w:sz w:val="24"/>
                <w:szCs w:val="24"/>
              </w:rPr>
              <w:t>(</w:t>
            </w:r>
            <w:proofErr w:type="gramEnd"/>
            <w:r>
              <w:rPr>
                <w:rStyle w:val="HTML"/>
                <w:rFonts w:ascii="Consolas" w:eastAsiaTheme="minorHAnsi" w:hAnsi="Consolas"/>
                <w:color w:val="DC143C"/>
                <w:sz w:val="24"/>
                <w:szCs w:val="24"/>
              </w:rPr>
              <w:t>)</w:t>
            </w:r>
          </w:p>
        </w:tc>
        <w:tc>
          <w:tcPr>
            <w:tcW w:w="0" w:type="auto"/>
            <w:shd w:val="clear" w:color="auto" w:fill="FFFFFF"/>
            <w:tcMar>
              <w:top w:w="120" w:type="dxa"/>
              <w:left w:w="120" w:type="dxa"/>
              <w:bottom w:w="120" w:type="dxa"/>
              <w:right w:w="120" w:type="dxa"/>
            </w:tcMar>
            <w:hideMark/>
          </w:tcPr>
          <w:p w14:paraId="34D5DC4C" w14:textId="77777777" w:rsidR="004C1674" w:rsidRDefault="004C1674">
            <w:pPr>
              <w:spacing w:before="300" w:after="300"/>
            </w:pPr>
            <w:r>
              <w:t>Long</w:t>
            </w:r>
          </w:p>
        </w:tc>
        <w:tc>
          <w:tcPr>
            <w:tcW w:w="3952" w:type="dxa"/>
            <w:shd w:val="clear" w:color="auto" w:fill="FFFFFF"/>
            <w:tcMar>
              <w:top w:w="120" w:type="dxa"/>
              <w:left w:w="120" w:type="dxa"/>
              <w:bottom w:w="120" w:type="dxa"/>
              <w:right w:w="120" w:type="dxa"/>
            </w:tcMar>
            <w:hideMark/>
          </w:tcPr>
          <w:p w14:paraId="0B712448" w14:textId="77777777" w:rsidR="004C1674" w:rsidRPr="004C1674" w:rsidRDefault="004C1674">
            <w:pPr>
              <w:spacing w:before="300" w:after="300"/>
              <w:rPr>
                <w:lang w:val="en-US"/>
              </w:rPr>
            </w:pPr>
            <w:r w:rsidRPr="004C1674">
              <w:rPr>
                <w:lang w:val="en-US"/>
              </w:rPr>
              <w:t>Returns the size of the file in bytes</w:t>
            </w:r>
          </w:p>
        </w:tc>
      </w:tr>
      <w:tr w:rsidR="004C1674" w:rsidRPr="00EA16EA" w14:paraId="6B29BFEC" w14:textId="77777777" w:rsidTr="004C1674">
        <w:tc>
          <w:tcPr>
            <w:tcW w:w="0" w:type="auto"/>
            <w:shd w:val="clear" w:color="auto" w:fill="E7E9EB"/>
            <w:tcMar>
              <w:top w:w="120" w:type="dxa"/>
              <w:left w:w="240" w:type="dxa"/>
              <w:bottom w:w="120" w:type="dxa"/>
              <w:right w:w="120" w:type="dxa"/>
            </w:tcMar>
            <w:hideMark/>
          </w:tcPr>
          <w:p w14:paraId="501A74B6" w14:textId="77777777" w:rsidR="004C1674" w:rsidRDefault="004C1674">
            <w:pPr>
              <w:spacing w:before="300" w:after="300"/>
            </w:pPr>
            <w:proofErr w:type="spellStart"/>
            <w:proofErr w:type="gramStart"/>
            <w:r>
              <w:rPr>
                <w:rStyle w:val="HTML"/>
                <w:rFonts w:ascii="Consolas" w:eastAsiaTheme="minorHAnsi" w:hAnsi="Consolas"/>
                <w:color w:val="DC143C"/>
                <w:sz w:val="24"/>
                <w:szCs w:val="24"/>
              </w:rPr>
              <w:t>list</w:t>
            </w:r>
            <w:proofErr w:type="spellEnd"/>
            <w:r>
              <w:rPr>
                <w:rStyle w:val="HTML"/>
                <w:rFonts w:ascii="Consolas" w:eastAsiaTheme="minorHAnsi" w:hAnsi="Consolas"/>
                <w:color w:val="DC143C"/>
                <w:sz w:val="24"/>
                <w:szCs w:val="24"/>
              </w:rPr>
              <w:t>(</w:t>
            </w:r>
            <w:proofErr w:type="gramEnd"/>
            <w:r>
              <w:rPr>
                <w:rStyle w:val="HTML"/>
                <w:rFonts w:ascii="Consolas" w:eastAsiaTheme="minorHAnsi" w:hAnsi="Consolas"/>
                <w:color w:val="DC143C"/>
                <w:sz w:val="24"/>
                <w:szCs w:val="24"/>
              </w:rPr>
              <w:t>)</w:t>
            </w:r>
          </w:p>
        </w:tc>
        <w:tc>
          <w:tcPr>
            <w:tcW w:w="0" w:type="auto"/>
            <w:shd w:val="clear" w:color="auto" w:fill="E7E9EB"/>
            <w:tcMar>
              <w:top w:w="120" w:type="dxa"/>
              <w:left w:w="120" w:type="dxa"/>
              <w:bottom w:w="120" w:type="dxa"/>
              <w:right w:w="120" w:type="dxa"/>
            </w:tcMar>
            <w:hideMark/>
          </w:tcPr>
          <w:p w14:paraId="21FC44DC" w14:textId="77777777" w:rsidR="004C1674" w:rsidRDefault="004C1674">
            <w:pPr>
              <w:spacing w:before="300" w:after="300"/>
            </w:pPr>
            <w:proofErr w:type="spellStart"/>
            <w:proofErr w:type="gramStart"/>
            <w:r>
              <w:t>String</w:t>
            </w:r>
            <w:proofErr w:type="spellEnd"/>
            <w:r>
              <w:t>[</w:t>
            </w:r>
            <w:proofErr w:type="gramEnd"/>
            <w:r>
              <w:t>]</w:t>
            </w:r>
          </w:p>
        </w:tc>
        <w:tc>
          <w:tcPr>
            <w:tcW w:w="3952" w:type="dxa"/>
            <w:shd w:val="clear" w:color="auto" w:fill="E7E9EB"/>
            <w:tcMar>
              <w:top w:w="120" w:type="dxa"/>
              <w:left w:w="120" w:type="dxa"/>
              <w:bottom w:w="120" w:type="dxa"/>
              <w:right w:w="120" w:type="dxa"/>
            </w:tcMar>
            <w:hideMark/>
          </w:tcPr>
          <w:p w14:paraId="65EA5E1F" w14:textId="77777777" w:rsidR="004C1674" w:rsidRPr="004C1674" w:rsidRDefault="004C1674">
            <w:pPr>
              <w:spacing w:before="300" w:after="300"/>
              <w:rPr>
                <w:lang w:val="en-US"/>
              </w:rPr>
            </w:pPr>
            <w:r w:rsidRPr="004C1674">
              <w:rPr>
                <w:lang w:val="en-US"/>
              </w:rPr>
              <w:t>Returns an array of the files in the directory</w:t>
            </w:r>
          </w:p>
        </w:tc>
      </w:tr>
      <w:tr w:rsidR="004C1674" w14:paraId="43EEBD06" w14:textId="77777777" w:rsidTr="004C1674">
        <w:tc>
          <w:tcPr>
            <w:tcW w:w="0" w:type="auto"/>
            <w:shd w:val="clear" w:color="auto" w:fill="FFFFFF"/>
            <w:tcMar>
              <w:top w:w="120" w:type="dxa"/>
              <w:left w:w="240" w:type="dxa"/>
              <w:bottom w:w="120" w:type="dxa"/>
              <w:right w:w="120" w:type="dxa"/>
            </w:tcMar>
            <w:hideMark/>
          </w:tcPr>
          <w:p w14:paraId="3BB4B9D2" w14:textId="77777777" w:rsidR="004C1674" w:rsidRDefault="004C1674">
            <w:pPr>
              <w:spacing w:before="300" w:after="300"/>
            </w:pPr>
            <w:proofErr w:type="spellStart"/>
            <w:proofErr w:type="gramStart"/>
            <w:r>
              <w:rPr>
                <w:rStyle w:val="HTML"/>
                <w:rFonts w:ascii="Consolas" w:eastAsiaTheme="minorHAnsi" w:hAnsi="Consolas"/>
                <w:color w:val="DC143C"/>
                <w:sz w:val="24"/>
                <w:szCs w:val="24"/>
              </w:rPr>
              <w:t>mkdir</w:t>
            </w:r>
            <w:proofErr w:type="spellEnd"/>
            <w:r>
              <w:rPr>
                <w:rStyle w:val="HTML"/>
                <w:rFonts w:ascii="Consolas" w:eastAsiaTheme="minorHAnsi" w:hAnsi="Consolas"/>
                <w:color w:val="DC143C"/>
                <w:sz w:val="24"/>
                <w:szCs w:val="24"/>
              </w:rPr>
              <w:t>(</w:t>
            </w:r>
            <w:proofErr w:type="gramEnd"/>
            <w:r>
              <w:rPr>
                <w:rStyle w:val="HTML"/>
                <w:rFonts w:ascii="Consolas" w:eastAsiaTheme="minorHAnsi" w:hAnsi="Consolas"/>
                <w:color w:val="DC143C"/>
                <w:sz w:val="24"/>
                <w:szCs w:val="24"/>
              </w:rPr>
              <w:t>)</w:t>
            </w:r>
          </w:p>
        </w:tc>
        <w:tc>
          <w:tcPr>
            <w:tcW w:w="0" w:type="auto"/>
            <w:shd w:val="clear" w:color="auto" w:fill="FFFFFF"/>
            <w:tcMar>
              <w:top w:w="120" w:type="dxa"/>
              <w:left w:w="120" w:type="dxa"/>
              <w:bottom w:w="120" w:type="dxa"/>
              <w:right w:w="120" w:type="dxa"/>
            </w:tcMar>
            <w:hideMark/>
          </w:tcPr>
          <w:p w14:paraId="1F497526" w14:textId="77777777" w:rsidR="004C1674" w:rsidRDefault="004C1674">
            <w:pPr>
              <w:spacing w:before="300" w:after="300"/>
            </w:pPr>
            <w:proofErr w:type="spellStart"/>
            <w:r>
              <w:t>Boolean</w:t>
            </w:r>
            <w:proofErr w:type="spellEnd"/>
          </w:p>
        </w:tc>
        <w:tc>
          <w:tcPr>
            <w:tcW w:w="3952" w:type="dxa"/>
            <w:shd w:val="clear" w:color="auto" w:fill="FFFFFF"/>
            <w:tcMar>
              <w:top w:w="120" w:type="dxa"/>
              <w:left w:w="120" w:type="dxa"/>
              <w:bottom w:w="120" w:type="dxa"/>
              <w:right w:w="120" w:type="dxa"/>
            </w:tcMar>
            <w:hideMark/>
          </w:tcPr>
          <w:p w14:paraId="601FEDB2" w14:textId="77777777" w:rsidR="004C1674" w:rsidRDefault="004C1674">
            <w:pPr>
              <w:spacing w:before="300" w:after="300"/>
            </w:pPr>
            <w:proofErr w:type="spellStart"/>
            <w:r>
              <w:t>Creates</w:t>
            </w:r>
            <w:proofErr w:type="spellEnd"/>
            <w:r>
              <w:t xml:space="preserve"> a </w:t>
            </w:r>
            <w:proofErr w:type="spellStart"/>
            <w:r>
              <w:t>directory</w:t>
            </w:r>
            <w:proofErr w:type="spellEnd"/>
          </w:p>
        </w:tc>
      </w:tr>
    </w:tbl>
    <w:p w14:paraId="1BF168E4" w14:textId="7067E0BC" w:rsidR="004C1674" w:rsidRDefault="004C1674" w:rsidP="004C1674">
      <w:pPr>
        <w:pStyle w:val="a3"/>
        <w:shd w:val="clear" w:color="auto" w:fill="FFFFFF"/>
        <w:spacing w:before="288" w:beforeAutospacing="0" w:after="288" w:afterAutospacing="0"/>
        <w:rPr>
          <w:rFonts w:ascii="Verdana" w:hAnsi="Verdana"/>
          <w:color w:val="000000"/>
          <w:sz w:val="23"/>
          <w:szCs w:val="23"/>
        </w:rPr>
      </w:pPr>
    </w:p>
    <w:p w14:paraId="5C259304" w14:textId="77777777" w:rsidR="004C1674" w:rsidRDefault="004C1674">
      <w:pPr>
        <w:rPr>
          <w:rFonts w:ascii="Verdana" w:eastAsia="Times New Roman" w:hAnsi="Verdana" w:cs="Times New Roman"/>
          <w:color w:val="000000"/>
          <w:sz w:val="23"/>
          <w:szCs w:val="23"/>
          <w:lang w:eastAsia="ru-RU"/>
        </w:rPr>
      </w:pPr>
      <w:r>
        <w:rPr>
          <w:rFonts w:ascii="Verdana" w:hAnsi="Verdana"/>
          <w:color w:val="000000"/>
          <w:sz w:val="23"/>
          <w:szCs w:val="23"/>
        </w:rPr>
        <w:br w:type="page"/>
      </w:r>
    </w:p>
    <w:p w14:paraId="26E5748C" w14:textId="1AE6D8C5" w:rsidR="004C1674" w:rsidRPr="004C1674" w:rsidRDefault="004C1674" w:rsidP="004C1674">
      <w:pPr>
        <w:pStyle w:val="1"/>
        <w:shd w:val="clear" w:color="auto" w:fill="FFFFFF"/>
        <w:spacing w:before="150" w:after="150"/>
        <w:rPr>
          <w:rFonts w:ascii="Segoe UI" w:hAnsi="Segoe UI" w:cs="Segoe UI"/>
          <w:color w:val="000000"/>
          <w:sz w:val="63"/>
          <w:szCs w:val="63"/>
          <w:lang w:val="en-US"/>
        </w:rPr>
      </w:pPr>
      <w:r w:rsidRPr="004C1674">
        <w:rPr>
          <w:rFonts w:ascii="Segoe UI" w:hAnsi="Segoe UI" w:cs="Segoe UI"/>
          <w:b/>
          <w:bCs/>
          <w:color w:val="000000"/>
          <w:sz w:val="63"/>
          <w:szCs w:val="63"/>
          <w:lang w:val="en-US"/>
        </w:rPr>
        <w:lastRenderedPageBreak/>
        <w:t>Java </w:t>
      </w:r>
      <w:r w:rsidRPr="004C1674">
        <w:rPr>
          <w:rStyle w:val="colorh1"/>
          <w:rFonts w:ascii="Segoe UI" w:hAnsi="Segoe UI" w:cs="Segoe UI"/>
          <w:b/>
          <w:bCs/>
          <w:color w:val="000000"/>
          <w:sz w:val="63"/>
          <w:szCs w:val="63"/>
          <w:lang w:val="en-US"/>
        </w:rPr>
        <w:t xml:space="preserve">Create and Write </w:t>
      </w:r>
      <w:proofErr w:type="gramStart"/>
      <w:r w:rsidRPr="004C1674">
        <w:rPr>
          <w:rStyle w:val="colorh1"/>
          <w:rFonts w:ascii="Segoe UI" w:hAnsi="Segoe UI" w:cs="Segoe UI"/>
          <w:b/>
          <w:bCs/>
          <w:color w:val="000000"/>
          <w:sz w:val="63"/>
          <w:szCs w:val="63"/>
          <w:lang w:val="en-US"/>
        </w:rPr>
        <w:t>To</w:t>
      </w:r>
      <w:proofErr w:type="gramEnd"/>
      <w:r w:rsidRPr="004C1674">
        <w:rPr>
          <w:rStyle w:val="colorh1"/>
          <w:rFonts w:ascii="Segoe UI" w:hAnsi="Segoe UI" w:cs="Segoe UI"/>
          <w:b/>
          <w:bCs/>
          <w:color w:val="000000"/>
          <w:sz w:val="63"/>
          <w:szCs w:val="63"/>
          <w:lang w:val="en-US"/>
        </w:rPr>
        <w:t xml:space="preserve"> Files</w:t>
      </w:r>
      <w:r w:rsidR="00000000">
        <w:pict w14:anchorId="43998F36">
          <v:rect id="_x0000_i1061" style="width:0;height:0" o:hralign="center" o:hrstd="t" o:hrnoshade="t" o:hr="t" fillcolor="black" stroked="f"/>
        </w:pict>
      </w:r>
    </w:p>
    <w:p w14:paraId="4BB4F866" w14:textId="77777777" w:rsidR="004C1674" w:rsidRPr="004C1674" w:rsidRDefault="004C1674" w:rsidP="004C1674">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4C1674">
        <w:rPr>
          <w:rFonts w:ascii="Segoe UI" w:hAnsi="Segoe UI" w:cs="Segoe UI"/>
          <w:b w:val="0"/>
          <w:bCs w:val="0"/>
          <w:color w:val="000000"/>
          <w:sz w:val="48"/>
          <w:szCs w:val="48"/>
          <w:lang w:val="en-US"/>
        </w:rPr>
        <w:t>Create a File</w:t>
      </w:r>
    </w:p>
    <w:p w14:paraId="78AA3D37" w14:textId="5E16801F" w:rsidR="004C1674" w:rsidRDefault="004C1674" w:rsidP="004C1674">
      <w:pPr>
        <w:pStyle w:val="a3"/>
        <w:shd w:val="clear" w:color="auto" w:fill="FFFFFF"/>
        <w:spacing w:before="288" w:beforeAutospacing="0" w:after="288" w:afterAutospacing="0"/>
        <w:rPr>
          <w:rFonts w:ascii="Verdana" w:hAnsi="Verdana"/>
          <w:color w:val="000000"/>
          <w:sz w:val="23"/>
          <w:szCs w:val="23"/>
          <w:lang w:val="en-US"/>
        </w:rPr>
      </w:pPr>
      <w:r w:rsidRPr="004C1674">
        <w:rPr>
          <w:rFonts w:ascii="Verdana" w:hAnsi="Verdana"/>
          <w:color w:val="000000"/>
          <w:sz w:val="23"/>
          <w:szCs w:val="23"/>
          <w:lang w:val="en-US"/>
        </w:rPr>
        <w:t>To create a file in Java, you can use the </w:t>
      </w:r>
      <w:proofErr w:type="spellStart"/>
      <w:proofErr w:type="gramStart"/>
      <w:r w:rsidRPr="004C1674">
        <w:rPr>
          <w:rStyle w:val="HTML"/>
          <w:rFonts w:ascii="Consolas" w:hAnsi="Consolas"/>
          <w:color w:val="DC143C"/>
          <w:sz w:val="24"/>
          <w:szCs w:val="24"/>
          <w:lang w:val="en-US"/>
        </w:rPr>
        <w:t>createNewFile</w:t>
      </w:r>
      <w:proofErr w:type="spellEnd"/>
      <w:r w:rsidRPr="004C1674">
        <w:rPr>
          <w:rStyle w:val="HTML"/>
          <w:rFonts w:ascii="Consolas" w:hAnsi="Consolas"/>
          <w:color w:val="DC143C"/>
          <w:sz w:val="24"/>
          <w:szCs w:val="24"/>
          <w:lang w:val="en-US"/>
        </w:rPr>
        <w:t>(</w:t>
      </w:r>
      <w:proofErr w:type="gramEnd"/>
      <w:r w:rsidRPr="004C1674">
        <w:rPr>
          <w:rStyle w:val="HTML"/>
          <w:rFonts w:ascii="Consolas" w:hAnsi="Consolas"/>
          <w:color w:val="DC143C"/>
          <w:sz w:val="24"/>
          <w:szCs w:val="24"/>
          <w:lang w:val="en-US"/>
        </w:rPr>
        <w:t>)</w:t>
      </w:r>
      <w:r w:rsidRPr="004C1674">
        <w:rPr>
          <w:rFonts w:ascii="Verdana" w:hAnsi="Verdana"/>
          <w:color w:val="000000"/>
          <w:sz w:val="23"/>
          <w:szCs w:val="23"/>
          <w:lang w:val="en-US"/>
        </w:rPr>
        <w:t xml:space="preserve"> method. This method returns a </w:t>
      </w:r>
      <w:proofErr w:type="spellStart"/>
      <w:r w:rsidRPr="004C1674">
        <w:rPr>
          <w:rFonts w:ascii="Verdana" w:hAnsi="Verdana"/>
          <w:color w:val="000000"/>
          <w:sz w:val="23"/>
          <w:szCs w:val="23"/>
          <w:lang w:val="en-US"/>
        </w:rPr>
        <w:t>boolean</w:t>
      </w:r>
      <w:proofErr w:type="spellEnd"/>
      <w:r w:rsidRPr="004C1674">
        <w:rPr>
          <w:rFonts w:ascii="Verdana" w:hAnsi="Verdana"/>
          <w:color w:val="000000"/>
          <w:sz w:val="23"/>
          <w:szCs w:val="23"/>
          <w:lang w:val="en-US"/>
        </w:rPr>
        <w:t xml:space="preserve"> value: </w:t>
      </w:r>
      <w:r w:rsidRPr="004C1674">
        <w:rPr>
          <w:rStyle w:val="HTML"/>
          <w:rFonts w:ascii="Consolas" w:hAnsi="Consolas"/>
          <w:color w:val="DC143C"/>
          <w:sz w:val="24"/>
          <w:szCs w:val="24"/>
          <w:lang w:val="en-US"/>
        </w:rPr>
        <w:t>true</w:t>
      </w:r>
      <w:r w:rsidRPr="004C1674">
        <w:rPr>
          <w:rFonts w:ascii="Verdana" w:hAnsi="Verdana"/>
          <w:color w:val="000000"/>
          <w:sz w:val="23"/>
          <w:szCs w:val="23"/>
          <w:lang w:val="en-US"/>
        </w:rPr>
        <w:t> if the file was successfully created, and </w:t>
      </w:r>
      <w:r w:rsidRPr="004C1674">
        <w:rPr>
          <w:rStyle w:val="HTML"/>
          <w:rFonts w:ascii="Consolas" w:hAnsi="Consolas"/>
          <w:color w:val="DC143C"/>
          <w:sz w:val="24"/>
          <w:szCs w:val="24"/>
          <w:lang w:val="en-US"/>
        </w:rPr>
        <w:t>false</w:t>
      </w:r>
      <w:r w:rsidRPr="004C1674">
        <w:rPr>
          <w:rFonts w:ascii="Verdana" w:hAnsi="Verdana"/>
          <w:color w:val="000000"/>
          <w:sz w:val="23"/>
          <w:szCs w:val="23"/>
          <w:lang w:val="en-US"/>
        </w:rPr>
        <w:t> if the file already exists. Note that the method is enclosed in a </w:t>
      </w:r>
      <w:r w:rsidRPr="004C1674">
        <w:rPr>
          <w:rStyle w:val="HTML"/>
          <w:rFonts w:ascii="Consolas" w:hAnsi="Consolas"/>
          <w:color w:val="DC143C"/>
          <w:sz w:val="24"/>
          <w:szCs w:val="24"/>
          <w:lang w:val="en-US"/>
        </w:rPr>
        <w:t>try...catch</w:t>
      </w:r>
      <w:r w:rsidRPr="004C1674">
        <w:rPr>
          <w:rFonts w:ascii="Verdana" w:hAnsi="Verdana"/>
          <w:color w:val="000000"/>
          <w:sz w:val="23"/>
          <w:szCs w:val="23"/>
          <w:lang w:val="en-US"/>
        </w:rPr>
        <w:t> block. This is necessary because it throws an </w:t>
      </w:r>
      <w:proofErr w:type="spellStart"/>
      <w:r w:rsidRPr="004C1674">
        <w:rPr>
          <w:rStyle w:val="HTML"/>
          <w:rFonts w:ascii="Consolas" w:hAnsi="Consolas"/>
          <w:color w:val="DC143C"/>
          <w:sz w:val="24"/>
          <w:szCs w:val="24"/>
          <w:lang w:val="en-US"/>
        </w:rPr>
        <w:t>IOException</w:t>
      </w:r>
      <w:proofErr w:type="spellEnd"/>
      <w:r w:rsidRPr="004C1674">
        <w:rPr>
          <w:rFonts w:ascii="Verdana" w:hAnsi="Verdana"/>
          <w:color w:val="000000"/>
          <w:sz w:val="23"/>
          <w:szCs w:val="23"/>
          <w:lang w:val="en-US"/>
        </w:rPr>
        <w:t> if an error occurs (if the file cannot be created for some reason):</w:t>
      </w:r>
    </w:p>
    <w:p w14:paraId="203DFF1A" w14:textId="05705A1F" w:rsidR="004C1674" w:rsidRDefault="004C1674" w:rsidP="004C1674">
      <w:pPr>
        <w:pStyle w:val="a3"/>
        <w:shd w:val="clear" w:color="auto" w:fill="FFFFFF"/>
        <w:spacing w:before="288" w:beforeAutospacing="0" w:after="288" w:afterAutospacing="0"/>
        <w:rPr>
          <w:rFonts w:ascii="Verdana" w:hAnsi="Verdana"/>
          <w:color w:val="000000"/>
          <w:sz w:val="23"/>
          <w:szCs w:val="23"/>
          <w:lang w:val="en-US"/>
        </w:rPr>
      </w:pPr>
    </w:p>
    <w:p w14:paraId="4F79545F" w14:textId="77777777" w:rsidR="004C1674" w:rsidRDefault="004C1674" w:rsidP="004C1674">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 xml:space="preserve">REPO:  lessons </w:t>
      </w:r>
    </w:p>
    <w:p w14:paraId="7CA69A7F" w14:textId="2B131F18" w:rsidR="004C1674" w:rsidRDefault="004C1674" w:rsidP="004C1674">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Package: month3.lesson1</w:t>
      </w:r>
    </w:p>
    <w:p w14:paraId="1E82001C" w14:textId="57ADDDA5" w:rsidR="004C1674" w:rsidRDefault="004C1674" w:rsidP="004C1674">
      <w:pPr>
        <w:pStyle w:val="a3"/>
        <w:spacing w:before="120" w:beforeAutospacing="0" w:after="144" w:afterAutospacing="0"/>
        <w:jc w:val="both"/>
        <w:rPr>
          <w:rFonts w:ascii="Nunito" w:hAnsi="Nunito"/>
          <w:i/>
          <w:iCs/>
          <w:color w:val="000000"/>
          <w:lang w:val="en-US"/>
        </w:rPr>
      </w:pPr>
      <w:r>
        <w:rPr>
          <w:rFonts w:ascii="Nunito" w:hAnsi="Nunito"/>
          <w:i/>
          <w:iCs/>
          <w:color w:val="000000"/>
          <w:lang w:val="en-US"/>
        </w:rPr>
        <w:t>CreateFile.java</w:t>
      </w:r>
    </w:p>
    <w:p w14:paraId="423E0A4A" w14:textId="611D871B" w:rsidR="004C1674" w:rsidRDefault="004C1674" w:rsidP="004C1674">
      <w:pPr>
        <w:pStyle w:val="a3"/>
        <w:shd w:val="clear" w:color="auto" w:fill="FFFFFF"/>
        <w:spacing w:before="288" w:beforeAutospacing="0" w:after="288" w:afterAutospacing="0"/>
        <w:rPr>
          <w:rFonts w:ascii="Verdana" w:hAnsi="Verdana"/>
          <w:color w:val="000000"/>
          <w:sz w:val="23"/>
          <w:szCs w:val="23"/>
          <w:lang w:val="en-US"/>
        </w:rPr>
      </w:pPr>
    </w:p>
    <w:p w14:paraId="44D508ED" w14:textId="77777777" w:rsidR="004C1674" w:rsidRPr="004C1674" w:rsidRDefault="004C1674" w:rsidP="004C1674">
      <w:pPr>
        <w:pStyle w:val="a3"/>
        <w:shd w:val="clear" w:color="auto" w:fill="FFFFFF"/>
        <w:spacing w:before="288" w:beforeAutospacing="0" w:after="288" w:afterAutospacing="0"/>
        <w:rPr>
          <w:rFonts w:ascii="Verdana" w:hAnsi="Verdana"/>
          <w:color w:val="000000"/>
          <w:sz w:val="23"/>
          <w:szCs w:val="23"/>
          <w:lang w:val="en-US"/>
        </w:rPr>
      </w:pPr>
    </w:p>
    <w:p w14:paraId="6654C074" w14:textId="77777777" w:rsidR="004C1674" w:rsidRPr="004C1674" w:rsidRDefault="004C1674" w:rsidP="004C1674">
      <w:pPr>
        <w:pStyle w:val="a3"/>
        <w:shd w:val="clear" w:color="auto" w:fill="FFFFFF"/>
        <w:spacing w:before="288" w:beforeAutospacing="0" w:after="288" w:afterAutospacing="0"/>
        <w:rPr>
          <w:rFonts w:ascii="Verdana" w:hAnsi="Verdana"/>
          <w:color w:val="000000"/>
          <w:sz w:val="23"/>
          <w:szCs w:val="23"/>
          <w:lang w:val="en-US"/>
        </w:rPr>
      </w:pPr>
      <w:r w:rsidRPr="004C1674">
        <w:rPr>
          <w:rFonts w:ascii="Verdana" w:hAnsi="Verdana"/>
          <w:color w:val="000000"/>
          <w:sz w:val="23"/>
          <w:szCs w:val="23"/>
          <w:lang w:val="en-US"/>
        </w:rPr>
        <w:t>To create a file in a specific directory (requires permission), specify the path of the file and use double backslashes to escape the "</w:t>
      </w:r>
      <w:r w:rsidRPr="004C1674">
        <w:rPr>
          <w:rStyle w:val="HTML"/>
          <w:rFonts w:ascii="Consolas" w:hAnsi="Consolas"/>
          <w:color w:val="DC143C"/>
          <w:sz w:val="24"/>
          <w:szCs w:val="24"/>
          <w:lang w:val="en-US"/>
        </w:rPr>
        <w:t>\</w:t>
      </w:r>
      <w:r w:rsidRPr="004C1674">
        <w:rPr>
          <w:rFonts w:ascii="Verdana" w:hAnsi="Verdana"/>
          <w:color w:val="000000"/>
          <w:sz w:val="23"/>
          <w:szCs w:val="23"/>
          <w:lang w:val="en-US"/>
        </w:rPr>
        <w:t xml:space="preserve">" character (for Windows). On Mac and </w:t>
      </w:r>
      <w:proofErr w:type="gramStart"/>
      <w:r w:rsidRPr="004C1674">
        <w:rPr>
          <w:rFonts w:ascii="Verdana" w:hAnsi="Verdana"/>
          <w:color w:val="000000"/>
          <w:sz w:val="23"/>
          <w:szCs w:val="23"/>
          <w:lang w:val="en-US"/>
        </w:rPr>
        <w:t>Linux</w:t>
      </w:r>
      <w:proofErr w:type="gramEnd"/>
      <w:r w:rsidRPr="004C1674">
        <w:rPr>
          <w:rFonts w:ascii="Verdana" w:hAnsi="Verdana"/>
          <w:color w:val="000000"/>
          <w:sz w:val="23"/>
          <w:szCs w:val="23"/>
          <w:lang w:val="en-US"/>
        </w:rPr>
        <w:t xml:space="preserve"> you can just write the path, like: /Users/name/filename.txt</w:t>
      </w:r>
    </w:p>
    <w:p w14:paraId="5C67FF46" w14:textId="77777777" w:rsidR="004C1674" w:rsidRPr="004C1674" w:rsidRDefault="004C1674" w:rsidP="004C1674">
      <w:pPr>
        <w:pStyle w:val="3"/>
        <w:shd w:val="clear" w:color="auto" w:fill="E7E9EB"/>
        <w:spacing w:before="150" w:after="150"/>
        <w:rPr>
          <w:rFonts w:ascii="Segoe UI" w:hAnsi="Segoe UI" w:cs="Segoe UI"/>
          <w:color w:val="000000"/>
          <w:sz w:val="36"/>
          <w:szCs w:val="36"/>
          <w:lang w:val="en-US"/>
        </w:rPr>
      </w:pPr>
      <w:r w:rsidRPr="004C1674">
        <w:rPr>
          <w:rFonts w:ascii="Segoe UI" w:hAnsi="Segoe UI" w:cs="Segoe UI"/>
          <w:b/>
          <w:bCs/>
          <w:color w:val="000000"/>
          <w:sz w:val="36"/>
          <w:szCs w:val="36"/>
          <w:lang w:val="en-US"/>
        </w:rPr>
        <w:t>Example</w:t>
      </w:r>
    </w:p>
    <w:p w14:paraId="03E0E724" w14:textId="06FC13AD" w:rsidR="004C1674" w:rsidRPr="004C1674" w:rsidRDefault="004C1674" w:rsidP="004C1674">
      <w:pPr>
        <w:pStyle w:val="HTML0"/>
        <w:pBdr>
          <w:left w:val="single" w:sz="24" w:space="12" w:color="04AA6D"/>
        </w:pBdr>
        <w:shd w:val="clear" w:color="auto" w:fill="FFFFFF"/>
        <w:spacing w:before="240" w:after="240"/>
        <w:rPr>
          <w:rFonts w:ascii="Consolas" w:hAnsi="Consolas"/>
          <w:color w:val="000000"/>
          <w:sz w:val="23"/>
          <w:szCs w:val="23"/>
          <w:lang w:val="en-US"/>
        </w:rPr>
      </w:pPr>
      <w:r w:rsidRPr="004C1674">
        <w:rPr>
          <w:rStyle w:val="token"/>
          <w:rFonts w:ascii="Consolas" w:eastAsiaTheme="majorEastAsia" w:hAnsi="Consolas"/>
          <w:color w:val="DD4A68"/>
          <w:sz w:val="23"/>
          <w:szCs w:val="23"/>
          <w:lang w:val="en-US"/>
        </w:rPr>
        <w:t>File</w:t>
      </w:r>
      <w:r w:rsidRPr="004C1674">
        <w:rPr>
          <w:rStyle w:val="HTML"/>
          <w:rFonts w:ascii="Consolas" w:hAnsi="Consolas"/>
          <w:color w:val="000000"/>
          <w:sz w:val="23"/>
          <w:szCs w:val="23"/>
          <w:lang w:val="en-US"/>
        </w:rPr>
        <w:t xml:space="preserve"> </w:t>
      </w:r>
      <w:proofErr w:type="spellStart"/>
      <w:r w:rsidRPr="004C1674">
        <w:rPr>
          <w:rStyle w:val="HTML"/>
          <w:rFonts w:ascii="Consolas" w:hAnsi="Consolas"/>
          <w:color w:val="000000"/>
          <w:sz w:val="23"/>
          <w:szCs w:val="23"/>
          <w:lang w:val="en-US"/>
        </w:rPr>
        <w:t>myObj</w:t>
      </w:r>
      <w:proofErr w:type="spellEnd"/>
      <w:r w:rsidRPr="004C1674">
        <w:rPr>
          <w:rStyle w:val="HTML"/>
          <w:rFonts w:ascii="Consolas" w:hAnsi="Consolas"/>
          <w:color w:val="000000"/>
          <w:sz w:val="23"/>
          <w:szCs w:val="23"/>
          <w:lang w:val="en-US"/>
        </w:rPr>
        <w:t xml:space="preserve"> </w:t>
      </w:r>
      <w:r w:rsidRPr="004C1674">
        <w:rPr>
          <w:rStyle w:val="token"/>
          <w:rFonts w:ascii="Consolas" w:eastAsiaTheme="majorEastAsia" w:hAnsi="Consolas"/>
          <w:color w:val="9A6E3A"/>
          <w:sz w:val="23"/>
          <w:szCs w:val="23"/>
          <w:lang w:val="en-US"/>
        </w:rPr>
        <w:t>=</w:t>
      </w:r>
      <w:r w:rsidRPr="004C1674">
        <w:rPr>
          <w:rStyle w:val="HTML"/>
          <w:rFonts w:ascii="Consolas" w:hAnsi="Consolas"/>
          <w:color w:val="000000"/>
          <w:sz w:val="23"/>
          <w:szCs w:val="23"/>
          <w:lang w:val="en-US"/>
        </w:rPr>
        <w:t xml:space="preserve"> </w:t>
      </w:r>
      <w:r w:rsidRPr="004C1674">
        <w:rPr>
          <w:rStyle w:val="token"/>
          <w:rFonts w:ascii="Consolas" w:eastAsiaTheme="majorEastAsia" w:hAnsi="Consolas"/>
          <w:color w:val="0077AA"/>
          <w:sz w:val="23"/>
          <w:szCs w:val="23"/>
          <w:lang w:val="en-US"/>
        </w:rPr>
        <w:t>new</w:t>
      </w:r>
      <w:r w:rsidRPr="004C1674">
        <w:rPr>
          <w:rStyle w:val="HTML"/>
          <w:rFonts w:ascii="Consolas" w:hAnsi="Consolas"/>
          <w:color w:val="000000"/>
          <w:sz w:val="23"/>
          <w:szCs w:val="23"/>
          <w:lang w:val="en-US"/>
        </w:rPr>
        <w:t xml:space="preserve"> </w:t>
      </w:r>
      <w:r w:rsidRPr="004C1674">
        <w:rPr>
          <w:rStyle w:val="token"/>
          <w:rFonts w:ascii="Consolas" w:eastAsiaTheme="majorEastAsia" w:hAnsi="Consolas"/>
          <w:color w:val="DD4A68"/>
          <w:sz w:val="23"/>
          <w:szCs w:val="23"/>
          <w:lang w:val="en-US"/>
        </w:rPr>
        <w:t>File</w:t>
      </w:r>
      <w:r w:rsidRPr="004C1674">
        <w:rPr>
          <w:rStyle w:val="token"/>
          <w:rFonts w:ascii="Consolas" w:eastAsiaTheme="majorEastAsia" w:hAnsi="Consolas"/>
          <w:color w:val="999999"/>
          <w:sz w:val="23"/>
          <w:szCs w:val="23"/>
          <w:lang w:val="en-US"/>
        </w:rPr>
        <w:t>(</w:t>
      </w:r>
      <w:r w:rsidRPr="004C1674">
        <w:rPr>
          <w:rStyle w:val="token"/>
          <w:rFonts w:ascii="Consolas" w:eastAsiaTheme="majorEastAsia" w:hAnsi="Consolas"/>
          <w:color w:val="669900"/>
          <w:sz w:val="23"/>
          <w:szCs w:val="23"/>
          <w:lang w:val="en-US"/>
        </w:rPr>
        <w:t>"C:\\Users\\MyName\\filename.txt"</w:t>
      </w:r>
      <w:r w:rsidRPr="004C1674">
        <w:rPr>
          <w:rStyle w:val="token"/>
          <w:rFonts w:ascii="Consolas" w:eastAsiaTheme="majorEastAsia" w:hAnsi="Consolas"/>
          <w:color w:val="999999"/>
          <w:sz w:val="23"/>
          <w:szCs w:val="23"/>
          <w:lang w:val="en-US"/>
        </w:rPr>
        <w:t>);</w:t>
      </w:r>
    </w:p>
    <w:p w14:paraId="6610086C" w14:textId="77777777" w:rsidR="004C1674" w:rsidRDefault="00000000" w:rsidP="004C1674">
      <w:pPr>
        <w:spacing w:before="300" w:after="300"/>
        <w:rPr>
          <w:rFonts w:ascii="Times New Roman" w:hAnsi="Times New Roman"/>
          <w:sz w:val="24"/>
          <w:szCs w:val="24"/>
        </w:rPr>
      </w:pPr>
      <w:r>
        <w:pict w14:anchorId="7517E13B">
          <v:rect id="_x0000_i1062" style="width:0;height:0" o:hralign="center" o:hrstd="t" o:hrnoshade="t" o:hr="t" fillcolor="black" stroked="f"/>
        </w:pict>
      </w:r>
    </w:p>
    <w:p w14:paraId="790F6A14" w14:textId="77777777" w:rsidR="004C1674" w:rsidRDefault="004C1674" w:rsidP="004C1674">
      <w:pPr>
        <w:spacing w:before="300" w:after="300"/>
        <w:rPr>
          <w:rFonts w:ascii="Verdana" w:hAnsi="Verdana"/>
          <w:color w:val="000000"/>
          <w:sz w:val="18"/>
          <w:szCs w:val="18"/>
        </w:rPr>
      </w:pPr>
    </w:p>
    <w:p w14:paraId="54039BCA" w14:textId="77777777" w:rsidR="004C1674" w:rsidRDefault="004C1674" w:rsidP="004C1674">
      <w:pPr>
        <w:spacing w:before="300" w:after="300"/>
        <w:rPr>
          <w:rFonts w:ascii="Verdana" w:hAnsi="Verdana"/>
          <w:color w:val="000000"/>
          <w:sz w:val="18"/>
          <w:szCs w:val="18"/>
        </w:rPr>
      </w:pPr>
    </w:p>
    <w:p w14:paraId="276C1D8F" w14:textId="77777777" w:rsidR="004C1674" w:rsidRDefault="004C1674" w:rsidP="004C1674">
      <w:pPr>
        <w:spacing w:before="300" w:after="300"/>
        <w:rPr>
          <w:rFonts w:ascii="Verdana" w:hAnsi="Verdana"/>
          <w:color w:val="000000"/>
          <w:sz w:val="18"/>
          <w:szCs w:val="18"/>
        </w:rPr>
      </w:pPr>
    </w:p>
    <w:p w14:paraId="73B15B5B" w14:textId="77777777" w:rsidR="004C1674" w:rsidRDefault="004C1674" w:rsidP="004C1674">
      <w:pPr>
        <w:spacing w:before="300" w:after="300"/>
        <w:rPr>
          <w:rFonts w:ascii="Verdana" w:hAnsi="Verdana"/>
          <w:color w:val="000000"/>
          <w:sz w:val="18"/>
          <w:szCs w:val="18"/>
        </w:rPr>
      </w:pPr>
    </w:p>
    <w:p w14:paraId="37DA1043" w14:textId="79B6C505" w:rsidR="004C1674" w:rsidRDefault="00000000" w:rsidP="004C1674">
      <w:pPr>
        <w:spacing w:before="300" w:after="300"/>
        <w:rPr>
          <w:rFonts w:ascii="Times New Roman" w:hAnsi="Times New Roman"/>
          <w:sz w:val="24"/>
          <w:szCs w:val="24"/>
        </w:rPr>
      </w:pPr>
      <w:r>
        <w:pict w14:anchorId="302893BD">
          <v:rect id="_x0000_i1063" style="width:0;height:0" o:hralign="center" o:hrstd="t" o:hrnoshade="t" o:hr="t" fillcolor="black" stroked="f"/>
        </w:pict>
      </w:r>
    </w:p>
    <w:p w14:paraId="43AE9A8E" w14:textId="77777777" w:rsidR="004C1674" w:rsidRPr="004C1674" w:rsidRDefault="004C1674" w:rsidP="004C1674">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4C1674">
        <w:rPr>
          <w:rFonts w:ascii="Segoe UI" w:hAnsi="Segoe UI" w:cs="Segoe UI"/>
          <w:b w:val="0"/>
          <w:bCs w:val="0"/>
          <w:color w:val="000000"/>
          <w:sz w:val="48"/>
          <w:szCs w:val="48"/>
          <w:lang w:val="en-US"/>
        </w:rPr>
        <w:lastRenderedPageBreak/>
        <w:t>Write To a File</w:t>
      </w:r>
    </w:p>
    <w:p w14:paraId="1C6C069D" w14:textId="77777777" w:rsidR="004C1674" w:rsidRPr="004C1674" w:rsidRDefault="004C1674" w:rsidP="004C1674">
      <w:pPr>
        <w:pStyle w:val="a3"/>
        <w:shd w:val="clear" w:color="auto" w:fill="FFFFFF"/>
        <w:spacing w:before="288" w:beforeAutospacing="0" w:after="288" w:afterAutospacing="0"/>
        <w:rPr>
          <w:rFonts w:ascii="Verdana" w:hAnsi="Verdana"/>
          <w:color w:val="000000"/>
          <w:sz w:val="23"/>
          <w:szCs w:val="23"/>
          <w:lang w:val="en-US"/>
        </w:rPr>
      </w:pPr>
      <w:r w:rsidRPr="004C1674">
        <w:rPr>
          <w:rFonts w:ascii="Verdana" w:hAnsi="Verdana"/>
          <w:color w:val="000000"/>
          <w:sz w:val="23"/>
          <w:szCs w:val="23"/>
          <w:lang w:val="en-US"/>
        </w:rPr>
        <w:t>In the following example, we use the </w:t>
      </w:r>
      <w:proofErr w:type="spellStart"/>
      <w:r w:rsidRPr="004C1674">
        <w:rPr>
          <w:rStyle w:val="HTML"/>
          <w:rFonts w:ascii="Consolas" w:hAnsi="Consolas"/>
          <w:color w:val="DC143C"/>
          <w:sz w:val="24"/>
          <w:szCs w:val="24"/>
          <w:lang w:val="en-US"/>
        </w:rPr>
        <w:t>FileWriter</w:t>
      </w:r>
      <w:proofErr w:type="spellEnd"/>
      <w:r w:rsidRPr="004C1674">
        <w:rPr>
          <w:rFonts w:ascii="Verdana" w:hAnsi="Verdana"/>
          <w:color w:val="000000"/>
          <w:sz w:val="23"/>
          <w:szCs w:val="23"/>
          <w:lang w:val="en-US"/>
        </w:rPr>
        <w:t> class together with its </w:t>
      </w:r>
      <w:proofErr w:type="gramStart"/>
      <w:r w:rsidRPr="004C1674">
        <w:rPr>
          <w:rStyle w:val="HTML"/>
          <w:rFonts w:ascii="Consolas" w:hAnsi="Consolas"/>
          <w:color w:val="DC143C"/>
          <w:sz w:val="24"/>
          <w:szCs w:val="24"/>
          <w:lang w:val="en-US"/>
        </w:rPr>
        <w:t>write(</w:t>
      </w:r>
      <w:proofErr w:type="gramEnd"/>
      <w:r w:rsidRPr="004C1674">
        <w:rPr>
          <w:rStyle w:val="HTML"/>
          <w:rFonts w:ascii="Consolas" w:hAnsi="Consolas"/>
          <w:color w:val="DC143C"/>
          <w:sz w:val="24"/>
          <w:szCs w:val="24"/>
          <w:lang w:val="en-US"/>
        </w:rPr>
        <w:t>)</w:t>
      </w:r>
      <w:r w:rsidRPr="004C1674">
        <w:rPr>
          <w:rFonts w:ascii="Verdana" w:hAnsi="Verdana"/>
          <w:color w:val="000000"/>
          <w:sz w:val="23"/>
          <w:szCs w:val="23"/>
          <w:lang w:val="en-US"/>
        </w:rPr>
        <w:t> method to write some text to the file we created in the example above. Note that when you are done writing to the file, you should close it with the </w:t>
      </w:r>
      <w:proofErr w:type="gramStart"/>
      <w:r w:rsidRPr="004C1674">
        <w:rPr>
          <w:rStyle w:val="HTML"/>
          <w:rFonts w:ascii="Consolas" w:hAnsi="Consolas"/>
          <w:color w:val="DC143C"/>
          <w:sz w:val="24"/>
          <w:szCs w:val="24"/>
          <w:lang w:val="en-US"/>
        </w:rPr>
        <w:t>close(</w:t>
      </w:r>
      <w:proofErr w:type="gramEnd"/>
      <w:r w:rsidRPr="004C1674">
        <w:rPr>
          <w:rStyle w:val="HTML"/>
          <w:rFonts w:ascii="Consolas" w:hAnsi="Consolas"/>
          <w:color w:val="DC143C"/>
          <w:sz w:val="24"/>
          <w:szCs w:val="24"/>
          <w:lang w:val="en-US"/>
        </w:rPr>
        <w:t>)</w:t>
      </w:r>
      <w:r w:rsidRPr="004C1674">
        <w:rPr>
          <w:rFonts w:ascii="Verdana" w:hAnsi="Verdana"/>
          <w:color w:val="000000"/>
          <w:sz w:val="23"/>
          <w:szCs w:val="23"/>
          <w:lang w:val="en-US"/>
        </w:rPr>
        <w:t> method:</w:t>
      </w:r>
    </w:p>
    <w:p w14:paraId="168A49B8" w14:textId="1290CFA9" w:rsidR="004C1674" w:rsidRPr="006A61DA" w:rsidRDefault="004C1674" w:rsidP="004C1674">
      <w:pPr>
        <w:spacing w:before="300" w:after="300"/>
        <w:rPr>
          <w:rFonts w:ascii="Times New Roman" w:hAnsi="Times New Roman"/>
          <w:sz w:val="24"/>
          <w:szCs w:val="24"/>
          <w:lang w:val="en-US"/>
        </w:rPr>
      </w:pPr>
    </w:p>
    <w:p w14:paraId="6666BAFA" w14:textId="77777777" w:rsidR="004C1674" w:rsidRDefault="004C1674" w:rsidP="004C1674">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 xml:space="preserve">REPO:  lessons </w:t>
      </w:r>
    </w:p>
    <w:p w14:paraId="0E1FFBB0" w14:textId="2A7D5D0F" w:rsidR="004C1674" w:rsidRDefault="004C1674" w:rsidP="004C1674">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Package: month3.lesson1</w:t>
      </w:r>
    </w:p>
    <w:p w14:paraId="7C0753DE" w14:textId="3B483B51" w:rsidR="004C1674" w:rsidRDefault="004C1674" w:rsidP="004C1674">
      <w:pPr>
        <w:pStyle w:val="a3"/>
        <w:spacing w:before="120" w:beforeAutospacing="0" w:after="144" w:afterAutospacing="0"/>
        <w:jc w:val="both"/>
        <w:rPr>
          <w:rFonts w:ascii="Nunito" w:hAnsi="Nunito"/>
          <w:i/>
          <w:iCs/>
          <w:color w:val="000000"/>
          <w:lang w:val="en-US"/>
        </w:rPr>
      </w:pPr>
      <w:r>
        <w:rPr>
          <w:rFonts w:ascii="Nunito" w:hAnsi="Nunito"/>
          <w:i/>
          <w:iCs/>
          <w:color w:val="000000"/>
          <w:lang w:val="en-US"/>
        </w:rPr>
        <w:t>WriteToFile.java</w:t>
      </w:r>
    </w:p>
    <w:p w14:paraId="53549F16" w14:textId="7C9980AC" w:rsidR="002E1796" w:rsidRDefault="002E1796">
      <w:pPr>
        <w:rPr>
          <w:rFonts w:ascii="Verdana" w:eastAsia="Times New Roman" w:hAnsi="Verdana" w:cs="Times New Roman"/>
          <w:color w:val="000000"/>
          <w:sz w:val="23"/>
          <w:szCs w:val="23"/>
          <w:lang w:val="en-US" w:eastAsia="ru-RU"/>
        </w:rPr>
      </w:pPr>
      <w:r>
        <w:rPr>
          <w:rFonts w:ascii="Verdana" w:hAnsi="Verdana"/>
          <w:color w:val="000000"/>
          <w:sz w:val="23"/>
          <w:szCs w:val="23"/>
          <w:lang w:val="en-US"/>
        </w:rPr>
        <w:br w:type="page"/>
      </w:r>
    </w:p>
    <w:p w14:paraId="05CB3BAF" w14:textId="4360DD86" w:rsidR="002E1796" w:rsidRPr="00951CB7" w:rsidRDefault="002E1796" w:rsidP="00952D30">
      <w:pPr>
        <w:pStyle w:val="1"/>
        <w:shd w:val="clear" w:color="auto" w:fill="FFFFFF"/>
        <w:spacing w:before="150" w:after="150"/>
        <w:rPr>
          <w:rFonts w:ascii="Segoe UI" w:hAnsi="Segoe UI" w:cs="Segoe UI"/>
          <w:color w:val="000000"/>
          <w:sz w:val="63"/>
          <w:szCs w:val="63"/>
          <w:lang w:val="en-US"/>
        </w:rPr>
      </w:pPr>
      <w:r w:rsidRPr="00951CB7">
        <w:rPr>
          <w:rFonts w:ascii="Segoe UI" w:hAnsi="Segoe UI" w:cs="Segoe UI"/>
          <w:b/>
          <w:bCs/>
          <w:color w:val="000000"/>
          <w:sz w:val="63"/>
          <w:szCs w:val="63"/>
          <w:lang w:val="en-US"/>
        </w:rPr>
        <w:lastRenderedPageBreak/>
        <w:t>Java </w:t>
      </w:r>
      <w:r w:rsidRPr="00951CB7">
        <w:rPr>
          <w:rStyle w:val="colorh1"/>
          <w:rFonts w:ascii="Segoe UI" w:hAnsi="Segoe UI" w:cs="Segoe UI"/>
          <w:b/>
          <w:bCs/>
          <w:color w:val="000000"/>
          <w:sz w:val="63"/>
          <w:szCs w:val="63"/>
          <w:lang w:val="en-US"/>
        </w:rPr>
        <w:t>Read Files</w:t>
      </w:r>
      <w:r w:rsidR="00000000">
        <w:pict w14:anchorId="12366154">
          <v:rect id="_x0000_i1064" style="width:0;height:0" o:hralign="center" o:hrstd="t" o:hrnoshade="t" o:hr="t" fillcolor="black" stroked="f"/>
        </w:pict>
      </w:r>
    </w:p>
    <w:p w14:paraId="60BD50A9" w14:textId="77777777" w:rsidR="002E1796" w:rsidRPr="002E1796" w:rsidRDefault="002E1796" w:rsidP="002E1796">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2E1796">
        <w:rPr>
          <w:rFonts w:ascii="Segoe UI" w:hAnsi="Segoe UI" w:cs="Segoe UI"/>
          <w:b w:val="0"/>
          <w:bCs w:val="0"/>
          <w:color w:val="000000"/>
          <w:sz w:val="48"/>
          <w:szCs w:val="48"/>
          <w:lang w:val="en-US"/>
        </w:rPr>
        <w:t>Read a File</w:t>
      </w:r>
    </w:p>
    <w:p w14:paraId="59CC440D" w14:textId="77777777" w:rsidR="002E1796" w:rsidRPr="002E1796" w:rsidRDefault="002E1796" w:rsidP="002E1796">
      <w:pPr>
        <w:pStyle w:val="a3"/>
        <w:shd w:val="clear" w:color="auto" w:fill="FFFFFF"/>
        <w:spacing w:before="288" w:beforeAutospacing="0" w:after="288" w:afterAutospacing="0"/>
        <w:rPr>
          <w:rFonts w:ascii="Verdana" w:hAnsi="Verdana"/>
          <w:color w:val="000000"/>
          <w:sz w:val="23"/>
          <w:szCs w:val="23"/>
          <w:lang w:val="en-US"/>
        </w:rPr>
      </w:pPr>
      <w:r w:rsidRPr="002E1796">
        <w:rPr>
          <w:rFonts w:ascii="Verdana" w:hAnsi="Verdana"/>
          <w:color w:val="000000"/>
          <w:sz w:val="23"/>
          <w:szCs w:val="23"/>
          <w:lang w:val="en-US"/>
        </w:rPr>
        <w:t>In the previous chapter, you learned how to create and write to a file.</w:t>
      </w:r>
    </w:p>
    <w:p w14:paraId="0C5B8CB4" w14:textId="77777777" w:rsidR="002E1796" w:rsidRPr="002E1796" w:rsidRDefault="002E1796" w:rsidP="002E1796">
      <w:pPr>
        <w:pStyle w:val="a3"/>
        <w:shd w:val="clear" w:color="auto" w:fill="FFFFFF"/>
        <w:spacing w:before="288" w:beforeAutospacing="0" w:after="288" w:afterAutospacing="0"/>
        <w:rPr>
          <w:rFonts w:ascii="Verdana" w:hAnsi="Verdana"/>
          <w:color w:val="000000"/>
          <w:sz w:val="23"/>
          <w:szCs w:val="23"/>
          <w:lang w:val="en-US"/>
        </w:rPr>
      </w:pPr>
      <w:r w:rsidRPr="002E1796">
        <w:rPr>
          <w:rFonts w:ascii="Verdana" w:hAnsi="Verdana"/>
          <w:color w:val="000000"/>
          <w:sz w:val="23"/>
          <w:szCs w:val="23"/>
          <w:lang w:val="en-US"/>
        </w:rPr>
        <w:t>In the following example, we use the </w:t>
      </w:r>
      <w:r w:rsidRPr="002E1796">
        <w:rPr>
          <w:rStyle w:val="HTML"/>
          <w:rFonts w:ascii="Consolas" w:hAnsi="Consolas"/>
          <w:color w:val="DC143C"/>
          <w:sz w:val="24"/>
          <w:szCs w:val="24"/>
          <w:lang w:val="en-US"/>
        </w:rPr>
        <w:t>Scanner</w:t>
      </w:r>
      <w:r w:rsidRPr="002E1796">
        <w:rPr>
          <w:rFonts w:ascii="Verdana" w:hAnsi="Verdana"/>
          <w:color w:val="000000"/>
          <w:sz w:val="23"/>
          <w:szCs w:val="23"/>
          <w:lang w:val="en-US"/>
        </w:rPr>
        <w:t> class to read the contents of the text file we created in the previous chapter:</w:t>
      </w:r>
    </w:p>
    <w:p w14:paraId="470327B8" w14:textId="20F7D8E6" w:rsidR="002E1796" w:rsidRPr="00951CB7" w:rsidRDefault="002E1796" w:rsidP="002E1796">
      <w:pPr>
        <w:spacing w:before="300" w:after="300"/>
        <w:rPr>
          <w:rFonts w:ascii="Times New Roman" w:hAnsi="Times New Roman"/>
          <w:sz w:val="24"/>
          <w:szCs w:val="24"/>
          <w:lang w:val="en-US"/>
        </w:rPr>
      </w:pPr>
    </w:p>
    <w:p w14:paraId="1EDA00B2" w14:textId="77777777" w:rsidR="00952D30" w:rsidRPr="006A61DA" w:rsidRDefault="00952D30" w:rsidP="00952D30">
      <w:pPr>
        <w:spacing w:before="300" w:after="300"/>
        <w:rPr>
          <w:rFonts w:ascii="Times New Roman" w:hAnsi="Times New Roman"/>
          <w:sz w:val="24"/>
          <w:szCs w:val="24"/>
          <w:lang w:val="en-US"/>
        </w:rPr>
      </w:pPr>
    </w:p>
    <w:p w14:paraId="2C596862" w14:textId="77777777" w:rsidR="00952D30" w:rsidRDefault="00952D30" w:rsidP="00952D30">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 xml:space="preserve">REPO:  lessons </w:t>
      </w:r>
    </w:p>
    <w:p w14:paraId="7D064885" w14:textId="5449EFFE" w:rsidR="00952D30" w:rsidRDefault="00952D30" w:rsidP="00952D30">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Package: month3.lesson3</w:t>
      </w:r>
    </w:p>
    <w:p w14:paraId="75191D1C" w14:textId="7BFD59D7" w:rsidR="00952D30" w:rsidRDefault="00952D30" w:rsidP="00952D30">
      <w:pPr>
        <w:pStyle w:val="a3"/>
        <w:spacing w:before="120" w:beforeAutospacing="0" w:after="144" w:afterAutospacing="0"/>
        <w:jc w:val="both"/>
        <w:rPr>
          <w:rFonts w:ascii="Nunito" w:hAnsi="Nunito"/>
          <w:i/>
          <w:iCs/>
          <w:color w:val="000000"/>
          <w:lang w:val="en-US"/>
        </w:rPr>
      </w:pPr>
      <w:r>
        <w:rPr>
          <w:rFonts w:ascii="Nunito" w:hAnsi="Nunito"/>
          <w:i/>
          <w:iCs/>
          <w:color w:val="000000"/>
          <w:lang w:val="en-US"/>
        </w:rPr>
        <w:t>ReadFile.java</w:t>
      </w:r>
    </w:p>
    <w:p w14:paraId="5F48B6F6" w14:textId="039FD92E" w:rsidR="00952D30" w:rsidRPr="00952D30" w:rsidRDefault="00952D30" w:rsidP="002E1796">
      <w:pPr>
        <w:spacing w:before="300" w:after="300"/>
        <w:rPr>
          <w:rFonts w:ascii="Times New Roman" w:hAnsi="Times New Roman"/>
          <w:sz w:val="24"/>
          <w:szCs w:val="24"/>
          <w:lang w:val="en-US"/>
        </w:rPr>
      </w:pPr>
    </w:p>
    <w:p w14:paraId="265B7D13" w14:textId="77777777" w:rsidR="00952D30" w:rsidRPr="00952D30" w:rsidRDefault="00952D30" w:rsidP="002E1796">
      <w:pPr>
        <w:spacing w:before="300" w:after="300"/>
        <w:rPr>
          <w:rFonts w:ascii="Times New Roman" w:hAnsi="Times New Roman"/>
          <w:sz w:val="24"/>
          <w:szCs w:val="24"/>
          <w:lang w:val="en-US"/>
        </w:rPr>
      </w:pPr>
    </w:p>
    <w:p w14:paraId="5F17AA7D" w14:textId="77777777" w:rsidR="002E1796" w:rsidRPr="002E1796" w:rsidRDefault="002E1796" w:rsidP="002E1796">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2E1796">
        <w:rPr>
          <w:rFonts w:ascii="Segoe UI" w:hAnsi="Segoe UI" w:cs="Segoe UI"/>
          <w:b w:val="0"/>
          <w:bCs w:val="0"/>
          <w:color w:val="000000"/>
          <w:sz w:val="48"/>
          <w:szCs w:val="48"/>
          <w:lang w:val="en-US"/>
        </w:rPr>
        <w:t>Get File Information</w:t>
      </w:r>
    </w:p>
    <w:p w14:paraId="29F465C9" w14:textId="77777777" w:rsidR="002E1796" w:rsidRPr="002E1796" w:rsidRDefault="002E1796" w:rsidP="002E1796">
      <w:pPr>
        <w:pStyle w:val="a3"/>
        <w:shd w:val="clear" w:color="auto" w:fill="FFFFFF"/>
        <w:spacing w:before="288" w:beforeAutospacing="0" w:after="288" w:afterAutospacing="0"/>
        <w:rPr>
          <w:rFonts w:ascii="Verdana" w:hAnsi="Verdana"/>
          <w:color w:val="000000"/>
          <w:sz w:val="23"/>
          <w:szCs w:val="23"/>
          <w:lang w:val="en-US"/>
        </w:rPr>
      </w:pPr>
      <w:r w:rsidRPr="002E1796">
        <w:rPr>
          <w:rFonts w:ascii="Verdana" w:hAnsi="Verdana"/>
          <w:color w:val="000000"/>
          <w:sz w:val="23"/>
          <w:szCs w:val="23"/>
          <w:lang w:val="en-US"/>
        </w:rPr>
        <w:t>To get more information about a file, use any of the </w:t>
      </w:r>
      <w:r w:rsidRPr="002E1796">
        <w:rPr>
          <w:rStyle w:val="HTML"/>
          <w:rFonts w:ascii="Consolas" w:hAnsi="Consolas"/>
          <w:color w:val="DC143C"/>
          <w:sz w:val="24"/>
          <w:szCs w:val="24"/>
          <w:lang w:val="en-US"/>
        </w:rPr>
        <w:t>File</w:t>
      </w:r>
      <w:r w:rsidRPr="002E1796">
        <w:rPr>
          <w:rFonts w:ascii="Verdana" w:hAnsi="Verdana"/>
          <w:color w:val="000000"/>
          <w:sz w:val="23"/>
          <w:szCs w:val="23"/>
          <w:lang w:val="en-US"/>
        </w:rPr>
        <w:t> methods:</w:t>
      </w:r>
    </w:p>
    <w:p w14:paraId="27EA3CCC" w14:textId="34712668" w:rsidR="00A554A0" w:rsidRDefault="00A554A0" w:rsidP="004C1674">
      <w:pPr>
        <w:pStyle w:val="a3"/>
        <w:shd w:val="clear" w:color="auto" w:fill="FFFFFF"/>
        <w:spacing w:before="288" w:beforeAutospacing="0" w:after="288" w:afterAutospacing="0"/>
        <w:rPr>
          <w:rFonts w:ascii="Verdana" w:hAnsi="Verdana"/>
          <w:color w:val="000000"/>
          <w:sz w:val="23"/>
          <w:szCs w:val="23"/>
          <w:lang w:val="en-US"/>
        </w:rPr>
      </w:pPr>
    </w:p>
    <w:p w14:paraId="73DB3A8C" w14:textId="3C61F3BD" w:rsidR="00952D30" w:rsidRDefault="00952D30" w:rsidP="004C1674">
      <w:pPr>
        <w:pStyle w:val="a3"/>
        <w:shd w:val="clear" w:color="auto" w:fill="FFFFFF"/>
        <w:spacing w:before="288" w:beforeAutospacing="0" w:after="288" w:afterAutospacing="0"/>
        <w:rPr>
          <w:rFonts w:ascii="Verdana" w:hAnsi="Verdana"/>
          <w:color w:val="000000"/>
          <w:sz w:val="23"/>
          <w:szCs w:val="23"/>
          <w:lang w:val="en-US"/>
        </w:rPr>
      </w:pPr>
    </w:p>
    <w:p w14:paraId="1870AF44" w14:textId="77777777" w:rsidR="00952D30" w:rsidRDefault="00952D30" w:rsidP="00952D30">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 xml:space="preserve">REPO:  lessons </w:t>
      </w:r>
    </w:p>
    <w:p w14:paraId="36008245" w14:textId="77777777" w:rsidR="00952D30" w:rsidRDefault="00952D30" w:rsidP="00952D30">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Package: month3.lesson3</w:t>
      </w:r>
    </w:p>
    <w:p w14:paraId="4C925E3E" w14:textId="5281D40E" w:rsidR="00952D30" w:rsidRDefault="00952D30" w:rsidP="00952D30">
      <w:pPr>
        <w:pStyle w:val="a3"/>
        <w:spacing w:before="120" w:beforeAutospacing="0" w:after="144" w:afterAutospacing="0"/>
        <w:jc w:val="both"/>
        <w:rPr>
          <w:rFonts w:ascii="Nunito" w:hAnsi="Nunito"/>
          <w:i/>
          <w:iCs/>
          <w:color w:val="000000"/>
          <w:lang w:val="en-US"/>
        </w:rPr>
      </w:pPr>
      <w:r w:rsidRPr="00952D30">
        <w:rPr>
          <w:rFonts w:ascii="Nunito" w:hAnsi="Nunito"/>
          <w:i/>
          <w:iCs/>
          <w:color w:val="000000"/>
          <w:lang w:val="en-US"/>
        </w:rPr>
        <w:t>GetFileInfo</w:t>
      </w:r>
      <w:r>
        <w:rPr>
          <w:rFonts w:ascii="Nunito" w:hAnsi="Nunito"/>
          <w:i/>
          <w:iCs/>
          <w:color w:val="000000"/>
          <w:lang w:val="en-US"/>
        </w:rPr>
        <w:t>.java</w:t>
      </w:r>
    </w:p>
    <w:p w14:paraId="14D05C46" w14:textId="59B0FCB1" w:rsidR="00952D30" w:rsidRDefault="00952D30">
      <w:pPr>
        <w:rPr>
          <w:rFonts w:ascii="Verdana" w:eastAsia="Times New Roman" w:hAnsi="Verdana" w:cs="Times New Roman"/>
          <w:color w:val="000000"/>
          <w:sz w:val="23"/>
          <w:szCs w:val="23"/>
          <w:lang w:val="en-US" w:eastAsia="ru-RU"/>
        </w:rPr>
      </w:pPr>
      <w:r>
        <w:rPr>
          <w:rFonts w:ascii="Verdana" w:hAnsi="Verdana"/>
          <w:color w:val="000000"/>
          <w:sz w:val="23"/>
          <w:szCs w:val="23"/>
          <w:lang w:val="en-US"/>
        </w:rPr>
        <w:br w:type="page"/>
      </w:r>
    </w:p>
    <w:p w14:paraId="561E1708" w14:textId="162A68D9" w:rsidR="00952D30" w:rsidRPr="00951CB7" w:rsidRDefault="00952D30" w:rsidP="001A4F39">
      <w:pPr>
        <w:pStyle w:val="1"/>
        <w:shd w:val="clear" w:color="auto" w:fill="FFFFFF"/>
        <w:spacing w:before="150" w:after="150"/>
        <w:rPr>
          <w:rFonts w:ascii="Segoe UI" w:hAnsi="Segoe UI" w:cs="Segoe UI"/>
          <w:color w:val="000000"/>
          <w:sz w:val="63"/>
          <w:szCs w:val="63"/>
          <w:lang w:val="en-US"/>
        </w:rPr>
      </w:pPr>
      <w:r w:rsidRPr="00951CB7">
        <w:rPr>
          <w:rFonts w:ascii="Segoe UI" w:hAnsi="Segoe UI" w:cs="Segoe UI"/>
          <w:b/>
          <w:bCs/>
          <w:color w:val="000000"/>
          <w:sz w:val="63"/>
          <w:szCs w:val="63"/>
          <w:lang w:val="en-US"/>
        </w:rPr>
        <w:lastRenderedPageBreak/>
        <w:t>Java </w:t>
      </w:r>
      <w:r w:rsidRPr="00951CB7">
        <w:rPr>
          <w:rStyle w:val="colorh1"/>
          <w:rFonts w:ascii="Segoe UI" w:hAnsi="Segoe UI" w:cs="Segoe UI"/>
          <w:b/>
          <w:bCs/>
          <w:color w:val="000000"/>
          <w:sz w:val="63"/>
          <w:szCs w:val="63"/>
          <w:lang w:val="en-US"/>
        </w:rPr>
        <w:t>Delete Files</w:t>
      </w:r>
      <w:r w:rsidR="00000000">
        <w:pict w14:anchorId="16549FB7">
          <v:rect id="_x0000_i1065" style="width:0;height:0" o:hralign="center" o:hrstd="t" o:hrnoshade="t" o:hr="t" fillcolor="black" stroked="f"/>
        </w:pict>
      </w:r>
    </w:p>
    <w:p w14:paraId="5B666CB0" w14:textId="77777777" w:rsidR="00952D30" w:rsidRPr="00952D30" w:rsidRDefault="00952D30" w:rsidP="00952D30">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952D30">
        <w:rPr>
          <w:rFonts w:ascii="Segoe UI" w:hAnsi="Segoe UI" w:cs="Segoe UI"/>
          <w:b w:val="0"/>
          <w:bCs w:val="0"/>
          <w:color w:val="000000"/>
          <w:sz w:val="48"/>
          <w:szCs w:val="48"/>
          <w:lang w:val="en-US"/>
        </w:rPr>
        <w:t>Delete a File</w:t>
      </w:r>
    </w:p>
    <w:p w14:paraId="03649387" w14:textId="77777777" w:rsidR="00952D30" w:rsidRPr="00952D30" w:rsidRDefault="00952D30" w:rsidP="00952D30">
      <w:pPr>
        <w:pStyle w:val="a3"/>
        <w:shd w:val="clear" w:color="auto" w:fill="FFFFFF"/>
        <w:spacing w:before="288" w:beforeAutospacing="0" w:after="288" w:afterAutospacing="0"/>
        <w:rPr>
          <w:rFonts w:ascii="Verdana" w:hAnsi="Verdana"/>
          <w:color w:val="000000"/>
          <w:sz w:val="23"/>
          <w:szCs w:val="23"/>
          <w:lang w:val="en-US"/>
        </w:rPr>
      </w:pPr>
      <w:r w:rsidRPr="00952D30">
        <w:rPr>
          <w:rFonts w:ascii="Verdana" w:hAnsi="Verdana"/>
          <w:color w:val="000000"/>
          <w:sz w:val="23"/>
          <w:szCs w:val="23"/>
          <w:lang w:val="en-US"/>
        </w:rPr>
        <w:t>To delete a file in Java, use the </w:t>
      </w:r>
      <w:proofErr w:type="gramStart"/>
      <w:r w:rsidRPr="00952D30">
        <w:rPr>
          <w:rStyle w:val="HTML"/>
          <w:rFonts w:ascii="Consolas" w:hAnsi="Consolas"/>
          <w:color w:val="DC143C"/>
          <w:sz w:val="24"/>
          <w:szCs w:val="24"/>
          <w:lang w:val="en-US"/>
        </w:rPr>
        <w:t>delete(</w:t>
      </w:r>
      <w:proofErr w:type="gramEnd"/>
      <w:r w:rsidRPr="00952D30">
        <w:rPr>
          <w:rStyle w:val="HTML"/>
          <w:rFonts w:ascii="Consolas" w:hAnsi="Consolas"/>
          <w:color w:val="DC143C"/>
          <w:sz w:val="24"/>
          <w:szCs w:val="24"/>
          <w:lang w:val="en-US"/>
        </w:rPr>
        <w:t>)</w:t>
      </w:r>
      <w:r w:rsidRPr="00952D30">
        <w:rPr>
          <w:rFonts w:ascii="Verdana" w:hAnsi="Verdana"/>
          <w:color w:val="000000"/>
          <w:sz w:val="23"/>
          <w:szCs w:val="23"/>
          <w:lang w:val="en-US"/>
        </w:rPr>
        <w:t> method:</w:t>
      </w:r>
    </w:p>
    <w:p w14:paraId="7F3D049E" w14:textId="77777777" w:rsidR="001A4F39" w:rsidRPr="00951CB7" w:rsidRDefault="001A4F39" w:rsidP="00952D30">
      <w:pPr>
        <w:spacing w:before="300" w:after="300"/>
        <w:rPr>
          <w:lang w:val="en-US"/>
        </w:rPr>
      </w:pPr>
    </w:p>
    <w:p w14:paraId="4574F43E" w14:textId="77777777" w:rsidR="001A4F39" w:rsidRDefault="001A4F39" w:rsidP="001A4F39">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 xml:space="preserve">REPO:  lessons </w:t>
      </w:r>
    </w:p>
    <w:p w14:paraId="32CACD16" w14:textId="77777777" w:rsidR="001A4F39" w:rsidRDefault="001A4F39" w:rsidP="001A4F39">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Package: month3.lesson3</w:t>
      </w:r>
    </w:p>
    <w:p w14:paraId="292A8150" w14:textId="1DBFFA61" w:rsidR="001A4F39" w:rsidRDefault="001A4F39" w:rsidP="001A4F39">
      <w:pPr>
        <w:pStyle w:val="a3"/>
        <w:spacing w:before="120" w:beforeAutospacing="0" w:after="144" w:afterAutospacing="0"/>
        <w:jc w:val="both"/>
        <w:rPr>
          <w:rFonts w:ascii="Nunito" w:hAnsi="Nunito"/>
          <w:i/>
          <w:iCs/>
          <w:color w:val="000000"/>
          <w:lang w:val="en-US"/>
        </w:rPr>
      </w:pPr>
      <w:r>
        <w:rPr>
          <w:rFonts w:ascii="Nunito" w:hAnsi="Nunito"/>
          <w:i/>
          <w:iCs/>
          <w:color w:val="000000"/>
          <w:lang w:val="en-US"/>
        </w:rPr>
        <w:t>DeleteFile.java</w:t>
      </w:r>
    </w:p>
    <w:p w14:paraId="5748EAF8" w14:textId="77777777" w:rsidR="001A4F39" w:rsidRPr="001A4F39" w:rsidRDefault="001A4F39" w:rsidP="00952D30">
      <w:pPr>
        <w:spacing w:before="300" w:after="300"/>
        <w:rPr>
          <w:lang w:val="en-US"/>
        </w:rPr>
      </w:pPr>
    </w:p>
    <w:p w14:paraId="7E8F5751" w14:textId="62E71CCE" w:rsidR="00952D30" w:rsidRDefault="00000000" w:rsidP="00952D30">
      <w:pPr>
        <w:spacing w:before="300" w:after="300"/>
        <w:rPr>
          <w:rFonts w:ascii="Times New Roman" w:hAnsi="Times New Roman"/>
          <w:sz w:val="24"/>
          <w:szCs w:val="24"/>
        </w:rPr>
      </w:pPr>
      <w:r>
        <w:pict w14:anchorId="0F246ED6">
          <v:rect id="_x0000_i1066" style="width:0;height:0" o:hralign="center" o:hrstd="t" o:hrnoshade="t" o:hr="t" fillcolor="black" stroked="f"/>
        </w:pict>
      </w:r>
    </w:p>
    <w:p w14:paraId="5C15B3FD" w14:textId="77777777" w:rsidR="00952D30" w:rsidRPr="00952D30" w:rsidRDefault="00952D30" w:rsidP="00952D30">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952D30">
        <w:rPr>
          <w:rFonts w:ascii="Segoe UI" w:hAnsi="Segoe UI" w:cs="Segoe UI"/>
          <w:b w:val="0"/>
          <w:bCs w:val="0"/>
          <w:color w:val="000000"/>
          <w:sz w:val="48"/>
          <w:szCs w:val="48"/>
          <w:lang w:val="en-US"/>
        </w:rPr>
        <w:t>Delete a Folder</w:t>
      </w:r>
    </w:p>
    <w:p w14:paraId="47A6CA99" w14:textId="77777777" w:rsidR="00952D30" w:rsidRPr="00952D30" w:rsidRDefault="00952D30" w:rsidP="00952D30">
      <w:pPr>
        <w:pStyle w:val="a3"/>
        <w:shd w:val="clear" w:color="auto" w:fill="FFFFFF"/>
        <w:spacing w:before="288" w:beforeAutospacing="0" w:after="288" w:afterAutospacing="0"/>
        <w:rPr>
          <w:rFonts w:ascii="Verdana" w:hAnsi="Verdana"/>
          <w:color w:val="000000"/>
          <w:sz w:val="23"/>
          <w:szCs w:val="23"/>
          <w:lang w:val="en-US"/>
        </w:rPr>
      </w:pPr>
      <w:r w:rsidRPr="00952D30">
        <w:rPr>
          <w:rFonts w:ascii="Verdana" w:hAnsi="Verdana"/>
          <w:color w:val="000000"/>
          <w:sz w:val="23"/>
          <w:szCs w:val="23"/>
          <w:lang w:val="en-US"/>
        </w:rPr>
        <w:t>You can also delete a folder. However, it must be empty:</w:t>
      </w:r>
    </w:p>
    <w:p w14:paraId="75DB09CF" w14:textId="68F52B1C" w:rsidR="00952D30" w:rsidRDefault="00952D30" w:rsidP="004C1674">
      <w:pPr>
        <w:pStyle w:val="a3"/>
        <w:shd w:val="clear" w:color="auto" w:fill="FFFFFF"/>
        <w:spacing w:before="288" w:beforeAutospacing="0" w:after="288" w:afterAutospacing="0"/>
        <w:rPr>
          <w:rFonts w:ascii="Verdana" w:hAnsi="Verdana"/>
          <w:color w:val="000000"/>
          <w:sz w:val="23"/>
          <w:szCs w:val="23"/>
          <w:lang w:val="en-US"/>
        </w:rPr>
      </w:pPr>
    </w:p>
    <w:p w14:paraId="2083C324" w14:textId="79E1FA1E" w:rsidR="001A4F39" w:rsidRDefault="001A4F39" w:rsidP="004C1674">
      <w:pPr>
        <w:pStyle w:val="a3"/>
        <w:shd w:val="clear" w:color="auto" w:fill="FFFFFF"/>
        <w:spacing w:before="288" w:beforeAutospacing="0" w:after="288" w:afterAutospacing="0"/>
        <w:rPr>
          <w:rFonts w:ascii="Verdana" w:hAnsi="Verdana"/>
          <w:color w:val="000000"/>
          <w:sz w:val="23"/>
          <w:szCs w:val="23"/>
          <w:lang w:val="en-US"/>
        </w:rPr>
      </w:pPr>
    </w:p>
    <w:p w14:paraId="717AA91F" w14:textId="77777777" w:rsidR="001A4F39" w:rsidRDefault="001A4F39" w:rsidP="001A4F39">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 xml:space="preserve">REPO:  lessons </w:t>
      </w:r>
    </w:p>
    <w:p w14:paraId="09B6EEAB" w14:textId="77777777" w:rsidR="001A4F39" w:rsidRDefault="001A4F39" w:rsidP="001A4F39">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Package: month3.lesson3</w:t>
      </w:r>
    </w:p>
    <w:p w14:paraId="49EED8E2" w14:textId="6BF7F43F" w:rsidR="001A4F39" w:rsidRDefault="001A4F39" w:rsidP="001A4F39">
      <w:pPr>
        <w:pStyle w:val="a3"/>
        <w:spacing w:before="120" w:beforeAutospacing="0" w:after="144" w:afterAutospacing="0"/>
        <w:jc w:val="both"/>
        <w:rPr>
          <w:rFonts w:ascii="Nunito" w:hAnsi="Nunito"/>
          <w:i/>
          <w:iCs/>
          <w:color w:val="000000"/>
          <w:lang w:val="en-US"/>
        </w:rPr>
      </w:pPr>
      <w:r>
        <w:rPr>
          <w:rFonts w:ascii="Nunito" w:hAnsi="Nunito"/>
          <w:i/>
          <w:iCs/>
          <w:color w:val="000000"/>
          <w:lang w:val="en-US"/>
        </w:rPr>
        <w:t>DeleteFolder.java</w:t>
      </w:r>
    </w:p>
    <w:p w14:paraId="6D453A05" w14:textId="6A963203" w:rsidR="00951CB7" w:rsidRDefault="00951CB7">
      <w:pPr>
        <w:rPr>
          <w:rFonts w:ascii="Verdana" w:eastAsia="Times New Roman" w:hAnsi="Verdana" w:cs="Times New Roman"/>
          <w:color w:val="000000"/>
          <w:sz w:val="23"/>
          <w:szCs w:val="23"/>
          <w:lang w:val="en-US" w:eastAsia="ru-RU"/>
        </w:rPr>
      </w:pPr>
      <w:r>
        <w:rPr>
          <w:rFonts w:ascii="Verdana" w:hAnsi="Verdana"/>
          <w:color w:val="000000"/>
          <w:sz w:val="23"/>
          <w:szCs w:val="23"/>
          <w:lang w:val="en-US"/>
        </w:rPr>
        <w:br w:type="page"/>
      </w:r>
    </w:p>
    <w:p w14:paraId="6B17FE26" w14:textId="77777777" w:rsidR="00951CB7" w:rsidRPr="00951CB7" w:rsidRDefault="00951CB7" w:rsidP="00951CB7">
      <w:pPr>
        <w:pStyle w:val="2"/>
        <w:rPr>
          <w:lang w:val="en-US"/>
        </w:rPr>
      </w:pPr>
      <w:r w:rsidRPr="00951CB7">
        <w:rPr>
          <w:lang w:val="en-US"/>
        </w:rPr>
        <w:lastRenderedPageBreak/>
        <w:t>Differences between @RequestParam and @PathVariable in Spring MVC</w:t>
      </w:r>
    </w:p>
    <w:p w14:paraId="127DE26E" w14:textId="3786A3A4" w:rsidR="00951CB7" w:rsidRPr="00BB48ED" w:rsidRDefault="00951CB7" w:rsidP="00951CB7">
      <w:pPr>
        <w:jc w:val="center"/>
        <w:textAlignment w:val="baseline"/>
        <w:rPr>
          <w:rFonts w:ascii="inherit" w:hAnsi="inherit" w:cs="Open Sans"/>
          <w:color w:val="000000"/>
          <w:sz w:val="26"/>
          <w:szCs w:val="26"/>
          <w:lang w:val="en-US"/>
        </w:rPr>
      </w:pPr>
    </w:p>
    <w:p w14:paraId="02645BB9" w14:textId="70BE585C" w:rsidR="00951CB7" w:rsidRDefault="00951CB7" w:rsidP="00951CB7">
      <w:pPr>
        <w:pStyle w:val="a3"/>
        <w:spacing w:before="0" w:beforeAutospacing="0" w:after="0" w:afterAutospacing="0"/>
        <w:jc w:val="both"/>
        <w:textAlignment w:val="baseline"/>
        <w:rPr>
          <w:rFonts w:ascii="inherit" w:hAnsi="inherit" w:cs="Open Sans"/>
          <w:color w:val="000000"/>
          <w:sz w:val="26"/>
          <w:szCs w:val="26"/>
          <w:lang w:val="en-US"/>
        </w:rPr>
      </w:pPr>
      <w:r w:rsidRPr="00951CB7">
        <w:rPr>
          <w:rFonts w:ascii="inherit" w:hAnsi="inherit" w:cs="Open Sans"/>
          <w:color w:val="000000"/>
          <w:sz w:val="26"/>
          <w:szCs w:val="26"/>
          <w:lang w:val="en-US"/>
        </w:rPr>
        <w:t>Both annotations @RequestParam and @PathVariable in </w:t>
      </w:r>
      <w:hyperlink r:id="rId51" w:history="1">
        <w:r w:rsidRPr="00951CB7">
          <w:rPr>
            <w:rStyle w:val="a5"/>
            <w:rFonts w:ascii="inherit" w:hAnsi="inherit" w:cs="Open Sans"/>
            <w:color w:val="63B175"/>
            <w:sz w:val="26"/>
            <w:szCs w:val="26"/>
            <w:u w:val="none"/>
            <w:bdr w:val="none" w:sz="0" w:space="0" w:color="auto" w:frame="1"/>
            <w:lang w:val="en-US"/>
          </w:rPr>
          <w:t>Spring MVC</w:t>
        </w:r>
      </w:hyperlink>
      <w:r w:rsidRPr="00951CB7">
        <w:rPr>
          <w:rFonts w:ascii="inherit" w:hAnsi="inherit" w:cs="Open Sans"/>
          <w:color w:val="000000"/>
          <w:sz w:val="26"/>
          <w:szCs w:val="26"/>
          <w:lang w:val="en-US"/>
        </w:rPr>
        <w:t xml:space="preserve"> are used for fetching the values of request parameters. These annotations have similar purpose but some differences in use. The key difference between @RequestParam and @PathVariable is that @RequestParam used for accessing the values of the query parameters </w:t>
      </w:r>
      <w:proofErr w:type="spellStart"/>
      <w:r w:rsidRPr="00951CB7">
        <w:rPr>
          <w:rFonts w:ascii="inherit" w:hAnsi="inherit" w:cs="Open Sans"/>
          <w:color w:val="000000"/>
          <w:sz w:val="26"/>
          <w:szCs w:val="26"/>
          <w:lang w:val="en-US"/>
        </w:rPr>
        <w:t>where as</w:t>
      </w:r>
      <w:proofErr w:type="spellEnd"/>
      <w:r w:rsidRPr="00951CB7">
        <w:rPr>
          <w:rFonts w:ascii="inherit" w:hAnsi="inherit" w:cs="Open Sans"/>
          <w:color w:val="000000"/>
          <w:sz w:val="26"/>
          <w:szCs w:val="26"/>
          <w:lang w:val="en-US"/>
        </w:rPr>
        <w:t xml:space="preserve"> @PathVariable used for accessing the values from the URI template.</w:t>
      </w:r>
    </w:p>
    <w:p w14:paraId="5150B243" w14:textId="1FD3A376" w:rsidR="00951CB7" w:rsidRDefault="00951CB7" w:rsidP="00951CB7">
      <w:pPr>
        <w:pStyle w:val="a3"/>
        <w:spacing w:before="0" w:beforeAutospacing="0" w:after="0" w:afterAutospacing="0"/>
        <w:jc w:val="both"/>
        <w:textAlignment w:val="baseline"/>
        <w:rPr>
          <w:rFonts w:ascii="inherit" w:hAnsi="inherit" w:cs="Open Sans"/>
          <w:color w:val="000000"/>
          <w:sz w:val="26"/>
          <w:szCs w:val="26"/>
          <w:lang w:val="en-US"/>
        </w:rPr>
      </w:pPr>
    </w:p>
    <w:p w14:paraId="1532A7A8" w14:textId="77777777" w:rsidR="00951CB7" w:rsidRPr="00951CB7" w:rsidRDefault="00951CB7" w:rsidP="00951CB7">
      <w:pPr>
        <w:pStyle w:val="a3"/>
        <w:spacing w:before="0" w:beforeAutospacing="0" w:after="0" w:afterAutospacing="0"/>
        <w:jc w:val="both"/>
        <w:textAlignment w:val="baseline"/>
        <w:rPr>
          <w:rFonts w:ascii="inherit" w:hAnsi="inherit" w:cs="Open Sans"/>
          <w:color w:val="000000"/>
          <w:sz w:val="26"/>
          <w:szCs w:val="26"/>
          <w:lang w:val="en-US"/>
        </w:rPr>
      </w:pPr>
    </w:p>
    <w:p w14:paraId="6E873FE7" w14:textId="77777777" w:rsidR="00951CB7" w:rsidRPr="00951CB7" w:rsidRDefault="00000000" w:rsidP="00951CB7">
      <w:pPr>
        <w:pStyle w:val="2"/>
        <w:spacing w:before="0" w:beforeAutospacing="0" w:after="0" w:afterAutospacing="0"/>
        <w:jc w:val="both"/>
        <w:textAlignment w:val="baseline"/>
        <w:rPr>
          <w:rFonts w:ascii="Signika Negative" w:hAnsi="Signika Negative" w:cs="Open Sans"/>
          <w:b w:val="0"/>
          <w:bCs w:val="0"/>
          <w:color w:val="000000"/>
          <w:sz w:val="26"/>
          <w:szCs w:val="26"/>
          <w:lang w:val="en-US"/>
        </w:rPr>
      </w:pPr>
      <w:hyperlink r:id="rId52" w:history="1">
        <w:r w:rsidR="00951CB7" w:rsidRPr="00951CB7">
          <w:rPr>
            <w:rStyle w:val="a5"/>
            <w:rFonts w:ascii="inherit" w:hAnsi="inherit" w:cs="Open Sans"/>
            <w:color w:val="63B175"/>
            <w:sz w:val="30"/>
            <w:u w:val="none"/>
            <w:bdr w:val="none" w:sz="0" w:space="0" w:color="auto" w:frame="1"/>
            <w:lang w:val="en-US"/>
          </w:rPr>
          <w:t>@RequestParam</w:t>
        </w:r>
      </w:hyperlink>
      <w:r w:rsidR="00951CB7" w:rsidRPr="00951CB7">
        <w:rPr>
          <w:rFonts w:ascii="Signika Negative" w:hAnsi="Signika Negative" w:cs="Open Sans"/>
          <w:b w:val="0"/>
          <w:bCs w:val="0"/>
          <w:color w:val="000000"/>
          <w:sz w:val="26"/>
          <w:szCs w:val="26"/>
          <w:lang w:val="en-US"/>
        </w:rPr>
        <w:br/>
      </w:r>
      <w:r w:rsidR="00951CB7" w:rsidRPr="00951CB7">
        <w:rPr>
          <w:rFonts w:ascii="inherit" w:hAnsi="inherit" w:cs="Open Sans"/>
          <w:color w:val="000000"/>
          <w:sz w:val="26"/>
          <w:szCs w:val="26"/>
          <w:bdr w:val="none" w:sz="0" w:space="0" w:color="auto" w:frame="1"/>
          <w:lang w:val="en-US"/>
        </w:rPr>
        <w:t> </w:t>
      </w:r>
    </w:p>
    <w:p w14:paraId="55AB70B6" w14:textId="77777777" w:rsidR="00951CB7" w:rsidRPr="00951CB7" w:rsidRDefault="00951CB7" w:rsidP="00951CB7">
      <w:pPr>
        <w:pStyle w:val="a3"/>
        <w:spacing w:before="0" w:beforeAutospacing="0" w:after="300" w:afterAutospacing="0"/>
        <w:jc w:val="both"/>
        <w:textAlignment w:val="baseline"/>
        <w:rPr>
          <w:rFonts w:ascii="inherit" w:hAnsi="inherit" w:cs="Open Sans"/>
          <w:color w:val="000000"/>
          <w:sz w:val="26"/>
          <w:szCs w:val="26"/>
          <w:lang w:val="en-US"/>
        </w:rPr>
      </w:pPr>
      <w:r w:rsidRPr="00951CB7">
        <w:rPr>
          <w:rFonts w:ascii="inherit" w:hAnsi="inherit" w:cs="Open Sans"/>
          <w:color w:val="000000"/>
          <w:sz w:val="26"/>
          <w:szCs w:val="26"/>
          <w:lang w:val="en-US"/>
        </w:rPr>
        <w:t>It is used to get the request parameters. @RequestParam automatically binds the request parameters to the arguments of your handler method. It also provides auto type conversion for some standard type like int, long, float, string, date etc.</w:t>
      </w:r>
    </w:p>
    <w:p w14:paraId="2D0FD042" w14:textId="77777777" w:rsidR="00951CB7" w:rsidRPr="00951CB7" w:rsidRDefault="00951CB7" w:rsidP="00951CB7">
      <w:pPr>
        <w:pStyle w:val="a3"/>
        <w:spacing w:before="0" w:beforeAutospacing="0" w:after="0" w:afterAutospacing="0"/>
        <w:jc w:val="both"/>
        <w:textAlignment w:val="baseline"/>
        <w:rPr>
          <w:rFonts w:ascii="inherit" w:hAnsi="inherit" w:cs="Open Sans"/>
          <w:color w:val="000000"/>
          <w:sz w:val="26"/>
          <w:szCs w:val="26"/>
          <w:lang w:val="en-US"/>
        </w:rPr>
      </w:pPr>
      <w:r w:rsidRPr="00951CB7">
        <w:rPr>
          <w:rFonts w:ascii="inherit" w:hAnsi="inherit" w:cs="Open Sans"/>
          <w:b/>
          <w:bCs/>
          <w:color w:val="000000"/>
          <w:sz w:val="26"/>
          <w:szCs w:val="26"/>
          <w:bdr w:val="none" w:sz="0" w:space="0" w:color="auto" w:frame="1"/>
          <w:lang w:val="en-US"/>
        </w:rPr>
        <w:t>Look at the following request URL:</w:t>
      </w:r>
    </w:p>
    <w:p w14:paraId="52B53B28" w14:textId="77777777" w:rsidR="00951CB7" w:rsidRPr="00951CB7" w:rsidRDefault="00951CB7" w:rsidP="00951CB7">
      <w:pPr>
        <w:pStyle w:val="a3"/>
        <w:spacing w:before="0" w:beforeAutospacing="0" w:after="0" w:afterAutospacing="0"/>
        <w:jc w:val="both"/>
        <w:textAlignment w:val="baseline"/>
        <w:rPr>
          <w:rFonts w:ascii="inherit" w:hAnsi="inherit" w:cs="Open Sans"/>
          <w:color w:val="000000"/>
          <w:sz w:val="26"/>
          <w:szCs w:val="26"/>
          <w:lang w:val="en-US"/>
        </w:rPr>
      </w:pPr>
      <w:r w:rsidRPr="00951CB7">
        <w:rPr>
          <w:rFonts w:ascii="inherit" w:hAnsi="inherit" w:cs="Open Sans"/>
          <w:b/>
          <w:bCs/>
          <w:i/>
          <w:iCs/>
          <w:color w:val="000000"/>
          <w:sz w:val="26"/>
          <w:szCs w:val="26"/>
          <w:bdr w:val="none" w:sz="0" w:space="0" w:color="auto" w:frame="1"/>
          <w:lang w:val="en-US"/>
        </w:rPr>
        <w:t>http://localhost:8080/tutorials/bookmark/?site=dineshonjava&amp;id=200</w:t>
      </w:r>
    </w:p>
    <w:p w14:paraId="0DAB5CCE" w14:textId="77777777" w:rsidR="00951CB7" w:rsidRPr="00951CB7" w:rsidRDefault="00951CB7" w:rsidP="00951CB7">
      <w:pPr>
        <w:pStyle w:val="a3"/>
        <w:spacing w:before="0" w:beforeAutospacing="0" w:after="300" w:afterAutospacing="0"/>
        <w:jc w:val="both"/>
        <w:textAlignment w:val="baseline"/>
        <w:rPr>
          <w:rFonts w:ascii="inherit" w:hAnsi="inherit" w:cs="Open Sans"/>
          <w:color w:val="000000"/>
          <w:sz w:val="26"/>
          <w:szCs w:val="26"/>
          <w:lang w:val="en-US"/>
        </w:rPr>
      </w:pPr>
      <w:r w:rsidRPr="00951CB7">
        <w:rPr>
          <w:rFonts w:ascii="inherit" w:hAnsi="inherit" w:cs="Open Sans"/>
          <w:color w:val="000000"/>
          <w:sz w:val="26"/>
          <w:szCs w:val="26"/>
          <w:lang w:val="en-US"/>
        </w:rPr>
        <w:t>In the above URL request, the values for site and id can be accessed as below:</w:t>
      </w:r>
    </w:p>
    <w:p w14:paraId="0213F433" w14:textId="77777777" w:rsidR="00951CB7" w:rsidRPr="00951CB7" w:rsidRDefault="00951CB7" w:rsidP="00951CB7">
      <w:pPr>
        <w:pStyle w:val="HTML0"/>
        <w:pBdr>
          <w:top w:val="single" w:sz="6" w:space="19" w:color="DDDDDD"/>
          <w:left w:val="single" w:sz="6" w:space="11" w:color="DDDDDD"/>
          <w:bottom w:val="single" w:sz="6" w:space="11" w:color="DDDDDD"/>
          <w:right w:val="single" w:sz="6" w:space="11" w:color="DDDDDD"/>
        </w:pBdr>
        <w:shd w:val="clear" w:color="auto" w:fill="F8F8FB"/>
        <w:spacing w:before="225" w:after="225" w:line="312" w:lineRule="atLeast"/>
        <w:textAlignment w:val="baseline"/>
        <w:rPr>
          <w:color w:val="000000"/>
          <w:sz w:val="26"/>
          <w:szCs w:val="26"/>
          <w:lang w:val="en-US"/>
        </w:rPr>
      </w:pPr>
      <w:r w:rsidRPr="00951CB7">
        <w:rPr>
          <w:color w:val="000000"/>
          <w:sz w:val="26"/>
          <w:szCs w:val="26"/>
          <w:lang w:val="en-US"/>
        </w:rPr>
        <w:t>@</w:t>
      </w:r>
      <w:proofErr w:type="gramStart"/>
      <w:r w:rsidRPr="00951CB7">
        <w:rPr>
          <w:color w:val="000000"/>
          <w:sz w:val="26"/>
          <w:szCs w:val="26"/>
          <w:lang w:val="en-US"/>
        </w:rPr>
        <w:t>RequestMapping(</w:t>
      </w:r>
      <w:proofErr w:type="gramEnd"/>
      <w:r w:rsidRPr="00951CB7">
        <w:rPr>
          <w:color w:val="000000"/>
          <w:sz w:val="26"/>
          <w:szCs w:val="26"/>
          <w:lang w:val="en-US"/>
        </w:rPr>
        <w:t>value = "/tutorials/bookmark")</w:t>
      </w:r>
    </w:p>
    <w:p w14:paraId="528C0631" w14:textId="77777777" w:rsidR="00951CB7" w:rsidRPr="00951CB7" w:rsidRDefault="00951CB7" w:rsidP="00951CB7">
      <w:pPr>
        <w:pStyle w:val="HTML0"/>
        <w:pBdr>
          <w:top w:val="single" w:sz="6" w:space="19" w:color="DDDDDD"/>
          <w:left w:val="single" w:sz="6" w:space="11" w:color="DDDDDD"/>
          <w:bottom w:val="single" w:sz="6" w:space="11" w:color="DDDDDD"/>
          <w:right w:val="single" w:sz="6" w:space="11" w:color="DDDDDD"/>
        </w:pBdr>
        <w:shd w:val="clear" w:color="auto" w:fill="F8F8FB"/>
        <w:spacing w:before="225" w:after="225" w:line="312" w:lineRule="atLeast"/>
        <w:textAlignment w:val="baseline"/>
        <w:rPr>
          <w:color w:val="000000"/>
          <w:sz w:val="26"/>
          <w:szCs w:val="26"/>
          <w:lang w:val="en-US"/>
        </w:rPr>
      </w:pPr>
      <w:r w:rsidRPr="00951CB7">
        <w:rPr>
          <w:color w:val="000000"/>
          <w:sz w:val="26"/>
          <w:szCs w:val="26"/>
          <w:lang w:val="en-US"/>
        </w:rPr>
        <w:t xml:space="preserve">public String </w:t>
      </w:r>
      <w:proofErr w:type="gramStart"/>
      <w:r w:rsidRPr="00951CB7">
        <w:rPr>
          <w:color w:val="000000"/>
          <w:sz w:val="26"/>
          <w:szCs w:val="26"/>
          <w:lang w:val="en-US"/>
        </w:rPr>
        <w:t>bookmark(</w:t>
      </w:r>
      <w:proofErr w:type="gramEnd"/>
    </w:p>
    <w:p w14:paraId="60D67273" w14:textId="77777777" w:rsidR="00951CB7" w:rsidRPr="00951CB7" w:rsidRDefault="00951CB7" w:rsidP="00951CB7">
      <w:pPr>
        <w:pStyle w:val="HTML0"/>
        <w:pBdr>
          <w:top w:val="single" w:sz="6" w:space="19" w:color="DDDDDD"/>
          <w:left w:val="single" w:sz="6" w:space="11" w:color="DDDDDD"/>
          <w:bottom w:val="single" w:sz="6" w:space="11" w:color="DDDDDD"/>
          <w:right w:val="single" w:sz="6" w:space="11" w:color="DDDDDD"/>
        </w:pBdr>
        <w:shd w:val="clear" w:color="auto" w:fill="F8F8FB"/>
        <w:spacing w:before="225" w:after="225" w:line="312" w:lineRule="atLeast"/>
        <w:textAlignment w:val="baseline"/>
        <w:rPr>
          <w:color w:val="000000"/>
          <w:sz w:val="26"/>
          <w:szCs w:val="26"/>
          <w:lang w:val="en-US"/>
        </w:rPr>
      </w:pPr>
      <w:r w:rsidRPr="00951CB7">
        <w:rPr>
          <w:color w:val="000000"/>
          <w:sz w:val="26"/>
          <w:szCs w:val="26"/>
          <w:lang w:val="en-US"/>
        </w:rPr>
        <w:t xml:space="preserve">    @</w:t>
      </w:r>
      <w:proofErr w:type="gramStart"/>
      <w:r w:rsidRPr="00951CB7">
        <w:rPr>
          <w:color w:val="000000"/>
          <w:sz w:val="26"/>
          <w:szCs w:val="26"/>
          <w:lang w:val="en-US"/>
        </w:rPr>
        <w:t>RequestParam(</w:t>
      </w:r>
      <w:proofErr w:type="gramEnd"/>
      <w:r w:rsidRPr="00951CB7">
        <w:rPr>
          <w:color w:val="000000"/>
          <w:sz w:val="26"/>
          <w:szCs w:val="26"/>
          <w:lang w:val="en-US"/>
        </w:rPr>
        <w:t>value="site", required=true) String site,</w:t>
      </w:r>
    </w:p>
    <w:p w14:paraId="1DF17ECB" w14:textId="77777777" w:rsidR="00951CB7" w:rsidRPr="00951CB7" w:rsidRDefault="00951CB7" w:rsidP="00951CB7">
      <w:pPr>
        <w:pStyle w:val="HTML0"/>
        <w:pBdr>
          <w:top w:val="single" w:sz="6" w:space="19" w:color="DDDDDD"/>
          <w:left w:val="single" w:sz="6" w:space="11" w:color="DDDDDD"/>
          <w:bottom w:val="single" w:sz="6" w:space="11" w:color="DDDDDD"/>
          <w:right w:val="single" w:sz="6" w:space="11" w:color="DDDDDD"/>
        </w:pBdr>
        <w:shd w:val="clear" w:color="auto" w:fill="F8F8FB"/>
        <w:spacing w:before="225" w:after="225" w:line="312" w:lineRule="atLeast"/>
        <w:textAlignment w:val="baseline"/>
        <w:rPr>
          <w:color w:val="000000"/>
          <w:sz w:val="26"/>
          <w:szCs w:val="26"/>
          <w:lang w:val="en-US"/>
        </w:rPr>
      </w:pPr>
      <w:r w:rsidRPr="00951CB7">
        <w:rPr>
          <w:color w:val="000000"/>
          <w:sz w:val="26"/>
          <w:szCs w:val="26"/>
          <w:lang w:val="en-US"/>
        </w:rPr>
        <w:t xml:space="preserve">    @</w:t>
      </w:r>
      <w:proofErr w:type="gramStart"/>
      <w:r w:rsidRPr="00951CB7">
        <w:rPr>
          <w:color w:val="000000"/>
          <w:sz w:val="26"/>
          <w:szCs w:val="26"/>
          <w:lang w:val="en-US"/>
        </w:rPr>
        <w:t>RequestParam(</w:t>
      </w:r>
      <w:proofErr w:type="gramEnd"/>
      <w:r w:rsidRPr="00951CB7">
        <w:rPr>
          <w:color w:val="000000"/>
          <w:sz w:val="26"/>
          <w:szCs w:val="26"/>
          <w:lang w:val="en-US"/>
        </w:rPr>
        <w:t>value="id", required=false) String id){</w:t>
      </w:r>
    </w:p>
    <w:p w14:paraId="549A037E" w14:textId="77777777" w:rsidR="00951CB7" w:rsidRPr="00951CB7" w:rsidRDefault="00951CB7" w:rsidP="00951CB7">
      <w:pPr>
        <w:pStyle w:val="HTML0"/>
        <w:pBdr>
          <w:top w:val="single" w:sz="6" w:space="19" w:color="DDDDDD"/>
          <w:left w:val="single" w:sz="6" w:space="11" w:color="DDDDDD"/>
          <w:bottom w:val="single" w:sz="6" w:space="11" w:color="DDDDDD"/>
          <w:right w:val="single" w:sz="6" w:space="11" w:color="DDDDDD"/>
        </w:pBdr>
        <w:shd w:val="clear" w:color="auto" w:fill="F8F8FB"/>
        <w:spacing w:before="225" w:after="225" w:line="312" w:lineRule="atLeast"/>
        <w:textAlignment w:val="baseline"/>
        <w:rPr>
          <w:color w:val="000000"/>
          <w:sz w:val="26"/>
          <w:szCs w:val="26"/>
        </w:rPr>
      </w:pPr>
      <w:r w:rsidRPr="00951CB7">
        <w:rPr>
          <w:color w:val="000000"/>
          <w:sz w:val="26"/>
          <w:szCs w:val="26"/>
        </w:rPr>
        <w:t>...</w:t>
      </w:r>
    </w:p>
    <w:p w14:paraId="3384D922" w14:textId="77777777" w:rsidR="00951CB7" w:rsidRPr="00951CB7" w:rsidRDefault="00951CB7" w:rsidP="00951CB7">
      <w:pPr>
        <w:pStyle w:val="HTML0"/>
        <w:pBdr>
          <w:top w:val="single" w:sz="6" w:space="19" w:color="DDDDDD"/>
          <w:left w:val="single" w:sz="6" w:space="11" w:color="DDDDDD"/>
          <w:bottom w:val="single" w:sz="6" w:space="11" w:color="DDDDDD"/>
          <w:right w:val="single" w:sz="6" w:space="11" w:color="DDDDDD"/>
        </w:pBdr>
        <w:shd w:val="clear" w:color="auto" w:fill="F8F8FB"/>
        <w:spacing w:before="225" w:after="225" w:line="312" w:lineRule="atLeast"/>
        <w:textAlignment w:val="baseline"/>
        <w:rPr>
          <w:color w:val="000000"/>
          <w:sz w:val="26"/>
          <w:szCs w:val="26"/>
        </w:rPr>
      </w:pPr>
      <w:r w:rsidRPr="00951CB7">
        <w:rPr>
          <w:color w:val="000000"/>
          <w:sz w:val="26"/>
          <w:szCs w:val="26"/>
        </w:rPr>
        <w:t>}</w:t>
      </w:r>
    </w:p>
    <w:p w14:paraId="0A8AB776" w14:textId="77777777" w:rsidR="00951CB7" w:rsidRPr="00951CB7" w:rsidRDefault="00951CB7">
      <w:pPr>
        <w:numPr>
          <w:ilvl w:val="0"/>
          <w:numId w:val="54"/>
        </w:numPr>
        <w:spacing w:after="0" w:line="240" w:lineRule="auto"/>
        <w:ind w:left="1320"/>
        <w:jc w:val="both"/>
        <w:textAlignment w:val="baseline"/>
        <w:rPr>
          <w:rFonts w:ascii="inherit" w:hAnsi="inherit" w:cs="Open Sans"/>
          <w:color w:val="000000"/>
          <w:sz w:val="26"/>
          <w:szCs w:val="26"/>
          <w:lang w:val="en-US"/>
        </w:rPr>
      </w:pPr>
      <w:proofErr w:type="spellStart"/>
      <w:r w:rsidRPr="00951CB7">
        <w:rPr>
          <w:rFonts w:ascii="inherit" w:hAnsi="inherit" w:cs="Open Sans"/>
          <w:b/>
          <w:bCs/>
          <w:color w:val="000000"/>
          <w:sz w:val="26"/>
          <w:szCs w:val="26"/>
          <w:bdr w:val="none" w:sz="0" w:space="0" w:color="auto" w:frame="1"/>
          <w:lang w:val="en-US"/>
        </w:rPr>
        <w:t>defaultValue</w:t>
      </w:r>
      <w:proofErr w:type="spellEnd"/>
      <w:r w:rsidRPr="00951CB7">
        <w:rPr>
          <w:rFonts w:ascii="inherit" w:hAnsi="inherit" w:cs="Open Sans"/>
          <w:color w:val="000000"/>
          <w:sz w:val="26"/>
          <w:szCs w:val="26"/>
          <w:lang w:val="en-US"/>
        </w:rPr>
        <w:t>– It is String type attribute and the default value to use as a fallback when the request parameter is not provided or has an empty value.</w:t>
      </w:r>
    </w:p>
    <w:p w14:paraId="06ACCFA3" w14:textId="77777777" w:rsidR="00951CB7" w:rsidRPr="00951CB7" w:rsidRDefault="00951CB7">
      <w:pPr>
        <w:numPr>
          <w:ilvl w:val="0"/>
          <w:numId w:val="54"/>
        </w:numPr>
        <w:spacing w:after="0" w:line="240" w:lineRule="auto"/>
        <w:ind w:left="1320"/>
        <w:jc w:val="both"/>
        <w:textAlignment w:val="baseline"/>
        <w:rPr>
          <w:rFonts w:ascii="inherit" w:hAnsi="inherit" w:cs="Open Sans"/>
          <w:color w:val="000000"/>
          <w:sz w:val="26"/>
          <w:szCs w:val="26"/>
          <w:lang w:val="en-US"/>
        </w:rPr>
      </w:pPr>
      <w:r w:rsidRPr="00951CB7">
        <w:rPr>
          <w:rFonts w:ascii="inherit" w:hAnsi="inherit" w:cs="Open Sans"/>
          <w:b/>
          <w:bCs/>
          <w:color w:val="000000"/>
          <w:sz w:val="26"/>
          <w:szCs w:val="26"/>
          <w:bdr w:val="none" w:sz="0" w:space="0" w:color="auto" w:frame="1"/>
          <w:lang w:val="en-US"/>
        </w:rPr>
        <w:t>name</w:t>
      </w:r>
      <w:r w:rsidRPr="00951CB7">
        <w:rPr>
          <w:rFonts w:ascii="inherit" w:hAnsi="inherit" w:cs="Open Sans"/>
          <w:color w:val="000000"/>
          <w:sz w:val="26"/>
          <w:szCs w:val="26"/>
          <w:lang w:val="en-US"/>
        </w:rPr>
        <w:t>– It is String type attribute and name of the request parameter to bind to.</w:t>
      </w:r>
    </w:p>
    <w:p w14:paraId="2EA6424F" w14:textId="77777777" w:rsidR="00951CB7" w:rsidRPr="00951CB7" w:rsidRDefault="00951CB7">
      <w:pPr>
        <w:numPr>
          <w:ilvl w:val="0"/>
          <w:numId w:val="54"/>
        </w:numPr>
        <w:spacing w:after="0" w:line="240" w:lineRule="auto"/>
        <w:ind w:left="1320"/>
        <w:jc w:val="both"/>
        <w:textAlignment w:val="baseline"/>
        <w:rPr>
          <w:rFonts w:ascii="inherit" w:hAnsi="inherit" w:cs="Open Sans"/>
          <w:color w:val="000000"/>
          <w:sz w:val="26"/>
          <w:szCs w:val="26"/>
          <w:lang w:val="en-US"/>
        </w:rPr>
      </w:pPr>
      <w:r w:rsidRPr="00951CB7">
        <w:rPr>
          <w:rFonts w:ascii="inherit" w:hAnsi="inherit" w:cs="Open Sans"/>
          <w:b/>
          <w:bCs/>
          <w:color w:val="000000"/>
          <w:sz w:val="26"/>
          <w:szCs w:val="26"/>
          <w:bdr w:val="none" w:sz="0" w:space="0" w:color="auto" w:frame="1"/>
          <w:lang w:val="en-US"/>
        </w:rPr>
        <w:t>required</w:t>
      </w:r>
      <w:r w:rsidRPr="00951CB7">
        <w:rPr>
          <w:rFonts w:ascii="inherit" w:hAnsi="inherit" w:cs="Open Sans"/>
          <w:color w:val="000000"/>
          <w:sz w:val="26"/>
          <w:szCs w:val="26"/>
          <w:lang w:val="en-US"/>
        </w:rPr>
        <w:t>– It is Boolean type attribute whether the parameter is required.</w:t>
      </w:r>
    </w:p>
    <w:p w14:paraId="3B4A9CFA" w14:textId="77777777" w:rsidR="00951CB7" w:rsidRPr="00951CB7" w:rsidRDefault="00951CB7">
      <w:pPr>
        <w:numPr>
          <w:ilvl w:val="0"/>
          <w:numId w:val="54"/>
        </w:numPr>
        <w:spacing w:after="0" w:line="240" w:lineRule="auto"/>
        <w:ind w:left="1320"/>
        <w:jc w:val="both"/>
        <w:textAlignment w:val="baseline"/>
        <w:rPr>
          <w:rFonts w:ascii="inherit" w:hAnsi="inherit" w:cs="Open Sans"/>
          <w:color w:val="000000"/>
          <w:sz w:val="26"/>
          <w:szCs w:val="26"/>
          <w:lang w:val="en-US"/>
        </w:rPr>
      </w:pPr>
      <w:r w:rsidRPr="00951CB7">
        <w:rPr>
          <w:rFonts w:ascii="inherit" w:hAnsi="inherit" w:cs="Open Sans"/>
          <w:b/>
          <w:bCs/>
          <w:color w:val="000000"/>
          <w:sz w:val="26"/>
          <w:szCs w:val="26"/>
          <w:bdr w:val="none" w:sz="0" w:space="0" w:color="auto" w:frame="1"/>
          <w:lang w:val="en-US"/>
        </w:rPr>
        <w:t>value</w:t>
      </w:r>
      <w:r w:rsidRPr="00951CB7">
        <w:rPr>
          <w:rFonts w:ascii="inherit" w:hAnsi="inherit" w:cs="Open Sans"/>
          <w:color w:val="000000"/>
          <w:sz w:val="26"/>
          <w:szCs w:val="26"/>
          <w:lang w:val="en-US"/>
        </w:rPr>
        <w:t>– It is String type attribute and it is alias for name attribute.</w:t>
      </w:r>
    </w:p>
    <w:p w14:paraId="7A897703" w14:textId="22F4A4BD" w:rsidR="00951CB7" w:rsidRDefault="00951CB7" w:rsidP="00951CB7">
      <w:pPr>
        <w:pStyle w:val="2"/>
        <w:spacing w:before="0" w:beforeAutospacing="0" w:after="0" w:afterAutospacing="0"/>
        <w:jc w:val="both"/>
        <w:textAlignment w:val="baseline"/>
        <w:rPr>
          <w:rFonts w:ascii="inherit" w:hAnsi="inherit" w:cs="Open Sans"/>
          <w:color w:val="70AD47" w:themeColor="accent6"/>
          <w:sz w:val="30"/>
          <w:szCs w:val="30"/>
          <w:bdr w:val="none" w:sz="0" w:space="0" w:color="auto" w:frame="1"/>
          <w:lang w:val="en-US"/>
        </w:rPr>
      </w:pPr>
      <w:r w:rsidRPr="00951CB7">
        <w:rPr>
          <w:rFonts w:ascii="inherit" w:hAnsi="inherit" w:cs="Open Sans"/>
          <w:color w:val="70AD47" w:themeColor="accent6"/>
          <w:sz w:val="30"/>
          <w:szCs w:val="30"/>
          <w:bdr w:val="none" w:sz="0" w:space="0" w:color="auto" w:frame="1"/>
          <w:lang w:val="en-US"/>
        </w:rPr>
        <w:lastRenderedPageBreak/>
        <w:t>@PathVariable</w:t>
      </w:r>
    </w:p>
    <w:p w14:paraId="0288C2DC" w14:textId="77777777" w:rsidR="00951CB7" w:rsidRPr="00951CB7" w:rsidRDefault="00951CB7" w:rsidP="00951CB7">
      <w:pPr>
        <w:pStyle w:val="2"/>
        <w:spacing w:before="0" w:beforeAutospacing="0" w:after="0" w:afterAutospacing="0"/>
        <w:jc w:val="both"/>
        <w:textAlignment w:val="baseline"/>
        <w:rPr>
          <w:rFonts w:ascii="Signika Negative" w:hAnsi="Signika Negative" w:cs="Open Sans"/>
          <w:b w:val="0"/>
          <w:bCs w:val="0"/>
          <w:color w:val="70AD47" w:themeColor="accent6"/>
          <w:sz w:val="30"/>
          <w:szCs w:val="30"/>
          <w:lang w:val="en-US"/>
        </w:rPr>
      </w:pPr>
    </w:p>
    <w:p w14:paraId="06A7AB99" w14:textId="77777777" w:rsidR="00951CB7" w:rsidRPr="00951CB7" w:rsidRDefault="00951CB7" w:rsidP="00951CB7">
      <w:pPr>
        <w:pStyle w:val="a3"/>
        <w:spacing w:before="0" w:beforeAutospacing="0" w:after="300" w:afterAutospacing="0"/>
        <w:jc w:val="both"/>
        <w:textAlignment w:val="baseline"/>
        <w:rPr>
          <w:rFonts w:ascii="inherit" w:hAnsi="inherit" w:cs="Open Sans"/>
          <w:color w:val="000000"/>
          <w:sz w:val="26"/>
          <w:szCs w:val="26"/>
          <w:lang w:val="en-US"/>
        </w:rPr>
      </w:pPr>
      <w:r w:rsidRPr="00951CB7">
        <w:rPr>
          <w:rFonts w:ascii="inherit" w:hAnsi="inherit" w:cs="Open Sans"/>
          <w:color w:val="000000"/>
          <w:sz w:val="26"/>
          <w:szCs w:val="26"/>
          <w:lang w:val="en-US"/>
        </w:rPr>
        <w:t xml:space="preserve">It is used to pass parameter along with the </w:t>
      </w:r>
      <w:proofErr w:type="spellStart"/>
      <w:r w:rsidRPr="00951CB7">
        <w:rPr>
          <w:rFonts w:ascii="inherit" w:hAnsi="inherit" w:cs="Open Sans"/>
          <w:color w:val="000000"/>
          <w:sz w:val="26"/>
          <w:szCs w:val="26"/>
          <w:lang w:val="en-US"/>
        </w:rPr>
        <w:t>url</w:t>
      </w:r>
      <w:proofErr w:type="spellEnd"/>
      <w:r w:rsidRPr="00951CB7">
        <w:rPr>
          <w:rFonts w:ascii="inherit" w:hAnsi="inherit" w:cs="Open Sans"/>
          <w:color w:val="000000"/>
          <w:sz w:val="26"/>
          <w:szCs w:val="26"/>
          <w:lang w:val="en-US"/>
        </w:rPr>
        <w:t xml:space="preserve">, sometimes we need to pass parameters along with the </w:t>
      </w:r>
      <w:proofErr w:type="spellStart"/>
      <w:r w:rsidRPr="00951CB7">
        <w:rPr>
          <w:rFonts w:ascii="inherit" w:hAnsi="inherit" w:cs="Open Sans"/>
          <w:color w:val="000000"/>
          <w:sz w:val="26"/>
          <w:szCs w:val="26"/>
          <w:lang w:val="en-US"/>
        </w:rPr>
        <w:t>url</w:t>
      </w:r>
      <w:proofErr w:type="spellEnd"/>
      <w:r w:rsidRPr="00951CB7">
        <w:rPr>
          <w:rFonts w:ascii="inherit" w:hAnsi="inherit" w:cs="Open Sans"/>
          <w:color w:val="000000"/>
          <w:sz w:val="26"/>
          <w:szCs w:val="26"/>
          <w:lang w:val="en-US"/>
        </w:rPr>
        <w:t xml:space="preserve"> to get the data. Spring MVC provides support for customizing the URL in order to get data. To achieving this purpose @PathVariable annotation is used in Spring </w:t>
      </w:r>
      <w:proofErr w:type="spellStart"/>
      <w:r w:rsidRPr="00951CB7">
        <w:rPr>
          <w:rFonts w:ascii="inherit" w:hAnsi="inherit" w:cs="Open Sans"/>
          <w:color w:val="000000"/>
          <w:sz w:val="26"/>
          <w:szCs w:val="26"/>
          <w:lang w:val="en-US"/>
        </w:rPr>
        <w:t>mvc</w:t>
      </w:r>
      <w:proofErr w:type="spellEnd"/>
      <w:r w:rsidRPr="00951CB7">
        <w:rPr>
          <w:rFonts w:ascii="inherit" w:hAnsi="inherit" w:cs="Open Sans"/>
          <w:color w:val="000000"/>
          <w:sz w:val="26"/>
          <w:szCs w:val="26"/>
          <w:lang w:val="en-US"/>
        </w:rPr>
        <w:t xml:space="preserve"> framework.</w:t>
      </w:r>
    </w:p>
    <w:p w14:paraId="696EC9A5" w14:textId="77777777" w:rsidR="00951CB7" w:rsidRPr="00951CB7" w:rsidRDefault="00951CB7" w:rsidP="00951CB7">
      <w:pPr>
        <w:pStyle w:val="a3"/>
        <w:spacing w:before="0" w:beforeAutospacing="0" w:after="0" w:afterAutospacing="0"/>
        <w:textAlignment w:val="baseline"/>
        <w:rPr>
          <w:rFonts w:ascii="inherit" w:hAnsi="inherit" w:cs="Open Sans"/>
          <w:color w:val="000000"/>
          <w:sz w:val="26"/>
          <w:szCs w:val="26"/>
          <w:lang w:val="en-US"/>
        </w:rPr>
      </w:pPr>
      <w:r w:rsidRPr="00951CB7">
        <w:rPr>
          <w:rFonts w:ascii="inherit" w:hAnsi="inherit" w:cs="Open Sans"/>
          <w:b/>
          <w:bCs/>
          <w:color w:val="000000"/>
          <w:sz w:val="26"/>
          <w:szCs w:val="26"/>
          <w:bdr w:val="none" w:sz="0" w:space="0" w:color="auto" w:frame="1"/>
          <w:lang w:val="en-US"/>
        </w:rPr>
        <w:t>Look at the following request URL:</w:t>
      </w:r>
      <w:r w:rsidRPr="00951CB7">
        <w:rPr>
          <w:rFonts w:ascii="inherit" w:hAnsi="inherit" w:cs="Open Sans"/>
          <w:color w:val="000000"/>
          <w:sz w:val="26"/>
          <w:szCs w:val="26"/>
          <w:lang w:val="en-US"/>
        </w:rPr>
        <w:br/>
      </w:r>
      <w:r w:rsidRPr="00951CB7">
        <w:rPr>
          <w:rFonts w:ascii="inherit" w:hAnsi="inherit" w:cs="Open Sans"/>
          <w:b/>
          <w:bCs/>
          <w:color w:val="000000"/>
          <w:sz w:val="26"/>
          <w:szCs w:val="26"/>
          <w:bdr w:val="none" w:sz="0" w:space="0" w:color="auto" w:frame="1"/>
          <w:lang w:val="en-US"/>
        </w:rPr>
        <w:br/>
      </w:r>
      <w:r w:rsidRPr="00951CB7">
        <w:rPr>
          <w:rFonts w:ascii="inherit" w:hAnsi="inherit" w:cs="Open Sans"/>
          <w:b/>
          <w:bCs/>
          <w:i/>
          <w:iCs/>
          <w:color w:val="000000"/>
          <w:sz w:val="26"/>
          <w:szCs w:val="26"/>
          <w:bdr w:val="none" w:sz="0" w:space="0" w:color="auto" w:frame="1"/>
          <w:lang w:val="en-US"/>
        </w:rPr>
        <w:t>http://localhost:8080/tutorials/bookmark/100?site=dineshonjava&amp;id=200</w:t>
      </w:r>
    </w:p>
    <w:p w14:paraId="5A3AC091" w14:textId="77777777" w:rsidR="00951CB7" w:rsidRPr="00951CB7" w:rsidRDefault="00951CB7" w:rsidP="00951CB7">
      <w:pPr>
        <w:pStyle w:val="a3"/>
        <w:spacing w:before="0" w:beforeAutospacing="0" w:after="300" w:afterAutospacing="0"/>
        <w:jc w:val="both"/>
        <w:textAlignment w:val="baseline"/>
        <w:rPr>
          <w:rFonts w:ascii="inherit" w:hAnsi="inherit" w:cs="Open Sans"/>
          <w:color w:val="000000"/>
          <w:sz w:val="26"/>
          <w:szCs w:val="26"/>
          <w:lang w:val="en-US"/>
        </w:rPr>
      </w:pPr>
      <w:r w:rsidRPr="00951CB7">
        <w:rPr>
          <w:rFonts w:ascii="inherit" w:hAnsi="inherit" w:cs="Open Sans"/>
          <w:color w:val="000000"/>
          <w:sz w:val="26"/>
          <w:szCs w:val="26"/>
          <w:lang w:val="en-US"/>
        </w:rPr>
        <w:t>In the above URL request, the values for site and id can be accessed as below:</w:t>
      </w:r>
    </w:p>
    <w:p w14:paraId="1AFA5DA9" w14:textId="77777777" w:rsidR="00951CB7" w:rsidRPr="00951CB7" w:rsidRDefault="00951CB7" w:rsidP="00951CB7">
      <w:pPr>
        <w:pStyle w:val="HTML0"/>
        <w:pBdr>
          <w:top w:val="single" w:sz="6" w:space="19" w:color="DDDDDD"/>
          <w:left w:val="single" w:sz="6" w:space="11" w:color="DDDDDD"/>
          <w:bottom w:val="single" w:sz="6" w:space="11" w:color="DDDDDD"/>
          <w:right w:val="single" w:sz="6" w:space="11" w:color="DDDDDD"/>
        </w:pBdr>
        <w:shd w:val="clear" w:color="auto" w:fill="F8F8FB"/>
        <w:spacing w:before="225" w:after="225" w:line="312" w:lineRule="atLeast"/>
        <w:jc w:val="both"/>
        <w:textAlignment w:val="baseline"/>
        <w:rPr>
          <w:color w:val="000000"/>
          <w:sz w:val="26"/>
          <w:szCs w:val="26"/>
          <w:lang w:val="en-US"/>
        </w:rPr>
      </w:pPr>
      <w:r w:rsidRPr="00951CB7">
        <w:rPr>
          <w:color w:val="000000"/>
          <w:sz w:val="26"/>
          <w:szCs w:val="26"/>
          <w:lang w:val="en-US"/>
        </w:rPr>
        <w:t>@</w:t>
      </w:r>
      <w:proofErr w:type="gramStart"/>
      <w:r w:rsidRPr="00951CB7">
        <w:rPr>
          <w:color w:val="000000"/>
          <w:sz w:val="26"/>
          <w:szCs w:val="26"/>
          <w:lang w:val="en-US"/>
        </w:rPr>
        <w:t>RequestMapping(</w:t>
      </w:r>
      <w:proofErr w:type="gramEnd"/>
      <w:r w:rsidRPr="00951CB7">
        <w:rPr>
          <w:color w:val="000000"/>
          <w:sz w:val="26"/>
          <w:szCs w:val="26"/>
          <w:lang w:val="en-US"/>
        </w:rPr>
        <w:t>value = "/tutorials/bookmark/{</w:t>
      </w:r>
      <w:proofErr w:type="spellStart"/>
      <w:r w:rsidRPr="00951CB7">
        <w:rPr>
          <w:color w:val="000000"/>
          <w:sz w:val="26"/>
          <w:szCs w:val="26"/>
          <w:lang w:val="en-US"/>
        </w:rPr>
        <w:t>siteId</w:t>
      </w:r>
      <w:proofErr w:type="spellEnd"/>
      <w:r w:rsidRPr="00951CB7">
        <w:rPr>
          <w:color w:val="000000"/>
          <w:sz w:val="26"/>
          <w:szCs w:val="26"/>
          <w:lang w:val="en-US"/>
        </w:rPr>
        <w:t>}")</w:t>
      </w:r>
    </w:p>
    <w:p w14:paraId="11E7CDDA" w14:textId="77777777" w:rsidR="00951CB7" w:rsidRPr="00951CB7" w:rsidRDefault="00951CB7" w:rsidP="00951CB7">
      <w:pPr>
        <w:pStyle w:val="HTML0"/>
        <w:pBdr>
          <w:top w:val="single" w:sz="6" w:space="19" w:color="DDDDDD"/>
          <w:left w:val="single" w:sz="6" w:space="11" w:color="DDDDDD"/>
          <w:bottom w:val="single" w:sz="6" w:space="11" w:color="DDDDDD"/>
          <w:right w:val="single" w:sz="6" w:space="11" w:color="DDDDDD"/>
        </w:pBdr>
        <w:shd w:val="clear" w:color="auto" w:fill="F8F8FB"/>
        <w:spacing w:before="225" w:after="225" w:line="312" w:lineRule="atLeast"/>
        <w:jc w:val="both"/>
        <w:textAlignment w:val="baseline"/>
        <w:rPr>
          <w:color w:val="000000"/>
          <w:sz w:val="26"/>
          <w:szCs w:val="26"/>
          <w:lang w:val="en-US"/>
        </w:rPr>
      </w:pPr>
      <w:r w:rsidRPr="00951CB7">
        <w:rPr>
          <w:color w:val="000000"/>
          <w:sz w:val="26"/>
          <w:szCs w:val="26"/>
          <w:lang w:val="en-US"/>
        </w:rPr>
        <w:t xml:space="preserve">public String </w:t>
      </w:r>
      <w:proofErr w:type="gramStart"/>
      <w:r w:rsidRPr="00951CB7">
        <w:rPr>
          <w:color w:val="000000"/>
          <w:sz w:val="26"/>
          <w:szCs w:val="26"/>
          <w:lang w:val="en-US"/>
        </w:rPr>
        <w:t>bookmark(</w:t>
      </w:r>
      <w:proofErr w:type="gramEnd"/>
    </w:p>
    <w:p w14:paraId="04D0D32E" w14:textId="77777777" w:rsidR="00951CB7" w:rsidRPr="00951CB7" w:rsidRDefault="00951CB7" w:rsidP="00951CB7">
      <w:pPr>
        <w:pStyle w:val="HTML0"/>
        <w:pBdr>
          <w:top w:val="single" w:sz="6" w:space="19" w:color="DDDDDD"/>
          <w:left w:val="single" w:sz="6" w:space="11" w:color="DDDDDD"/>
          <w:bottom w:val="single" w:sz="6" w:space="11" w:color="DDDDDD"/>
          <w:right w:val="single" w:sz="6" w:space="11" w:color="DDDDDD"/>
        </w:pBdr>
        <w:shd w:val="clear" w:color="auto" w:fill="F8F8FB"/>
        <w:spacing w:before="225" w:after="225" w:line="312" w:lineRule="atLeast"/>
        <w:jc w:val="both"/>
        <w:textAlignment w:val="baseline"/>
        <w:rPr>
          <w:color w:val="000000"/>
          <w:sz w:val="26"/>
          <w:szCs w:val="26"/>
          <w:lang w:val="en-US"/>
        </w:rPr>
      </w:pPr>
      <w:r w:rsidRPr="00951CB7">
        <w:rPr>
          <w:color w:val="000000"/>
          <w:sz w:val="26"/>
          <w:szCs w:val="26"/>
          <w:lang w:val="en-US"/>
        </w:rPr>
        <w:t xml:space="preserve">    @PathVariable(value="siteId") String </w:t>
      </w:r>
      <w:proofErr w:type="spellStart"/>
      <w:r w:rsidRPr="00951CB7">
        <w:rPr>
          <w:color w:val="000000"/>
          <w:sz w:val="26"/>
          <w:szCs w:val="26"/>
          <w:lang w:val="en-US"/>
        </w:rPr>
        <w:t>siteId</w:t>
      </w:r>
      <w:proofErr w:type="spellEnd"/>
    </w:p>
    <w:p w14:paraId="5A423AEA" w14:textId="77777777" w:rsidR="00951CB7" w:rsidRPr="00951CB7" w:rsidRDefault="00951CB7" w:rsidP="00951CB7">
      <w:pPr>
        <w:pStyle w:val="HTML0"/>
        <w:pBdr>
          <w:top w:val="single" w:sz="6" w:space="19" w:color="DDDDDD"/>
          <w:left w:val="single" w:sz="6" w:space="11" w:color="DDDDDD"/>
          <w:bottom w:val="single" w:sz="6" w:space="11" w:color="DDDDDD"/>
          <w:right w:val="single" w:sz="6" w:space="11" w:color="DDDDDD"/>
        </w:pBdr>
        <w:shd w:val="clear" w:color="auto" w:fill="F8F8FB"/>
        <w:spacing w:before="225" w:after="225" w:line="312" w:lineRule="atLeast"/>
        <w:jc w:val="both"/>
        <w:textAlignment w:val="baseline"/>
        <w:rPr>
          <w:color w:val="000000"/>
          <w:sz w:val="26"/>
          <w:szCs w:val="26"/>
          <w:lang w:val="en-US"/>
        </w:rPr>
      </w:pPr>
      <w:r w:rsidRPr="00951CB7">
        <w:rPr>
          <w:color w:val="000000"/>
          <w:sz w:val="26"/>
          <w:szCs w:val="26"/>
          <w:lang w:val="en-US"/>
        </w:rPr>
        <w:t xml:space="preserve">    @</w:t>
      </w:r>
      <w:proofErr w:type="gramStart"/>
      <w:r w:rsidRPr="00951CB7">
        <w:rPr>
          <w:color w:val="000000"/>
          <w:sz w:val="26"/>
          <w:szCs w:val="26"/>
          <w:lang w:val="en-US"/>
        </w:rPr>
        <w:t>RequestParam(</w:t>
      </w:r>
      <w:proofErr w:type="gramEnd"/>
      <w:r w:rsidRPr="00951CB7">
        <w:rPr>
          <w:color w:val="000000"/>
          <w:sz w:val="26"/>
          <w:szCs w:val="26"/>
          <w:lang w:val="en-US"/>
        </w:rPr>
        <w:t>value="site", required=true) String site,</w:t>
      </w:r>
    </w:p>
    <w:p w14:paraId="39DB0D7B" w14:textId="77777777" w:rsidR="00951CB7" w:rsidRPr="00951CB7" w:rsidRDefault="00951CB7" w:rsidP="00951CB7">
      <w:pPr>
        <w:pStyle w:val="HTML0"/>
        <w:pBdr>
          <w:top w:val="single" w:sz="6" w:space="19" w:color="DDDDDD"/>
          <w:left w:val="single" w:sz="6" w:space="11" w:color="DDDDDD"/>
          <w:bottom w:val="single" w:sz="6" w:space="11" w:color="DDDDDD"/>
          <w:right w:val="single" w:sz="6" w:space="11" w:color="DDDDDD"/>
        </w:pBdr>
        <w:shd w:val="clear" w:color="auto" w:fill="F8F8FB"/>
        <w:spacing w:before="225" w:after="225" w:line="312" w:lineRule="atLeast"/>
        <w:jc w:val="both"/>
        <w:textAlignment w:val="baseline"/>
        <w:rPr>
          <w:color w:val="000000"/>
          <w:sz w:val="26"/>
          <w:szCs w:val="26"/>
          <w:lang w:val="en-US"/>
        </w:rPr>
      </w:pPr>
      <w:r w:rsidRPr="00951CB7">
        <w:rPr>
          <w:color w:val="000000"/>
          <w:sz w:val="26"/>
          <w:szCs w:val="26"/>
          <w:lang w:val="en-US"/>
        </w:rPr>
        <w:t xml:space="preserve">    @</w:t>
      </w:r>
      <w:proofErr w:type="gramStart"/>
      <w:r w:rsidRPr="00951CB7">
        <w:rPr>
          <w:color w:val="000000"/>
          <w:sz w:val="26"/>
          <w:szCs w:val="26"/>
          <w:lang w:val="en-US"/>
        </w:rPr>
        <w:t>RequestParam(</w:t>
      </w:r>
      <w:proofErr w:type="gramEnd"/>
      <w:r w:rsidRPr="00951CB7">
        <w:rPr>
          <w:color w:val="000000"/>
          <w:sz w:val="26"/>
          <w:szCs w:val="26"/>
          <w:lang w:val="en-US"/>
        </w:rPr>
        <w:t>value="id", required=false) String id){</w:t>
      </w:r>
    </w:p>
    <w:p w14:paraId="23A105CC" w14:textId="77777777" w:rsidR="00951CB7" w:rsidRPr="00951CB7" w:rsidRDefault="00951CB7" w:rsidP="00951CB7">
      <w:pPr>
        <w:pStyle w:val="HTML0"/>
        <w:pBdr>
          <w:top w:val="single" w:sz="6" w:space="19" w:color="DDDDDD"/>
          <w:left w:val="single" w:sz="6" w:space="11" w:color="DDDDDD"/>
          <w:bottom w:val="single" w:sz="6" w:space="11" w:color="DDDDDD"/>
          <w:right w:val="single" w:sz="6" w:space="11" w:color="DDDDDD"/>
        </w:pBdr>
        <w:shd w:val="clear" w:color="auto" w:fill="F8F8FB"/>
        <w:spacing w:before="225" w:after="225" w:line="312" w:lineRule="atLeast"/>
        <w:jc w:val="both"/>
        <w:textAlignment w:val="baseline"/>
        <w:rPr>
          <w:color w:val="000000"/>
          <w:sz w:val="26"/>
          <w:szCs w:val="26"/>
          <w:lang w:val="en-US"/>
        </w:rPr>
      </w:pPr>
      <w:r w:rsidRPr="00951CB7">
        <w:rPr>
          <w:color w:val="000000"/>
          <w:sz w:val="26"/>
          <w:szCs w:val="26"/>
          <w:lang w:val="en-US"/>
        </w:rPr>
        <w:t>...</w:t>
      </w:r>
    </w:p>
    <w:p w14:paraId="73681BFA" w14:textId="77777777" w:rsidR="00951CB7" w:rsidRPr="00951CB7" w:rsidRDefault="00951CB7" w:rsidP="00951CB7">
      <w:pPr>
        <w:pStyle w:val="HTML0"/>
        <w:pBdr>
          <w:top w:val="single" w:sz="6" w:space="19" w:color="DDDDDD"/>
          <w:left w:val="single" w:sz="6" w:space="11" w:color="DDDDDD"/>
          <w:bottom w:val="single" w:sz="6" w:space="11" w:color="DDDDDD"/>
          <w:right w:val="single" w:sz="6" w:space="11" w:color="DDDDDD"/>
        </w:pBdr>
        <w:shd w:val="clear" w:color="auto" w:fill="F8F8FB"/>
        <w:spacing w:before="225" w:after="225" w:line="312" w:lineRule="atLeast"/>
        <w:jc w:val="both"/>
        <w:textAlignment w:val="baseline"/>
        <w:rPr>
          <w:color w:val="000000"/>
          <w:sz w:val="26"/>
          <w:szCs w:val="26"/>
          <w:lang w:val="en-US"/>
        </w:rPr>
      </w:pPr>
      <w:r w:rsidRPr="00951CB7">
        <w:rPr>
          <w:color w:val="000000"/>
          <w:sz w:val="26"/>
          <w:szCs w:val="26"/>
          <w:lang w:val="en-US"/>
        </w:rPr>
        <w:t>}</w:t>
      </w:r>
    </w:p>
    <w:p w14:paraId="7C0640D9" w14:textId="71A05915" w:rsidR="00951CB7" w:rsidRPr="00951CB7" w:rsidRDefault="00951CB7" w:rsidP="00951CB7">
      <w:pPr>
        <w:pStyle w:val="a3"/>
        <w:spacing w:before="0" w:beforeAutospacing="0" w:after="0" w:afterAutospacing="0"/>
        <w:jc w:val="both"/>
        <w:textAlignment w:val="baseline"/>
        <w:rPr>
          <w:rFonts w:ascii="inherit" w:hAnsi="inherit" w:cs="Open Sans"/>
          <w:color w:val="000000"/>
          <w:sz w:val="26"/>
          <w:szCs w:val="26"/>
          <w:lang w:val="en-US"/>
        </w:rPr>
      </w:pPr>
      <w:r w:rsidRPr="00951CB7">
        <w:rPr>
          <w:rFonts w:ascii="inherit" w:hAnsi="inherit" w:cs="Open Sans"/>
          <w:b/>
          <w:bCs/>
          <w:color w:val="000000"/>
          <w:sz w:val="26"/>
          <w:szCs w:val="26"/>
          <w:bdr w:val="none" w:sz="0" w:space="0" w:color="auto" w:frame="1"/>
          <w:lang w:val="en-US"/>
        </w:rPr>
        <w:t>value</w:t>
      </w:r>
      <w:r w:rsidRPr="00951CB7">
        <w:rPr>
          <w:rFonts w:ascii="inherit" w:hAnsi="inherit" w:cs="Open Sans"/>
          <w:color w:val="000000"/>
          <w:sz w:val="26"/>
          <w:szCs w:val="26"/>
          <w:lang w:val="en-US"/>
        </w:rPr>
        <w:t>– It is String type attribute a</w:t>
      </w:r>
      <w:r w:rsidR="00BB48ED">
        <w:rPr>
          <w:rFonts w:ascii="inherit" w:hAnsi="inherit" w:cs="Open Sans"/>
          <w:color w:val="000000"/>
          <w:sz w:val="26"/>
          <w:szCs w:val="26"/>
          <w:lang w:val="en-US"/>
        </w:rPr>
        <w:t>n</w:t>
      </w:r>
      <w:r w:rsidRPr="00951CB7">
        <w:rPr>
          <w:rFonts w:ascii="inherit" w:hAnsi="inherit" w:cs="Open Sans"/>
          <w:color w:val="000000"/>
          <w:sz w:val="26"/>
          <w:szCs w:val="26"/>
          <w:lang w:val="en-US"/>
        </w:rPr>
        <w:t>d it is only one attribute of the @PathVariable annotation. It is allowed to use the multiple @PathVariable annotation in the single method. But, ensure that no more than one method has the same pattern.</w:t>
      </w:r>
    </w:p>
    <w:p w14:paraId="16F2CEED" w14:textId="77777777" w:rsidR="00951CB7" w:rsidRPr="00951CB7" w:rsidRDefault="00951CB7" w:rsidP="00951CB7">
      <w:pPr>
        <w:pStyle w:val="a3"/>
        <w:spacing w:before="0" w:beforeAutospacing="0" w:after="0" w:afterAutospacing="0"/>
        <w:jc w:val="both"/>
        <w:textAlignment w:val="baseline"/>
        <w:rPr>
          <w:rFonts w:ascii="inherit" w:hAnsi="inherit" w:cs="Open Sans"/>
          <w:color w:val="000000"/>
          <w:sz w:val="26"/>
          <w:szCs w:val="26"/>
          <w:lang w:val="en-US"/>
        </w:rPr>
      </w:pPr>
      <w:r w:rsidRPr="00951CB7">
        <w:rPr>
          <w:rFonts w:ascii="inherit" w:hAnsi="inherit" w:cs="Open Sans"/>
          <w:b/>
          <w:bCs/>
          <w:color w:val="000000"/>
          <w:sz w:val="26"/>
          <w:szCs w:val="26"/>
          <w:bdr w:val="none" w:sz="0" w:space="0" w:color="auto" w:frame="1"/>
          <w:lang w:val="en-US"/>
        </w:rPr>
        <w:t>Example of @PathVariable and @RequestParam</w:t>
      </w:r>
      <w:r w:rsidRPr="00951CB7">
        <w:rPr>
          <w:rFonts w:ascii="inherit" w:hAnsi="inherit" w:cs="Open Sans"/>
          <w:color w:val="000000"/>
          <w:sz w:val="26"/>
          <w:szCs w:val="26"/>
          <w:lang w:val="en-US"/>
        </w:rPr>
        <w:br/>
        <w:t>In this example we demonstrate the key difference between @PathVariable and @RequestParam annotations.</w:t>
      </w:r>
    </w:p>
    <w:p w14:paraId="0A1DAAA7" w14:textId="77777777" w:rsidR="00951CB7" w:rsidRPr="00951CB7" w:rsidRDefault="00951CB7" w:rsidP="00951CB7">
      <w:pPr>
        <w:pStyle w:val="2"/>
        <w:spacing w:before="0" w:beforeAutospacing="0" w:after="0" w:afterAutospacing="0"/>
        <w:jc w:val="both"/>
        <w:textAlignment w:val="baseline"/>
        <w:rPr>
          <w:rFonts w:ascii="Signika Negative" w:hAnsi="Signika Negative" w:cs="Open Sans"/>
          <w:b w:val="0"/>
          <w:bCs w:val="0"/>
          <w:color w:val="000000"/>
          <w:sz w:val="26"/>
          <w:szCs w:val="26"/>
          <w:lang w:val="en-US"/>
        </w:rPr>
      </w:pPr>
      <w:r w:rsidRPr="00951CB7">
        <w:rPr>
          <w:rFonts w:ascii="inherit" w:hAnsi="inherit" w:cs="Open Sans"/>
          <w:color w:val="000000"/>
          <w:sz w:val="26"/>
          <w:szCs w:val="26"/>
          <w:bdr w:val="none" w:sz="0" w:space="0" w:color="auto" w:frame="1"/>
          <w:lang w:val="en-US"/>
        </w:rPr>
        <w:t>Summary</w:t>
      </w:r>
    </w:p>
    <w:p w14:paraId="2F28824A" w14:textId="77777777" w:rsidR="00951CB7" w:rsidRPr="00951CB7" w:rsidRDefault="00951CB7" w:rsidP="00951CB7">
      <w:pPr>
        <w:pStyle w:val="a3"/>
        <w:spacing w:before="0" w:beforeAutospacing="0" w:after="300" w:afterAutospacing="0"/>
        <w:jc w:val="both"/>
        <w:textAlignment w:val="baseline"/>
        <w:rPr>
          <w:rFonts w:ascii="inherit" w:hAnsi="inherit" w:cs="Open Sans"/>
          <w:color w:val="000000"/>
          <w:sz w:val="26"/>
          <w:szCs w:val="26"/>
          <w:lang w:val="en-US"/>
        </w:rPr>
      </w:pPr>
      <w:r w:rsidRPr="00951CB7">
        <w:rPr>
          <w:rFonts w:ascii="inherit" w:hAnsi="inherit" w:cs="Open Sans"/>
          <w:color w:val="000000"/>
          <w:sz w:val="26"/>
          <w:szCs w:val="26"/>
          <w:lang w:val="en-US"/>
        </w:rPr>
        <w:t xml:space="preserve">This tutorial we have explained you to understand the difference between @PathVariable and @RequestParam in the Spring MVC. </w:t>
      </w:r>
      <w:proofErr w:type="gramStart"/>
      <w:r w:rsidRPr="00951CB7">
        <w:rPr>
          <w:rFonts w:ascii="inherit" w:hAnsi="inherit" w:cs="Open Sans"/>
          <w:color w:val="000000"/>
          <w:sz w:val="26"/>
          <w:szCs w:val="26"/>
          <w:lang w:val="en-US"/>
        </w:rPr>
        <w:t>Basically</w:t>
      </w:r>
      <w:proofErr w:type="gramEnd"/>
      <w:r w:rsidRPr="00951CB7">
        <w:rPr>
          <w:rFonts w:ascii="inherit" w:hAnsi="inherit" w:cs="Open Sans"/>
          <w:color w:val="000000"/>
          <w:sz w:val="26"/>
          <w:szCs w:val="26"/>
          <w:lang w:val="en-US"/>
        </w:rPr>
        <w:t xml:space="preserve"> purpose of both annotation in the same but way of fetching the request parameter value is different. @RequestParam annotation fetch the value of request parameter in the form of passing request parameter with </w:t>
      </w:r>
      <w:proofErr w:type="spellStart"/>
      <w:r w:rsidRPr="00951CB7">
        <w:rPr>
          <w:rFonts w:ascii="inherit" w:hAnsi="inherit" w:cs="Open Sans"/>
          <w:color w:val="000000"/>
          <w:sz w:val="26"/>
          <w:szCs w:val="26"/>
          <w:lang w:val="en-US"/>
        </w:rPr>
        <w:t>url</w:t>
      </w:r>
      <w:proofErr w:type="spellEnd"/>
      <w:r w:rsidRPr="00951CB7">
        <w:rPr>
          <w:rFonts w:ascii="inherit" w:hAnsi="inherit" w:cs="Open Sans"/>
          <w:color w:val="000000"/>
          <w:sz w:val="26"/>
          <w:szCs w:val="26"/>
          <w:lang w:val="en-US"/>
        </w:rPr>
        <w:t xml:space="preserve"> but @PathVariable annotation fetching value of the parameter in the form request URI template with some placeholder.</w:t>
      </w:r>
    </w:p>
    <w:p w14:paraId="1F099FEB" w14:textId="58E3BB8A" w:rsidR="00490E39" w:rsidRDefault="00490E39">
      <w:pPr>
        <w:rPr>
          <w:rFonts w:ascii="Verdana" w:eastAsia="Times New Roman" w:hAnsi="Verdana" w:cs="Times New Roman"/>
          <w:color w:val="000000"/>
          <w:sz w:val="26"/>
          <w:szCs w:val="26"/>
          <w:lang w:val="en-US" w:eastAsia="ru-RU"/>
        </w:rPr>
      </w:pPr>
      <w:r>
        <w:rPr>
          <w:rFonts w:ascii="Verdana" w:hAnsi="Verdana"/>
          <w:color w:val="000000"/>
          <w:sz w:val="26"/>
          <w:szCs w:val="26"/>
          <w:lang w:val="en-US"/>
        </w:rPr>
        <w:br w:type="page"/>
      </w:r>
    </w:p>
    <w:p w14:paraId="23293FE5" w14:textId="78D59AFC" w:rsidR="00490E39" w:rsidRPr="00BB48ED" w:rsidRDefault="00490E39" w:rsidP="00490E39">
      <w:pPr>
        <w:pStyle w:val="1"/>
        <w:shd w:val="clear" w:color="auto" w:fill="FFFFFF"/>
        <w:spacing w:before="150" w:after="150"/>
        <w:rPr>
          <w:rFonts w:ascii="Segoe UI" w:hAnsi="Segoe UI" w:cs="Segoe UI"/>
          <w:color w:val="000000"/>
          <w:sz w:val="63"/>
          <w:szCs w:val="63"/>
          <w:lang w:val="en-US"/>
        </w:rPr>
      </w:pPr>
      <w:r w:rsidRPr="00BB48ED">
        <w:rPr>
          <w:rFonts w:ascii="Segoe UI" w:hAnsi="Segoe UI" w:cs="Segoe UI"/>
          <w:b/>
          <w:bCs/>
          <w:color w:val="000000"/>
          <w:sz w:val="63"/>
          <w:szCs w:val="63"/>
          <w:lang w:val="en-US"/>
        </w:rPr>
        <w:lastRenderedPageBreak/>
        <w:t>HTTP </w:t>
      </w:r>
      <w:r w:rsidRPr="00BB48ED">
        <w:rPr>
          <w:rStyle w:val="colorh1"/>
          <w:rFonts w:ascii="Segoe UI" w:hAnsi="Segoe UI" w:cs="Segoe UI"/>
          <w:b/>
          <w:bCs/>
          <w:color w:val="000000"/>
          <w:sz w:val="63"/>
          <w:szCs w:val="63"/>
          <w:lang w:val="en-US"/>
        </w:rPr>
        <w:t>Request Methods</w:t>
      </w:r>
      <w:r w:rsidR="00000000">
        <w:pict w14:anchorId="4A5513EA">
          <v:rect id="_x0000_i1067" style="width:0;height:0" o:hralign="center" o:hrstd="t" o:hrnoshade="t" o:hr="t" fillcolor="black" stroked="f"/>
        </w:pict>
      </w:r>
    </w:p>
    <w:p w14:paraId="0084F2B0" w14:textId="77777777" w:rsidR="00490E39" w:rsidRPr="00490E39" w:rsidRDefault="00490E39" w:rsidP="00490E39">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490E39">
        <w:rPr>
          <w:rFonts w:ascii="Segoe UI" w:hAnsi="Segoe UI" w:cs="Segoe UI"/>
          <w:b w:val="0"/>
          <w:bCs w:val="0"/>
          <w:color w:val="000000"/>
          <w:sz w:val="48"/>
          <w:szCs w:val="48"/>
          <w:lang w:val="en-US"/>
        </w:rPr>
        <w:t>What is HTTP?</w:t>
      </w:r>
    </w:p>
    <w:p w14:paraId="075EE9C9" w14:textId="77777777" w:rsidR="00490E39" w:rsidRPr="00490E39" w:rsidRDefault="00490E39" w:rsidP="00490E39">
      <w:pPr>
        <w:pStyle w:val="a3"/>
        <w:shd w:val="clear" w:color="auto" w:fill="FFFFFF"/>
        <w:spacing w:before="288" w:beforeAutospacing="0" w:after="288" w:afterAutospacing="0"/>
        <w:rPr>
          <w:rFonts w:ascii="Verdana" w:hAnsi="Verdana"/>
          <w:color w:val="000000"/>
          <w:sz w:val="23"/>
          <w:szCs w:val="23"/>
          <w:lang w:val="en-US"/>
        </w:rPr>
      </w:pPr>
      <w:r w:rsidRPr="00490E39">
        <w:rPr>
          <w:rFonts w:ascii="Verdana" w:hAnsi="Verdana"/>
          <w:color w:val="000000"/>
          <w:sz w:val="23"/>
          <w:szCs w:val="23"/>
          <w:lang w:val="en-US"/>
        </w:rPr>
        <w:t>The Hypertext Transfer Protocol (HTTP) is designed to enable communications between clients and servers.</w:t>
      </w:r>
    </w:p>
    <w:p w14:paraId="5F3B7F10" w14:textId="77777777" w:rsidR="00490E39" w:rsidRPr="00490E39" w:rsidRDefault="00490E39" w:rsidP="00490E39">
      <w:pPr>
        <w:pStyle w:val="a3"/>
        <w:shd w:val="clear" w:color="auto" w:fill="FFFFFF"/>
        <w:spacing w:before="288" w:beforeAutospacing="0" w:after="288" w:afterAutospacing="0"/>
        <w:rPr>
          <w:rFonts w:ascii="Verdana" w:hAnsi="Verdana"/>
          <w:color w:val="000000"/>
          <w:sz w:val="23"/>
          <w:szCs w:val="23"/>
          <w:lang w:val="en-US"/>
        </w:rPr>
      </w:pPr>
      <w:r w:rsidRPr="00490E39">
        <w:rPr>
          <w:rFonts w:ascii="Verdana" w:hAnsi="Verdana"/>
          <w:color w:val="000000"/>
          <w:sz w:val="23"/>
          <w:szCs w:val="23"/>
          <w:lang w:val="en-US"/>
        </w:rPr>
        <w:t>HTTP works as a request-response protocol between a client and server.</w:t>
      </w:r>
    </w:p>
    <w:p w14:paraId="08867340" w14:textId="77777777" w:rsidR="00490E39" w:rsidRPr="00490E39" w:rsidRDefault="00490E39" w:rsidP="00490E39">
      <w:pPr>
        <w:pStyle w:val="a3"/>
        <w:shd w:val="clear" w:color="auto" w:fill="FFFFFF"/>
        <w:spacing w:before="288" w:beforeAutospacing="0" w:after="288" w:afterAutospacing="0"/>
        <w:rPr>
          <w:rFonts w:ascii="Verdana" w:hAnsi="Verdana"/>
          <w:color w:val="000000"/>
          <w:sz w:val="23"/>
          <w:szCs w:val="23"/>
          <w:lang w:val="en-US"/>
        </w:rPr>
      </w:pPr>
      <w:r w:rsidRPr="00490E39">
        <w:rPr>
          <w:rFonts w:ascii="Verdana" w:hAnsi="Verdana"/>
          <w:color w:val="000000"/>
          <w:sz w:val="23"/>
          <w:szCs w:val="23"/>
          <w:lang w:val="en-US"/>
        </w:rPr>
        <w:t>Example: A client (browser) sends an HTTP request to the server; then the server returns a response to the client. The response contains status information about the request and may also contain the requested content.</w:t>
      </w:r>
    </w:p>
    <w:p w14:paraId="290025BC" w14:textId="77777777" w:rsidR="00490E39" w:rsidRDefault="00000000" w:rsidP="00490E39">
      <w:pPr>
        <w:spacing w:before="300" w:after="300"/>
        <w:rPr>
          <w:rFonts w:ascii="Times New Roman" w:hAnsi="Times New Roman"/>
          <w:sz w:val="24"/>
          <w:szCs w:val="24"/>
        </w:rPr>
      </w:pPr>
      <w:r>
        <w:pict w14:anchorId="3CE9E22F">
          <v:rect id="_x0000_i1068" style="width:0;height:0" o:hralign="center" o:hrstd="t" o:hrnoshade="t" o:hr="t" fillcolor="black" stroked="f"/>
        </w:pict>
      </w:r>
    </w:p>
    <w:p w14:paraId="05B45BB7" w14:textId="77777777" w:rsidR="00490E39" w:rsidRDefault="00490E39" w:rsidP="00490E39">
      <w:pPr>
        <w:pStyle w:val="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 xml:space="preserve">HTTP </w:t>
      </w:r>
      <w:proofErr w:type="spellStart"/>
      <w:r>
        <w:rPr>
          <w:rFonts w:ascii="Segoe UI" w:hAnsi="Segoe UI" w:cs="Segoe UI"/>
          <w:b w:val="0"/>
          <w:bCs w:val="0"/>
          <w:color w:val="000000"/>
          <w:sz w:val="48"/>
          <w:szCs w:val="48"/>
        </w:rPr>
        <w:t>Methods</w:t>
      </w:r>
      <w:proofErr w:type="spellEnd"/>
    </w:p>
    <w:p w14:paraId="732F3AB8" w14:textId="77777777" w:rsidR="00490E39" w:rsidRDefault="00490E39">
      <w:pPr>
        <w:numPr>
          <w:ilvl w:val="0"/>
          <w:numId w:val="55"/>
        </w:numPr>
        <w:shd w:val="clear" w:color="auto" w:fill="FFFFFF"/>
        <w:spacing w:before="100" w:beforeAutospacing="1" w:after="100" w:afterAutospacing="1" w:line="240" w:lineRule="auto"/>
        <w:rPr>
          <w:rFonts w:ascii="Verdana" w:hAnsi="Verdana" w:cs="Times New Roman"/>
          <w:color w:val="000000"/>
          <w:sz w:val="23"/>
          <w:szCs w:val="23"/>
        </w:rPr>
      </w:pPr>
      <w:r>
        <w:rPr>
          <w:rFonts w:ascii="Verdana" w:hAnsi="Verdana"/>
          <w:b/>
          <w:bCs/>
          <w:color w:val="000000"/>
          <w:sz w:val="23"/>
          <w:szCs w:val="23"/>
        </w:rPr>
        <w:t>GET</w:t>
      </w:r>
    </w:p>
    <w:p w14:paraId="75EC8A5E" w14:textId="77777777" w:rsidR="00490E39" w:rsidRDefault="00490E39">
      <w:pPr>
        <w:numPr>
          <w:ilvl w:val="0"/>
          <w:numId w:val="55"/>
        </w:numPr>
        <w:shd w:val="clear" w:color="auto" w:fill="FFFFFF"/>
        <w:spacing w:before="100" w:beforeAutospacing="1" w:after="100" w:afterAutospacing="1" w:line="240" w:lineRule="auto"/>
        <w:rPr>
          <w:rFonts w:ascii="Verdana" w:hAnsi="Verdana"/>
          <w:color w:val="000000"/>
          <w:sz w:val="23"/>
          <w:szCs w:val="23"/>
        </w:rPr>
      </w:pPr>
      <w:r>
        <w:rPr>
          <w:rFonts w:ascii="Verdana" w:hAnsi="Verdana"/>
          <w:b/>
          <w:bCs/>
          <w:color w:val="000000"/>
          <w:sz w:val="23"/>
          <w:szCs w:val="23"/>
        </w:rPr>
        <w:t>POST</w:t>
      </w:r>
    </w:p>
    <w:p w14:paraId="0E853D26" w14:textId="77777777" w:rsidR="00490E39" w:rsidRDefault="00490E39">
      <w:pPr>
        <w:numPr>
          <w:ilvl w:val="0"/>
          <w:numId w:val="55"/>
        </w:numPr>
        <w:shd w:val="clear" w:color="auto" w:fill="FFFFFF"/>
        <w:spacing w:before="100" w:beforeAutospacing="1" w:after="100" w:afterAutospacing="1" w:line="240" w:lineRule="auto"/>
        <w:rPr>
          <w:rFonts w:ascii="Verdana" w:hAnsi="Verdana"/>
          <w:color w:val="000000"/>
          <w:sz w:val="23"/>
          <w:szCs w:val="23"/>
        </w:rPr>
      </w:pPr>
      <w:r>
        <w:rPr>
          <w:rStyle w:val="a4"/>
          <w:rFonts w:ascii="Verdana" w:hAnsi="Verdana"/>
          <w:color w:val="000000"/>
          <w:sz w:val="23"/>
          <w:szCs w:val="23"/>
        </w:rPr>
        <w:t>PUT</w:t>
      </w:r>
    </w:p>
    <w:p w14:paraId="28879E2B" w14:textId="77777777" w:rsidR="00490E39" w:rsidRDefault="00490E39">
      <w:pPr>
        <w:numPr>
          <w:ilvl w:val="0"/>
          <w:numId w:val="55"/>
        </w:numPr>
        <w:shd w:val="clear" w:color="auto" w:fill="FFFFFF"/>
        <w:spacing w:before="100" w:beforeAutospacing="1" w:after="100" w:afterAutospacing="1" w:line="240" w:lineRule="auto"/>
        <w:rPr>
          <w:rFonts w:ascii="Verdana" w:hAnsi="Verdana"/>
          <w:color w:val="000000"/>
          <w:sz w:val="23"/>
          <w:szCs w:val="23"/>
        </w:rPr>
      </w:pPr>
      <w:r>
        <w:rPr>
          <w:rStyle w:val="a4"/>
          <w:rFonts w:ascii="Verdana" w:hAnsi="Verdana"/>
          <w:color w:val="000000"/>
          <w:sz w:val="23"/>
          <w:szCs w:val="23"/>
        </w:rPr>
        <w:t>HEAD</w:t>
      </w:r>
    </w:p>
    <w:p w14:paraId="75CB9668" w14:textId="77777777" w:rsidR="00490E39" w:rsidRDefault="00490E39">
      <w:pPr>
        <w:numPr>
          <w:ilvl w:val="0"/>
          <w:numId w:val="55"/>
        </w:numPr>
        <w:shd w:val="clear" w:color="auto" w:fill="FFFFFF"/>
        <w:spacing w:before="100" w:beforeAutospacing="1" w:after="100" w:afterAutospacing="1" w:line="240" w:lineRule="auto"/>
        <w:rPr>
          <w:rFonts w:ascii="Verdana" w:hAnsi="Verdana"/>
          <w:color w:val="000000"/>
          <w:sz w:val="23"/>
          <w:szCs w:val="23"/>
        </w:rPr>
      </w:pPr>
      <w:r>
        <w:rPr>
          <w:rStyle w:val="a4"/>
          <w:rFonts w:ascii="Verdana" w:hAnsi="Verdana"/>
          <w:color w:val="000000"/>
          <w:sz w:val="23"/>
          <w:szCs w:val="23"/>
        </w:rPr>
        <w:t>DELETE</w:t>
      </w:r>
    </w:p>
    <w:p w14:paraId="1E561C3A" w14:textId="77777777" w:rsidR="00490E39" w:rsidRDefault="00490E39">
      <w:pPr>
        <w:numPr>
          <w:ilvl w:val="0"/>
          <w:numId w:val="55"/>
        </w:numPr>
        <w:shd w:val="clear" w:color="auto" w:fill="FFFFFF"/>
        <w:spacing w:before="100" w:beforeAutospacing="1" w:after="100" w:afterAutospacing="1" w:line="240" w:lineRule="auto"/>
        <w:rPr>
          <w:rFonts w:ascii="Verdana" w:hAnsi="Verdana"/>
          <w:color w:val="000000"/>
          <w:sz w:val="23"/>
          <w:szCs w:val="23"/>
        </w:rPr>
      </w:pPr>
      <w:r>
        <w:rPr>
          <w:rStyle w:val="a4"/>
          <w:rFonts w:ascii="Verdana" w:hAnsi="Verdana"/>
          <w:color w:val="000000"/>
          <w:sz w:val="23"/>
          <w:szCs w:val="23"/>
        </w:rPr>
        <w:t>PATCH</w:t>
      </w:r>
    </w:p>
    <w:p w14:paraId="6885AE11" w14:textId="77777777" w:rsidR="00490E39" w:rsidRDefault="00490E39">
      <w:pPr>
        <w:numPr>
          <w:ilvl w:val="0"/>
          <w:numId w:val="55"/>
        </w:numPr>
        <w:shd w:val="clear" w:color="auto" w:fill="FFFFFF"/>
        <w:spacing w:before="100" w:beforeAutospacing="1" w:after="100" w:afterAutospacing="1" w:line="240" w:lineRule="auto"/>
        <w:rPr>
          <w:rFonts w:ascii="Verdana" w:hAnsi="Verdana"/>
          <w:color w:val="000000"/>
          <w:sz w:val="23"/>
          <w:szCs w:val="23"/>
        </w:rPr>
      </w:pPr>
      <w:r>
        <w:rPr>
          <w:rStyle w:val="a4"/>
          <w:rFonts w:ascii="Verdana" w:hAnsi="Verdana"/>
          <w:color w:val="000000"/>
          <w:sz w:val="23"/>
          <w:szCs w:val="23"/>
        </w:rPr>
        <w:t>OPTIONS</w:t>
      </w:r>
    </w:p>
    <w:p w14:paraId="6B73A993" w14:textId="77777777" w:rsidR="00490E39" w:rsidRDefault="00490E39">
      <w:pPr>
        <w:numPr>
          <w:ilvl w:val="0"/>
          <w:numId w:val="55"/>
        </w:numPr>
        <w:shd w:val="clear" w:color="auto" w:fill="FFFFFF"/>
        <w:spacing w:before="100" w:beforeAutospacing="1" w:after="100" w:afterAutospacing="1" w:line="240" w:lineRule="auto"/>
        <w:rPr>
          <w:rFonts w:ascii="Verdana" w:hAnsi="Verdana"/>
          <w:color w:val="000000"/>
          <w:sz w:val="23"/>
          <w:szCs w:val="23"/>
        </w:rPr>
      </w:pPr>
      <w:r>
        <w:rPr>
          <w:rStyle w:val="a4"/>
          <w:rFonts w:ascii="Verdana" w:hAnsi="Verdana"/>
          <w:color w:val="000000"/>
          <w:sz w:val="23"/>
          <w:szCs w:val="23"/>
        </w:rPr>
        <w:t>CONNECT</w:t>
      </w:r>
    </w:p>
    <w:p w14:paraId="4F3D5FB7" w14:textId="77777777" w:rsidR="00490E39" w:rsidRDefault="00490E39">
      <w:pPr>
        <w:numPr>
          <w:ilvl w:val="0"/>
          <w:numId w:val="55"/>
        </w:numPr>
        <w:shd w:val="clear" w:color="auto" w:fill="FFFFFF"/>
        <w:spacing w:before="100" w:beforeAutospacing="1" w:after="100" w:afterAutospacing="1" w:line="240" w:lineRule="auto"/>
        <w:rPr>
          <w:rFonts w:ascii="Verdana" w:hAnsi="Verdana"/>
          <w:color w:val="000000"/>
          <w:sz w:val="23"/>
          <w:szCs w:val="23"/>
        </w:rPr>
      </w:pPr>
      <w:r>
        <w:rPr>
          <w:rStyle w:val="a4"/>
          <w:rFonts w:ascii="Verdana" w:hAnsi="Verdana"/>
          <w:color w:val="000000"/>
          <w:sz w:val="23"/>
          <w:szCs w:val="23"/>
        </w:rPr>
        <w:t>TRACE</w:t>
      </w:r>
    </w:p>
    <w:p w14:paraId="008DDE4E" w14:textId="77777777" w:rsidR="00490E39" w:rsidRPr="00490E39" w:rsidRDefault="00490E39" w:rsidP="00490E39">
      <w:pPr>
        <w:pStyle w:val="a3"/>
        <w:shd w:val="clear" w:color="auto" w:fill="FFFFFF"/>
        <w:spacing w:before="288" w:beforeAutospacing="0" w:after="288" w:afterAutospacing="0"/>
        <w:rPr>
          <w:rFonts w:ascii="Verdana" w:hAnsi="Verdana"/>
          <w:color w:val="000000"/>
          <w:sz w:val="23"/>
          <w:szCs w:val="23"/>
          <w:lang w:val="en-US"/>
        </w:rPr>
      </w:pPr>
      <w:r w:rsidRPr="00490E39">
        <w:rPr>
          <w:rFonts w:ascii="Verdana" w:hAnsi="Verdana"/>
          <w:color w:val="000000"/>
          <w:sz w:val="23"/>
          <w:szCs w:val="23"/>
          <w:lang w:val="en-US"/>
        </w:rPr>
        <w:t>The two most common HTTP methods are: GET and POST.</w:t>
      </w:r>
    </w:p>
    <w:p w14:paraId="5D95FC40" w14:textId="77777777" w:rsidR="00490E39" w:rsidRDefault="00000000" w:rsidP="00490E39">
      <w:pPr>
        <w:spacing w:before="300" w:after="300"/>
        <w:rPr>
          <w:rFonts w:ascii="Times New Roman" w:hAnsi="Times New Roman"/>
          <w:sz w:val="24"/>
          <w:szCs w:val="24"/>
        </w:rPr>
      </w:pPr>
      <w:r>
        <w:pict w14:anchorId="7396E74F">
          <v:rect id="_x0000_i1069" style="width:0;height:0" o:hralign="center" o:hrstd="t" o:hrnoshade="t" o:hr="t" fillcolor="black" stroked="f"/>
        </w:pict>
      </w:r>
    </w:p>
    <w:p w14:paraId="5DFAF9A4" w14:textId="77777777" w:rsidR="00490E39" w:rsidRPr="00490E39" w:rsidRDefault="00490E39" w:rsidP="00490E39">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490E39">
        <w:rPr>
          <w:rFonts w:ascii="Segoe UI" w:hAnsi="Segoe UI" w:cs="Segoe UI"/>
          <w:b w:val="0"/>
          <w:bCs w:val="0"/>
          <w:color w:val="000000"/>
          <w:sz w:val="48"/>
          <w:szCs w:val="48"/>
          <w:lang w:val="en-US"/>
        </w:rPr>
        <w:t>The GET Method</w:t>
      </w:r>
    </w:p>
    <w:p w14:paraId="0047FE72" w14:textId="77777777" w:rsidR="00490E39" w:rsidRPr="00490E39" w:rsidRDefault="00490E39" w:rsidP="00490E39">
      <w:pPr>
        <w:pStyle w:val="a3"/>
        <w:shd w:val="clear" w:color="auto" w:fill="FFFFFF"/>
        <w:spacing w:before="288" w:beforeAutospacing="0" w:after="288" w:afterAutospacing="0"/>
        <w:rPr>
          <w:rFonts w:ascii="Verdana" w:hAnsi="Verdana"/>
          <w:color w:val="000000"/>
          <w:sz w:val="23"/>
          <w:szCs w:val="23"/>
          <w:lang w:val="en-US"/>
        </w:rPr>
      </w:pPr>
      <w:r w:rsidRPr="00490E39">
        <w:rPr>
          <w:rFonts w:ascii="Verdana" w:hAnsi="Verdana"/>
          <w:color w:val="000000"/>
          <w:sz w:val="23"/>
          <w:szCs w:val="23"/>
          <w:lang w:val="en-US"/>
        </w:rPr>
        <w:t>GET is used to request data from a specified resource.</w:t>
      </w:r>
    </w:p>
    <w:p w14:paraId="64F9042C" w14:textId="77777777" w:rsidR="00490E39" w:rsidRPr="00490E39" w:rsidRDefault="00490E39" w:rsidP="00490E39">
      <w:pPr>
        <w:pStyle w:val="a3"/>
        <w:shd w:val="clear" w:color="auto" w:fill="FFFFFF"/>
        <w:spacing w:before="288" w:beforeAutospacing="0" w:after="288" w:afterAutospacing="0"/>
        <w:rPr>
          <w:rFonts w:ascii="Verdana" w:hAnsi="Verdana"/>
          <w:color w:val="000000"/>
          <w:sz w:val="23"/>
          <w:szCs w:val="23"/>
          <w:lang w:val="en-US"/>
        </w:rPr>
      </w:pPr>
      <w:r w:rsidRPr="00490E39">
        <w:rPr>
          <w:rFonts w:ascii="Verdana" w:hAnsi="Verdana"/>
          <w:color w:val="000000"/>
          <w:sz w:val="23"/>
          <w:szCs w:val="23"/>
          <w:lang w:val="en-US"/>
        </w:rPr>
        <w:t>Note that the query string (name/value pairs) is sent in the URL of a GET request:</w:t>
      </w:r>
    </w:p>
    <w:p w14:paraId="402204FF" w14:textId="77777777" w:rsidR="00490E39" w:rsidRPr="00490E39" w:rsidRDefault="00490E39" w:rsidP="00490E39">
      <w:pPr>
        <w:shd w:val="clear" w:color="auto" w:fill="FFFFFF"/>
        <w:rPr>
          <w:rFonts w:ascii="Consolas" w:hAnsi="Consolas"/>
          <w:color w:val="000000"/>
          <w:sz w:val="23"/>
          <w:szCs w:val="23"/>
          <w:lang w:val="en-US"/>
        </w:rPr>
      </w:pPr>
      <w:r w:rsidRPr="00490E39">
        <w:rPr>
          <w:rFonts w:ascii="Consolas" w:hAnsi="Consolas"/>
          <w:color w:val="000000"/>
          <w:sz w:val="23"/>
          <w:szCs w:val="23"/>
          <w:lang w:val="en-US"/>
        </w:rPr>
        <w:t>/test/demo_form.php?name1=value1&amp;name2=value2</w:t>
      </w:r>
    </w:p>
    <w:p w14:paraId="742679E8" w14:textId="77777777" w:rsidR="00490E39" w:rsidRPr="00490E39" w:rsidRDefault="00490E39" w:rsidP="00490E39">
      <w:pPr>
        <w:pStyle w:val="a3"/>
        <w:shd w:val="clear" w:color="auto" w:fill="FFFFFF"/>
        <w:spacing w:before="288" w:beforeAutospacing="0" w:after="288" w:afterAutospacing="0"/>
        <w:rPr>
          <w:rFonts w:ascii="Verdana" w:hAnsi="Verdana"/>
          <w:color w:val="000000"/>
          <w:sz w:val="23"/>
          <w:szCs w:val="23"/>
          <w:lang w:val="en-US"/>
        </w:rPr>
      </w:pPr>
      <w:r w:rsidRPr="00490E39">
        <w:rPr>
          <w:rFonts w:ascii="Verdana" w:hAnsi="Verdana"/>
          <w:b/>
          <w:bCs/>
          <w:color w:val="000000"/>
          <w:sz w:val="23"/>
          <w:szCs w:val="23"/>
          <w:lang w:val="en-US"/>
        </w:rPr>
        <w:t>Some notes on GET requests:</w:t>
      </w:r>
    </w:p>
    <w:p w14:paraId="031FC03B" w14:textId="77777777" w:rsidR="00490E39" w:rsidRDefault="00490E39">
      <w:pPr>
        <w:numPr>
          <w:ilvl w:val="0"/>
          <w:numId w:val="56"/>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lastRenderedPageBreak/>
        <w:t xml:space="preserve">GET </w:t>
      </w:r>
      <w:proofErr w:type="spellStart"/>
      <w:r>
        <w:rPr>
          <w:rFonts w:ascii="Verdana" w:hAnsi="Verdana"/>
          <w:color w:val="000000"/>
          <w:sz w:val="23"/>
          <w:szCs w:val="23"/>
        </w:rPr>
        <w:t>requests</w:t>
      </w:r>
      <w:proofErr w:type="spellEnd"/>
      <w:r>
        <w:rPr>
          <w:rFonts w:ascii="Verdana" w:hAnsi="Verdana"/>
          <w:color w:val="000000"/>
          <w:sz w:val="23"/>
          <w:szCs w:val="23"/>
        </w:rPr>
        <w:t xml:space="preserve"> </w:t>
      </w:r>
      <w:proofErr w:type="spellStart"/>
      <w:r>
        <w:rPr>
          <w:rFonts w:ascii="Verdana" w:hAnsi="Verdana"/>
          <w:color w:val="000000"/>
          <w:sz w:val="23"/>
          <w:szCs w:val="23"/>
        </w:rPr>
        <w:t>can</w:t>
      </w:r>
      <w:proofErr w:type="spellEnd"/>
      <w:r>
        <w:rPr>
          <w:rFonts w:ascii="Verdana" w:hAnsi="Verdana"/>
          <w:color w:val="000000"/>
          <w:sz w:val="23"/>
          <w:szCs w:val="23"/>
        </w:rPr>
        <w:t xml:space="preserve"> </w:t>
      </w:r>
      <w:proofErr w:type="spellStart"/>
      <w:r>
        <w:rPr>
          <w:rFonts w:ascii="Verdana" w:hAnsi="Verdana"/>
          <w:color w:val="000000"/>
          <w:sz w:val="23"/>
          <w:szCs w:val="23"/>
        </w:rPr>
        <w:t>be</w:t>
      </w:r>
      <w:proofErr w:type="spellEnd"/>
      <w:r>
        <w:rPr>
          <w:rFonts w:ascii="Verdana" w:hAnsi="Verdana"/>
          <w:color w:val="000000"/>
          <w:sz w:val="23"/>
          <w:szCs w:val="23"/>
        </w:rPr>
        <w:t xml:space="preserve"> </w:t>
      </w:r>
      <w:proofErr w:type="spellStart"/>
      <w:r>
        <w:rPr>
          <w:rFonts w:ascii="Verdana" w:hAnsi="Verdana"/>
          <w:color w:val="000000"/>
          <w:sz w:val="23"/>
          <w:szCs w:val="23"/>
        </w:rPr>
        <w:t>cached</w:t>
      </w:r>
      <w:proofErr w:type="spellEnd"/>
    </w:p>
    <w:p w14:paraId="741E5027" w14:textId="77777777" w:rsidR="00490E39" w:rsidRPr="00490E39" w:rsidRDefault="00490E39">
      <w:pPr>
        <w:numPr>
          <w:ilvl w:val="0"/>
          <w:numId w:val="56"/>
        </w:numPr>
        <w:shd w:val="clear" w:color="auto" w:fill="FFFFFF"/>
        <w:spacing w:before="100" w:beforeAutospacing="1" w:after="100" w:afterAutospacing="1" w:line="240" w:lineRule="auto"/>
        <w:rPr>
          <w:rFonts w:ascii="Verdana" w:hAnsi="Verdana"/>
          <w:color w:val="000000"/>
          <w:sz w:val="23"/>
          <w:szCs w:val="23"/>
          <w:lang w:val="en-US"/>
        </w:rPr>
      </w:pPr>
      <w:r w:rsidRPr="00490E39">
        <w:rPr>
          <w:rFonts w:ascii="Verdana" w:hAnsi="Verdana"/>
          <w:color w:val="000000"/>
          <w:sz w:val="23"/>
          <w:szCs w:val="23"/>
          <w:lang w:val="en-US"/>
        </w:rPr>
        <w:t>GET requests remain in the browser history</w:t>
      </w:r>
    </w:p>
    <w:p w14:paraId="49F5D544" w14:textId="77777777" w:rsidR="00490E39" w:rsidRDefault="00490E39">
      <w:pPr>
        <w:numPr>
          <w:ilvl w:val="0"/>
          <w:numId w:val="56"/>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 xml:space="preserve">GET </w:t>
      </w:r>
      <w:proofErr w:type="spellStart"/>
      <w:r>
        <w:rPr>
          <w:rFonts w:ascii="Verdana" w:hAnsi="Verdana"/>
          <w:color w:val="000000"/>
          <w:sz w:val="23"/>
          <w:szCs w:val="23"/>
        </w:rPr>
        <w:t>requests</w:t>
      </w:r>
      <w:proofErr w:type="spellEnd"/>
      <w:r>
        <w:rPr>
          <w:rFonts w:ascii="Verdana" w:hAnsi="Verdana"/>
          <w:color w:val="000000"/>
          <w:sz w:val="23"/>
          <w:szCs w:val="23"/>
        </w:rPr>
        <w:t xml:space="preserve"> </w:t>
      </w:r>
      <w:proofErr w:type="spellStart"/>
      <w:r>
        <w:rPr>
          <w:rFonts w:ascii="Verdana" w:hAnsi="Verdana"/>
          <w:color w:val="000000"/>
          <w:sz w:val="23"/>
          <w:szCs w:val="23"/>
        </w:rPr>
        <w:t>can</w:t>
      </w:r>
      <w:proofErr w:type="spellEnd"/>
      <w:r>
        <w:rPr>
          <w:rFonts w:ascii="Verdana" w:hAnsi="Verdana"/>
          <w:color w:val="000000"/>
          <w:sz w:val="23"/>
          <w:szCs w:val="23"/>
        </w:rPr>
        <w:t xml:space="preserve"> </w:t>
      </w:r>
      <w:proofErr w:type="spellStart"/>
      <w:r>
        <w:rPr>
          <w:rFonts w:ascii="Verdana" w:hAnsi="Verdana"/>
          <w:color w:val="000000"/>
          <w:sz w:val="23"/>
          <w:szCs w:val="23"/>
        </w:rPr>
        <w:t>be</w:t>
      </w:r>
      <w:proofErr w:type="spellEnd"/>
      <w:r>
        <w:rPr>
          <w:rFonts w:ascii="Verdana" w:hAnsi="Verdana"/>
          <w:color w:val="000000"/>
          <w:sz w:val="23"/>
          <w:szCs w:val="23"/>
        </w:rPr>
        <w:t xml:space="preserve"> </w:t>
      </w:r>
      <w:proofErr w:type="spellStart"/>
      <w:r>
        <w:rPr>
          <w:rFonts w:ascii="Verdana" w:hAnsi="Verdana"/>
          <w:color w:val="000000"/>
          <w:sz w:val="23"/>
          <w:szCs w:val="23"/>
        </w:rPr>
        <w:t>bookmarked</w:t>
      </w:r>
      <w:proofErr w:type="spellEnd"/>
    </w:p>
    <w:p w14:paraId="77036E3D" w14:textId="77777777" w:rsidR="00490E39" w:rsidRPr="00490E39" w:rsidRDefault="00490E39">
      <w:pPr>
        <w:numPr>
          <w:ilvl w:val="0"/>
          <w:numId w:val="56"/>
        </w:numPr>
        <w:shd w:val="clear" w:color="auto" w:fill="FFFFFF"/>
        <w:spacing w:before="100" w:beforeAutospacing="1" w:after="100" w:afterAutospacing="1" w:line="240" w:lineRule="auto"/>
        <w:rPr>
          <w:rFonts w:ascii="Verdana" w:hAnsi="Verdana"/>
          <w:color w:val="000000"/>
          <w:sz w:val="23"/>
          <w:szCs w:val="23"/>
          <w:lang w:val="en-US"/>
        </w:rPr>
      </w:pPr>
      <w:r w:rsidRPr="00490E39">
        <w:rPr>
          <w:rFonts w:ascii="Verdana" w:hAnsi="Verdana"/>
          <w:color w:val="000000"/>
          <w:sz w:val="23"/>
          <w:szCs w:val="23"/>
          <w:lang w:val="en-US"/>
        </w:rPr>
        <w:t>GET requests should never be used when dealing with sensitive data</w:t>
      </w:r>
    </w:p>
    <w:p w14:paraId="59A90083" w14:textId="77777777" w:rsidR="00490E39" w:rsidRDefault="00490E39">
      <w:pPr>
        <w:numPr>
          <w:ilvl w:val="0"/>
          <w:numId w:val="56"/>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 xml:space="preserve">GET </w:t>
      </w:r>
      <w:proofErr w:type="spellStart"/>
      <w:r>
        <w:rPr>
          <w:rFonts w:ascii="Verdana" w:hAnsi="Verdana"/>
          <w:color w:val="000000"/>
          <w:sz w:val="23"/>
          <w:szCs w:val="23"/>
        </w:rPr>
        <w:t>requests</w:t>
      </w:r>
      <w:proofErr w:type="spellEnd"/>
      <w:r>
        <w:rPr>
          <w:rFonts w:ascii="Verdana" w:hAnsi="Verdana"/>
          <w:color w:val="000000"/>
          <w:sz w:val="23"/>
          <w:szCs w:val="23"/>
        </w:rPr>
        <w:t xml:space="preserve"> </w:t>
      </w:r>
      <w:proofErr w:type="spellStart"/>
      <w:r>
        <w:rPr>
          <w:rFonts w:ascii="Verdana" w:hAnsi="Verdana"/>
          <w:color w:val="000000"/>
          <w:sz w:val="23"/>
          <w:szCs w:val="23"/>
        </w:rPr>
        <w:t>have</w:t>
      </w:r>
      <w:proofErr w:type="spellEnd"/>
      <w:r>
        <w:rPr>
          <w:rFonts w:ascii="Verdana" w:hAnsi="Verdana"/>
          <w:color w:val="000000"/>
          <w:sz w:val="23"/>
          <w:szCs w:val="23"/>
        </w:rPr>
        <w:t xml:space="preserve"> </w:t>
      </w:r>
      <w:proofErr w:type="spellStart"/>
      <w:r>
        <w:rPr>
          <w:rFonts w:ascii="Verdana" w:hAnsi="Verdana"/>
          <w:color w:val="000000"/>
          <w:sz w:val="23"/>
          <w:szCs w:val="23"/>
        </w:rPr>
        <w:t>length</w:t>
      </w:r>
      <w:proofErr w:type="spellEnd"/>
      <w:r>
        <w:rPr>
          <w:rFonts w:ascii="Verdana" w:hAnsi="Verdana"/>
          <w:color w:val="000000"/>
          <w:sz w:val="23"/>
          <w:szCs w:val="23"/>
        </w:rPr>
        <w:t xml:space="preserve"> </w:t>
      </w:r>
      <w:proofErr w:type="spellStart"/>
      <w:r>
        <w:rPr>
          <w:rFonts w:ascii="Verdana" w:hAnsi="Verdana"/>
          <w:color w:val="000000"/>
          <w:sz w:val="23"/>
          <w:szCs w:val="23"/>
        </w:rPr>
        <w:t>restrictions</w:t>
      </w:r>
      <w:proofErr w:type="spellEnd"/>
    </w:p>
    <w:p w14:paraId="43858039" w14:textId="77777777" w:rsidR="00490E39" w:rsidRPr="00490E39" w:rsidRDefault="00490E39">
      <w:pPr>
        <w:numPr>
          <w:ilvl w:val="0"/>
          <w:numId w:val="56"/>
        </w:numPr>
        <w:shd w:val="clear" w:color="auto" w:fill="FFFFFF"/>
        <w:spacing w:before="100" w:beforeAutospacing="1" w:after="100" w:afterAutospacing="1" w:line="240" w:lineRule="auto"/>
        <w:rPr>
          <w:rFonts w:ascii="Verdana" w:hAnsi="Verdana"/>
          <w:color w:val="000000"/>
          <w:sz w:val="23"/>
          <w:szCs w:val="23"/>
          <w:lang w:val="en-US"/>
        </w:rPr>
      </w:pPr>
      <w:r w:rsidRPr="00490E39">
        <w:rPr>
          <w:rFonts w:ascii="Verdana" w:hAnsi="Verdana"/>
          <w:color w:val="000000"/>
          <w:sz w:val="23"/>
          <w:szCs w:val="23"/>
          <w:lang w:val="en-US"/>
        </w:rPr>
        <w:t>GET requests are only used to request data (not modify)</w:t>
      </w:r>
    </w:p>
    <w:p w14:paraId="7394F45A" w14:textId="77777777" w:rsidR="00490E39" w:rsidRDefault="00000000" w:rsidP="00490E39">
      <w:pPr>
        <w:spacing w:before="300" w:after="300"/>
        <w:rPr>
          <w:rFonts w:ascii="Times New Roman" w:hAnsi="Times New Roman"/>
          <w:sz w:val="24"/>
          <w:szCs w:val="24"/>
        </w:rPr>
      </w:pPr>
      <w:r>
        <w:pict w14:anchorId="7F34B16A">
          <v:rect id="_x0000_i1070" style="width:0;height:0" o:hralign="center" o:hrstd="t" o:hrnoshade="t" o:hr="t" fillcolor="black" stroked="f"/>
        </w:pict>
      </w:r>
    </w:p>
    <w:p w14:paraId="346F253F" w14:textId="77777777" w:rsidR="00490E39" w:rsidRPr="00490E39" w:rsidRDefault="00490E39" w:rsidP="00490E39">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490E39">
        <w:rPr>
          <w:rFonts w:ascii="Segoe UI" w:hAnsi="Segoe UI" w:cs="Segoe UI"/>
          <w:b w:val="0"/>
          <w:bCs w:val="0"/>
          <w:color w:val="000000"/>
          <w:sz w:val="48"/>
          <w:szCs w:val="48"/>
          <w:lang w:val="en-US"/>
        </w:rPr>
        <w:t>The POST Method</w:t>
      </w:r>
    </w:p>
    <w:p w14:paraId="26F4A1CD" w14:textId="77777777" w:rsidR="00490E39" w:rsidRPr="00490E39" w:rsidRDefault="00490E39" w:rsidP="00490E39">
      <w:pPr>
        <w:pStyle w:val="intro"/>
        <w:shd w:val="clear" w:color="auto" w:fill="FFFFFF"/>
        <w:spacing w:before="288" w:beforeAutospacing="0" w:after="288" w:afterAutospacing="0"/>
        <w:rPr>
          <w:rFonts w:ascii="Verdana" w:hAnsi="Verdana"/>
          <w:color w:val="000000"/>
          <w:lang w:val="en-US"/>
        </w:rPr>
      </w:pPr>
      <w:r w:rsidRPr="00490E39">
        <w:rPr>
          <w:rFonts w:ascii="Verdana" w:hAnsi="Verdana"/>
          <w:color w:val="000000"/>
          <w:lang w:val="en-US"/>
        </w:rPr>
        <w:t>POST is used to send data to a server to create/update a resource.</w:t>
      </w:r>
    </w:p>
    <w:p w14:paraId="11F00CFE" w14:textId="77777777" w:rsidR="00490E39" w:rsidRPr="00490E39" w:rsidRDefault="00490E39" w:rsidP="00490E39">
      <w:pPr>
        <w:pStyle w:val="a3"/>
        <w:shd w:val="clear" w:color="auto" w:fill="FFFFFF"/>
        <w:spacing w:before="288" w:beforeAutospacing="0" w:after="288" w:afterAutospacing="0"/>
        <w:rPr>
          <w:rFonts w:ascii="Verdana" w:hAnsi="Verdana"/>
          <w:color w:val="000000"/>
          <w:sz w:val="23"/>
          <w:szCs w:val="23"/>
          <w:lang w:val="en-US"/>
        </w:rPr>
      </w:pPr>
      <w:r w:rsidRPr="00490E39">
        <w:rPr>
          <w:rFonts w:ascii="Verdana" w:hAnsi="Verdana"/>
          <w:color w:val="000000"/>
          <w:sz w:val="23"/>
          <w:szCs w:val="23"/>
          <w:lang w:val="en-US"/>
        </w:rPr>
        <w:t>The data sent to the server with POST is stored in the request body of the HTTP request:</w:t>
      </w:r>
    </w:p>
    <w:p w14:paraId="412F25BE" w14:textId="77777777" w:rsidR="00490E39" w:rsidRPr="00490E39" w:rsidRDefault="00490E39" w:rsidP="00490E39">
      <w:pPr>
        <w:shd w:val="clear" w:color="auto" w:fill="FFFFFF"/>
        <w:rPr>
          <w:rFonts w:ascii="Consolas" w:hAnsi="Consolas"/>
          <w:color w:val="000000"/>
          <w:sz w:val="23"/>
          <w:szCs w:val="23"/>
          <w:lang w:val="en-US"/>
        </w:rPr>
      </w:pPr>
      <w:r w:rsidRPr="00490E39">
        <w:rPr>
          <w:rFonts w:ascii="Consolas" w:hAnsi="Consolas"/>
          <w:color w:val="000000"/>
          <w:sz w:val="23"/>
          <w:szCs w:val="23"/>
          <w:lang w:val="en-US"/>
        </w:rPr>
        <w:t>POST /test/</w:t>
      </w:r>
      <w:proofErr w:type="spellStart"/>
      <w:r w:rsidRPr="00490E39">
        <w:rPr>
          <w:rFonts w:ascii="Consolas" w:hAnsi="Consolas"/>
          <w:color w:val="000000"/>
          <w:sz w:val="23"/>
          <w:szCs w:val="23"/>
          <w:lang w:val="en-US"/>
        </w:rPr>
        <w:t>demo_form.php</w:t>
      </w:r>
      <w:proofErr w:type="spellEnd"/>
      <w:r w:rsidRPr="00490E39">
        <w:rPr>
          <w:rFonts w:ascii="Consolas" w:hAnsi="Consolas"/>
          <w:color w:val="000000"/>
          <w:sz w:val="23"/>
          <w:szCs w:val="23"/>
          <w:lang w:val="en-US"/>
        </w:rPr>
        <w:t xml:space="preserve"> HTTP/1.1</w:t>
      </w:r>
      <w:r w:rsidRPr="00490E39">
        <w:rPr>
          <w:rFonts w:ascii="Consolas" w:hAnsi="Consolas"/>
          <w:color w:val="000000"/>
          <w:sz w:val="23"/>
          <w:szCs w:val="23"/>
          <w:lang w:val="en-US"/>
        </w:rPr>
        <w:br/>
        <w:t>Host: w3schools.com</w:t>
      </w:r>
      <w:r w:rsidRPr="00490E39">
        <w:rPr>
          <w:rFonts w:ascii="Consolas" w:hAnsi="Consolas"/>
          <w:color w:val="000000"/>
          <w:sz w:val="23"/>
          <w:szCs w:val="23"/>
          <w:lang w:val="en-US"/>
        </w:rPr>
        <w:br/>
      </w:r>
      <w:r w:rsidRPr="00490E39">
        <w:rPr>
          <w:rFonts w:ascii="Consolas" w:hAnsi="Consolas"/>
          <w:color w:val="000000"/>
          <w:sz w:val="23"/>
          <w:szCs w:val="23"/>
          <w:lang w:val="en-US"/>
        </w:rPr>
        <w:br/>
        <w:t>name1=value1&amp;name2=value2</w:t>
      </w:r>
    </w:p>
    <w:p w14:paraId="48C7D013" w14:textId="77777777" w:rsidR="00490E39" w:rsidRPr="00490E39" w:rsidRDefault="00490E39" w:rsidP="00490E39">
      <w:pPr>
        <w:pStyle w:val="a3"/>
        <w:shd w:val="clear" w:color="auto" w:fill="FFFFFF"/>
        <w:spacing w:before="288" w:beforeAutospacing="0" w:after="288" w:afterAutospacing="0"/>
        <w:rPr>
          <w:rFonts w:ascii="Verdana" w:hAnsi="Verdana"/>
          <w:color w:val="000000"/>
          <w:sz w:val="23"/>
          <w:szCs w:val="23"/>
          <w:lang w:val="en-US"/>
        </w:rPr>
      </w:pPr>
      <w:r w:rsidRPr="00490E39">
        <w:rPr>
          <w:rFonts w:ascii="Verdana" w:hAnsi="Verdana"/>
          <w:b/>
          <w:bCs/>
          <w:color w:val="000000"/>
          <w:sz w:val="23"/>
          <w:szCs w:val="23"/>
          <w:lang w:val="en-US"/>
        </w:rPr>
        <w:t>Some notes on POST requests:</w:t>
      </w:r>
    </w:p>
    <w:p w14:paraId="348651E1" w14:textId="77777777" w:rsidR="00490E39" w:rsidRDefault="00490E39">
      <w:pPr>
        <w:numPr>
          <w:ilvl w:val="0"/>
          <w:numId w:val="57"/>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 xml:space="preserve">POST </w:t>
      </w:r>
      <w:proofErr w:type="spellStart"/>
      <w:r>
        <w:rPr>
          <w:rFonts w:ascii="Verdana" w:hAnsi="Verdana"/>
          <w:color w:val="000000"/>
          <w:sz w:val="23"/>
          <w:szCs w:val="23"/>
        </w:rPr>
        <w:t>requests</w:t>
      </w:r>
      <w:proofErr w:type="spellEnd"/>
      <w:r>
        <w:rPr>
          <w:rFonts w:ascii="Verdana" w:hAnsi="Verdana"/>
          <w:color w:val="000000"/>
          <w:sz w:val="23"/>
          <w:szCs w:val="23"/>
        </w:rPr>
        <w:t xml:space="preserve"> </w:t>
      </w:r>
      <w:proofErr w:type="spellStart"/>
      <w:r>
        <w:rPr>
          <w:rFonts w:ascii="Verdana" w:hAnsi="Verdana"/>
          <w:color w:val="000000"/>
          <w:sz w:val="23"/>
          <w:szCs w:val="23"/>
        </w:rPr>
        <w:t>are</w:t>
      </w:r>
      <w:proofErr w:type="spellEnd"/>
      <w:r>
        <w:rPr>
          <w:rFonts w:ascii="Verdana" w:hAnsi="Verdana"/>
          <w:color w:val="000000"/>
          <w:sz w:val="23"/>
          <w:szCs w:val="23"/>
        </w:rPr>
        <w:t xml:space="preserve"> </w:t>
      </w:r>
      <w:proofErr w:type="spellStart"/>
      <w:r>
        <w:rPr>
          <w:rFonts w:ascii="Verdana" w:hAnsi="Verdana"/>
          <w:color w:val="000000"/>
          <w:sz w:val="23"/>
          <w:szCs w:val="23"/>
        </w:rPr>
        <w:t>never</w:t>
      </w:r>
      <w:proofErr w:type="spellEnd"/>
      <w:r>
        <w:rPr>
          <w:rFonts w:ascii="Verdana" w:hAnsi="Verdana"/>
          <w:color w:val="000000"/>
          <w:sz w:val="23"/>
          <w:szCs w:val="23"/>
        </w:rPr>
        <w:t xml:space="preserve"> </w:t>
      </w:r>
      <w:proofErr w:type="spellStart"/>
      <w:r>
        <w:rPr>
          <w:rFonts w:ascii="Verdana" w:hAnsi="Verdana"/>
          <w:color w:val="000000"/>
          <w:sz w:val="23"/>
          <w:szCs w:val="23"/>
        </w:rPr>
        <w:t>cached</w:t>
      </w:r>
      <w:proofErr w:type="spellEnd"/>
    </w:p>
    <w:p w14:paraId="1FFFEA93" w14:textId="77777777" w:rsidR="00490E39" w:rsidRPr="00490E39" w:rsidRDefault="00490E39">
      <w:pPr>
        <w:numPr>
          <w:ilvl w:val="0"/>
          <w:numId w:val="57"/>
        </w:numPr>
        <w:shd w:val="clear" w:color="auto" w:fill="FFFFFF"/>
        <w:spacing w:before="100" w:beforeAutospacing="1" w:after="100" w:afterAutospacing="1" w:line="240" w:lineRule="auto"/>
        <w:rPr>
          <w:rFonts w:ascii="Verdana" w:hAnsi="Verdana"/>
          <w:color w:val="000000"/>
          <w:sz w:val="23"/>
          <w:szCs w:val="23"/>
          <w:lang w:val="en-US"/>
        </w:rPr>
      </w:pPr>
      <w:r w:rsidRPr="00490E39">
        <w:rPr>
          <w:rFonts w:ascii="Verdana" w:hAnsi="Verdana"/>
          <w:color w:val="000000"/>
          <w:sz w:val="23"/>
          <w:szCs w:val="23"/>
          <w:lang w:val="en-US"/>
        </w:rPr>
        <w:t>POST requests do not remain in the browser history</w:t>
      </w:r>
    </w:p>
    <w:p w14:paraId="37D6C7F8" w14:textId="77777777" w:rsidR="00490E39" w:rsidRDefault="00490E39">
      <w:pPr>
        <w:numPr>
          <w:ilvl w:val="0"/>
          <w:numId w:val="57"/>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 xml:space="preserve">POST </w:t>
      </w:r>
      <w:proofErr w:type="spellStart"/>
      <w:r>
        <w:rPr>
          <w:rFonts w:ascii="Verdana" w:hAnsi="Verdana"/>
          <w:color w:val="000000"/>
          <w:sz w:val="23"/>
          <w:szCs w:val="23"/>
        </w:rPr>
        <w:t>requests</w:t>
      </w:r>
      <w:proofErr w:type="spellEnd"/>
      <w:r>
        <w:rPr>
          <w:rFonts w:ascii="Verdana" w:hAnsi="Verdana"/>
          <w:color w:val="000000"/>
          <w:sz w:val="23"/>
          <w:szCs w:val="23"/>
        </w:rPr>
        <w:t xml:space="preserve"> </w:t>
      </w:r>
      <w:proofErr w:type="spellStart"/>
      <w:r>
        <w:rPr>
          <w:rFonts w:ascii="Verdana" w:hAnsi="Verdana"/>
          <w:color w:val="000000"/>
          <w:sz w:val="23"/>
          <w:szCs w:val="23"/>
        </w:rPr>
        <w:t>cannot</w:t>
      </w:r>
      <w:proofErr w:type="spellEnd"/>
      <w:r>
        <w:rPr>
          <w:rFonts w:ascii="Verdana" w:hAnsi="Verdana"/>
          <w:color w:val="000000"/>
          <w:sz w:val="23"/>
          <w:szCs w:val="23"/>
        </w:rPr>
        <w:t xml:space="preserve"> </w:t>
      </w:r>
      <w:proofErr w:type="spellStart"/>
      <w:r>
        <w:rPr>
          <w:rFonts w:ascii="Verdana" w:hAnsi="Verdana"/>
          <w:color w:val="000000"/>
          <w:sz w:val="23"/>
          <w:szCs w:val="23"/>
        </w:rPr>
        <w:t>be</w:t>
      </w:r>
      <w:proofErr w:type="spellEnd"/>
      <w:r>
        <w:rPr>
          <w:rFonts w:ascii="Verdana" w:hAnsi="Verdana"/>
          <w:color w:val="000000"/>
          <w:sz w:val="23"/>
          <w:szCs w:val="23"/>
        </w:rPr>
        <w:t xml:space="preserve"> </w:t>
      </w:r>
      <w:proofErr w:type="spellStart"/>
      <w:r>
        <w:rPr>
          <w:rFonts w:ascii="Verdana" w:hAnsi="Verdana"/>
          <w:color w:val="000000"/>
          <w:sz w:val="23"/>
          <w:szCs w:val="23"/>
        </w:rPr>
        <w:t>bookmarked</w:t>
      </w:r>
      <w:proofErr w:type="spellEnd"/>
    </w:p>
    <w:p w14:paraId="45C24245" w14:textId="77777777" w:rsidR="00490E39" w:rsidRPr="00490E39" w:rsidRDefault="00490E39">
      <w:pPr>
        <w:numPr>
          <w:ilvl w:val="0"/>
          <w:numId w:val="57"/>
        </w:numPr>
        <w:shd w:val="clear" w:color="auto" w:fill="FFFFFF"/>
        <w:spacing w:before="100" w:beforeAutospacing="1" w:after="100" w:afterAutospacing="1" w:line="240" w:lineRule="auto"/>
        <w:rPr>
          <w:rFonts w:ascii="Verdana" w:hAnsi="Verdana"/>
          <w:color w:val="000000"/>
          <w:sz w:val="23"/>
          <w:szCs w:val="23"/>
          <w:lang w:val="en-US"/>
        </w:rPr>
      </w:pPr>
      <w:r w:rsidRPr="00490E39">
        <w:rPr>
          <w:rFonts w:ascii="Verdana" w:hAnsi="Verdana"/>
          <w:color w:val="000000"/>
          <w:sz w:val="23"/>
          <w:szCs w:val="23"/>
          <w:lang w:val="en-US"/>
        </w:rPr>
        <w:t>POST requests have no restrictions on data length</w:t>
      </w:r>
    </w:p>
    <w:p w14:paraId="48752E5A" w14:textId="77777777" w:rsidR="00490E39" w:rsidRDefault="00000000" w:rsidP="00490E39">
      <w:pPr>
        <w:spacing w:before="300" w:after="300"/>
        <w:rPr>
          <w:rFonts w:ascii="Times New Roman" w:hAnsi="Times New Roman"/>
          <w:sz w:val="24"/>
          <w:szCs w:val="24"/>
        </w:rPr>
      </w:pPr>
      <w:r>
        <w:pict w14:anchorId="2387291E">
          <v:rect id="_x0000_i1071" style="width:0;height:0" o:hralign="center" o:hrstd="t" o:hrnoshade="t" o:hr="t" fillcolor="black" stroked="f"/>
        </w:pict>
      </w:r>
    </w:p>
    <w:p w14:paraId="52801201" w14:textId="77777777" w:rsidR="00490E39" w:rsidRPr="00490E39" w:rsidRDefault="00490E39" w:rsidP="00490E39">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490E39">
        <w:rPr>
          <w:rFonts w:ascii="Segoe UI" w:hAnsi="Segoe UI" w:cs="Segoe UI"/>
          <w:b w:val="0"/>
          <w:bCs w:val="0"/>
          <w:color w:val="000000"/>
          <w:sz w:val="48"/>
          <w:szCs w:val="48"/>
          <w:lang w:val="en-US"/>
        </w:rPr>
        <w:t>Compare GET vs. POST</w:t>
      </w:r>
    </w:p>
    <w:p w14:paraId="163F8C01" w14:textId="77777777" w:rsidR="00490E39" w:rsidRPr="00490E39" w:rsidRDefault="00490E39" w:rsidP="00490E39">
      <w:pPr>
        <w:pStyle w:val="a3"/>
        <w:shd w:val="clear" w:color="auto" w:fill="FFFFFF"/>
        <w:spacing w:before="288" w:beforeAutospacing="0" w:after="288" w:afterAutospacing="0"/>
        <w:rPr>
          <w:rFonts w:ascii="Verdana" w:hAnsi="Verdana"/>
          <w:color w:val="000000"/>
          <w:sz w:val="23"/>
          <w:szCs w:val="23"/>
          <w:lang w:val="en-US"/>
        </w:rPr>
      </w:pPr>
      <w:r w:rsidRPr="00490E39">
        <w:rPr>
          <w:rFonts w:ascii="Verdana" w:hAnsi="Verdana"/>
          <w:color w:val="000000"/>
          <w:sz w:val="23"/>
          <w:szCs w:val="23"/>
          <w:lang w:val="en-US"/>
        </w:rPr>
        <w:t>The following table compares the two HTTP methods: GET and POST.</w:t>
      </w:r>
    </w:p>
    <w:p w14:paraId="650C1134" w14:textId="77777777" w:rsidR="00490E39" w:rsidRDefault="00000000" w:rsidP="00490E39">
      <w:pPr>
        <w:spacing w:before="300" w:after="300"/>
        <w:rPr>
          <w:rFonts w:ascii="Times New Roman" w:hAnsi="Times New Roman"/>
          <w:sz w:val="24"/>
          <w:szCs w:val="24"/>
        </w:rPr>
      </w:pPr>
      <w:r>
        <w:pict w14:anchorId="1341363F">
          <v:rect id="_x0000_i1072" style="width:0;height:0" o:hralign="center" o:hrstd="t" o:hrnoshade="t" o:hr="t" fillcolor="black" stroked="f"/>
        </w:pict>
      </w:r>
    </w:p>
    <w:p w14:paraId="72A76657" w14:textId="5CE659B5" w:rsidR="00490E39" w:rsidRDefault="00490E39" w:rsidP="00490E39">
      <w:pPr>
        <w:spacing w:before="300" w:after="300"/>
        <w:rPr>
          <w:rFonts w:ascii="Times New Roman" w:hAnsi="Times New Roman"/>
          <w:sz w:val="24"/>
          <w:szCs w:val="24"/>
        </w:rPr>
      </w:pPr>
      <w:r w:rsidRPr="00490E39">
        <w:rPr>
          <w:noProof/>
        </w:rPr>
        <w:lastRenderedPageBreak/>
        <w:drawing>
          <wp:inline distT="0" distB="0" distL="0" distR="0" wp14:anchorId="0C0C629A" wp14:editId="2B0EF385">
            <wp:extent cx="6554470" cy="4122505"/>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567074" cy="4130432"/>
                    </a:xfrm>
                    <a:prstGeom prst="rect">
                      <a:avLst/>
                    </a:prstGeom>
                  </pic:spPr>
                </pic:pic>
              </a:graphicData>
            </a:graphic>
          </wp:inline>
        </w:drawing>
      </w:r>
      <w:r w:rsidR="00000000">
        <w:pict w14:anchorId="47CADA44">
          <v:rect id="_x0000_i1073" style="width:0;height:0" o:hralign="center" o:hrstd="t" o:hrnoshade="t" o:hr="t" fillcolor="black" stroked="f"/>
        </w:pict>
      </w:r>
    </w:p>
    <w:p w14:paraId="1B0E121E" w14:textId="77777777" w:rsidR="00490E39" w:rsidRPr="00490E39" w:rsidRDefault="00490E39" w:rsidP="00490E39">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490E39">
        <w:rPr>
          <w:rFonts w:ascii="Segoe UI" w:hAnsi="Segoe UI" w:cs="Segoe UI"/>
          <w:b w:val="0"/>
          <w:bCs w:val="0"/>
          <w:color w:val="000000"/>
          <w:sz w:val="48"/>
          <w:szCs w:val="48"/>
          <w:lang w:val="en-US"/>
        </w:rPr>
        <w:t>The PUT Method</w:t>
      </w:r>
    </w:p>
    <w:p w14:paraId="05D9BBC7" w14:textId="77777777" w:rsidR="00490E39" w:rsidRPr="00490E39" w:rsidRDefault="00490E39" w:rsidP="00490E39">
      <w:pPr>
        <w:pStyle w:val="a3"/>
        <w:shd w:val="clear" w:color="auto" w:fill="FFFFFF"/>
        <w:spacing w:before="288" w:beforeAutospacing="0" w:after="288" w:afterAutospacing="0"/>
        <w:rPr>
          <w:rFonts w:ascii="Verdana" w:hAnsi="Verdana"/>
          <w:color w:val="000000"/>
          <w:sz w:val="23"/>
          <w:szCs w:val="23"/>
          <w:lang w:val="en-US"/>
        </w:rPr>
      </w:pPr>
      <w:r w:rsidRPr="00490E39">
        <w:rPr>
          <w:rFonts w:ascii="Verdana" w:hAnsi="Verdana"/>
          <w:color w:val="000000"/>
          <w:sz w:val="23"/>
          <w:szCs w:val="23"/>
          <w:lang w:val="en-US"/>
        </w:rPr>
        <w:t>PUT is used to send data to a server to create/update a resource.</w:t>
      </w:r>
    </w:p>
    <w:p w14:paraId="0D058196" w14:textId="77777777" w:rsidR="00490E39" w:rsidRPr="00490E39" w:rsidRDefault="00490E39" w:rsidP="00490E39">
      <w:pPr>
        <w:pStyle w:val="a3"/>
        <w:shd w:val="clear" w:color="auto" w:fill="FFFFFF"/>
        <w:spacing w:before="288" w:beforeAutospacing="0" w:after="288" w:afterAutospacing="0"/>
        <w:rPr>
          <w:rFonts w:ascii="Verdana" w:hAnsi="Verdana"/>
          <w:color w:val="000000"/>
          <w:sz w:val="23"/>
          <w:szCs w:val="23"/>
          <w:lang w:val="en-US"/>
        </w:rPr>
      </w:pPr>
      <w:r w:rsidRPr="00490E39">
        <w:rPr>
          <w:rFonts w:ascii="Verdana" w:hAnsi="Verdana"/>
          <w:color w:val="000000"/>
          <w:sz w:val="23"/>
          <w:szCs w:val="23"/>
          <w:lang w:val="en-US"/>
        </w:rPr>
        <w:t>The difference between POST and PUT is that PUT requests are idempotent. That is, calling the same PUT request multiple times will always produce the same result. In contrast, calling a POST request repeatedly have side effects of creating the same resource multiple times.</w:t>
      </w:r>
    </w:p>
    <w:p w14:paraId="27490520" w14:textId="77777777" w:rsidR="00490E39" w:rsidRDefault="00000000" w:rsidP="00490E39">
      <w:pPr>
        <w:spacing w:before="300" w:after="300"/>
        <w:rPr>
          <w:rFonts w:ascii="Times New Roman" w:hAnsi="Times New Roman"/>
          <w:sz w:val="24"/>
          <w:szCs w:val="24"/>
        </w:rPr>
      </w:pPr>
      <w:r>
        <w:pict w14:anchorId="4C243234">
          <v:rect id="_x0000_i1074" style="width:0;height:0" o:hralign="center" o:hrstd="t" o:hrnoshade="t" o:hr="t" fillcolor="black" stroked="f"/>
        </w:pict>
      </w:r>
    </w:p>
    <w:p w14:paraId="375667DB" w14:textId="77777777" w:rsidR="00490E39" w:rsidRPr="00BB48ED" w:rsidRDefault="00490E39" w:rsidP="00490E39">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BB48ED">
        <w:rPr>
          <w:rFonts w:ascii="Segoe UI" w:hAnsi="Segoe UI" w:cs="Segoe UI"/>
          <w:b w:val="0"/>
          <w:bCs w:val="0"/>
          <w:color w:val="000000"/>
          <w:sz w:val="48"/>
          <w:szCs w:val="48"/>
          <w:lang w:val="en-US"/>
        </w:rPr>
        <w:t>The HEAD Method</w:t>
      </w:r>
    </w:p>
    <w:p w14:paraId="08DAFE20" w14:textId="77777777" w:rsidR="00490E39" w:rsidRPr="00490E39" w:rsidRDefault="00490E39" w:rsidP="00490E39">
      <w:pPr>
        <w:pStyle w:val="a3"/>
        <w:shd w:val="clear" w:color="auto" w:fill="FFFFFF"/>
        <w:spacing w:before="288" w:beforeAutospacing="0" w:after="288" w:afterAutospacing="0"/>
        <w:rPr>
          <w:rFonts w:ascii="Verdana" w:hAnsi="Verdana"/>
          <w:color w:val="000000"/>
          <w:sz w:val="23"/>
          <w:szCs w:val="23"/>
          <w:lang w:val="en-US"/>
        </w:rPr>
      </w:pPr>
      <w:r w:rsidRPr="00490E39">
        <w:rPr>
          <w:rFonts w:ascii="Verdana" w:hAnsi="Verdana"/>
          <w:color w:val="000000"/>
          <w:sz w:val="23"/>
          <w:szCs w:val="23"/>
          <w:lang w:val="en-US"/>
        </w:rPr>
        <w:t>HEAD is almost identical to GET, but without the response body.</w:t>
      </w:r>
    </w:p>
    <w:p w14:paraId="5453C2A1" w14:textId="77777777" w:rsidR="00490E39" w:rsidRPr="00490E39" w:rsidRDefault="00490E39" w:rsidP="00490E39">
      <w:pPr>
        <w:pStyle w:val="a3"/>
        <w:shd w:val="clear" w:color="auto" w:fill="FFFFFF"/>
        <w:spacing w:before="288" w:beforeAutospacing="0" w:after="288" w:afterAutospacing="0"/>
        <w:rPr>
          <w:rFonts w:ascii="Verdana" w:hAnsi="Verdana"/>
          <w:color w:val="000000"/>
          <w:sz w:val="23"/>
          <w:szCs w:val="23"/>
          <w:lang w:val="en-US"/>
        </w:rPr>
      </w:pPr>
      <w:r w:rsidRPr="00490E39">
        <w:rPr>
          <w:rFonts w:ascii="Verdana" w:hAnsi="Verdana"/>
          <w:color w:val="000000"/>
          <w:sz w:val="23"/>
          <w:szCs w:val="23"/>
          <w:lang w:val="en-US"/>
        </w:rPr>
        <w:t>In other words, if GET /users returns a list of users, then HEAD /users will make the same request but will not return the list of users.</w:t>
      </w:r>
    </w:p>
    <w:p w14:paraId="2C5E6C63" w14:textId="77777777" w:rsidR="00490E39" w:rsidRPr="00490E39" w:rsidRDefault="00490E39" w:rsidP="00490E39">
      <w:pPr>
        <w:pStyle w:val="a3"/>
        <w:shd w:val="clear" w:color="auto" w:fill="FFFFFF"/>
        <w:spacing w:before="288" w:beforeAutospacing="0" w:after="288" w:afterAutospacing="0"/>
        <w:rPr>
          <w:rFonts w:ascii="Verdana" w:hAnsi="Verdana"/>
          <w:color w:val="000000"/>
          <w:sz w:val="23"/>
          <w:szCs w:val="23"/>
          <w:lang w:val="en-US"/>
        </w:rPr>
      </w:pPr>
      <w:r w:rsidRPr="00490E39">
        <w:rPr>
          <w:rFonts w:ascii="Verdana" w:hAnsi="Verdana"/>
          <w:color w:val="000000"/>
          <w:sz w:val="23"/>
          <w:szCs w:val="23"/>
          <w:lang w:val="en-US"/>
        </w:rPr>
        <w:t>HEAD requests are useful for checking what a GET request will return before actually making a GET request - like before downloading a large file or response body.</w:t>
      </w:r>
    </w:p>
    <w:p w14:paraId="3D70D9E6" w14:textId="77777777" w:rsidR="00490E39" w:rsidRDefault="00000000" w:rsidP="00490E39">
      <w:pPr>
        <w:spacing w:before="300" w:after="300"/>
        <w:rPr>
          <w:rFonts w:ascii="Times New Roman" w:hAnsi="Times New Roman"/>
          <w:sz w:val="24"/>
          <w:szCs w:val="24"/>
        </w:rPr>
      </w:pPr>
      <w:r>
        <w:lastRenderedPageBreak/>
        <w:pict w14:anchorId="23A6C404">
          <v:rect id="_x0000_i1075" style="width:0;height:0" o:hralign="center" o:hrstd="t" o:hrnoshade="t" o:hr="t" fillcolor="black" stroked="f"/>
        </w:pict>
      </w:r>
    </w:p>
    <w:p w14:paraId="2D640E6B" w14:textId="77777777" w:rsidR="00490E39" w:rsidRPr="00490E39" w:rsidRDefault="00490E39" w:rsidP="00490E39">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490E39">
        <w:rPr>
          <w:rFonts w:ascii="Segoe UI" w:hAnsi="Segoe UI" w:cs="Segoe UI"/>
          <w:b w:val="0"/>
          <w:bCs w:val="0"/>
          <w:color w:val="000000"/>
          <w:sz w:val="48"/>
          <w:szCs w:val="48"/>
          <w:lang w:val="en-US"/>
        </w:rPr>
        <w:t>The DELETE Method</w:t>
      </w:r>
    </w:p>
    <w:p w14:paraId="7289EBBF" w14:textId="77777777" w:rsidR="00490E39" w:rsidRPr="00490E39" w:rsidRDefault="00490E39" w:rsidP="00490E39">
      <w:pPr>
        <w:pStyle w:val="a3"/>
        <w:shd w:val="clear" w:color="auto" w:fill="FFFFFF"/>
        <w:spacing w:before="288" w:beforeAutospacing="0" w:after="288" w:afterAutospacing="0"/>
        <w:rPr>
          <w:rFonts w:ascii="Verdana" w:hAnsi="Verdana"/>
          <w:color w:val="000000"/>
          <w:sz w:val="23"/>
          <w:szCs w:val="23"/>
          <w:lang w:val="en-US"/>
        </w:rPr>
      </w:pPr>
      <w:r w:rsidRPr="00490E39">
        <w:rPr>
          <w:rFonts w:ascii="Verdana" w:hAnsi="Verdana"/>
          <w:color w:val="000000"/>
          <w:sz w:val="23"/>
          <w:szCs w:val="23"/>
          <w:lang w:val="en-US"/>
        </w:rPr>
        <w:t>The DELETE method deletes the specified resource.</w:t>
      </w:r>
    </w:p>
    <w:p w14:paraId="3025E62A" w14:textId="77777777" w:rsidR="00490E39" w:rsidRDefault="00000000" w:rsidP="00490E39">
      <w:pPr>
        <w:spacing w:before="300" w:after="300"/>
        <w:rPr>
          <w:rFonts w:ascii="Times New Roman" w:hAnsi="Times New Roman"/>
          <w:sz w:val="24"/>
          <w:szCs w:val="24"/>
        </w:rPr>
      </w:pPr>
      <w:r>
        <w:pict w14:anchorId="4FBAA019">
          <v:rect id="_x0000_i1076" style="width:0;height:0" o:hralign="center" o:hrstd="t" o:hrnoshade="t" o:hr="t" fillcolor="black" stroked="f"/>
        </w:pict>
      </w:r>
    </w:p>
    <w:p w14:paraId="38FBA2C3" w14:textId="77777777" w:rsidR="00490E39" w:rsidRPr="00490E39" w:rsidRDefault="00490E39" w:rsidP="00490E39">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490E39">
        <w:rPr>
          <w:rFonts w:ascii="Segoe UI" w:hAnsi="Segoe UI" w:cs="Segoe UI"/>
          <w:b w:val="0"/>
          <w:bCs w:val="0"/>
          <w:color w:val="000000"/>
          <w:sz w:val="48"/>
          <w:szCs w:val="48"/>
          <w:lang w:val="en-US"/>
        </w:rPr>
        <w:t>The PATCH Method</w:t>
      </w:r>
    </w:p>
    <w:p w14:paraId="289FF3F3" w14:textId="77777777" w:rsidR="00490E39" w:rsidRPr="00490E39" w:rsidRDefault="00490E39" w:rsidP="00490E39">
      <w:pPr>
        <w:pStyle w:val="a3"/>
        <w:shd w:val="clear" w:color="auto" w:fill="FFFFFF"/>
        <w:spacing w:before="288" w:beforeAutospacing="0" w:after="288" w:afterAutospacing="0"/>
        <w:rPr>
          <w:rFonts w:ascii="Verdana" w:hAnsi="Verdana"/>
          <w:color w:val="000000"/>
          <w:sz w:val="23"/>
          <w:szCs w:val="23"/>
          <w:lang w:val="en-US"/>
        </w:rPr>
      </w:pPr>
      <w:r w:rsidRPr="00490E39">
        <w:rPr>
          <w:rFonts w:ascii="Verdana" w:hAnsi="Verdana"/>
          <w:color w:val="000000"/>
          <w:sz w:val="23"/>
          <w:szCs w:val="23"/>
          <w:lang w:val="en-US"/>
        </w:rPr>
        <w:t>The PATCH method is used to apply partial modifications to a resource.</w:t>
      </w:r>
    </w:p>
    <w:p w14:paraId="1B5E7457" w14:textId="77777777" w:rsidR="00490E39" w:rsidRDefault="00000000" w:rsidP="00490E39">
      <w:pPr>
        <w:spacing w:before="300" w:after="300"/>
        <w:rPr>
          <w:rFonts w:ascii="Times New Roman" w:hAnsi="Times New Roman"/>
          <w:sz w:val="24"/>
          <w:szCs w:val="24"/>
        </w:rPr>
      </w:pPr>
      <w:r>
        <w:pict w14:anchorId="459CC655">
          <v:rect id="_x0000_i1077" style="width:0;height:0" o:hralign="center" o:hrstd="t" o:hrnoshade="t" o:hr="t" fillcolor="black" stroked="f"/>
        </w:pict>
      </w:r>
    </w:p>
    <w:p w14:paraId="11A1F6E3" w14:textId="77777777" w:rsidR="00490E39" w:rsidRPr="00490E39" w:rsidRDefault="00490E39" w:rsidP="00490E39">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490E39">
        <w:rPr>
          <w:rFonts w:ascii="Segoe UI" w:hAnsi="Segoe UI" w:cs="Segoe UI"/>
          <w:b w:val="0"/>
          <w:bCs w:val="0"/>
          <w:color w:val="000000"/>
          <w:sz w:val="48"/>
          <w:szCs w:val="48"/>
          <w:lang w:val="en-US"/>
        </w:rPr>
        <w:t>The OPTIONS Method</w:t>
      </w:r>
    </w:p>
    <w:p w14:paraId="0D892EAC" w14:textId="77777777" w:rsidR="00490E39" w:rsidRPr="00490E39" w:rsidRDefault="00490E39" w:rsidP="00490E39">
      <w:pPr>
        <w:pStyle w:val="a3"/>
        <w:shd w:val="clear" w:color="auto" w:fill="FFFFFF"/>
        <w:spacing w:before="288" w:beforeAutospacing="0" w:after="288" w:afterAutospacing="0"/>
        <w:rPr>
          <w:rFonts w:ascii="Verdana" w:hAnsi="Verdana"/>
          <w:color w:val="000000"/>
          <w:sz w:val="23"/>
          <w:szCs w:val="23"/>
          <w:lang w:val="en-US"/>
        </w:rPr>
      </w:pPr>
      <w:r w:rsidRPr="00490E39">
        <w:rPr>
          <w:rFonts w:ascii="Verdana" w:hAnsi="Verdana"/>
          <w:color w:val="000000"/>
          <w:sz w:val="23"/>
          <w:szCs w:val="23"/>
          <w:lang w:val="en-US"/>
        </w:rPr>
        <w:t>The OPTIONS method describes the communication options for the target resource.</w:t>
      </w:r>
    </w:p>
    <w:p w14:paraId="62D0258B" w14:textId="77777777" w:rsidR="00490E39" w:rsidRDefault="00000000" w:rsidP="00490E39">
      <w:pPr>
        <w:spacing w:before="300" w:after="300"/>
        <w:rPr>
          <w:rFonts w:ascii="Times New Roman" w:hAnsi="Times New Roman"/>
          <w:sz w:val="24"/>
          <w:szCs w:val="24"/>
        </w:rPr>
      </w:pPr>
      <w:r>
        <w:pict w14:anchorId="2A719042">
          <v:rect id="_x0000_i1078" style="width:0;height:0" o:hralign="center" o:hrstd="t" o:hrnoshade="t" o:hr="t" fillcolor="black" stroked="f"/>
        </w:pict>
      </w:r>
    </w:p>
    <w:p w14:paraId="663D3403" w14:textId="77777777" w:rsidR="00490E39" w:rsidRPr="00490E39" w:rsidRDefault="00490E39" w:rsidP="00490E39">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490E39">
        <w:rPr>
          <w:rFonts w:ascii="Segoe UI" w:hAnsi="Segoe UI" w:cs="Segoe UI"/>
          <w:b w:val="0"/>
          <w:bCs w:val="0"/>
          <w:color w:val="000000"/>
          <w:sz w:val="48"/>
          <w:szCs w:val="48"/>
          <w:lang w:val="en-US"/>
        </w:rPr>
        <w:t>The CONNECT Method</w:t>
      </w:r>
    </w:p>
    <w:p w14:paraId="55015438" w14:textId="77777777" w:rsidR="00490E39" w:rsidRPr="00490E39" w:rsidRDefault="00490E39" w:rsidP="00490E39">
      <w:pPr>
        <w:pStyle w:val="a3"/>
        <w:shd w:val="clear" w:color="auto" w:fill="FFFFFF"/>
        <w:spacing w:before="288" w:beforeAutospacing="0" w:after="288" w:afterAutospacing="0"/>
        <w:rPr>
          <w:rFonts w:ascii="Verdana" w:hAnsi="Verdana"/>
          <w:color w:val="000000"/>
          <w:sz w:val="23"/>
          <w:szCs w:val="23"/>
          <w:lang w:val="en-US"/>
        </w:rPr>
      </w:pPr>
      <w:r w:rsidRPr="00490E39">
        <w:rPr>
          <w:rFonts w:ascii="Verdana" w:hAnsi="Verdana"/>
          <w:color w:val="000000"/>
          <w:sz w:val="23"/>
          <w:szCs w:val="23"/>
          <w:lang w:val="en-US"/>
        </w:rPr>
        <w:t xml:space="preserve">The CONNECT method is used to start a </w:t>
      </w:r>
      <w:proofErr w:type="gramStart"/>
      <w:r w:rsidRPr="00490E39">
        <w:rPr>
          <w:rFonts w:ascii="Verdana" w:hAnsi="Verdana"/>
          <w:color w:val="000000"/>
          <w:sz w:val="23"/>
          <w:szCs w:val="23"/>
          <w:lang w:val="en-US"/>
        </w:rPr>
        <w:t>two-way communications (a tunnel)</w:t>
      </w:r>
      <w:proofErr w:type="gramEnd"/>
      <w:r w:rsidRPr="00490E39">
        <w:rPr>
          <w:rFonts w:ascii="Verdana" w:hAnsi="Verdana"/>
          <w:color w:val="000000"/>
          <w:sz w:val="23"/>
          <w:szCs w:val="23"/>
          <w:lang w:val="en-US"/>
        </w:rPr>
        <w:t xml:space="preserve"> with the requested resource.</w:t>
      </w:r>
    </w:p>
    <w:p w14:paraId="2F08CF39" w14:textId="77777777" w:rsidR="00490E39" w:rsidRDefault="00000000" w:rsidP="00490E39">
      <w:pPr>
        <w:spacing w:before="300" w:after="300"/>
        <w:rPr>
          <w:rFonts w:ascii="Times New Roman" w:hAnsi="Times New Roman"/>
          <w:sz w:val="24"/>
          <w:szCs w:val="24"/>
        </w:rPr>
      </w:pPr>
      <w:r>
        <w:pict w14:anchorId="61B80499">
          <v:rect id="_x0000_i1079" style="width:0;height:0" o:hralign="center" o:hrstd="t" o:hrnoshade="t" o:hr="t" fillcolor="black" stroked="f"/>
        </w:pict>
      </w:r>
    </w:p>
    <w:p w14:paraId="0002803F" w14:textId="77777777" w:rsidR="00490E39" w:rsidRPr="00490E39" w:rsidRDefault="00490E39" w:rsidP="00490E39">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490E39">
        <w:rPr>
          <w:rFonts w:ascii="Segoe UI" w:hAnsi="Segoe UI" w:cs="Segoe UI"/>
          <w:b w:val="0"/>
          <w:bCs w:val="0"/>
          <w:color w:val="000000"/>
          <w:sz w:val="48"/>
          <w:szCs w:val="48"/>
          <w:lang w:val="en-US"/>
        </w:rPr>
        <w:t>The TRACE Method</w:t>
      </w:r>
    </w:p>
    <w:p w14:paraId="7AFEAFC0" w14:textId="77777777" w:rsidR="00490E39" w:rsidRPr="00490E39" w:rsidRDefault="00490E39" w:rsidP="00490E39">
      <w:pPr>
        <w:pStyle w:val="a3"/>
        <w:shd w:val="clear" w:color="auto" w:fill="FFFFFF"/>
        <w:spacing w:before="288" w:beforeAutospacing="0" w:after="288" w:afterAutospacing="0"/>
        <w:rPr>
          <w:rFonts w:ascii="Verdana" w:hAnsi="Verdana"/>
          <w:color w:val="000000"/>
          <w:sz w:val="23"/>
          <w:szCs w:val="23"/>
          <w:lang w:val="en-US"/>
        </w:rPr>
      </w:pPr>
      <w:r w:rsidRPr="00490E39">
        <w:rPr>
          <w:rFonts w:ascii="Verdana" w:hAnsi="Verdana"/>
          <w:color w:val="000000"/>
          <w:sz w:val="23"/>
          <w:szCs w:val="23"/>
          <w:lang w:val="en-US"/>
        </w:rPr>
        <w:t>The TRACE method is used to perform a message loop-back test that tests the path for the target resource (useful for debugging purposes).</w:t>
      </w:r>
    </w:p>
    <w:p w14:paraId="339E79F8" w14:textId="3EAE21A9" w:rsidR="00E1754C" w:rsidRDefault="00E1754C">
      <w:pPr>
        <w:rPr>
          <w:rFonts w:ascii="Times New Roman" w:eastAsia="Times New Roman" w:hAnsi="Times New Roman" w:cs="Times New Roman"/>
          <w:sz w:val="24"/>
          <w:szCs w:val="24"/>
          <w:lang w:val="en-US" w:eastAsia="ru-RU"/>
        </w:rPr>
      </w:pPr>
      <w:r>
        <w:rPr>
          <w:lang w:val="en-US"/>
        </w:rPr>
        <w:br w:type="page"/>
      </w:r>
    </w:p>
    <w:p w14:paraId="18068264" w14:textId="5E3347FC" w:rsidR="00E1754C" w:rsidRPr="00E1754C" w:rsidRDefault="00E1754C" w:rsidP="00E1754C">
      <w:pPr>
        <w:pStyle w:val="1"/>
        <w:spacing w:before="150" w:line="510" w:lineRule="atLeast"/>
        <w:rPr>
          <w:rFonts w:ascii="Times New Roman" w:hAnsi="Times New Roman"/>
          <w:color w:val="auto"/>
          <w:sz w:val="22"/>
          <w:szCs w:val="22"/>
          <w:lang w:val="en-US"/>
        </w:rPr>
      </w:pPr>
      <w:r w:rsidRPr="00E1754C">
        <w:rPr>
          <w:rFonts w:ascii="Source Sans Pro" w:hAnsi="Source Sans Pro"/>
          <w:color w:val="222222"/>
          <w:sz w:val="47"/>
          <w:szCs w:val="47"/>
          <w:lang w:val="en-US"/>
        </w:rPr>
        <w:lastRenderedPageBreak/>
        <w:t xml:space="preserve">Postman </w:t>
      </w:r>
    </w:p>
    <w:p w14:paraId="4CC4E8E7" w14:textId="77777777" w:rsidR="00E1754C" w:rsidRPr="00E1754C" w:rsidRDefault="00E1754C" w:rsidP="00E1754C">
      <w:pPr>
        <w:pStyle w:val="2"/>
        <w:shd w:val="clear" w:color="auto" w:fill="FFFFFF"/>
        <w:spacing w:before="0" w:beforeAutospacing="0" w:after="120" w:afterAutospacing="0" w:line="600" w:lineRule="atLeast"/>
        <w:rPr>
          <w:rFonts w:ascii="Source Sans Pro" w:hAnsi="Source Sans Pro"/>
          <w:color w:val="222222"/>
          <w:sz w:val="39"/>
          <w:szCs w:val="39"/>
          <w:lang w:val="en-US"/>
        </w:rPr>
      </w:pPr>
      <w:r w:rsidRPr="00E1754C">
        <w:rPr>
          <w:rFonts w:ascii="Source Sans Pro" w:hAnsi="Source Sans Pro"/>
          <w:color w:val="222222"/>
          <w:sz w:val="39"/>
          <w:szCs w:val="39"/>
          <w:lang w:val="en-US"/>
        </w:rPr>
        <w:t>What is Postman?</w:t>
      </w:r>
    </w:p>
    <w:p w14:paraId="3927D70F" w14:textId="77777777" w:rsidR="00E1754C" w:rsidRPr="00E1754C" w:rsidRDefault="00E1754C" w:rsidP="00E1754C">
      <w:pPr>
        <w:pStyle w:val="a3"/>
        <w:shd w:val="clear" w:color="auto" w:fill="FFFFFF"/>
        <w:spacing w:before="0" w:beforeAutospacing="0" w:after="0" w:afterAutospacing="0"/>
        <w:rPr>
          <w:rFonts w:ascii="Source Sans Pro" w:hAnsi="Source Sans Pro"/>
          <w:color w:val="222222"/>
          <w:sz w:val="27"/>
          <w:szCs w:val="27"/>
          <w:lang w:val="en-US"/>
        </w:rPr>
      </w:pPr>
      <w:r w:rsidRPr="00E1754C">
        <w:rPr>
          <w:rStyle w:val="a4"/>
          <w:rFonts w:ascii="Source Sans Pro" w:eastAsiaTheme="majorEastAsia" w:hAnsi="Source Sans Pro"/>
          <w:color w:val="222222"/>
          <w:sz w:val="27"/>
          <w:szCs w:val="27"/>
          <w:lang w:val="en-US"/>
        </w:rPr>
        <w:t>Postman</w:t>
      </w:r>
      <w:r w:rsidRPr="00E1754C">
        <w:rPr>
          <w:rFonts w:ascii="Source Sans Pro" w:hAnsi="Source Sans Pro"/>
          <w:color w:val="222222"/>
          <w:sz w:val="27"/>
          <w:szCs w:val="27"/>
          <w:lang w:val="en-US"/>
        </w:rPr>
        <w:t> is a scalable API testing tool that quickly integrates into CI/CD pipeline. It started in 2012 as a side project by Abhinav Asthana to simplify API workflow in testing and development. API stands for Application Programming Interface which allows software applications to communicate with each other via API calls.</w:t>
      </w:r>
    </w:p>
    <w:p w14:paraId="2C9916F0" w14:textId="6C7BA344" w:rsidR="00E1754C" w:rsidRPr="00E1754C" w:rsidRDefault="00E1754C" w:rsidP="00E1754C">
      <w:pPr>
        <w:pStyle w:val="a3"/>
        <w:shd w:val="clear" w:color="auto" w:fill="FFFFFF"/>
        <w:spacing w:before="0" w:beforeAutospacing="0"/>
        <w:rPr>
          <w:rFonts w:ascii="Source Sans Pro" w:hAnsi="Source Sans Pro"/>
          <w:color w:val="222222"/>
          <w:sz w:val="27"/>
          <w:szCs w:val="27"/>
          <w:lang w:val="en-US"/>
        </w:rPr>
      </w:pPr>
      <w:r w:rsidRPr="00E1754C">
        <w:rPr>
          <w:rFonts w:ascii="Source Sans Pro" w:hAnsi="Source Sans Pro"/>
          <w:color w:val="222222"/>
          <w:sz w:val="27"/>
          <w:szCs w:val="27"/>
          <w:lang w:val="en-US"/>
        </w:rPr>
        <w:t> </w:t>
      </w:r>
    </w:p>
    <w:p w14:paraId="0811B63B" w14:textId="77777777" w:rsidR="00E1754C" w:rsidRPr="00E1754C" w:rsidRDefault="00E1754C" w:rsidP="00E1754C">
      <w:pPr>
        <w:pStyle w:val="2"/>
        <w:shd w:val="clear" w:color="auto" w:fill="FFFFFF"/>
        <w:spacing w:before="0" w:beforeAutospacing="0" w:after="120" w:afterAutospacing="0" w:line="600" w:lineRule="atLeast"/>
        <w:rPr>
          <w:rFonts w:ascii="Source Sans Pro" w:hAnsi="Source Sans Pro"/>
          <w:color w:val="222222"/>
          <w:sz w:val="39"/>
          <w:szCs w:val="39"/>
          <w:lang w:val="en-US"/>
        </w:rPr>
      </w:pPr>
      <w:r w:rsidRPr="00E1754C">
        <w:rPr>
          <w:rFonts w:ascii="Source Sans Pro" w:hAnsi="Source Sans Pro"/>
          <w:color w:val="222222"/>
          <w:sz w:val="39"/>
          <w:szCs w:val="39"/>
          <w:lang w:val="en-US"/>
        </w:rPr>
        <w:t>Why Use Postman?</w:t>
      </w:r>
    </w:p>
    <w:p w14:paraId="2A889C06" w14:textId="77777777" w:rsidR="00E1754C" w:rsidRPr="00E1754C" w:rsidRDefault="00E1754C" w:rsidP="00E1754C">
      <w:pPr>
        <w:pStyle w:val="a3"/>
        <w:shd w:val="clear" w:color="auto" w:fill="FFFFFF"/>
        <w:spacing w:before="0" w:beforeAutospacing="0"/>
        <w:rPr>
          <w:rFonts w:ascii="Source Sans Pro" w:hAnsi="Source Sans Pro"/>
          <w:color w:val="222222"/>
          <w:sz w:val="27"/>
          <w:szCs w:val="27"/>
          <w:lang w:val="en-US"/>
        </w:rPr>
      </w:pPr>
      <w:r w:rsidRPr="00E1754C">
        <w:rPr>
          <w:rFonts w:ascii="Source Sans Pro" w:hAnsi="Source Sans Pro"/>
          <w:color w:val="222222"/>
          <w:sz w:val="27"/>
          <w:szCs w:val="27"/>
          <w:lang w:val="en-US"/>
        </w:rPr>
        <w:t>With over 4 million users nowadays, Postman Software has become a tool of choice for the following reasons:</w:t>
      </w:r>
    </w:p>
    <w:p w14:paraId="55D65A8F" w14:textId="77777777" w:rsidR="00E1754C" w:rsidRPr="00E1754C" w:rsidRDefault="00E1754C">
      <w:pPr>
        <w:numPr>
          <w:ilvl w:val="0"/>
          <w:numId w:val="58"/>
        </w:numPr>
        <w:shd w:val="clear" w:color="auto" w:fill="FFFFFF"/>
        <w:spacing w:before="100" w:beforeAutospacing="1" w:after="100" w:afterAutospacing="1" w:line="240" w:lineRule="auto"/>
        <w:rPr>
          <w:rFonts w:ascii="Source Sans Pro" w:hAnsi="Source Sans Pro"/>
          <w:color w:val="222222"/>
          <w:sz w:val="27"/>
          <w:szCs w:val="27"/>
          <w:lang w:val="en-US"/>
        </w:rPr>
      </w:pPr>
      <w:r w:rsidRPr="00E1754C">
        <w:rPr>
          <w:rFonts w:ascii="Source Sans Pro" w:hAnsi="Source Sans Pro"/>
          <w:color w:val="222222"/>
          <w:sz w:val="27"/>
          <w:szCs w:val="27"/>
          <w:lang w:val="en-US"/>
        </w:rPr>
        <w:t>Accessibility – To use Postman tool, one would just need to log-in to their own accounts making it easy to access files anytime, anywhere as long as a Postman application is installed on the computer.</w:t>
      </w:r>
    </w:p>
    <w:p w14:paraId="1B5D0BA0" w14:textId="77777777" w:rsidR="00E1754C" w:rsidRPr="00E1754C" w:rsidRDefault="00E1754C">
      <w:pPr>
        <w:numPr>
          <w:ilvl w:val="0"/>
          <w:numId w:val="58"/>
        </w:numPr>
        <w:shd w:val="clear" w:color="auto" w:fill="FFFFFF"/>
        <w:spacing w:before="100" w:beforeAutospacing="1" w:after="100" w:afterAutospacing="1" w:line="240" w:lineRule="auto"/>
        <w:rPr>
          <w:rFonts w:ascii="Source Sans Pro" w:hAnsi="Source Sans Pro"/>
          <w:color w:val="222222"/>
          <w:sz w:val="27"/>
          <w:szCs w:val="27"/>
          <w:lang w:val="en-US"/>
        </w:rPr>
      </w:pPr>
      <w:r w:rsidRPr="00E1754C">
        <w:rPr>
          <w:rFonts w:ascii="Source Sans Pro" w:hAnsi="Source Sans Pro"/>
          <w:color w:val="222222"/>
          <w:sz w:val="27"/>
          <w:szCs w:val="27"/>
          <w:lang w:val="en-US"/>
        </w:rPr>
        <w:t>Use of Collections – Postman lets users create collections for their Postman API calls. Each collection can create subfolders and multiple requests. This helps in organizing your test suites.</w:t>
      </w:r>
    </w:p>
    <w:p w14:paraId="5B93AD46" w14:textId="77777777" w:rsidR="00E1754C" w:rsidRPr="00E1754C" w:rsidRDefault="00E1754C">
      <w:pPr>
        <w:numPr>
          <w:ilvl w:val="0"/>
          <w:numId w:val="58"/>
        </w:numPr>
        <w:shd w:val="clear" w:color="auto" w:fill="FFFFFF"/>
        <w:spacing w:before="100" w:beforeAutospacing="1" w:after="100" w:afterAutospacing="1" w:line="240" w:lineRule="auto"/>
        <w:rPr>
          <w:rFonts w:ascii="Source Sans Pro" w:hAnsi="Source Sans Pro"/>
          <w:color w:val="222222"/>
          <w:sz w:val="27"/>
          <w:szCs w:val="27"/>
          <w:lang w:val="en-US"/>
        </w:rPr>
      </w:pPr>
      <w:r w:rsidRPr="00E1754C">
        <w:rPr>
          <w:rFonts w:ascii="Source Sans Pro" w:hAnsi="Source Sans Pro"/>
          <w:color w:val="222222"/>
          <w:sz w:val="27"/>
          <w:szCs w:val="27"/>
          <w:lang w:val="en-US"/>
        </w:rPr>
        <w:t>Collaboration – Collections and environments can be imported or exported making it easy to share files. A direct link can also be used to share collections.</w:t>
      </w:r>
    </w:p>
    <w:p w14:paraId="4B6B4074" w14:textId="77777777" w:rsidR="00E1754C" w:rsidRPr="00E1754C" w:rsidRDefault="00E1754C">
      <w:pPr>
        <w:numPr>
          <w:ilvl w:val="0"/>
          <w:numId w:val="58"/>
        </w:numPr>
        <w:shd w:val="clear" w:color="auto" w:fill="FFFFFF"/>
        <w:spacing w:before="100" w:beforeAutospacing="1" w:after="100" w:afterAutospacing="1" w:line="240" w:lineRule="auto"/>
        <w:rPr>
          <w:rFonts w:ascii="Source Sans Pro" w:hAnsi="Source Sans Pro"/>
          <w:color w:val="222222"/>
          <w:sz w:val="27"/>
          <w:szCs w:val="27"/>
          <w:lang w:val="en-US"/>
        </w:rPr>
      </w:pPr>
      <w:r w:rsidRPr="00E1754C">
        <w:rPr>
          <w:rFonts w:ascii="Source Sans Pro" w:hAnsi="Source Sans Pro"/>
          <w:color w:val="222222"/>
          <w:sz w:val="27"/>
          <w:szCs w:val="27"/>
          <w:lang w:val="en-US"/>
        </w:rPr>
        <w:t>Creating Environments – Having multiple environments aids in less repetition of tests as one can use the same collection but for a different environment. This is where parameterization will take place which we will discuss in further lessons.</w:t>
      </w:r>
    </w:p>
    <w:p w14:paraId="6C947CCD" w14:textId="77777777" w:rsidR="00E1754C" w:rsidRPr="00E1754C" w:rsidRDefault="00E1754C">
      <w:pPr>
        <w:numPr>
          <w:ilvl w:val="0"/>
          <w:numId w:val="58"/>
        </w:numPr>
        <w:shd w:val="clear" w:color="auto" w:fill="FFFFFF"/>
        <w:spacing w:before="100" w:beforeAutospacing="1" w:after="100" w:afterAutospacing="1" w:line="240" w:lineRule="auto"/>
        <w:rPr>
          <w:rFonts w:ascii="Source Sans Pro" w:hAnsi="Source Sans Pro"/>
          <w:color w:val="222222"/>
          <w:sz w:val="27"/>
          <w:szCs w:val="27"/>
          <w:lang w:val="en-US"/>
        </w:rPr>
      </w:pPr>
      <w:r w:rsidRPr="00E1754C">
        <w:rPr>
          <w:rFonts w:ascii="Source Sans Pro" w:hAnsi="Source Sans Pro"/>
          <w:color w:val="222222"/>
          <w:sz w:val="27"/>
          <w:szCs w:val="27"/>
          <w:lang w:val="en-US"/>
        </w:rPr>
        <w:t>Creation of Tests – Test checkpoints such as verifying for successful HTTP response status can be added to each Postman API calls which help ensure </w:t>
      </w:r>
      <w:hyperlink r:id="rId54" w:history="1">
        <w:r w:rsidRPr="00E1754C">
          <w:rPr>
            <w:rStyle w:val="a5"/>
            <w:rFonts w:ascii="Source Sans Pro" w:hAnsi="Source Sans Pro"/>
            <w:sz w:val="27"/>
            <w:szCs w:val="27"/>
            <w:lang w:val="en-US"/>
          </w:rPr>
          <w:t>test coverage</w:t>
        </w:r>
      </w:hyperlink>
      <w:r w:rsidRPr="00E1754C">
        <w:rPr>
          <w:rFonts w:ascii="Source Sans Pro" w:hAnsi="Source Sans Pro"/>
          <w:color w:val="222222"/>
          <w:sz w:val="27"/>
          <w:szCs w:val="27"/>
          <w:lang w:val="en-US"/>
        </w:rPr>
        <w:t>.</w:t>
      </w:r>
    </w:p>
    <w:p w14:paraId="1784BC70" w14:textId="77777777" w:rsidR="00E1754C" w:rsidRPr="00E1754C" w:rsidRDefault="00E1754C">
      <w:pPr>
        <w:numPr>
          <w:ilvl w:val="0"/>
          <w:numId w:val="58"/>
        </w:numPr>
        <w:shd w:val="clear" w:color="auto" w:fill="FFFFFF"/>
        <w:spacing w:before="100" w:beforeAutospacing="1" w:after="100" w:afterAutospacing="1" w:line="240" w:lineRule="auto"/>
        <w:rPr>
          <w:rFonts w:ascii="Source Sans Pro" w:hAnsi="Source Sans Pro"/>
          <w:color w:val="222222"/>
          <w:sz w:val="27"/>
          <w:szCs w:val="27"/>
          <w:lang w:val="en-US"/>
        </w:rPr>
      </w:pPr>
      <w:r w:rsidRPr="00E1754C">
        <w:rPr>
          <w:rFonts w:ascii="Source Sans Pro" w:hAnsi="Source Sans Pro"/>
          <w:color w:val="222222"/>
          <w:sz w:val="27"/>
          <w:szCs w:val="27"/>
          <w:lang w:val="en-US"/>
        </w:rPr>
        <w:t>Automation Testing – Through the use of the Collection Runner or Newman, tests can be run in multiple iterations saving time for repetitive tests.</w:t>
      </w:r>
    </w:p>
    <w:p w14:paraId="5A3DC0D2" w14:textId="77777777" w:rsidR="00E1754C" w:rsidRPr="00E1754C" w:rsidRDefault="00E1754C">
      <w:pPr>
        <w:numPr>
          <w:ilvl w:val="0"/>
          <w:numId w:val="58"/>
        </w:numPr>
        <w:shd w:val="clear" w:color="auto" w:fill="FFFFFF"/>
        <w:spacing w:before="100" w:beforeAutospacing="1" w:after="100" w:afterAutospacing="1" w:line="240" w:lineRule="auto"/>
        <w:rPr>
          <w:rFonts w:ascii="Source Sans Pro" w:hAnsi="Source Sans Pro"/>
          <w:color w:val="222222"/>
          <w:sz w:val="27"/>
          <w:szCs w:val="27"/>
          <w:lang w:val="en-US"/>
        </w:rPr>
      </w:pPr>
      <w:r w:rsidRPr="00E1754C">
        <w:rPr>
          <w:rFonts w:ascii="Source Sans Pro" w:hAnsi="Source Sans Pro"/>
          <w:color w:val="222222"/>
          <w:sz w:val="27"/>
          <w:szCs w:val="27"/>
          <w:lang w:val="en-US"/>
        </w:rPr>
        <w:t>Debugging – Postman console helps to check what data has been retrieved making it easy to debug tests.</w:t>
      </w:r>
    </w:p>
    <w:p w14:paraId="0E1B119B" w14:textId="77777777" w:rsidR="00E1754C" w:rsidRPr="00E1754C" w:rsidRDefault="00000000">
      <w:pPr>
        <w:numPr>
          <w:ilvl w:val="0"/>
          <w:numId w:val="58"/>
        </w:numPr>
        <w:shd w:val="clear" w:color="auto" w:fill="FFFFFF"/>
        <w:spacing w:before="100" w:beforeAutospacing="1" w:after="100" w:afterAutospacing="1" w:line="240" w:lineRule="auto"/>
        <w:rPr>
          <w:rFonts w:ascii="Source Sans Pro" w:hAnsi="Source Sans Pro"/>
          <w:color w:val="222222"/>
          <w:sz w:val="27"/>
          <w:szCs w:val="27"/>
          <w:lang w:val="en-US"/>
        </w:rPr>
      </w:pPr>
      <w:hyperlink r:id="rId55" w:history="1">
        <w:r w:rsidR="00E1754C" w:rsidRPr="00E1754C">
          <w:rPr>
            <w:rStyle w:val="a5"/>
            <w:rFonts w:ascii="Source Sans Pro" w:hAnsi="Source Sans Pro"/>
            <w:sz w:val="27"/>
            <w:szCs w:val="27"/>
            <w:lang w:val="en-US"/>
          </w:rPr>
          <w:t>Continuous Integration</w:t>
        </w:r>
      </w:hyperlink>
      <w:r w:rsidR="00E1754C" w:rsidRPr="00E1754C">
        <w:rPr>
          <w:rFonts w:ascii="Source Sans Pro" w:hAnsi="Source Sans Pro"/>
          <w:color w:val="222222"/>
          <w:sz w:val="27"/>
          <w:szCs w:val="27"/>
          <w:lang w:val="en-US"/>
        </w:rPr>
        <w:t> – With its ability to support continuous integration, development practices are maintained.</w:t>
      </w:r>
    </w:p>
    <w:p w14:paraId="394E17BA" w14:textId="705D781E" w:rsidR="00E1754C" w:rsidRDefault="00E1754C">
      <w:pPr>
        <w:rPr>
          <w:rFonts w:ascii="Times New Roman" w:eastAsia="Times New Roman" w:hAnsi="Times New Roman" w:cs="Times New Roman"/>
          <w:sz w:val="24"/>
          <w:szCs w:val="24"/>
          <w:lang w:val="en-US" w:eastAsia="ru-RU"/>
        </w:rPr>
      </w:pPr>
      <w:r>
        <w:rPr>
          <w:lang w:val="en-US"/>
        </w:rPr>
        <w:br w:type="page"/>
      </w:r>
    </w:p>
    <w:p w14:paraId="43DCA9F6" w14:textId="77777777" w:rsidR="00E1754C" w:rsidRPr="00E1754C" w:rsidRDefault="00E1754C" w:rsidP="00E1754C">
      <w:pPr>
        <w:pStyle w:val="1"/>
        <w:spacing w:before="900" w:after="150"/>
        <w:jc w:val="center"/>
        <w:rPr>
          <w:rFonts w:ascii="inherit" w:hAnsi="inherit"/>
          <w:color w:val="333333"/>
          <w:spacing w:val="-23"/>
          <w:sz w:val="72"/>
          <w:szCs w:val="20"/>
          <w:lang w:val="en-US"/>
        </w:rPr>
      </w:pPr>
      <w:r w:rsidRPr="00E1754C">
        <w:rPr>
          <w:rFonts w:ascii="inherit" w:hAnsi="inherit"/>
          <w:b/>
          <w:bCs/>
          <w:color w:val="333333"/>
          <w:spacing w:val="-23"/>
          <w:sz w:val="72"/>
          <w:szCs w:val="20"/>
          <w:lang w:val="en-US"/>
        </w:rPr>
        <w:lastRenderedPageBreak/>
        <w:t xml:space="preserve">Spring’s </w:t>
      </w:r>
      <w:proofErr w:type="spellStart"/>
      <w:r w:rsidRPr="00E1754C">
        <w:rPr>
          <w:rFonts w:ascii="inherit" w:hAnsi="inherit"/>
          <w:b/>
          <w:bCs/>
          <w:color w:val="333333"/>
          <w:spacing w:val="-23"/>
          <w:sz w:val="72"/>
          <w:szCs w:val="20"/>
          <w:lang w:val="en-US"/>
        </w:rPr>
        <w:t>RequestBody</w:t>
      </w:r>
      <w:proofErr w:type="spellEnd"/>
      <w:r w:rsidRPr="00E1754C">
        <w:rPr>
          <w:rFonts w:ascii="inherit" w:hAnsi="inherit"/>
          <w:b/>
          <w:bCs/>
          <w:color w:val="333333"/>
          <w:spacing w:val="-23"/>
          <w:sz w:val="72"/>
          <w:szCs w:val="20"/>
          <w:lang w:val="en-US"/>
        </w:rPr>
        <w:t xml:space="preserve"> and </w:t>
      </w:r>
      <w:proofErr w:type="spellStart"/>
      <w:r w:rsidRPr="00E1754C">
        <w:rPr>
          <w:rFonts w:ascii="inherit" w:hAnsi="inherit"/>
          <w:b/>
          <w:bCs/>
          <w:color w:val="333333"/>
          <w:spacing w:val="-23"/>
          <w:sz w:val="72"/>
          <w:szCs w:val="20"/>
          <w:lang w:val="en-US"/>
        </w:rPr>
        <w:t>ResponseBody</w:t>
      </w:r>
      <w:proofErr w:type="spellEnd"/>
      <w:r w:rsidRPr="00E1754C">
        <w:rPr>
          <w:rFonts w:ascii="inherit" w:hAnsi="inherit"/>
          <w:b/>
          <w:bCs/>
          <w:color w:val="333333"/>
          <w:spacing w:val="-23"/>
          <w:sz w:val="72"/>
          <w:szCs w:val="20"/>
          <w:lang w:val="en-US"/>
        </w:rPr>
        <w:t xml:space="preserve"> Annotations</w:t>
      </w:r>
    </w:p>
    <w:p w14:paraId="01226EAB" w14:textId="5E191612" w:rsidR="00E1754C" w:rsidRPr="00E1754C" w:rsidRDefault="006D24F5" w:rsidP="00E1754C">
      <w:pPr>
        <w:pStyle w:val="2"/>
        <w:spacing w:before="504" w:beforeAutospacing="0" w:after="312" w:afterAutospacing="0"/>
        <w:rPr>
          <w:rFonts w:ascii="inherit" w:hAnsi="inherit"/>
          <w:color w:val="000000"/>
          <w:sz w:val="44"/>
          <w:szCs w:val="44"/>
          <w:lang w:val="en-US"/>
        </w:rPr>
      </w:pPr>
      <w:r>
        <w:rPr>
          <w:rStyle w:val="a4"/>
          <w:rFonts w:ascii="inherit" w:hAnsi="inherit"/>
          <w:b/>
          <w:bCs/>
          <w:color w:val="000000"/>
          <w:sz w:val="44"/>
          <w:szCs w:val="44"/>
          <w:lang w:val="en-US"/>
        </w:rPr>
        <w:t>1</w:t>
      </w:r>
      <w:r w:rsidR="00E1754C" w:rsidRPr="00E1754C">
        <w:rPr>
          <w:rStyle w:val="a4"/>
          <w:rFonts w:ascii="inherit" w:hAnsi="inherit"/>
          <w:b/>
          <w:bCs/>
          <w:color w:val="000000"/>
          <w:sz w:val="44"/>
          <w:szCs w:val="44"/>
          <w:lang w:val="en-US"/>
        </w:rPr>
        <w:t>. </w:t>
      </w:r>
      <w:r w:rsidR="00E1754C" w:rsidRPr="00E1754C">
        <w:rPr>
          <w:rStyle w:val="a6"/>
          <w:rFonts w:ascii="inherit" w:eastAsiaTheme="majorEastAsia" w:hAnsi="inherit"/>
          <w:color w:val="000000"/>
          <w:sz w:val="44"/>
          <w:szCs w:val="44"/>
          <w:lang w:val="en-US"/>
        </w:rPr>
        <w:t>@RequestBody</w:t>
      </w:r>
    </w:p>
    <w:p w14:paraId="20FC39CA" w14:textId="77777777" w:rsidR="00E1754C" w:rsidRPr="00E1754C" w:rsidRDefault="00E1754C" w:rsidP="00E1754C">
      <w:pPr>
        <w:pStyle w:val="a3"/>
        <w:spacing w:before="0" w:beforeAutospacing="0" w:after="150" w:afterAutospacing="0"/>
        <w:rPr>
          <w:color w:val="000000"/>
          <w:lang w:val="en-US"/>
        </w:rPr>
      </w:pPr>
      <w:r w:rsidRPr="00E1754C">
        <w:rPr>
          <w:color w:val="000000"/>
          <w:lang w:val="en-US"/>
        </w:rPr>
        <w:t>Simply put, </w:t>
      </w:r>
      <w:r w:rsidRPr="00E1754C">
        <w:rPr>
          <w:rStyle w:val="a4"/>
          <w:color w:val="000000"/>
          <w:lang w:val="en-US"/>
        </w:rPr>
        <w:t>the</w:t>
      </w:r>
      <w:r w:rsidRPr="00E1754C">
        <w:rPr>
          <w:rStyle w:val="a6"/>
          <w:rFonts w:eastAsiaTheme="majorEastAsia"/>
          <w:b/>
          <w:bCs/>
          <w:color w:val="000000"/>
          <w:lang w:val="en-US"/>
        </w:rPr>
        <w:t> @RequestBody</w:t>
      </w:r>
      <w:r w:rsidRPr="00E1754C">
        <w:rPr>
          <w:rStyle w:val="a4"/>
          <w:color w:val="000000"/>
          <w:lang w:val="en-US"/>
        </w:rPr>
        <w:t> annotation maps the </w:t>
      </w:r>
      <w:proofErr w:type="spellStart"/>
      <w:r w:rsidRPr="00E1754C">
        <w:rPr>
          <w:rStyle w:val="a6"/>
          <w:rFonts w:eastAsiaTheme="majorEastAsia"/>
          <w:b/>
          <w:bCs/>
          <w:color w:val="000000"/>
          <w:lang w:val="en-US"/>
        </w:rPr>
        <w:t>HttpRequest</w:t>
      </w:r>
      <w:proofErr w:type="spellEnd"/>
      <w:r w:rsidRPr="00E1754C">
        <w:rPr>
          <w:rStyle w:val="a4"/>
          <w:color w:val="000000"/>
          <w:lang w:val="en-US"/>
        </w:rPr>
        <w:t> body to a transfer or domain object, enabling automatic deserialization</w:t>
      </w:r>
      <w:r w:rsidRPr="00E1754C">
        <w:rPr>
          <w:color w:val="000000"/>
          <w:lang w:val="en-US"/>
        </w:rPr>
        <w:t> of the inbound </w:t>
      </w:r>
      <w:proofErr w:type="spellStart"/>
      <w:r w:rsidRPr="00E1754C">
        <w:rPr>
          <w:rStyle w:val="a6"/>
          <w:rFonts w:eastAsiaTheme="majorEastAsia"/>
          <w:color w:val="000000"/>
          <w:lang w:val="en-US"/>
        </w:rPr>
        <w:t>HttpRequest</w:t>
      </w:r>
      <w:proofErr w:type="spellEnd"/>
      <w:r w:rsidRPr="00E1754C">
        <w:rPr>
          <w:color w:val="000000"/>
          <w:lang w:val="en-US"/>
        </w:rPr>
        <w:t> body onto a Java object.</w:t>
      </w:r>
    </w:p>
    <w:p w14:paraId="0741BF8C" w14:textId="77777777" w:rsidR="00E1754C" w:rsidRPr="00E1754C" w:rsidRDefault="00E1754C" w:rsidP="00E1754C">
      <w:pPr>
        <w:pStyle w:val="a3"/>
        <w:spacing w:before="0" w:beforeAutospacing="0" w:after="150" w:afterAutospacing="0"/>
        <w:rPr>
          <w:color w:val="000000"/>
          <w:lang w:val="en-US"/>
        </w:rPr>
      </w:pPr>
      <w:r w:rsidRPr="00E1754C">
        <w:rPr>
          <w:color w:val="000000"/>
          <w:lang w:val="en-US"/>
        </w:rPr>
        <w:t>First, let's have a look at a Spring controller method:</w:t>
      </w:r>
    </w:p>
    <w:p w14:paraId="005E0F94" w14:textId="77777777" w:rsidR="00E1754C" w:rsidRPr="00E1754C" w:rsidRDefault="00E1754C" w:rsidP="00E1754C">
      <w:pPr>
        <w:pStyle w:val="HTML0"/>
        <w:spacing w:line="360" w:lineRule="auto"/>
        <w:rPr>
          <w:rStyle w:val="HTML"/>
          <w:rFonts w:ascii="Source Code Pro" w:hAnsi="Source Code Pro"/>
          <w:color w:val="000000"/>
          <w:sz w:val="24"/>
          <w:szCs w:val="24"/>
          <w:highlight w:val="yellow"/>
          <w:shd w:val="clear" w:color="auto" w:fill="FAFAFA"/>
          <w:lang w:val="en-US"/>
        </w:rPr>
      </w:pPr>
      <w:r w:rsidRPr="00E1754C">
        <w:rPr>
          <w:rStyle w:val="hljs-meta"/>
          <w:rFonts w:ascii="Source Code Pro" w:hAnsi="Source Code Pro"/>
          <w:color w:val="1F7199"/>
          <w:sz w:val="24"/>
          <w:szCs w:val="24"/>
          <w:highlight w:val="yellow"/>
          <w:shd w:val="clear" w:color="auto" w:fill="FAFAFA"/>
          <w:lang w:val="en-US"/>
        </w:rPr>
        <w:t>@PostMapping("/request")</w:t>
      </w:r>
    </w:p>
    <w:p w14:paraId="338854F4" w14:textId="77777777" w:rsidR="00E1754C" w:rsidRPr="00E1754C" w:rsidRDefault="00E1754C" w:rsidP="00E1754C">
      <w:pPr>
        <w:pStyle w:val="HTML0"/>
        <w:spacing w:line="360" w:lineRule="auto"/>
        <w:rPr>
          <w:rStyle w:val="hljs-params"/>
          <w:rFonts w:ascii="Source Code Pro" w:hAnsi="Source Code Pro"/>
          <w:color w:val="000000"/>
          <w:sz w:val="24"/>
          <w:szCs w:val="24"/>
          <w:highlight w:val="yellow"/>
          <w:shd w:val="clear" w:color="auto" w:fill="FAFAFA"/>
          <w:lang w:val="en-US"/>
        </w:rPr>
      </w:pPr>
      <w:r w:rsidRPr="00E1754C">
        <w:rPr>
          <w:rStyle w:val="hljs-keyword"/>
          <w:rFonts w:ascii="Source Code Pro" w:hAnsi="Source Code Pro"/>
          <w:b/>
          <w:bCs/>
          <w:color w:val="63B175"/>
          <w:sz w:val="24"/>
          <w:szCs w:val="24"/>
          <w:highlight w:val="yellow"/>
          <w:shd w:val="clear" w:color="auto" w:fill="FAFAFA"/>
          <w:lang w:val="en-US"/>
        </w:rPr>
        <w:t>public</w:t>
      </w:r>
      <w:r w:rsidRPr="00E1754C">
        <w:rPr>
          <w:rStyle w:val="HTML"/>
          <w:rFonts w:ascii="Source Code Pro" w:hAnsi="Source Code Pro"/>
          <w:color w:val="000000"/>
          <w:sz w:val="24"/>
          <w:szCs w:val="24"/>
          <w:highlight w:val="yellow"/>
          <w:shd w:val="clear" w:color="auto" w:fill="FAFAFA"/>
          <w:lang w:val="en-US"/>
        </w:rPr>
        <w:t xml:space="preserve"> </w:t>
      </w:r>
      <w:proofErr w:type="spellStart"/>
      <w:r w:rsidRPr="00E1754C">
        <w:rPr>
          <w:rStyle w:val="HTML"/>
          <w:rFonts w:ascii="Source Code Pro" w:hAnsi="Source Code Pro"/>
          <w:color w:val="000000"/>
          <w:sz w:val="24"/>
          <w:szCs w:val="24"/>
          <w:highlight w:val="yellow"/>
          <w:shd w:val="clear" w:color="auto" w:fill="FAFAFA"/>
          <w:lang w:val="en-US"/>
        </w:rPr>
        <w:t>ResponseEntity</w:t>
      </w:r>
      <w:proofErr w:type="spellEnd"/>
      <w:r w:rsidRPr="00E1754C">
        <w:rPr>
          <w:rStyle w:val="HTML"/>
          <w:rFonts w:ascii="Source Code Pro" w:hAnsi="Source Code Pro"/>
          <w:color w:val="000000"/>
          <w:sz w:val="24"/>
          <w:szCs w:val="24"/>
          <w:highlight w:val="yellow"/>
          <w:shd w:val="clear" w:color="auto" w:fill="FAFAFA"/>
          <w:lang w:val="en-US"/>
        </w:rPr>
        <w:t xml:space="preserve"> </w:t>
      </w:r>
      <w:proofErr w:type="spellStart"/>
      <w:proofErr w:type="gramStart"/>
      <w:r w:rsidRPr="00E1754C">
        <w:rPr>
          <w:rStyle w:val="hljs-title"/>
          <w:rFonts w:ascii="Source Code Pro" w:hAnsi="Source Code Pro"/>
          <w:b/>
          <w:bCs/>
          <w:color w:val="267438"/>
          <w:sz w:val="24"/>
          <w:szCs w:val="24"/>
          <w:highlight w:val="yellow"/>
          <w:shd w:val="clear" w:color="auto" w:fill="FAFAFA"/>
          <w:lang w:val="en-US"/>
        </w:rPr>
        <w:t>postController</w:t>
      </w:r>
      <w:proofErr w:type="spellEnd"/>
      <w:r w:rsidRPr="00E1754C">
        <w:rPr>
          <w:rStyle w:val="hljs-params"/>
          <w:rFonts w:ascii="Source Code Pro" w:hAnsi="Source Code Pro"/>
          <w:color w:val="000000"/>
          <w:sz w:val="24"/>
          <w:szCs w:val="24"/>
          <w:highlight w:val="yellow"/>
          <w:shd w:val="clear" w:color="auto" w:fill="FAFAFA"/>
          <w:lang w:val="en-US"/>
        </w:rPr>
        <w:t>(</w:t>
      </w:r>
      <w:proofErr w:type="gramEnd"/>
    </w:p>
    <w:p w14:paraId="102FEEF9" w14:textId="77777777" w:rsidR="00E1754C" w:rsidRPr="00E1754C" w:rsidRDefault="00E1754C" w:rsidP="00E1754C">
      <w:pPr>
        <w:pStyle w:val="HTML0"/>
        <w:spacing w:line="360" w:lineRule="auto"/>
        <w:rPr>
          <w:rStyle w:val="HTML"/>
          <w:rFonts w:ascii="Source Code Pro" w:hAnsi="Source Code Pro"/>
          <w:color w:val="000000"/>
          <w:sz w:val="24"/>
          <w:szCs w:val="24"/>
          <w:highlight w:val="yellow"/>
          <w:shd w:val="clear" w:color="auto" w:fill="FAFAFA"/>
          <w:lang w:val="en-US"/>
        </w:rPr>
      </w:pPr>
      <w:r w:rsidRPr="00E1754C">
        <w:rPr>
          <w:rStyle w:val="hljs-params"/>
          <w:rFonts w:ascii="Source Code Pro" w:hAnsi="Source Code Pro"/>
          <w:color w:val="000000"/>
          <w:sz w:val="24"/>
          <w:szCs w:val="24"/>
          <w:highlight w:val="yellow"/>
          <w:shd w:val="clear" w:color="auto" w:fill="FAFAFA"/>
          <w:lang w:val="en-US"/>
        </w:rPr>
        <w:t xml:space="preserve">  </w:t>
      </w:r>
      <w:r w:rsidRPr="00E1754C">
        <w:rPr>
          <w:rStyle w:val="hljs-meta"/>
          <w:rFonts w:ascii="Source Code Pro" w:hAnsi="Source Code Pro"/>
          <w:color w:val="1F7199"/>
          <w:sz w:val="24"/>
          <w:szCs w:val="24"/>
          <w:highlight w:val="yellow"/>
          <w:shd w:val="clear" w:color="auto" w:fill="FAFAFA"/>
          <w:lang w:val="en-US"/>
        </w:rPr>
        <w:t>@RequestBody</w:t>
      </w:r>
      <w:r w:rsidRPr="00E1754C">
        <w:rPr>
          <w:rStyle w:val="hljs-params"/>
          <w:rFonts w:ascii="Source Code Pro" w:hAnsi="Source Code Pro"/>
          <w:color w:val="000000"/>
          <w:sz w:val="24"/>
          <w:szCs w:val="24"/>
          <w:highlight w:val="yellow"/>
          <w:shd w:val="clear" w:color="auto" w:fill="FAFAFA"/>
          <w:lang w:val="en-US"/>
        </w:rPr>
        <w:t xml:space="preserve"> </w:t>
      </w:r>
      <w:proofErr w:type="spellStart"/>
      <w:r w:rsidRPr="00E1754C">
        <w:rPr>
          <w:rStyle w:val="hljs-params"/>
          <w:rFonts w:ascii="Source Code Pro" w:hAnsi="Source Code Pro"/>
          <w:color w:val="000000"/>
          <w:sz w:val="24"/>
          <w:szCs w:val="24"/>
          <w:highlight w:val="yellow"/>
          <w:shd w:val="clear" w:color="auto" w:fill="FAFAFA"/>
          <w:lang w:val="en-US"/>
        </w:rPr>
        <w:t>LoginForm</w:t>
      </w:r>
      <w:proofErr w:type="spellEnd"/>
      <w:r w:rsidRPr="00E1754C">
        <w:rPr>
          <w:rStyle w:val="hljs-params"/>
          <w:rFonts w:ascii="Source Code Pro" w:hAnsi="Source Code Pro"/>
          <w:color w:val="000000"/>
          <w:sz w:val="24"/>
          <w:szCs w:val="24"/>
          <w:highlight w:val="yellow"/>
          <w:shd w:val="clear" w:color="auto" w:fill="FAFAFA"/>
          <w:lang w:val="en-US"/>
        </w:rPr>
        <w:t xml:space="preserve"> </w:t>
      </w:r>
      <w:proofErr w:type="spellStart"/>
      <w:r w:rsidRPr="00E1754C">
        <w:rPr>
          <w:rStyle w:val="hljs-params"/>
          <w:rFonts w:ascii="Source Code Pro" w:hAnsi="Source Code Pro"/>
          <w:color w:val="000000"/>
          <w:sz w:val="24"/>
          <w:szCs w:val="24"/>
          <w:highlight w:val="yellow"/>
          <w:shd w:val="clear" w:color="auto" w:fill="FAFAFA"/>
          <w:lang w:val="en-US"/>
        </w:rPr>
        <w:t>loginForm</w:t>
      </w:r>
      <w:proofErr w:type="spellEnd"/>
      <w:r w:rsidRPr="00E1754C">
        <w:rPr>
          <w:rStyle w:val="hljs-params"/>
          <w:rFonts w:ascii="Source Code Pro" w:hAnsi="Source Code Pro"/>
          <w:color w:val="000000"/>
          <w:sz w:val="24"/>
          <w:szCs w:val="24"/>
          <w:highlight w:val="yellow"/>
          <w:shd w:val="clear" w:color="auto" w:fill="FAFAFA"/>
          <w:lang w:val="en-US"/>
        </w:rPr>
        <w:t>)</w:t>
      </w:r>
      <w:r w:rsidRPr="00E1754C">
        <w:rPr>
          <w:rStyle w:val="HTML"/>
          <w:rFonts w:ascii="Source Code Pro" w:hAnsi="Source Code Pro"/>
          <w:color w:val="000000"/>
          <w:sz w:val="24"/>
          <w:szCs w:val="24"/>
          <w:highlight w:val="yellow"/>
          <w:shd w:val="clear" w:color="auto" w:fill="FAFAFA"/>
          <w:lang w:val="en-US"/>
        </w:rPr>
        <w:t xml:space="preserve"> {</w:t>
      </w:r>
    </w:p>
    <w:p w14:paraId="19EF73E7" w14:textId="77777777" w:rsidR="00E1754C" w:rsidRPr="00E1754C" w:rsidRDefault="00E1754C" w:rsidP="00E1754C">
      <w:pPr>
        <w:pStyle w:val="HTML0"/>
        <w:spacing w:line="360" w:lineRule="auto"/>
        <w:rPr>
          <w:rStyle w:val="HTML"/>
          <w:rFonts w:ascii="Source Code Pro" w:hAnsi="Source Code Pro"/>
          <w:color w:val="000000"/>
          <w:sz w:val="24"/>
          <w:szCs w:val="24"/>
          <w:highlight w:val="yellow"/>
          <w:shd w:val="clear" w:color="auto" w:fill="FAFAFA"/>
          <w:lang w:val="en-US"/>
        </w:rPr>
      </w:pPr>
      <w:r w:rsidRPr="00E1754C">
        <w:rPr>
          <w:rStyle w:val="HTML"/>
          <w:rFonts w:ascii="Source Code Pro" w:hAnsi="Source Code Pro"/>
          <w:color w:val="000000"/>
          <w:sz w:val="24"/>
          <w:szCs w:val="24"/>
          <w:highlight w:val="yellow"/>
          <w:shd w:val="clear" w:color="auto" w:fill="FAFAFA"/>
          <w:lang w:val="en-US"/>
        </w:rPr>
        <w:t xml:space="preserve"> </w:t>
      </w:r>
    </w:p>
    <w:p w14:paraId="123E31E9" w14:textId="77777777" w:rsidR="00E1754C" w:rsidRPr="00E1754C" w:rsidRDefault="00E1754C" w:rsidP="00E1754C">
      <w:pPr>
        <w:pStyle w:val="HTML0"/>
        <w:spacing w:line="360" w:lineRule="auto"/>
        <w:rPr>
          <w:rStyle w:val="HTML"/>
          <w:rFonts w:ascii="Source Code Pro" w:hAnsi="Source Code Pro"/>
          <w:color w:val="000000"/>
          <w:sz w:val="24"/>
          <w:szCs w:val="24"/>
          <w:highlight w:val="yellow"/>
          <w:shd w:val="clear" w:color="auto" w:fill="FAFAFA"/>
          <w:lang w:val="en-US"/>
        </w:rPr>
      </w:pPr>
      <w:r w:rsidRPr="00E1754C">
        <w:rPr>
          <w:rStyle w:val="HTML"/>
          <w:rFonts w:ascii="Source Code Pro" w:hAnsi="Source Code Pro"/>
          <w:color w:val="000000"/>
          <w:sz w:val="24"/>
          <w:szCs w:val="24"/>
          <w:highlight w:val="yellow"/>
          <w:shd w:val="clear" w:color="auto" w:fill="FAFAFA"/>
          <w:lang w:val="en-US"/>
        </w:rPr>
        <w:t xml:space="preserve">    </w:t>
      </w:r>
      <w:proofErr w:type="spellStart"/>
      <w:r w:rsidRPr="00E1754C">
        <w:rPr>
          <w:rStyle w:val="HTML"/>
          <w:rFonts w:ascii="Source Code Pro" w:hAnsi="Source Code Pro"/>
          <w:color w:val="000000"/>
          <w:sz w:val="24"/>
          <w:szCs w:val="24"/>
          <w:highlight w:val="yellow"/>
          <w:shd w:val="clear" w:color="auto" w:fill="FAFAFA"/>
          <w:lang w:val="en-US"/>
        </w:rPr>
        <w:t>exampleService.fakeAuthenticate</w:t>
      </w:r>
      <w:proofErr w:type="spellEnd"/>
      <w:r w:rsidRPr="00E1754C">
        <w:rPr>
          <w:rStyle w:val="HTML"/>
          <w:rFonts w:ascii="Source Code Pro" w:hAnsi="Source Code Pro"/>
          <w:color w:val="000000"/>
          <w:sz w:val="24"/>
          <w:szCs w:val="24"/>
          <w:highlight w:val="yellow"/>
          <w:shd w:val="clear" w:color="auto" w:fill="FAFAFA"/>
          <w:lang w:val="en-US"/>
        </w:rPr>
        <w:t>(</w:t>
      </w:r>
      <w:proofErr w:type="spellStart"/>
      <w:r w:rsidRPr="00E1754C">
        <w:rPr>
          <w:rStyle w:val="HTML"/>
          <w:rFonts w:ascii="Source Code Pro" w:hAnsi="Source Code Pro"/>
          <w:color w:val="000000"/>
          <w:sz w:val="24"/>
          <w:szCs w:val="24"/>
          <w:highlight w:val="yellow"/>
          <w:shd w:val="clear" w:color="auto" w:fill="FAFAFA"/>
          <w:lang w:val="en-US"/>
        </w:rPr>
        <w:t>loginForm</w:t>
      </w:r>
      <w:proofErr w:type="spellEnd"/>
      <w:r w:rsidRPr="00E1754C">
        <w:rPr>
          <w:rStyle w:val="HTML"/>
          <w:rFonts w:ascii="Source Code Pro" w:hAnsi="Source Code Pro"/>
          <w:color w:val="000000"/>
          <w:sz w:val="24"/>
          <w:szCs w:val="24"/>
          <w:highlight w:val="yellow"/>
          <w:shd w:val="clear" w:color="auto" w:fill="FAFAFA"/>
          <w:lang w:val="en-US"/>
        </w:rPr>
        <w:t>);</w:t>
      </w:r>
    </w:p>
    <w:p w14:paraId="770D7053" w14:textId="77777777" w:rsidR="00E1754C" w:rsidRPr="00E1754C" w:rsidRDefault="00E1754C" w:rsidP="00E1754C">
      <w:pPr>
        <w:pStyle w:val="HTML0"/>
        <w:spacing w:line="360" w:lineRule="auto"/>
        <w:rPr>
          <w:rStyle w:val="HTML"/>
          <w:rFonts w:ascii="Source Code Pro" w:hAnsi="Source Code Pro"/>
          <w:color w:val="000000"/>
          <w:sz w:val="24"/>
          <w:szCs w:val="24"/>
          <w:highlight w:val="yellow"/>
          <w:shd w:val="clear" w:color="auto" w:fill="FAFAFA"/>
          <w:lang w:val="en-US"/>
        </w:rPr>
      </w:pPr>
      <w:r w:rsidRPr="00E1754C">
        <w:rPr>
          <w:rStyle w:val="HTML"/>
          <w:rFonts w:ascii="Source Code Pro" w:hAnsi="Source Code Pro"/>
          <w:color w:val="000000"/>
          <w:sz w:val="24"/>
          <w:szCs w:val="24"/>
          <w:highlight w:val="yellow"/>
          <w:shd w:val="clear" w:color="auto" w:fill="FAFAFA"/>
          <w:lang w:val="en-US"/>
        </w:rPr>
        <w:t xml:space="preserve">    </w:t>
      </w:r>
      <w:r w:rsidRPr="00E1754C">
        <w:rPr>
          <w:rStyle w:val="hljs-keyword"/>
          <w:rFonts w:ascii="Source Code Pro" w:hAnsi="Source Code Pro"/>
          <w:b/>
          <w:bCs/>
          <w:color w:val="63B175"/>
          <w:sz w:val="24"/>
          <w:szCs w:val="24"/>
          <w:highlight w:val="yellow"/>
          <w:shd w:val="clear" w:color="auto" w:fill="FAFAFA"/>
          <w:lang w:val="en-US"/>
        </w:rPr>
        <w:t>return</w:t>
      </w:r>
      <w:r w:rsidRPr="00E1754C">
        <w:rPr>
          <w:rStyle w:val="HTML"/>
          <w:rFonts w:ascii="Source Code Pro" w:hAnsi="Source Code Pro"/>
          <w:color w:val="000000"/>
          <w:sz w:val="24"/>
          <w:szCs w:val="24"/>
          <w:highlight w:val="yellow"/>
          <w:shd w:val="clear" w:color="auto" w:fill="FAFAFA"/>
          <w:lang w:val="en-US"/>
        </w:rPr>
        <w:t xml:space="preserve"> </w:t>
      </w:r>
      <w:proofErr w:type="spellStart"/>
      <w:r w:rsidRPr="00E1754C">
        <w:rPr>
          <w:rStyle w:val="HTML"/>
          <w:rFonts w:ascii="Source Code Pro" w:hAnsi="Source Code Pro"/>
          <w:color w:val="000000"/>
          <w:sz w:val="24"/>
          <w:szCs w:val="24"/>
          <w:highlight w:val="yellow"/>
          <w:shd w:val="clear" w:color="auto" w:fill="FAFAFA"/>
          <w:lang w:val="en-US"/>
        </w:rPr>
        <w:t>ResponseEntity.ok</w:t>
      </w:r>
      <w:proofErr w:type="spellEnd"/>
      <w:r w:rsidRPr="00E1754C">
        <w:rPr>
          <w:rStyle w:val="HTML"/>
          <w:rFonts w:ascii="Source Code Pro" w:hAnsi="Source Code Pro"/>
          <w:color w:val="000000"/>
          <w:sz w:val="24"/>
          <w:szCs w:val="24"/>
          <w:highlight w:val="yellow"/>
          <w:shd w:val="clear" w:color="auto" w:fill="FAFAFA"/>
          <w:lang w:val="en-US"/>
        </w:rPr>
        <w:t>(</w:t>
      </w:r>
      <w:proofErr w:type="spellStart"/>
      <w:r w:rsidRPr="00E1754C">
        <w:rPr>
          <w:rStyle w:val="HTML"/>
          <w:rFonts w:ascii="Source Code Pro" w:hAnsi="Source Code Pro"/>
          <w:color w:val="000000"/>
          <w:sz w:val="24"/>
          <w:szCs w:val="24"/>
          <w:highlight w:val="yellow"/>
          <w:shd w:val="clear" w:color="auto" w:fill="FAFAFA"/>
          <w:lang w:val="en-US"/>
        </w:rPr>
        <w:t>HttpStatus.OK</w:t>
      </w:r>
      <w:proofErr w:type="spellEnd"/>
      <w:r w:rsidRPr="00E1754C">
        <w:rPr>
          <w:rStyle w:val="HTML"/>
          <w:rFonts w:ascii="Source Code Pro" w:hAnsi="Source Code Pro"/>
          <w:color w:val="000000"/>
          <w:sz w:val="24"/>
          <w:szCs w:val="24"/>
          <w:highlight w:val="yellow"/>
          <w:shd w:val="clear" w:color="auto" w:fill="FAFAFA"/>
          <w:lang w:val="en-US"/>
        </w:rPr>
        <w:t>);</w:t>
      </w:r>
    </w:p>
    <w:p w14:paraId="599B1CF2" w14:textId="5DC43B75" w:rsidR="00E1754C" w:rsidRPr="00E1754C" w:rsidRDefault="00E1754C" w:rsidP="00E1754C">
      <w:pPr>
        <w:pStyle w:val="HTML0"/>
        <w:spacing w:line="360" w:lineRule="auto"/>
        <w:rPr>
          <w:sz w:val="32"/>
          <w:szCs w:val="32"/>
          <w:lang w:val="en-US"/>
        </w:rPr>
      </w:pPr>
      <w:r w:rsidRPr="00E1754C">
        <w:rPr>
          <w:rStyle w:val="HTML"/>
          <w:rFonts w:ascii="Source Code Pro" w:hAnsi="Source Code Pro"/>
          <w:color w:val="000000"/>
          <w:sz w:val="24"/>
          <w:szCs w:val="24"/>
          <w:highlight w:val="yellow"/>
          <w:shd w:val="clear" w:color="auto" w:fill="FAFAFA"/>
          <w:lang w:val="en-US"/>
        </w:rPr>
        <w:t>}</w:t>
      </w:r>
    </w:p>
    <w:p w14:paraId="4C29D863" w14:textId="77777777" w:rsidR="00E1754C" w:rsidRPr="00E1754C" w:rsidRDefault="00E1754C" w:rsidP="00E1754C">
      <w:pPr>
        <w:pStyle w:val="HTML0"/>
        <w:rPr>
          <w:sz w:val="24"/>
          <w:szCs w:val="24"/>
          <w:lang w:val="en-US"/>
        </w:rPr>
      </w:pPr>
    </w:p>
    <w:p w14:paraId="2EB24AA7" w14:textId="77777777" w:rsidR="00E1754C" w:rsidRPr="00E1754C" w:rsidRDefault="00E1754C" w:rsidP="00E1754C">
      <w:pPr>
        <w:pStyle w:val="a3"/>
        <w:spacing w:before="0" w:beforeAutospacing="0" w:after="150" w:afterAutospacing="0"/>
        <w:rPr>
          <w:color w:val="000000"/>
          <w:lang w:val="en-US"/>
        </w:rPr>
      </w:pPr>
      <w:r w:rsidRPr="00E1754C">
        <w:rPr>
          <w:color w:val="000000"/>
          <w:lang w:val="en-US"/>
        </w:rPr>
        <w:t>Spring automatically deserializes the JSON into a Java type, assuming an appropriate one is specified.</w:t>
      </w:r>
    </w:p>
    <w:p w14:paraId="08E6C13D" w14:textId="77777777" w:rsidR="00E1754C" w:rsidRPr="00E1754C" w:rsidRDefault="00E1754C" w:rsidP="00E1754C">
      <w:pPr>
        <w:pStyle w:val="a3"/>
        <w:spacing w:before="0" w:beforeAutospacing="0" w:after="150" w:afterAutospacing="0"/>
        <w:rPr>
          <w:color w:val="000000"/>
          <w:lang w:val="en-US"/>
        </w:rPr>
      </w:pPr>
      <w:r w:rsidRPr="00E1754C">
        <w:rPr>
          <w:color w:val="000000"/>
          <w:lang w:val="en-US"/>
        </w:rPr>
        <w:t>By default, </w:t>
      </w:r>
      <w:r w:rsidRPr="00E1754C">
        <w:rPr>
          <w:rStyle w:val="a4"/>
          <w:color w:val="000000"/>
          <w:lang w:val="en-US"/>
        </w:rPr>
        <w:t>the type we annotate with the </w:t>
      </w:r>
      <w:r w:rsidRPr="00E1754C">
        <w:rPr>
          <w:rStyle w:val="a6"/>
          <w:rFonts w:eastAsiaTheme="majorEastAsia"/>
          <w:b/>
          <w:bCs/>
          <w:color w:val="000000"/>
          <w:lang w:val="en-US"/>
        </w:rPr>
        <w:t>@RequestBody</w:t>
      </w:r>
      <w:r w:rsidRPr="00E1754C">
        <w:rPr>
          <w:rStyle w:val="a4"/>
          <w:color w:val="000000"/>
          <w:lang w:val="en-US"/>
        </w:rPr>
        <w:t> annotation must correspond to the JSON sent from our client-side controller:</w:t>
      </w:r>
    </w:p>
    <w:p w14:paraId="178FE91A" w14:textId="77777777" w:rsidR="00E1754C" w:rsidRPr="00E1754C" w:rsidRDefault="00E1754C" w:rsidP="00E1754C">
      <w:pPr>
        <w:pStyle w:val="HTML0"/>
        <w:spacing w:line="360" w:lineRule="auto"/>
        <w:rPr>
          <w:rStyle w:val="HTML"/>
          <w:rFonts w:ascii="Source Code Pro" w:hAnsi="Source Code Pro"/>
          <w:color w:val="000000"/>
          <w:sz w:val="22"/>
          <w:szCs w:val="22"/>
          <w:highlight w:val="yellow"/>
          <w:shd w:val="clear" w:color="auto" w:fill="FAFAFA"/>
          <w:lang w:val="en-US"/>
        </w:rPr>
      </w:pPr>
      <w:r w:rsidRPr="00E1754C">
        <w:rPr>
          <w:rStyle w:val="hljs-keyword"/>
          <w:rFonts w:ascii="Source Code Pro" w:hAnsi="Source Code Pro"/>
          <w:b/>
          <w:bCs/>
          <w:color w:val="63B175"/>
          <w:sz w:val="22"/>
          <w:szCs w:val="22"/>
          <w:highlight w:val="yellow"/>
          <w:shd w:val="clear" w:color="auto" w:fill="FAFAFA"/>
          <w:lang w:val="en-US"/>
        </w:rPr>
        <w:t>public</w:t>
      </w:r>
      <w:r w:rsidRPr="00E1754C">
        <w:rPr>
          <w:rStyle w:val="HTML"/>
          <w:rFonts w:ascii="Source Code Pro" w:hAnsi="Source Code Pro"/>
          <w:color w:val="000000"/>
          <w:sz w:val="22"/>
          <w:szCs w:val="22"/>
          <w:highlight w:val="yellow"/>
          <w:shd w:val="clear" w:color="auto" w:fill="FAFAFA"/>
          <w:lang w:val="en-US"/>
        </w:rPr>
        <w:t xml:space="preserve"> </w:t>
      </w:r>
      <w:r w:rsidRPr="00E1754C">
        <w:rPr>
          <w:rStyle w:val="hljs-keyword"/>
          <w:rFonts w:ascii="Source Code Pro" w:hAnsi="Source Code Pro"/>
          <w:b/>
          <w:bCs/>
          <w:color w:val="63B175"/>
          <w:sz w:val="22"/>
          <w:szCs w:val="22"/>
          <w:highlight w:val="yellow"/>
          <w:shd w:val="clear" w:color="auto" w:fill="FAFAFA"/>
          <w:lang w:val="en-US"/>
        </w:rPr>
        <w:t>class</w:t>
      </w:r>
      <w:r w:rsidRPr="00E1754C">
        <w:rPr>
          <w:rStyle w:val="HTML"/>
          <w:rFonts w:ascii="Source Code Pro" w:hAnsi="Source Code Pro"/>
          <w:color w:val="000000"/>
          <w:sz w:val="22"/>
          <w:szCs w:val="22"/>
          <w:highlight w:val="yellow"/>
          <w:shd w:val="clear" w:color="auto" w:fill="FAFAFA"/>
          <w:lang w:val="en-US"/>
        </w:rPr>
        <w:t xml:space="preserve"> </w:t>
      </w:r>
      <w:proofErr w:type="spellStart"/>
      <w:r w:rsidRPr="00E1754C">
        <w:rPr>
          <w:rStyle w:val="hljs-title"/>
          <w:rFonts w:ascii="Source Code Pro" w:hAnsi="Source Code Pro"/>
          <w:b/>
          <w:bCs/>
          <w:color w:val="267438"/>
          <w:sz w:val="22"/>
          <w:szCs w:val="22"/>
          <w:highlight w:val="yellow"/>
          <w:shd w:val="clear" w:color="auto" w:fill="FAFAFA"/>
          <w:lang w:val="en-US"/>
        </w:rPr>
        <w:t>LoginForm</w:t>
      </w:r>
      <w:proofErr w:type="spellEnd"/>
      <w:r w:rsidRPr="00E1754C">
        <w:rPr>
          <w:rStyle w:val="HTML"/>
          <w:rFonts w:ascii="Source Code Pro" w:hAnsi="Source Code Pro"/>
          <w:color w:val="000000"/>
          <w:sz w:val="22"/>
          <w:szCs w:val="22"/>
          <w:highlight w:val="yellow"/>
          <w:shd w:val="clear" w:color="auto" w:fill="FAFAFA"/>
          <w:lang w:val="en-US"/>
        </w:rPr>
        <w:t xml:space="preserve"> {</w:t>
      </w:r>
    </w:p>
    <w:p w14:paraId="06EE36CF" w14:textId="77777777" w:rsidR="00E1754C" w:rsidRPr="00E1754C" w:rsidRDefault="00E1754C" w:rsidP="00E1754C">
      <w:pPr>
        <w:pStyle w:val="HTML0"/>
        <w:spacing w:line="360" w:lineRule="auto"/>
        <w:rPr>
          <w:rStyle w:val="HTML"/>
          <w:rFonts w:ascii="Source Code Pro" w:hAnsi="Source Code Pro"/>
          <w:color w:val="000000"/>
          <w:sz w:val="22"/>
          <w:szCs w:val="22"/>
          <w:highlight w:val="yellow"/>
          <w:shd w:val="clear" w:color="auto" w:fill="FAFAFA"/>
          <w:lang w:val="en-US"/>
        </w:rPr>
      </w:pPr>
      <w:r w:rsidRPr="00E1754C">
        <w:rPr>
          <w:rStyle w:val="HTML"/>
          <w:rFonts w:ascii="Source Code Pro" w:hAnsi="Source Code Pro"/>
          <w:color w:val="000000"/>
          <w:sz w:val="22"/>
          <w:szCs w:val="22"/>
          <w:highlight w:val="yellow"/>
          <w:shd w:val="clear" w:color="auto" w:fill="FAFAFA"/>
          <w:lang w:val="en-US"/>
        </w:rPr>
        <w:t xml:space="preserve">    </w:t>
      </w:r>
      <w:r w:rsidRPr="00E1754C">
        <w:rPr>
          <w:rStyle w:val="hljs-keyword"/>
          <w:rFonts w:ascii="Source Code Pro" w:hAnsi="Source Code Pro"/>
          <w:b/>
          <w:bCs/>
          <w:color w:val="63B175"/>
          <w:sz w:val="22"/>
          <w:szCs w:val="22"/>
          <w:highlight w:val="yellow"/>
          <w:shd w:val="clear" w:color="auto" w:fill="FAFAFA"/>
          <w:lang w:val="en-US"/>
        </w:rPr>
        <w:t>private</w:t>
      </w:r>
      <w:r w:rsidRPr="00E1754C">
        <w:rPr>
          <w:rStyle w:val="HTML"/>
          <w:rFonts w:ascii="Source Code Pro" w:hAnsi="Source Code Pro"/>
          <w:color w:val="000000"/>
          <w:sz w:val="22"/>
          <w:szCs w:val="22"/>
          <w:highlight w:val="yellow"/>
          <w:shd w:val="clear" w:color="auto" w:fill="FAFAFA"/>
          <w:lang w:val="en-US"/>
        </w:rPr>
        <w:t xml:space="preserve"> String username;</w:t>
      </w:r>
    </w:p>
    <w:p w14:paraId="7BB944B0" w14:textId="77777777" w:rsidR="00E1754C" w:rsidRPr="00E1754C" w:rsidRDefault="00E1754C" w:rsidP="00E1754C">
      <w:pPr>
        <w:pStyle w:val="HTML0"/>
        <w:spacing w:line="360" w:lineRule="auto"/>
        <w:rPr>
          <w:rStyle w:val="HTML"/>
          <w:rFonts w:ascii="Source Code Pro" w:hAnsi="Source Code Pro"/>
          <w:color w:val="000000"/>
          <w:sz w:val="22"/>
          <w:szCs w:val="22"/>
          <w:highlight w:val="yellow"/>
          <w:shd w:val="clear" w:color="auto" w:fill="FAFAFA"/>
          <w:lang w:val="en-US"/>
        </w:rPr>
      </w:pPr>
      <w:r w:rsidRPr="00E1754C">
        <w:rPr>
          <w:rStyle w:val="HTML"/>
          <w:rFonts w:ascii="Source Code Pro" w:hAnsi="Source Code Pro"/>
          <w:color w:val="000000"/>
          <w:sz w:val="22"/>
          <w:szCs w:val="22"/>
          <w:highlight w:val="yellow"/>
          <w:shd w:val="clear" w:color="auto" w:fill="FAFAFA"/>
          <w:lang w:val="en-US"/>
        </w:rPr>
        <w:t xml:space="preserve">    </w:t>
      </w:r>
      <w:r w:rsidRPr="00E1754C">
        <w:rPr>
          <w:rStyle w:val="hljs-keyword"/>
          <w:rFonts w:ascii="Source Code Pro" w:hAnsi="Source Code Pro"/>
          <w:b/>
          <w:bCs/>
          <w:color w:val="63B175"/>
          <w:sz w:val="22"/>
          <w:szCs w:val="22"/>
          <w:highlight w:val="yellow"/>
          <w:shd w:val="clear" w:color="auto" w:fill="FAFAFA"/>
          <w:lang w:val="en-US"/>
        </w:rPr>
        <w:t>private</w:t>
      </w:r>
      <w:r w:rsidRPr="00E1754C">
        <w:rPr>
          <w:rStyle w:val="HTML"/>
          <w:rFonts w:ascii="Source Code Pro" w:hAnsi="Source Code Pro"/>
          <w:color w:val="000000"/>
          <w:sz w:val="22"/>
          <w:szCs w:val="22"/>
          <w:highlight w:val="yellow"/>
          <w:shd w:val="clear" w:color="auto" w:fill="FAFAFA"/>
          <w:lang w:val="en-US"/>
        </w:rPr>
        <w:t xml:space="preserve"> String password;</w:t>
      </w:r>
    </w:p>
    <w:p w14:paraId="0D8D1B90" w14:textId="77777777" w:rsidR="00E1754C" w:rsidRPr="00E1754C" w:rsidRDefault="00E1754C" w:rsidP="00E1754C">
      <w:pPr>
        <w:pStyle w:val="HTML0"/>
        <w:spacing w:line="360" w:lineRule="auto"/>
        <w:rPr>
          <w:rStyle w:val="HTML"/>
          <w:rFonts w:ascii="Source Code Pro" w:hAnsi="Source Code Pro"/>
          <w:color w:val="000000"/>
          <w:sz w:val="22"/>
          <w:szCs w:val="22"/>
          <w:highlight w:val="yellow"/>
          <w:shd w:val="clear" w:color="auto" w:fill="FAFAFA"/>
          <w:lang w:val="en-US"/>
        </w:rPr>
      </w:pPr>
      <w:r w:rsidRPr="00E1754C">
        <w:rPr>
          <w:rStyle w:val="HTML"/>
          <w:rFonts w:ascii="Source Code Pro" w:hAnsi="Source Code Pro"/>
          <w:color w:val="000000"/>
          <w:sz w:val="22"/>
          <w:szCs w:val="22"/>
          <w:highlight w:val="yellow"/>
          <w:shd w:val="clear" w:color="auto" w:fill="FAFAFA"/>
          <w:lang w:val="en-US"/>
        </w:rPr>
        <w:t xml:space="preserve">    </w:t>
      </w:r>
      <w:r w:rsidRPr="00E1754C">
        <w:rPr>
          <w:rStyle w:val="hljs-comment"/>
          <w:rFonts w:ascii="Source Code Pro" w:hAnsi="Source Code Pro"/>
          <w:color w:val="888888"/>
          <w:sz w:val="22"/>
          <w:szCs w:val="22"/>
          <w:highlight w:val="yellow"/>
          <w:shd w:val="clear" w:color="auto" w:fill="FAFAFA"/>
          <w:lang w:val="en-US"/>
        </w:rPr>
        <w:t>// ...</w:t>
      </w:r>
    </w:p>
    <w:p w14:paraId="79670E18" w14:textId="5DAC4EAC" w:rsidR="00E1754C" w:rsidRPr="00E1754C" w:rsidRDefault="00E1754C" w:rsidP="00E1754C">
      <w:pPr>
        <w:pStyle w:val="HTML0"/>
        <w:spacing w:line="360" w:lineRule="auto"/>
        <w:rPr>
          <w:sz w:val="28"/>
          <w:szCs w:val="28"/>
          <w:lang w:val="en-US"/>
        </w:rPr>
      </w:pPr>
      <w:r w:rsidRPr="00E1754C">
        <w:rPr>
          <w:rStyle w:val="HTML"/>
          <w:rFonts w:ascii="Source Code Pro" w:hAnsi="Source Code Pro"/>
          <w:color w:val="000000"/>
          <w:sz w:val="22"/>
          <w:szCs w:val="22"/>
          <w:highlight w:val="yellow"/>
          <w:shd w:val="clear" w:color="auto" w:fill="FAFAFA"/>
          <w:lang w:val="en-US"/>
        </w:rPr>
        <w:t>}</w:t>
      </w:r>
    </w:p>
    <w:p w14:paraId="0194A410" w14:textId="77777777" w:rsidR="00E1754C" w:rsidRPr="00E1754C" w:rsidRDefault="00E1754C" w:rsidP="00E1754C">
      <w:pPr>
        <w:pStyle w:val="a3"/>
        <w:spacing w:before="0" w:beforeAutospacing="0" w:after="150" w:afterAutospacing="0"/>
        <w:rPr>
          <w:color w:val="000000"/>
          <w:lang w:val="en-US"/>
        </w:rPr>
      </w:pPr>
      <w:r w:rsidRPr="00E1754C">
        <w:rPr>
          <w:color w:val="000000"/>
          <w:lang w:val="en-US"/>
        </w:rPr>
        <w:t>Here, the object we use to represent the </w:t>
      </w:r>
      <w:proofErr w:type="spellStart"/>
      <w:r w:rsidRPr="00E1754C">
        <w:rPr>
          <w:rStyle w:val="a6"/>
          <w:rFonts w:eastAsiaTheme="majorEastAsia"/>
          <w:color w:val="000000"/>
          <w:lang w:val="en-US"/>
        </w:rPr>
        <w:t>HttpRequest</w:t>
      </w:r>
      <w:proofErr w:type="spellEnd"/>
      <w:r w:rsidRPr="00E1754C">
        <w:rPr>
          <w:color w:val="000000"/>
          <w:lang w:val="en-US"/>
        </w:rPr>
        <w:t> body maps to our </w:t>
      </w:r>
      <w:proofErr w:type="spellStart"/>
      <w:r w:rsidRPr="00E1754C">
        <w:rPr>
          <w:rStyle w:val="a6"/>
          <w:rFonts w:eastAsiaTheme="majorEastAsia"/>
          <w:color w:val="000000"/>
          <w:lang w:val="en-US"/>
        </w:rPr>
        <w:t>LoginForm</w:t>
      </w:r>
      <w:proofErr w:type="spellEnd"/>
      <w:r w:rsidRPr="00E1754C">
        <w:rPr>
          <w:color w:val="000000"/>
          <w:lang w:val="en-US"/>
        </w:rPr>
        <w:t> object.</w:t>
      </w:r>
    </w:p>
    <w:p w14:paraId="3E66984F" w14:textId="77777777" w:rsidR="00E1754C" w:rsidRPr="00E1754C" w:rsidRDefault="00E1754C" w:rsidP="00E1754C">
      <w:pPr>
        <w:pStyle w:val="a3"/>
        <w:spacing w:before="0" w:beforeAutospacing="0" w:after="150" w:afterAutospacing="0"/>
        <w:rPr>
          <w:color w:val="000000"/>
          <w:lang w:val="en-US"/>
        </w:rPr>
      </w:pPr>
      <w:r w:rsidRPr="00E1754C">
        <w:rPr>
          <w:color w:val="000000"/>
          <w:lang w:val="en-US"/>
        </w:rPr>
        <w:t>Let's test this using CURL:</w:t>
      </w:r>
    </w:p>
    <w:p w14:paraId="00EDE5C5" w14:textId="77777777" w:rsidR="00E1754C" w:rsidRPr="00E1754C" w:rsidRDefault="00E1754C" w:rsidP="00E1754C">
      <w:pPr>
        <w:pStyle w:val="HTML0"/>
        <w:rPr>
          <w:rStyle w:val="HTML"/>
          <w:rFonts w:ascii="Source Code Pro" w:hAnsi="Source Code Pro"/>
          <w:color w:val="000000"/>
          <w:sz w:val="21"/>
          <w:szCs w:val="21"/>
          <w:shd w:val="clear" w:color="auto" w:fill="FAFAFA"/>
          <w:lang w:val="en-US"/>
        </w:rPr>
      </w:pPr>
      <w:r w:rsidRPr="00E1754C">
        <w:rPr>
          <w:rStyle w:val="HTML"/>
          <w:rFonts w:ascii="Source Code Pro" w:hAnsi="Source Code Pro"/>
          <w:color w:val="000000"/>
          <w:sz w:val="21"/>
          <w:szCs w:val="21"/>
          <w:shd w:val="clear" w:color="auto" w:fill="FAFAFA"/>
          <w:lang w:val="en-US"/>
        </w:rPr>
        <w:t>curl -</w:t>
      </w:r>
      <w:proofErr w:type="spellStart"/>
      <w:r w:rsidRPr="00E1754C">
        <w:rPr>
          <w:rStyle w:val="HTML"/>
          <w:rFonts w:ascii="Source Code Pro" w:hAnsi="Source Code Pro"/>
          <w:color w:val="000000"/>
          <w:sz w:val="21"/>
          <w:szCs w:val="21"/>
          <w:shd w:val="clear" w:color="auto" w:fill="FAFAFA"/>
          <w:lang w:val="en-US"/>
        </w:rPr>
        <w:t>i</w:t>
      </w:r>
      <w:proofErr w:type="spellEnd"/>
      <w:r w:rsidRPr="00E1754C">
        <w:rPr>
          <w:rStyle w:val="HTML"/>
          <w:rFonts w:ascii="Source Code Pro" w:hAnsi="Source Code Pro"/>
          <w:color w:val="000000"/>
          <w:sz w:val="21"/>
          <w:szCs w:val="21"/>
          <w:shd w:val="clear" w:color="auto" w:fill="FAFAFA"/>
          <w:lang w:val="en-US"/>
        </w:rPr>
        <w:t xml:space="preserve"> \</w:t>
      </w:r>
    </w:p>
    <w:p w14:paraId="4194780E" w14:textId="77777777" w:rsidR="00E1754C" w:rsidRPr="00E1754C" w:rsidRDefault="00E1754C" w:rsidP="00E1754C">
      <w:pPr>
        <w:pStyle w:val="HTML0"/>
        <w:rPr>
          <w:rStyle w:val="HTML"/>
          <w:rFonts w:ascii="Source Code Pro" w:hAnsi="Source Code Pro"/>
          <w:color w:val="000000"/>
          <w:sz w:val="21"/>
          <w:szCs w:val="21"/>
          <w:shd w:val="clear" w:color="auto" w:fill="FAFAFA"/>
          <w:lang w:val="en-US"/>
        </w:rPr>
      </w:pPr>
      <w:r w:rsidRPr="00E1754C">
        <w:rPr>
          <w:rStyle w:val="HTML"/>
          <w:rFonts w:ascii="Source Code Pro" w:hAnsi="Source Code Pro"/>
          <w:color w:val="000000"/>
          <w:sz w:val="21"/>
          <w:szCs w:val="21"/>
          <w:shd w:val="clear" w:color="auto" w:fill="FAFAFA"/>
          <w:lang w:val="en-US"/>
        </w:rPr>
        <w:t xml:space="preserve">-H </w:t>
      </w:r>
      <w:r w:rsidRPr="00E1754C">
        <w:rPr>
          <w:rStyle w:val="hljs-string"/>
          <w:rFonts w:ascii="Source Code Pro" w:hAnsi="Source Code Pro"/>
          <w:color w:val="4E9359"/>
          <w:sz w:val="21"/>
          <w:szCs w:val="21"/>
          <w:shd w:val="clear" w:color="auto" w:fill="FAFAFA"/>
          <w:lang w:val="en-US"/>
        </w:rPr>
        <w:t>"Accept: application/</w:t>
      </w:r>
      <w:proofErr w:type="spellStart"/>
      <w:r w:rsidRPr="00E1754C">
        <w:rPr>
          <w:rStyle w:val="hljs-string"/>
          <w:rFonts w:ascii="Source Code Pro" w:hAnsi="Source Code Pro"/>
          <w:color w:val="4E9359"/>
          <w:sz w:val="21"/>
          <w:szCs w:val="21"/>
          <w:shd w:val="clear" w:color="auto" w:fill="FAFAFA"/>
          <w:lang w:val="en-US"/>
        </w:rPr>
        <w:t>json</w:t>
      </w:r>
      <w:proofErr w:type="spellEnd"/>
      <w:r w:rsidRPr="00E1754C">
        <w:rPr>
          <w:rStyle w:val="hljs-string"/>
          <w:rFonts w:ascii="Source Code Pro" w:hAnsi="Source Code Pro"/>
          <w:color w:val="4E9359"/>
          <w:sz w:val="21"/>
          <w:szCs w:val="21"/>
          <w:shd w:val="clear" w:color="auto" w:fill="FAFAFA"/>
          <w:lang w:val="en-US"/>
        </w:rPr>
        <w:t>"</w:t>
      </w:r>
      <w:r w:rsidRPr="00E1754C">
        <w:rPr>
          <w:rStyle w:val="HTML"/>
          <w:rFonts w:ascii="Source Code Pro" w:hAnsi="Source Code Pro"/>
          <w:color w:val="000000"/>
          <w:sz w:val="21"/>
          <w:szCs w:val="21"/>
          <w:shd w:val="clear" w:color="auto" w:fill="FAFAFA"/>
          <w:lang w:val="en-US"/>
        </w:rPr>
        <w:t xml:space="preserve"> \</w:t>
      </w:r>
    </w:p>
    <w:p w14:paraId="77CE817B" w14:textId="77777777" w:rsidR="00E1754C" w:rsidRPr="00E1754C" w:rsidRDefault="00E1754C" w:rsidP="00E1754C">
      <w:pPr>
        <w:pStyle w:val="HTML0"/>
        <w:rPr>
          <w:rStyle w:val="HTML"/>
          <w:rFonts w:ascii="Source Code Pro" w:hAnsi="Source Code Pro"/>
          <w:color w:val="000000"/>
          <w:sz w:val="21"/>
          <w:szCs w:val="21"/>
          <w:shd w:val="clear" w:color="auto" w:fill="FAFAFA"/>
          <w:lang w:val="en-US"/>
        </w:rPr>
      </w:pPr>
      <w:r w:rsidRPr="00E1754C">
        <w:rPr>
          <w:rStyle w:val="HTML"/>
          <w:rFonts w:ascii="Source Code Pro" w:hAnsi="Source Code Pro"/>
          <w:color w:val="000000"/>
          <w:sz w:val="21"/>
          <w:szCs w:val="21"/>
          <w:shd w:val="clear" w:color="auto" w:fill="FAFAFA"/>
          <w:lang w:val="en-US"/>
        </w:rPr>
        <w:t xml:space="preserve">-H </w:t>
      </w:r>
      <w:r w:rsidRPr="00E1754C">
        <w:rPr>
          <w:rStyle w:val="hljs-string"/>
          <w:rFonts w:ascii="Source Code Pro" w:hAnsi="Source Code Pro"/>
          <w:color w:val="4E9359"/>
          <w:sz w:val="21"/>
          <w:szCs w:val="21"/>
          <w:shd w:val="clear" w:color="auto" w:fill="FAFAFA"/>
          <w:lang w:val="en-US"/>
        </w:rPr>
        <w:t>"</w:t>
      </w:r>
      <w:proofErr w:type="spellStart"/>
      <w:r w:rsidRPr="00E1754C">
        <w:rPr>
          <w:rStyle w:val="hljs-string"/>
          <w:rFonts w:ascii="Source Code Pro" w:hAnsi="Source Code Pro"/>
          <w:color w:val="4E9359"/>
          <w:sz w:val="21"/>
          <w:szCs w:val="21"/>
          <w:shd w:val="clear" w:color="auto" w:fill="FAFAFA"/>
          <w:lang w:val="en-US"/>
        </w:rPr>
        <w:t>Content-Type:application</w:t>
      </w:r>
      <w:proofErr w:type="spellEnd"/>
      <w:r w:rsidRPr="00E1754C">
        <w:rPr>
          <w:rStyle w:val="hljs-string"/>
          <w:rFonts w:ascii="Source Code Pro" w:hAnsi="Source Code Pro"/>
          <w:color w:val="4E9359"/>
          <w:sz w:val="21"/>
          <w:szCs w:val="21"/>
          <w:shd w:val="clear" w:color="auto" w:fill="FAFAFA"/>
          <w:lang w:val="en-US"/>
        </w:rPr>
        <w:t>/</w:t>
      </w:r>
      <w:proofErr w:type="spellStart"/>
      <w:r w:rsidRPr="00E1754C">
        <w:rPr>
          <w:rStyle w:val="hljs-string"/>
          <w:rFonts w:ascii="Source Code Pro" w:hAnsi="Source Code Pro"/>
          <w:color w:val="4E9359"/>
          <w:sz w:val="21"/>
          <w:szCs w:val="21"/>
          <w:shd w:val="clear" w:color="auto" w:fill="FAFAFA"/>
          <w:lang w:val="en-US"/>
        </w:rPr>
        <w:t>json</w:t>
      </w:r>
      <w:proofErr w:type="spellEnd"/>
      <w:r w:rsidRPr="00E1754C">
        <w:rPr>
          <w:rStyle w:val="hljs-string"/>
          <w:rFonts w:ascii="Source Code Pro" w:hAnsi="Source Code Pro"/>
          <w:color w:val="4E9359"/>
          <w:sz w:val="21"/>
          <w:szCs w:val="21"/>
          <w:shd w:val="clear" w:color="auto" w:fill="FAFAFA"/>
          <w:lang w:val="en-US"/>
        </w:rPr>
        <w:t>"</w:t>
      </w:r>
      <w:r w:rsidRPr="00E1754C">
        <w:rPr>
          <w:rStyle w:val="HTML"/>
          <w:rFonts w:ascii="Source Code Pro" w:hAnsi="Source Code Pro"/>
          <w:color w:val="000000"/>
          <w:sz w:val="21"/>
          <w:szCs w:val="21"/>
          <w:shd w:val="clear" w:color="auto" w:fill="FAFAFA"/>
          <w:lang w:val="en-US"/>
        </w:rPr>
        <w:t xml:space="preserve"> \</w:t>
      </w:r>
    </w:p>
    <w:p w14:paraId="484A5387" w14:textId="77777777" w:rsidR="00E1754C" w:rsidRPr="00E1754C" w:rsidRDefault="00E1754C" w:rsidP="00E1754C">
      <w:pPr>
        <w:pStyle w:val="HTML0"/>
        <w:rPr>
          <w:rStyle w:val="HTML"/>
          <w:rFonts w:ascii="Source Code Pro" w:hAnsi="Source Code Pro"/>
          <w:color w:val="000000"/>
          <w:sz w:val="21"/>
          <w:szCs w:val="21"/>
          <w:shd w:val="clear" w:color="auto" w:fill="FAFAFA"/>
          <w:lang w:val="en-US"/>
        </w:rPr>
      </w:pPr>
      <w:r w:rsidRPr="00E1754C">
        <w:rPr>
          <w:rStyle w:val="HTML"/>
          <w:rFonts w:ascii="Source Code Pro" w:hAnsi="Source Code Pro"/>
          <w:color w:val="000000"/>
          <w:sz w:val="21"/>
          <w:szCs w:val="21"/>
          <w:shd w:val="clear" w:color="auto" w:fill="FAFAFA"/>
          <w:lang w:val="en-US"/>
        </w:rPr>
        <w:t xml:space="preserve">-X POST --data </w:t>
      </w:r>
    </w:p>
    <w:p w14:paraId="66734805" w14:textId="77777777" w:rsidR="00E1754C" w:rsidRPr="00E1754C" w:rsidRDefault="00E1754C" w:rsidP="00E1754C">
      <w:pPr>
        <w:pStyle w:val="HTML0"/>
        <w:rPr>
          <w:sz w:val="24"/>
          <w:szCs w:val="24"/>
          <w:lang w:val="en-US"/>
        </w:rPr>
      </w:pPr>
      <w:r w:rsidRPr="00E1754C">
        <w:rPr>
          <w:rStyle w:val="HTML"/>
          <w:rFonts w:ascii="Source Code Pro" w:hAnsi="Source Code Pro"/>
          <w:color w:val="000000"/>
          <w:sz w:val="21"/>
          <w:szCs w:val="21"/>
          <w:shd w:val="clear" w:color="auto" w:fill="FAFAFA"/>
          <w:lang w:val="en-US"/>
        </w:rPr>
        <w:t xml:space="preserve">  </w:t>
      </w:r>
      <w:r w:rsidRPr="00E1754C">
        <w:rPr>
          <w:rStyle w:val="hljs-string"/>
          <w:rFonts w:ascii="Source Code Pro" w:hAnsi="Source Code Pro"/>
          <w:color w:val="4E9359"/>
          <w:sz w:val="21"/>
          <w:szCs w:val="21"/>
          <w:shd w:val="clear" w:color="auto" w:fill="FAFAFA"/>
          <w:lang w:val="en-US"/>
        </w:rPr>
        <w:t>'{"username": "johnny", "password": "password"}'</w:t>
      </w:r>
      <w:r w:rsidRPr="00E1754C">
        <w:rPr>
          <w:rStyle w:val="HTML"/>
          <w:rFonts w:ascii="Source Code Pro" w:hAnsi="Source Code Pro"/>
          <w:color w:val="000000"/>
          <w:sz w:val="21"/>
          <w:szCs w:val="21"/>
          <w:shd w:val="clear" w:color="auto" w:fill="FAFAFA"/>
          <w:lang w:val="en-US"/>
        </w:rPr>
        <w:t xml:space="preserve"> </w:t>
      </w:r>
      <w:r w:rsidRPr="00E1754C">
        <w:rPr>
          <w:rStyle w:val="hljs-string"/>
          <w:rFonts w:ascii="Source Code Pro" w:hAnsi="Source Code Pro"/>
          <w:color w:val="4E9359"/>
          <w:sz w:val="21"/>
          <w:szCs w:val="21"/>
          <w:shd w:val="clear" w:color="auto" w:fill="FAFAFA"/>
          <w:lang w:val="en-US"/>
        </w:rPr>
        <w:t>"https://localhost:8080/.../</w:t>
      </w:r>
      <w:proofErr w:type="spellStart"/>
      <w:r w:rsidRPr="00E1754C">
        <w:rPr>
          <w:rStyle w:val="hljs-string"/>
          <w:rFonts w:ascii="Source Code Pro" w:hAnsi="Source Code Pro"/>
          <w:color w:val="4E9359"/>
          <w:sz w:val="21"/>
          <w:szCs w:val="21"/>
          <w:shd w:val="clear" w:color="auto" w:fill="FAFAFA"/>
          <w:lang w:val="en-US"/>
        </w:rPr>
        <w:t>request"</w:t>
      </w:r>
      <w:r w:rsidRPr="00E1754C">
        <w:rPr>
          <w:sz w:val="24"/>
          <w:szCs w:val="24"/>
          <w:lang w:val="en-US"/>
        </w:rPr>
        <w:t>Copy</w:t>
      </w:r>
      <w:proofErr w:type="spellEnd"/>
    </w:p>
    <w:p w14:paraId="6F9EC9D2" w14:textId="77777777" w:rsidR="00E1754C" w:rsidRPr="00E1754C" w:rsidRDefault="00E1754C" w:rsidP="00E1754C">
      <w:pPr>
        <w:pStyle w:val="a3"/>
        <w:spacing w:before="0" w:beforeAutospacing="0" w:after="150" w:afterAutospacing="0"/>
        <w:rPr>
          <w:color w:val="000000"/>
          <w:lang w:val="en-US"/>
        </w:rPr>
      </w:pPr>
      <w:r w:rsidRPr="00E1754C">
        <w:rPr>
          <w:color w:val="000000"/>
          <w:lang w:val="en-US"/>
        </w:rPr>
        <w:lastRenderedPageBreak/>
        <w:t>This is all we need for a Spring REST API and an Angular client using the @</w:t>
      </w:r>
      <w:r w:rsidRPr="00E1754C">
        <w:rPr>
          <w:rStyle w:val="a6"/>
          <w:rFonts w:eastAsiaTheme="majorEastAsia"/>
          <w:color w:val="000000"/>
          <w:lang w:val="en-US"/>
        </w:rPr>
        <w:t>RequestBody</w:t>
      </w:r>
      <w:r w:rsidRPr="00E1754C">
        <w:rPr>
          <w:color w:val="000000"/>
          <w:lang w:val="en-US"/>
        </w:rPr>
        <w:t> annotation.</w:t>
      </w:r>
    </w:p>
    <w:p w14:paraId="39B16D9B" w14:textId="10BB6E6E" w:rsidR="00E1754C" w:rsidRPr="00E1754C" w:rsidRDefault="006D24F5" w:rsidP="00E1754C">
      <w:pPr>
        <w:pStyle w:val="2"/>
        <w:spacing w:before="504" w:beforeAutospacing="0" w:after="312" w:afterAutospacing="0"/>
        <w:rPr>
          <w:rFonts w:ascii="inherit" w:hAnsi="inherit"/>
          <w:color w:val="000000"/>
          <w:sz w:val="44"/>
          <w:szCs w:val="44"/>
          <w:lang w:val="en-US"/>
        </w:rPr>
      </w:pPr>
      <w:r>
        <w:rPr>
          <w:rStyle w:val="a4"/>
          <w:rFonts w:ascii="inherit" w:hAnsi="inherit"/>
          <w:b/>
          <w:bCs/>
          <w:color w:val="000000"/>
          <w:sz w:val="44"/>
          <w:szCs w:val="44"/>
          <w:lang w:val="en-US"/>
        </w:rPr>
        <w:t>2</w:t>
      </w:r>
      <w:r w:rsidR="00E1754C" w:rsidRPr="00E1754C">
        <w:rPr>
          <w:rStyle w:val="a4"/>
          <w:rFonts w:ascii="inherit" w:hAnsi="inherit"/>
          <w:b/>
          <w:bCs/>
          <w:color w:val="000000"/>
          <w:sz w:val="44"/>
          <w:szCs w:val="44"/>
          <w:lang w:val="en-US"/>
        </w:rPr>
        <w:t>. </w:t>
      </w:r>
      <w:r w:rsidR="00E1754C" w:rsidRPr="00E1754C">
        <w:rPr>
          <w:rStyle w:val="a6"/>
          <w:rFonts w:ascii="inherit" w:eastAsiaTheme="majorEastAsia" w:hAnsi="inherit"/>
          <w:color w:val="000000"/>
          <w:sz w:val="44"/>
          <w:szCs w:val="44"/>
          <w:lang w:val="en-US"/>
        </w:rPr>
        <w:t>@ResponseBody</w:t>
      </w:r>
    </w:p>
    <w:p w14:paraId="66C6B7EF" w14:textId="77777777" w:rsidR="00E1754C" w:rsidRPr="00E1754C" w:rsidRDefault="00E1754C" w:rsidP="00E1754C">
      <w:pPr>
        <w:pStyle w:val="a3"/>
        <w:spacing w:before="0" w:beforeAutospacing="0" w:after="150" w:afterAutospacing="0"/>
        <w:rPr>
          <w:color w:val="000000"/>
          <w:lang w:val="en-US"/>
        </w:rPr>
      </w:pPr>
      <w:r w:rsidRPr="00E1754C">
        <w:rPr>
          <w:color w:val="000000"/>
          <w:lang w:val="en-US"/>
        </w:rPr>
        <w:t>The </w:t>
      </w:r>
      <w:r w:rsidRPr="00E1754C">
        <w:rPr>
          <w:rStyle w:val="a6"/>
          <w:rFonts w:eastAsiaTheme="majorEastAsia"/>
          <w:color w:val="000000"/>
          <w:lang w:val="en-US"/>
        </w:rPr>
        <w:t>@ResponseBody</w:t>
      </w:r>
      <w:r w:rsidRPr="00E1754C">
        <w:rPr>
          <w:color w:val="000000"/>
          <w:lang w:val="en-US"/>
        </w:rPr>
        <w:t> annotation tells a controller that the object returned is automatically serialized into JSON and passed back into the </w:t>
      </w:r>
      <w:proofErr w:type="spellStart"/>
      <w:r w:rsidRPr="00E1754C">
        <w:rPr>
          <w:rStyle w:val="a6"/>
          <w:rFonts w:eastAsiaTheme="majorEastAsia"/>
          <w:color w:val="000000"/>
          <w:lang w:val="en-US"/>
        </w:rPr>
        <w:t>HttpResponse</w:t>
      </w:r>
      <w:proofErr w:type="spellEnd"/>
      <w:r w:rsidRPr="00E1754C">
        <w:rPr>
          <w:color w:val="000000"/>
          <w:lang w:val="en-US"/>
        </w:rPr>
        <w:t> object.</w:t>
      </w:r>
    </w:p>
    <w:p w14:paraId="708B49DA" w14:textId="77777777" w:rsidR="00E1754C" w:rsidRPr="00E1754C" w:rsidRDefault="00E1754C" w:rsidP="00E1754C">
      <w:pPr>
        <w:pStyle w:val="a3"/>
        <w:spacing w:before="0" w:beforeAutospacing="0" w:after="150" w:afterAutospacing="0"/>
        <w:rPr>
          <w:color w:val="000000"/>
          <w:lang w:val="en-US"/>
        </w:rPr>
      </w:pPr>
      <w:r w:rsidRPr="00E1754C">
        <w:rPr>
          <w:color w:val="000000"/>
          <w:lang w:val="en-US"/>
        </w:rPr>
        <w:t>Suppose we have a custom </w:t>
      </w:r>
      <w:r w:rsidRPr="00E1754C">
        <w:rPr>
          <w:rStyle w:val="a6"/>
          <w:rFonts w:eastAsiaTheme="majorEastAsia"/>
          <w:color w:val="000000"/>
          <w:lang w:val="en-US"/>
        </w:rPr>
        <w:t>Response</w:t>
      </w:r>
      <w:r w:rsidRPr="00E1754C">
        <w:rPr>
          <w:color w:val="000000"/>
          <w:lang w:val="en-US"/>
        </w:rPr>
        <w:t> object:</w:t>
      </w:r>
    </w:p>
    <w:p w14:paraId="2A9D1DF8" w14:textId="77777777" w:rsidR="00E1754C" w:rsidRPr="006D24F5" w:rsidRDefault="00E1754C" w:rsidP="00E1754C">
      <w:pPr>
        <w:pStyle w:val="HTML0"/>
        <w:rPr>
          <w:rStyle w:val="HTML"/>
          <w:rFonts w:ascii="Source Code Pro" w:hAnsi="Source Code Pro"/>
          <w:color w:val="000000"/>
          <w:sz w:val="21"/>
          <w:szCs w:val="21"/>
          <w:highlight w:val="yellow"/>
          <w:shd w:val="clear" w:color="auto" w:fill="FAFAFA"/>
          <w:lang w:val="en-US"/>
        </w:rPr>
      </w:pPr>
      <w:r w:rsidRPr="006D24F5">
        <w:rPr>
          <w:rStyle w:val="hljs-keyword"/>
          <w:rFonts w:ascii="Source Code Pro" w:hAnsi="Source Code Pro"/>
          <w:b/>
          <w:bCs/>
          <w:color w:val="63B175"/>
          <w:sz w:val="21"/>
          <w:szCs w:val="21"/>
          <w:highlight w:val="yellow"/>
          <w:shd w:val="clear" w:color="auto" w:fill="FAFAFA"/>
          <w:lang w:val="en-US"/>
        </w:rPr>
        <w:t>public</w:t>
      </w:r>
      <w:r w:rsidRPr="006D24F5">
        <w:rPr>
          <w:rStyle w:val="HTML"/>
          <w:rFonts w:ascii="Source Code Pro" w:hAnsi="Source Code Pro"/>
          <w:color w:val="000000"/>
          <w:sz w:val="21"/>
          <w:szCs w:val="21"/>
          <w:highlight w:val="yellow"/>
          <w:shd w:val="clear" w:color="auto" w:fill="FAFAFA"/>
          <w:lang w:val="en-US"/>
        </w:rPr>
        <w:t xml:space="preserve"> </w:t>
      </w:r>
      <w:r w:rsidRPr="006D24F5">
        <w:rPr>
          <w:rStyle w:val="hljs-keyword"/>
          <w:rFonts w:ascii="Source Code Pro" w:hAnsi="Source Code Pro"/>
          <w:b/>
          <w:bCs/>
          <w:color w:val="63B175"/>
          <w:sz w:val="21"/>
          <w:szCs w:val="21"/>
          <w:highlight w:val="yellow"/>
          <w:shd w:val="clear" w:color="auto" w:fill="FAFAFA"/>
          <w:lang w:val="en-US"/>
        </w:rPr>
        <w:t>class</w:t>
      </w:r>
      <w:r w:rsidRPr="006D24F5">
        <w:rPr>
          <w:rStyle w:val="HTML"/>
          <w:rFonts w:ascii="Source Code Pro" w:hAnsi="Source Code Pro"/>
          <w:color w:val="000000"/>
          <w:sz w:val="21"/>
          <w:szCs w:val="21"/>
          <w:highlight w:val="yellow"/>
          <w:shd w:val="clear" w:color="auto" w:fill="FAFAFA"/>
          <w:lang w:val="en-US"/>
        </w:rPr>
        <w:t xml:space="preserve"> </w:t>
      </w:r>
      <w:proofErr w:type="spellStart"/>
      <w:r w:rsidRPr="006D24F5">
        <w:rPr>
          <w:rStyle w:val="hljs-title"/>
          <w:rFonts w:ascii="Source Code Pro" w:hAnsi="Source Code Pro"/>
          <w:b/>
          <w:bCs/>
          <w:color w:val="267438"/>
          <w:sz w:val="21"/>
          <w:szCs w:val="21"/>
          <w:highlight w:val="yellow"/>
          <w:shd w:val="clear" w:color="auto" w:fill="FAFAFA"/>
          <w:lang w:val="en-US"/>
        </w:rPr>
        <w:t>ResponseTransfer</w:t>
      </w:r>
      <w:proofErr w:type="spellEnd"/>
      <w:r w:rsidRPr="006D24F5">
        <w:rPr>
          <w:rStyle w:val="HTML"/>
          <w:rFonts w:ascii="Source Code Pro" w:hAnsi="Source Code Pro"/>
          <w:color w:val="000000"/>
          <w:sz w:val="21"/>
          <w:szCs w:val="21"/>
          <w:highlight w:val="yellow"/>
          <w:shd w:val="clear" w:color="auto" w:fill="FAFAFA"/>
          <w:lang w:val="en-US"/>
        </w:rPr>
        <w:t xml:space="preserve"> {</w:t>
      </w:r>
    </w:p>
    <w:p w14:paraId="68936A9D" w14:textId="77777777" w:rsidR="00E1754C" w:rsidRPr="006D24F5" w:rsidRDefault="00E1754C" w:rsidP="00E1754C">
      <w:pPr>
        <w:pStyle w:val="HTML0"/>
        <w:rPr>
          <w:rStyle w:val="HTML"/>
          <w:rFonts w:ascii="Source Code Pro" w:hAnsi="Source Code Pro"/>
          <w:color w:val="000000"/>
          <w:sz w:val="21"/>
          <w:szCs w:val="21"/>
          <w:highlight w:val="yellow"/>
          <w:shd w:val="clear" w:color="auto" w:fill="FAFAFA"/>
          <w:lang w:val="en-US"/>
        </w:rPr>
      </w:pPr>
      <w:r w:rsidRPr="006D24F5">
        <w:rPr>
          <w:rStyle w:val="HTML"/>
          <w:rFonts w:ascii="Source Code Pro" w:hAnsi="Source Code Pro"/>
          <w:color w:val="000000"/>
          <w:sz w:val="21"/>
          <w:szCs w:val="21"/>
          <w:highlight w:val="yellow"/>
          <w:shd w:val="clear" w:color="auto" w:fill="FAFAFA"/>
          <w:lang w:val="en-US"/>
        </w:rPr>
        <w:t xml:space="preserve">    </w:t>
      </w:r>
      <w:r w:rsidRPr="006D24F5">
        <w:rPr>
          <w:rStyle w:val="hljs-keyword"/>
          <w:rFonts w:ascii="Source Code Pro" w:hAnsi="Source Code Pro"/>
          <w:b/>
          <w:bCs/>
          <w:color w:val="63B175"/>
          <w:sz w:val="21"/>
          <w:szCs w:val="21"/>
          <w:highlight w:val="yellow"/>
          <w:shd w:val="clear" w:color="auto" w:fill="FAFAFA"/>
          <w:lang w:val="en-US"/>
        </w:rPr>
        <w:t>private</w:t>
      </w:r>
      <w:r w:rsidRPr="006D24F5">
        <w:rPr>
          <w:rStyle w:val="HTML"/>
          <w:rFonts w:ascii="Source Code Pro" w:hAnsi="Source Code Pro"/>
          <w:color w:val="000000"/>
          <w:sz w:val="21"/>
          <w:szCs w:val="21"/>
          <w:highlight w:val="yellow"/>
          <w:shd w:val="clear" w:color="auto" w:fill="FAFAFA"/>
          <w:lang w:val="en-US"/>
        </w:rPr>
        <w:t xml:space="preserve"> String text; </w:t>
      </w:r>
    </w:p>
    <w:p w14:paraId="7A6DF9B9" w14:textId="77777777" w:rsidR="00E1754C" w:rsidRPr="006D24F5" w:rsidRDefault="00E1754C" w:rsidP="00E1754C">
      <w:pPr>
        <w:pStyle w:val="HTML0"/>
        <w:rPr>
          <w:rStyle w:val="HTML"/>
          <w:rFonts w:ascii="Source Code Pro" w:hAnsi="Source Code Pro"/>
          <w:color w:val="000000"/>
          <w:sz w:val="21"/>
          <w:szCs w:val="21"/>
          <w:highlight w:val="yellow"/>
          <w:shd w:val="clear" w:color="auto" w:fill="FAFAFA"/>
          <w:lang w:val="en-US"/>
        </w:rPr>
      </w:pPr>
      <w:r w:rsidRPr="006D24F5">
        <w:rPr>
          <w:rStyle w:val="HTML"/>
          <w:rFonts w:ascii="Source Code Pro" w:hAnsi="Source Code Pro"/>
          <w:color w:val="000000"/>
          <w:sz w:val="21"/>
          <w:szCs w:val="21"/>
          <w:highlight w:val="yellow"/>
          <w:shd w:val="clear" w:color="auto" w:fill="FAFAFA"/>
          <w:lang w:val="en-US"/>
        </w:rPr>
        <w:t xml:space="preserve">    </w:t>
      </w:r>
    </w:p>
    <w:p w14:paraId="6812359A" w14:textId="77777777" w:rsidR="00E1754C" w:rsidRPr="006D24F5" w:rsidRDefault="00E1754C" w:rsidP="00E1754C">
      <w:pPr>
        <w:pStyle w:val="HTML0"/>
        <w:rPr>
          <w:rStyle w:val="HTML"/>
          <w:rFonts w:ascii="Source Code Pro" w:hAnsi="Source Code Pro"/>
          <w:color w:val="000000"/>
          <w:sz w:val="21"/>
          <w:szCs w:val="21"/>
          <w:highlight w:val="yellow"/>
          <w:shd w:val="clear" w:color="auto" w:fill="FAFAFA"/>
          <w:lang w:val="en-US"/>
        </w:rPr>
      </w:pPr>
      <w:r w:rsidRPr="006D24F5">
        <w:rPr>
          <w:rStyle w:val="HTML"/>
          <w:rFonts w:ascii="Source Code Pro" w:hAnsi="Source Code Pro"/>
          <w:color w:val="000000"/>
          <w:sz w:val="21"/>
          <w:szCs w:val="21"/>
          <w:highlight w:val="yellow"/>
          <w:shd w:val="clear" w:color="auto" w:fill="FAFAFA"/>
          <w:lang w:val="en-US"/>
        </w:rPr>
        <w:t xml:space="preserve">    </w:t>
      </w:r>
      <w:r w:rsidRPr="006D24F5">
        <w:rPr>
          <w:rStyle w:val="hljs-comment"/>
          <w:rFonts w:ascii="Source Code Pro" w:hAnsi="Source Code Pro"/>
          <w:color w:val="888888"/>
          <w:sz w:val="21"/>
          <w:szCs w:val="21"/>
          <w:highlight w:val="yellow"/>
          <w:shd w:val="clear" w:color="auto" w:fill="FAFAFA"/>
          <w:lang w:val="en-US"/>
        </w:rPr>
        <w:t>// standard getters/setters</w:t>
      </w:r>
    </w:p>
    <w:p w14:paraId="1D9F377A" w14:textId="2BEB7BE6" w:rsidR="00E1754C" w:rsidRDefault="00E1754C" w:rsidP="00E1754C">
      <w:pPr>
        <w:pStyle w:val="HTML0"/>
        <w:rPr>
          <w:rStyle w:val="HTML"/>
          <w:rFonts w:ascii="Source Code Pro" w:hAnsi="Source Code Pro"/>
          <w:color w:val="000000"/>
          <w:sz w:val="21"/>
          <w:szCs w:val="21"/>
          <w:shd w:val="clear" w:color="auto" w:fill="FAFAFA"/>
          <w:lang w:val="en-US"/>
        </w:rPr>
      </w:pPr>
      <w:r w:rsidRPr="006D24F5">
        <w:rPr>
          <w:rStyle w:val="HTML"/>
          <w:rFonts w:ascii="Source Code Pro" w:hAnsi="Source Code Pro"/>
          <w:color w:val="000000"/>
          <w:sz w:val="21"/>
          <w:szCs w:val="21"/>
          <w:highlight w:val="yellow"/>
          <w:shd w:val="clear" w:color="auto" w:fill="FAFAFA"/>
          <w:lang w:val="en-US"/>
        </w:rPr>
        <w:t>}</w:t>
      </w:r>
    </w:p>
    <w:p w14:paraId="03FCF3F6" w14:textId="77777777" w:rsidR="006D24F5" w:rsidRPr="00E1754C" w:rsidRDefault="006D24F5" w:rsidP="00E1754C">
      <w:pPr>
        <w:pStyle w:val="HTML0"/>
        <w:rPr>
          <w:sz w:val="24"/>
          <w:szCs w:val="24"/>
          <w:lang w:val="en-US"/>
        </w:rPr>
      </w:pPr>
    </w:p>
    <w:p w14:paraId="002017B2" w14:textId="77777777" w:rsidR="00E1754C" w:rsidRPr="00E1754C" w:rsidRDefault="00E1754C" w:rsidP="00E1754C">
      <w:pPr>
        <w:pStyle w:val="a3"/>
        <w:spacing w:before="0" w:beforeAutospacing="0" w:after="150" w:afterAutospacing="0"/>
        <w:rPr>
          <w:color w:val="000000"/>
          <w:lang w:val="en-US"/>
        </w:rPr>
      </w:pPr>
      <w:r w:rsidRPr="00E1754C">
        <w:rPr>
          <w:color w:val="000000"/>
          <w:lang w:val="en-US"/>
        </w:rPr>
        <w:t>Next, the associated controller can be implemented:</w:t>
      </w:r>
    </w:p>
    <w:p w14:paraId="6A39A901" w14:textId="77777777" w:rsidR="00E1754C" w:rsidRPr="006D24F5" w:rsidRDefault="00E1754C" w:rsidP="00E1754C">
      <w:pPr>
        <w:pStyle w:val="HTML0"/>
        <w:rPr>
          <w:rStyle w:val="HTML"/>
          <w:rFonts w:ascii="Source Code Pro" w:hAnsi="Source Code Pro"/>
          <w:color w:val="000000"/>
          <w:sz w:val="21"/>
          <w:szCs w:val="21"/>
          <w:highlight w:val="yellow"/>
          <w:shd w:val="clear" w:color="auto" w:fill="FAFAFA"/>
          <w:lang w:val="en-US"/>
        </w:rPr>
      </w:pPr>
      <w:r w:rsidRPr="006D24F5">
        <w:rPr>
          <w:rStyle w:val="hljs-meta"/>
          <w:rFonts w:ascii="Source Code Pro" w:hAnsi="Source Code Pro"/>
          <w:color w:val="1F7199"/>
          <w:sz w:val="21"/>
          <w:szCs w:val="21"/>
          <w:highlight w:val="yellow"/>
          <w:shd w:val="clear" w:color="auto" w:fill="FAFAFA"/>
          <w:lang w:val="en-US"/>
        </w:rPr>
        <w:t>@Controller</w:t>
      </w:r>
    </w:p>
    <w:p w14:paraId="4115850C" w14:textId="77777777" w:rsidR="00E1754C" w:rsidRPr="006D24F5" w:rsidRDefault="00E1754C" w:rsidP="00E1754C">
      <w:pPr>
        <w:pStyle w:val="HTML0"/>
        <w:rPr>
          <w:rStyle w:val="HTML"/>
          <w:rFonts w:ascii="Source Code Pro" w:hAnsi="Source Code Pro"/>
          <w:color w:val="000000"/>
          <w:sz w:val="21"/>
          <w:szCs w:val="21"/>
          <w:highlight w:val="yellow"/>
          <w:shd w:val="clear" w:color="auto" w:fill="FAFAFA"/>
          <w:lang w:val="en-US"/>
        </w:rPr>
      </w:pPr>
      <w:r w:rsidRPr="006D24F5">
        <w:rPr>
          <w:rStyle w:val="hljs-meta"/>
          <w:rFonts w:ascii="Source Code Pro" w:hAnsi="Source Code Pro"/>
          <w:color w:val="1F7199"/>
          <w:sz w:val="21"/>
          <w:szCs w:val="21"/>
          <w:highlight w:val="yellow"/>
          <w:shd w:val="clear" w:color="auto" w:fill="FAFAFA"/>
          <w:lang w:val="en-US"/>
        </w:rPr>
        <w:t>@RequestMapping("/post")</w:t>
      </w:r>
    </w:p>
    <w:p w14:paraId="719E04FC" w14:textId="77777777" w:rsidR="00E1754C" w:rsidRPr="006D24F5" w:rsidRDefault="00E1754C" w:rsidP="00E1754C">
      <w:pPr>
        <w:pStyle w:val="HTML0"/>
        <w:rPr>
          <w:rStyle w:val="HTML"/>
          <w:rFonts w:ascii="Source Code Pro" w:hAnsi="Source Code Pro"/>
          <w:color w:val="000000"/>
          <w:sz w:val="21"/>
          <w:szCs w:val="21"/>
          <w:highlight w:val="yellow"/>
          <w:shd w:val="clear" w:color="auto" w:fill="FAFAFA"/>
          <w:lang w:val="en-US"/>
        </w:rPr>
      </w:pPr>
      <w:r w:rsidRPr="006D24F5">
        <w:rPr>
          <w:rStyle w:val="hljs-keyword"/>
          <w:rFonts w:ascii="Source Code Pro" w:hAnsi="Source Code Pro"/>
          <w:b/>
          <w:bCs/>
          <w:color w:val="63B175"/>
          <w:sz w:val="21"/>
          <w:szCs w:val="21"/>
          <w:highlight w:val="yellow"/>
          <w:shd w:val="clear" w:color="auto" w:fill="FAFAFA"/>
          <w:lang w:val="en-US"/>
        </w:rPr>
        <w:t>public</w:t>
      </w:r>
      <w:r w:rsidRPr="006D24F5">
        <w:rPr>
          <w:rStyle w:val="HTML"/>
          <w:rFonts w:ascii="Source Code Pro" w:hAnsi="Source Code Pro"/>
          <w:color w:val="000000"/>
          <w:sz w:val="21"/>
          <w:szCs w:val="21"/>
          <w:highlight w:val="yellow"/>
          <w:shd w:val="clear" w:color="auto" w:fill="FAFAFA"/>
          <w:lang w:val="en-US"/>
        </w:rPr>
        <w:t xml:space="preserve"> </w:t>
      </w:r>
      <w:r w:rsidRPr="006D24F5">
        <w:rPr>
          <w:rStyle w:val="hljs-keyword"/>
          <w:rFonts w:ascii="Source Code Pro" w:hAnsi="Source Code Pro"/>
          <w:b/>
          <w:bCs/>
          <w:color w:val="63B175"/>
          <w:sz w:val="21"/>
          <w:szCs w:val="21"/>
          <w:highlight w:val="yellow"/>
          <w:shd w:val="clear" w:color="auto" w:fill="FAFAFA"/>
          <w:lang w:val="en-US"/>
        </w:rPr>
        <w:t>class</w:t>
      </w:r>
      <w:r w:rsidRPr="006D24F5">
        <w:rPr>
          <w:rStyle w:val="HTML"/>
          <w:rFonts w:ascii="Source Code Pro" w:hAnsi="Source Code Pro"/>
          <w:color w:val="000000"/>
          <w:sz w:val="21"/>
          <w:szCs w:val="21"/>
          <w:highlight w:val="yellow"/>
          <w:shd w:val="clear" w:color="auto" w:fill="FAFAFA"/>
          <w:lang w:val="en-US"/>
        </w:rPr>
        <w:t xml:space="preserve"> </w:t>
      </w:r>
      <w:proofErr w:type="spellStart"/>
      <w:r w:rsidRPr="006D24F5">
        <w:rPr>
          <w:rStyle w:val="hljs-title"/>
          <w:rFonts w:ascii="Source Code Pro" w:hAnsi="Source Code Pro"/>
          <w:b/>
          <w:bCs/>
          <w:color w:val="267438"/>
          <w:sz w:val="21"/>
          <w:szCs w:val="21"/>
          <w:highlight w:val="yellow"/>
          <w:shd w:val="clear" w:color="auto" w:fill="FAFAFA"/>
          <w:lang w:val="en-US"/>
        </w:rPr>
        <w:t>ExamplePostController</w:t>
      </w:r>
      <w:proofErr w:type="spellEnd"/>
      <w:r w:rsidRPr="006D24F5">
        <w:rPr>
          <w:rStyle w:val="HTML"/>
          <w:rFonts w:ascii="Source Code Pro" w:hAnsi="Source Code Pro"/>
          <w:color w:val="000000"/>
          <w:sz w:val="21"/>
          <w:szCs w:val="21"/>
          <w:highlight w:val="yellow"/>
          <w:shd w:val="clear" w:color="auto" w:fill="FAFAFA"/>
          <w:lang w:val="en-US"/>
        </w:rPr>
        <w:t xml:space="preserve"> {</w:t>
      </w:r>
    </w:p>
    <w:p w14:paraId="56321967" w14:textId="77777777" w:rsidR="00E1754C" w:rsidRPr="006D24F5" w:rsidRDefault="00E1754C" w:rsidP="00E1754C">
      <w:pPr>
        <w:pStyle w:val="HTML0"/>
        <w:rPr>
          <w:rStyle w:val="HTML"/>
          <w:rFonts w:ascii="Source Code Pro" w:hAnsi="Source Code Pro"/>
          <w:color w:val="000000"/>
          <w:sz w:val="21"/>
          <w:szCs w:val="21"/>
          <w:highlight w:val="yellow"/>
          <w:shd w:val="clear" w:color="auto" w:fill="FAFAFA"/>
          <w:lang w:val="en-US"/>
        </w:rPr>
      </w:pPr>
    </w:p>
    <w:p w14:paraId="5B0566F3" w14:textId="77777777" w:rsidR="00E1754C" w:rsidRPr="006D24F5" w:rsidRDefault="00E1754C" w:rsidP="00E1754C">
      <w:pPr>
        <w:pStyle w:val="HTML0"/>
        <w:rPr>
          <w:rStyle w:val="HTML"/>
          <w:rFonts w:ascii="Source Code Pro" w:hAnsi="Source Code Pro"/>
          <w:color w:val="000000"/>
          <w:sz w:val="21"/>
          <w:szCs w:val="21"/>
          <w:highlight w:val="yellow"/>
          <w:shd w:val="clear" w:color="auto" w:fill="FAFAFA"/>
          <w:lang w:val="en-US"/>
        </w:rPr>
      </w:pPr>
      <w:r w:rsidRPr="006D24F5">
        <w:rPr>
          <w:rStyle w:val="HTML"/>
          <w:rFonts w:ascii="Source Code Pro" w:hAnsi="Source Code Pro"/>
          <w:color w:val="000000"/>
          <w:sz w:val="21"/>
          <w:szCs w:val="21"/>
          <w:highlight w:val="yellow"/>
          <w:shd w:val="clear" w:color="auto" w:fill="FAFAFA"/>
          <w:lang w:val="en-US"/>
        </w:rPr>
        <w:t xml:space="preserve">    </w:t>
      </w:r>
      <w:r w:rsidRPr="006D24F5">
        <w:rPr>
          <w:rStyle w:val="hljs-meta"/>
          <w:rFonts w:ascii="Source Code Pro" w:hAnsi="Source Code Pro"/>
          <w:color w:val="1F7199"/>
          <w:sz w:val="21"/>
          <w:szCs w:val="21"/>
          <w:highlight w:val="yellow"/>
          <w:shd w:val="clear" w:color="auto" w:fill="FAFAFA"/>
          <w:lang w:val="en-US"/>
        </w:rPr>
        <w:t>@Autowired</w:t>
      </w:r>
    </w:p>
    <w:p w14:paraId="794B4CA5" w14:textId="77777777" w:rsidR="00E1754C" w:rsidRPr="006D24F5" w:rsidRDefault="00E1754C" w:rsidP="00E1754C">
      <w:pPr>
        <w:pStyle w:val="HTML0"/>
        <w:rPr>
          <w:rStyle w:val="HTML"/>
          <w:rFonts w:ascii="Source Code Pro" w:hAnsi="Source Code Pro"/>
          <w:color w:val="000000"/>
          <w:sz w:val="21"/>
          <w:szCs w:val="21"/>
          <w:highlight w:val="yellow"/>
          <w:shd w:val="clear" w:color="auto" w:fill="FAFAFA"/>
          <w:lang w:val="en-US"/>
        </w:rPr>
      </w:pPr>
      <w:r w:rsidRPr="006D24F5">
        <w:rPr>
          <w:rStyle w:val="HTML"/>
          <w:rFonts w:ascii="Source Code Pro" w:hAnsi="Source Code Pro"/>
          <w:color w:val="000000"/>
          <w:sz w:val="21"/>
          <w:szCs w:val="21"/>
          <w:highlight w:val="yellow"/>
          <w:shd w:val="clear" w:color="auto" w:fill="FAFAFA"/>
          <w:lang w:val="en-US"/>
        </w:rPr>
        <w:t xml:space="preserve">    </w:t>
      </w:r>
      <w:proofErr w:type="spellStart"/>
      <w:r w:rsidRPr="006D24F5">
        <w:rPr>
          <w:rStyle w:val="HTML"/>
          <w:rFonts w:ascii="Source Code Pro" w:hAnsi="Source Code Pro"/>
          <w:color w:val="000000"/>
          <w:sz w:val="21"/>
          <w:szCs w:val="21"/>
          <w:highlight w:val="yellow"/>
          <w:shd w:val="clear" w:color="auto" w:fill="FAFAFA"/>
          <w:lang w:val="en-US"/>
        </w:rPr>
        <w:t>ExampleService</w:t>
      </w:r>
      <w:proofErr w:type="spellEnd"/>
      <w:r w:rsidRPr="006D24F5">
        <w:rPr>
          <w:rStyle w:val="HTML"/>
          <w:rFonts w:ascii="Source Code Pro" w:hAnsi="Source Code Pro"/>
          <w:color w:val="000000"/>
          <w:sz w:val="21"/>
          <w:szCs w:val="21"/>
          <w:highlight w:val="yellow"/>
          <w:shd w:val="clear" w:color="auto" w:fill="FAFAFA"/>
          <w:lang w:val="en-US"/>
        </w:rPr>
        <w:t xml:space="preserve"> </w:t>
      </w:r>
      <w:proofErr w:type="spellStart"/>
      <w:r w:rsidRPr="006D24F5">
        <w:rPr>
          <w:rStyle w:val="HTML"/>
          <w:rFonts w:ascii="Source Code Pro" w:hAnsi="Source Code Pro"/>
          <w:color w:val="000000"/>
          <w:sz w:val="21"/>
          <w:szCs w:val="21"/>
          <w:highlight w:val="yellow"/>
          <w:shd w:val="clear" w:color="auto" w:fill="FAFAFA"/>
          <w:lang w:val="en-US"/>
        </w:rPr>
        <w:t>exampleService</w:t>
      </w:r>
      <w:proofErr w:type="spellEnd"/>
      <w:r w:rsidRPr="006D24F5">
        <w:rPr>
          <w:rStyle w:val="HTML"/>
          <w:rFonts w:ascii="Source Code Pro" w:hAnsi="Source Code Pro"/>
          <w:color w:val="000000"/>
          <w:sz w:val="21"/>
          <w:szCs w:val="21"/>
          <w:highlight w:val="yellow"/>
          <w:shd w:val="clear" w:color="auto" w:fill="FAFAFA"/>
          <w:lang w:val="en-US"/>
        </w:rPr>
        <w:t>;</w:t>
      </w:r>
    </w:p>
    <w:p w14:paraId="58C84403" w14:textId="77777777" w:rsidR="00E1754C" w:rsidRPr="006D24F5" w:rsidRDefault="00E1754C" w:rsidP="00E1754C">
      <w:pPr>
        <w:pStyle w:val="HTML0"/>
        <w:rPr>
          <w:rStyle w:val="HTML"/>
          <w:rFonts w:ascii="Source Code Pro" w:hAnsi="Source Code Pro"/>
          <w:color w:val="000000"/>
          <w:sz w:val="21"/>
          <w:szCs w:val="21"/>
          <w:highlight w:val="yellow"/>
          <w:shd w:val="clear" w:color="auto" w:fill="FAFAFA"/>
          <w:lang w:val="en-US"/>
        </w:rPr>
      </w:pPr>
    </w:p>
    <w:p w14:paraId="15E5FA7D" w14:textId="77777777" w:rsidR="00E1754C" w:rsidRPr="006D24F5" w:rsidRDefault="00E1754C" w:rsidP="00E1754C">
      <w:pPr>
        <w:pStyle w:val="HTML0"/>
        <w:rPr>
          <w:rStyle w:val="HTML"/>
          <w:rFonts w:ascii="Source Code Pro" w:hAnsi="Source Code Pro"/>
          <w:color w:val="000000"/>
          <w:sz w:val="21"/>
          <w:szCs w:val="21"/>
          <w:highlight w:val="yellow"/>
          <w:shd w:val="clear" w:color="auto" w:fill="FAFAFA"/>
          <w:lang w:val="en-US"/>
        </w:rPr>
      </w:pPr>
      <w:r w:rsidRPr="006D24F5">
        <w:rPr>
          <w:rStyle w:val="HTML"/>
          <w:rFonts w:ascii="Source Code Pro" w:hAnsi="Source Code Pro"/>
          <w:color w:val="000000"/>
          <w:sz w:val="21"/>
          <w:szCs w:val="21"/>
          <w:highlight w:val="yellow"/>
          <w:shd w:val="clear" w:color="auto" w:fill="FAFAFA"/>
          <w:lang w:val="en-US"/>
        </w:rPr>
        <w:t xml:space="preserve">    </w:t>
      </w:r>
      <w:r w:rsidRPr="006D24F5">
        <w:rPr>
          <w:rStyle w:val="hljs-meta"/>
          <w:rFonts w:ascii="Source Code Pro" w:hAnsi="Source Code Pro"/>
          <w:color w:val="1F7199"/>
          <w:sz w:val="21"/>
          <w:szCs w:val="21"/>
          <w:highlight w:val="yellow"/>
          <w:shd w:val="clear" w:color="auto" w:fill="FAFAFA"/>
          <w:lang w:val="en-US"/>
        </w:rPr>
        <w:t>@PostMapping("/response")</w:t>
      </w:r>
    </w:p>
    <w:p w14:paraId="32C74742" w14:textId="77777777" w:rsidR="00E1754C" w:rsidRPr="006D24F5" w:rsidRDefault="00E1754C" w:rsidP="00E1754C">
      <w:pPr>
        <w:pStyle w:val="HTML0"/>
        <w:rPr>
          <w:rStyle w:val="HTML"/>
          <w:rFonts w:ascii="Source Code Pro" w:hAnsi="Source Code Pro"/>
          <w:color w:val="000000"/>
          <w:sz w:val="21"/>
          <w:szCs w:val="21"/>
          <w:highlight w:val="yellow"/>
          <w:shd w:val="clear" w:color="auto" w:fill="FAFAFA"/>
          <w:lang w:val="en-US"/>
        </w:rPr>
      </w:pPr>
      <w:r w:rsidRPr="006D24F5">
        <w:rPr>
          <w:rStyle w:val="HTML"/>
          <w:rFonts w:ascii="Source Code Pro" w:hAnsi="Source Code Pro"/>
          <w:color w:val="000000"/>
          <w:sz w:val="21"/>
          <w:szCs w:val="21"/>
          <w:highlight w:val="yellow"/>
          <w:shd w:val="clear" w:color="auto" w:fill="FAFAFA"/>
          <w:lang w:val="en-US"/>
        </w:rPr>
        <w:t xml:space="preserve">    </w:t>
      </w:r>
      <w:r w:rsidRPr="006D24F5">
        <w:rPr>
          <w:rStyle w:val="hljs-meta"/>
          <w:rFonts w:ascii="Source Code Pro" w:hAnsi="Source Code Pro"/>
          <w:color w:val="1F7199"/>
          <w:sz w:val="21"/>
          <w:szCs w:val="21"/>
          <w:highlight w:val="yellow"/>
          <w:shd w:val="clear" w:color="auto" w:fill="FAFAFA"/>
          <w:lang w:val="en-US"/>
        </w:rPr>
        <w:t>@ResponseBody</w:t>
      </w:r>
    </w:p>
    <w:p w14:paraId="22056B25" w14:textId="77777777" w:rsidR="00E1754C" w:rsidRPr="006D24F5" w:rsidRDefault="00E1754C" w:rsidP="00E1754C">
      <w:pPr>
        <w:pStyle w:val="HTML0"/>
        <w:rPr>
          <w:rStyle w:val="hljs-params"/>
          <w:rFonts w:ascii="Source Code Pro" w:hAnsi="Source Code Pro"/>
          <w:color w:val="000000"/>
          <w:sz w:val="21"/>
          <w:szCs w:val="21"/>
          <w:highlight w:val="yellow"/>
          <w:shd w:val="clear" w:color="auto" w:fill="FAFAFA"/>
          <w:lang w:val="en-US"/>
        </w:rPr>
      </w:pPr>
      <w:r w:rsidRPr="006D24F5">
        <w:rPr>
          <w:rStyle w:val="HTML"/>
          <w:rFonts w:ascii="Source Code Pro" w:hAnsi="Source Code Pro"/>
          <w:color w:val="000000"/>
          <w:sz w:val="21"/>
          <w:szCs w:val="21"/>
          <w:highlight w:val="yellow"/>
          <w:shd w:val="clear" w:color="auto" w:fill="FAFAFA"/>
          <w:lang w:val="en-US"/>
        </w:rPr>
        <w:t xml:space="preserve">    </w:t>
      </w:r>
      <w:r w:rsidRPr="006D24F5">
        <w:rPr>
          <w:rStyle w:val="hljs-keyword"/>
          <w:rFonts w:ascii="Source Code Pro" w:hAnsi="Source Code Pro"/>
          <w:b/>
          <w:bCs/>
          <w:color w:val="63B175"/>
          <w:sz w:val="21"/>
          <w:szCs w:val="21"/>
          <w:highlight w:val="yellow"/>
          <w:shd w:val="clear" w:color="auto" w:fill="FAFAFA"/>
          <w:lang w:val="en-US"/>
        </w:rPr>
        <w:t>public</w:t>
      </w:r>
      <w:r w:rsidRPr="006D24F5">
        <w:rPr>
          <w:rStyle w:val="HTML"/>
          <w:rFonts w:ascii="Source Code Pro" w:hAnsi="Source Code Pro"/>
          <w:color w:val="000000"/>
          <w:sz w:val="21"/>
          <w:szCs w:val="21"/>
          <w:highlight w:val="yellow"/>
          <w:shd w:val="clear" w:color="auto" w:fill="FAFAFA"/>
          <w:lang w:val="en-US"/>
        </w:rPr>
        <w:t xml:space="preserve"> </w:t>
      </w:r>
      <w:proofErr w:type="spellStart"/>
      <w:r w:rsidRPr="006D24F5">
        <w:rPr>
          <w:rStyle w:val="HTML"/>
          <w:rFonts w:ascii="Source Code Pro" w:hAnsi="Source Code Pro"/>
          <w:color w:val="000000"/>
          <w:sz w:val="21"/>
          <w:szCs w:val="21"/>
          <w:highlight w:val="yellow"/>
          <w:shd w:val="clear" w:color="auto" w:fill="FAFAFA"/>
          <w:lang w:val="en-US"/>
        </w:rPr>
        <w:t>ResponseTransfer</w:t>
      </w:r>
      <w:proofErr w:type="spellEnd"/>
      <w:r w:rsidRPr="006D24F5">
        <w:rPr>
          <w:rStyle w:val="HTML"/>
          <w:rFonts w:ascii="Source Code Pro" w:hAnsi="Source Code Pro"/>
          <w:color w:val="000000"/>
          <w:sz w:val="21"/>
          <w:szCs w:val="21"/>
          <w:highlight w:val="yellow"/>
          <w:shd w:val="clear" w:color="auto" w:fill="FAFAFA"/>
          <w:lang w:val="en-US"/>
        </w:rPr>
        <w:t xml:space="preserve"> </w:t>
      </w:r>
      <w:proofErr w:type="spellStart"/>
      <w:proofErr w:type="gramStart"/>
      <w:r w:rsidRPr="006D24F5">
        <w:rPr>
          <w:rStyle w:val="hljs-title"/>
          <w:rFonts w:ascii="Source Code Pro" w:hAnsi="Source Code Pro"/>
          <w:b/>
          <w:bCs/>
          <w:color w:val="267438"/>
          <w:sz w:val="21"/>
          <w:szCs w:val="21"/>
          <w:highlight w:val="yellow"/>
          <w:shd w:val="clear" w:color="auto" w:fill="FAFAFA"/>
          <w:lang w:val="en-US"/>
        </w:rPr>
        <w:t>postResponseController</w:t>
      </w:r>
      <w:proofErr w:type="spellEnd"/>
      <w:r w:rsidRPr="006D24F5">
        <w:rPr>
          <w:rStyle w:val="hljs-params"/>
          <w:rFonts w:ascii="Source Code Pro" w:hAnsi="Source Code Pro"/>
          <w:color w:val="000000"/>
          <w:sz w:val="21"/>
          <w:szCs w:val="21"/>
          <w:highlight w:val="yellow"/>
          <w:shd w:val="clear" w:color="auto" w:fill="FAFAFA"/>
          <w:lang w:val="en-US"/>
        </w:rPr>
        <w:t>(</w:t>
      </w:r>
      <w:proofErr w:type="gramEnd"/>
    </w:p>
    <w:p w14:paraId="44EC3ED0" w14:textId="77777777" w:rsidR="00E1754C" w:rsidRPr="006D24F5" w:rsidRDefault="00E1754C" w:rsidP="00E1754C">
      <w:pPr>
        <w:pStyle w:val="HTML0"/>
        <w:rPr>
          <w:rStyle w:val="HTML"/>
          <w:rFonts w:ascii="Source Code Pro" w:hAnsi="Source Code Pro"/>
          <w:color w:val="000000"/>
          <w:sz w:val="21"/>
          <w:szCs w:val="21"/>
          <w:highlight w:val="yellow"/>
          <w:shd w:val="clear" w:color="auto" w:fill="FAFAFA"/>
          <w:lang w:val="en-US"/>
        </w:rPr>
      </w:pPr>
      <w:r w:rsidRPr="006D24F5">
        <w:rPr>
          <w:rStyle w:val="hljs-params"/>
          <w:rFonts w:ascii="Source Code Pro" w:hAnsi="Source Code Pro"/>
          <w:color w:val="000000"/>
          <w:sz w:val="21"/>
          <w:szCs w:val="21"/>
          <w:highlight w:val="yellow"/>
          <w:shd w:val="clear" w:color="auto" w:fill="FAFAFA"/>
          <w:lang w:val="en-US"/>
        </w:rPr>
        <w:t xml:space="preserve">      </w:t>
      </w:r>
      <w:r w:rsidRPr="006D24F5">
        <w:rPr>
          <w:rStyle w:val="hljs-meta"/>
          <w:rFonts w:ascii="Source Code Pro" w:hAnsi="Source Code Pro"/>
          <w:color w:val="1F7199"/>
          <w:sz w:val="21"/>
          <w:szCs w:val="21"/>
          <w:highlight w:val="yellow"/>
          <w:shd w:val="clear" w:color="auto" w:fill="FAFAFA"/>
          <w:lang w:val="en-US"/>
        </w:rPr>
        <w:t>@RequestBody</w:t>
      </w:r>
      <w:r w:rsidRPr="006D24F5">
        <w:rPr>
          <w:rStyle w:val="hljs-params"/>
          <w:rFonts w:ascii="Source Code Pro" w:hAnsi="Source Code Pro"/>
          <w:color w:val="000000"/>
          <w:sz w:val="21"/>
          <w:szCs w:val="21"/>
          <w:highlight w:val="yellow"/>
          <w:shd w:val="clear" w:color="auto" w:fill="FAFAFA"/>
          <w:lang w:val="en-US"/>
        </w:rPr>
        <w:t xml:space="preserve"> </w:t>
      </w:r>
      <w:proofErr w:type="spellStart"/>
      <w:r w:rsidRPr="006D24F5">
        <w:rPr>
          <w:rStyle w:val="hljs-params"/>
          <w:rFonts w:ascii="Source Code Pro" w:hAnsi="Source Code Pro"/>
          <w:color w:val="000000"/>
          <w:sz w:val="21"/>
          <w:szCs w:val="21"/>
          <w:highlight w:val="yellow"/>
          <w:shd w:val="clear" w:color="auto" w:fill="FAFAFA"/>
          <w:lang w:val="en-US"/>
        </w:rPr>
        <w:t>LoginForm</w:t>
      </w:r>
      <w:proofErr w:type="spellEnd"/>
      <w:r w:rsidRPr="006D24F5">
        <w:rPr>
          <w:rStyle w:val="hljs-params"/>
          <w:rFonts w:ascii="Source Code Pro" w:hAnsi="Source Code Pro"/>
          <w:color w:val="000000"/>
          <w:sz w:val="21"/>
          <w:szCs w:val="21"/>
          <w:highlight w:val="yellow"/>
          <w:shd w:val="clear" w:color="auto" w:fill="FAFAFA"/>
          <w:lang w:val="en-US"/>
        </w:rPr>
        <w:t xml:space="preserve"> </w:t>
      </w:r>
      <w:proofErr w:type="spellStart"/>
      <w:r w:rsidRPr="006D24F5">
        <w:rPr>
          <w:rStyle w:val="hljs-params"/>
          <w:rFonts w:ascii="Source Code Pro" w:hAnsi="Source Code Pro"/>
          <w:color w:val="000000"/>
          <w:sz w:val="21"/>
          <w:szCs w:val="21"/>
          <w:highlight w:val="yellow"/>
          <w:shd w:val="clear" w:color="auto" w:fill="FAFAFA"/>
          <w:lang w:val="en-US"/>
        </w:rPr>
        <w:t>loginForm</w:t>
      </w:r>
      <w:proofErr w:type="spellEnd"/>
      <w:r w:rsidRPr="006D24F5">
        <w:rPr>
          <w:rStyle w:val="hljs-params"/>
          <w:rFonts w:ascii="Source Code Pro" w:hAnsi="Source Code Pro"/>
          <w:color w:val="000000"/>
          <w:sz w:val="21"/>
          <w:szCs w:val="21"/>
          <w:highlight w:val="yellow"/>
          <w:shd w:val="clear" w:color="auto" w:fill="FAFAFA"/>
          <w:lang w:val="en-US"/>
        </w:rPr>
        <w:t>)</w:t>
      </w:r>
      <w:r w:rsidRPr="006D24F5">
        <w:rPr>
          <w:rStyle w:val="HTML"/>
          <w:rFonts w:ascii="Source Code Pro" w:hAnsi="Source Code Pro"/>
          <w:color w:val="000000"/>
          <w:sz w:val="21"/>
          <w:szCs w:val="21"/>
          <w:highlight w:val="yellow"/>
          <w:shd w:val="clear" w:color="auto" w:fill="FAFAFA"/>
          <w:lang w:val="en-US"/>
        </w:rPr>
        <w:t xml:space="preserve"> {</w:t>
      </w:r>
    </w:p>
    <w:p w14:paraId="36327945" w14:textId="77777777" w:rsidR="00E1754C" w:rsidRPr="006D24F5" w:rsidRDefault="00E1754C" w:rsidP="00E1754C">
      <w:pPr>
        <w:pStyle w:val="HTML0"/>
        <w:rPr>
          <w:rStyle w:val="HTML"/>
          <w:rFonts w:ascii="Source Code Pro" w:hAnsi="Source Code Pro"/>
          <w:color w:val="000000"/>
          <w:sz w:val="21"/>
          <w:szCs w:val="21"/>
          <w:highlight w:val="yellow"/>
          <w:shd w:val="clear" w:color="auto" w:fill="FAFAFA"/>
          <w:lang w:val="en-US"/>
        </w:rPr>
      </w:pPr>
      <w:r w:rsidRPr="006D24F5">
        <w:rPr>
          <w:rStyle w:val="HTML"/>
          <w:rFonts w:ascii="Source Code Pro" w:hAnsi="Source Code Pro"/>
          <w:color w:val="000000"/>
          <w:sz w:val="21"/>
          <w:szCs w:val="21"/>
          <w:highlight w:val="yellow"/>
          <w:shd w:val="clear" w:color="auto" w:fill="FAFAFA"/>
          <w:lang w:val="en-US"/>
        </w:rPr>
        <w:t xml:space="preserve">        </w:t>
      </w:r>
      <w:r w:rsidRPr="006D24F5">
        <w:rPr>
          <w:rStyle w:val="hljs-keyword"/>
          <w:rFonts w:ascii="Source Code Pro" w:hAnsi="Source Code Pro"/>
          <w:b/>
          <w:bCs/>
          <w:color w:val="63B175"/>
          <w:sz w:val="21"/>
          <w:szCs w:val="21"/>
          <w:highlight w:val="yellow"/>
          <w:shd w:val="clear" w:color="auto" w:fill="FAFAFA"/>
          <w:lang w:val="en-US"/>
        </w:rPr>
        <w:t>return</w:t>
      </w:r>
      <w:r w:rsidRPr="006D24F5">
        <w:rPr>
          <w:rStyle w:val="HTML"/>
          <w:rFonts w:ascii="Source Code Pro" w:hAnsi="Source Code Pro"/>
          <w:color w:val="000000"/>
          <w:sz w:val="21"/>
          <w:szCs w:val="21"/>
          <w:highlight w:val="yellow"/>
          <w:shd w:val="clear" w:color="auto" w:fill="FAFAFA"/>
          <w:lang w:val="en-US"/>
        </w:rPr>
        <w:t xml:space="preserve"> </w:t>
      </w:r>
      <w:r w:rsidRPr="006D24F5">
        <w:rPr>
          <w:rStyle w:val="hljs-keyword"/>
          <w:rFonts w:ascii="Source Code Pro" w:hAnsi="Source Code Pro"/>
          <w:b/>
          <w:bCs/>
          <w:color w:val="63B175"/>
          <w:sz w:val="21"/>
          <w:szCs w:val="21"/>
          <w:highlight w:val="yellow"/>
          <w:shd w:val="clear" w:color="auto" w:fill="FAFAFA"/>
          <w:lang w:val="en-US"/>
        </w:rPr>
        <w:t>new</w:t>
      </w:r>
      <w:r w:rsidRPr="006D24F5">
        <w:rPr>
          <w:rStyle w:val="HTML"/>
          <w:rFonts w:ascii="Source Code Pro" w:hAnsi="Source Code Pro"/>
          <w:color w:val="000000"/>
          <w:sz w:val="21"/>
          <w:szCs w:val="21"/>
          <w:highlight w:val="yellow"/>
          <w:shd w:val="clear" w:color="auto" w:fill="FAFAFA"/>
          <w:lang w:val="en-US"/>
        </w:rPr>
        <w:t xml:space="preserve"> </w:t>
      </w:r>
      <w:proofErr w:type="spellStart"/>
      <w:proofErr w:type="gramStart"/>
      <w:r w:rsidRPr="006D24F5">
        <w:rPr>
          <w:rStyle w:val="hljs-title"/>
          <w:rFonts w:ascii="Source Code Pro" w:hAnsi="Source Code Pro"/>
          <w:b/>
          <w:bCs/>
          <w:color w:val="267438"/>
          <w:sz w:val="21"/>
          <w:szCs w:val="21"/>
          <w:highlight w:val="yellow"/>
          <w:shd w:val="clear" w:color="auto" w:fill="FAFAFA"/>
          <w:lang w:val="en-US"/>
        </w:rPr>
        <w:t>ResponseTransfer</w:t>
      </w:r>
      <w:proofErr w:type="spellEnd"/>
      <w:r w:rsidRPr="006D24F5">
        <w:rPr>
          <w:rStyle w:val="HTML"/>
          <w:rFonts w:ascii="Source Code Pro" w:hAnsi="Source Code Pro"/>
          <w:color w:val="000000"/>
          <w:sz w:val="21"/>
          <w:szCs w:val="21"/>
          <w:highlight w:val="yellow"/>
          <w:shd w:val="clear" w:color="auto" w:fill="FAFAFA"/>
          <w:lang w:val="en-US"/>
        </w:rPr>
        <w:t>(</w:t>
      </w:r>
      <w:proofErr w:type="gramEnd"/>
      <w:r w:rsidRPr="006D24F5">
        <w:rPr>
          <w:rStyle w:val="hljs-string"/>
          <w:rFonts w:ascii="Source Code Pro" w:hAnsi="Source Code Pro"/>
          <w:color w:val="4E9359"/>
          <w:sz w:val="21"/>
          <w:szCs w:val="21"/>
          <w:highlight w:val="yellow"/>
          <w:shd w:val="clear" w:color="auto" w:fill="FAFAFA"/>
          <w:lang w:val="en-US"/>
        </w:rPr>
        <w:t>"Thanks For Posting!!!"</w:t>
      </w:r>
      <w:r w:rsidRPr="006D24F5">
        <w:rPr>
          <w:rStyle w:val="HTML"/>
          <w:rFonts w:ascii="Source Code Pro" w:hAnsi="Source Code Pro"/>
          <w:color w:val="000000"/>
          <w:sz w:val="21"/>
          <w:szCs w:val="21"/>
          <w:highlight w:val="yellow"/>
          <w:shd w:val="clear" w:color="auto" w:fill="FAFAFA"/>
          <w:lang w:val="en-US"/>
        </w:rPr>
        <w:t>);</w:t>
      </w:r>
    </w:p>
    <w:p w14:paraId="49631F63" w14:textId="77777777" w:rsidR="00E1754C" w:rsidRPr="006D24F5" w:rsidRDefault="00E1754C" w:rsidP="00E1754C">
      <w:pPr>
        <w:pStyle w:val="HTML0"/>
        <w:rPr>
          <w:rStyle w:val="HTML"/>
          <w:rFonts w:ascii="Source Code Pro" w:hAnsi="Source Code Pro"/>
          <w:color w:val="000000"/>
          <w:sz w:val="21"/>
          <w:szCs w:val="21"/>
          <w:highlight w:val="yellow"/>
          <w:shd w:val="clear" w:color="auto" w:fill="FAFAFA"/>
          <w:lang w:val="en-US"/>
        </w:rPr>
      </w:pPr>
      <w:r w:rsidRPr="006D24F5">
        <w:rPr>
          <w:rStyle w:val="HTML"/>
          <w:rFonts w:ascii="Source Code Pro" w:hAnsi="Source Code Pro"/>
          <w:color w:val="000000"/>
          <w:sz w:val="21"/>
          <w:szCs w:val="21"/>
          <w:highlight w:val="yellow"/>
          <w:shd w:val="clear" w:color="auto" w:fill="FAFAFA"/>
          <w:lang w:val="en-US"/>
        </w:rPr>
        <w:t xml:space="preserve">     }</w:t>
      </w:r>
    </w:p>
    <w:p w14:paraId="7AB7F234" w14:textId="48568051" w:rsidR="00E1754C" w:rsidRDefault="00E1754C" w:rsidP="00E1754C">
      <w:pPr>
        <w:pStyle w:val="HTML0"/>
        <w:rPr>
          <w:rStyle w:val="HTML"/>
          <w:rFonts w:ascii="Source Code Pro" w:hAnsi="Source Code Pro"/>
          <w:color w:val="000000"/>
          <w:sz w:val="21"/>
          <w:szCs w:val="21"/>
          <w:shd w:val="clear" w:color="auto" w:fill="FAFAFA"/>
          <w:lang w:val="en-US"/>
        </w:rPr>
      </w:pPr>
      <w:r w:rsidRPr="006D24F5">
        <w:rPr>
          <w:rStyle w:val="HTML"/>
          <w:rFonts w:ascii="Source Code Pro" w:hAnsi="Source Code Pro"/>
          <w:color w:val="000000"/>
          <w:sz w:val="21"/>
          <w:szCs w:val="21"/>
          <w:highlight w:val="yellow"/>
          <w:shd w:val="clear" w:color="auto" w:fill="FAFAFA"/>
          <w:lang w:val="en-US"/>
        </w:rPr>
        <w:t>}</w:t>
      </w:r>
    </w:p>
    <w:p w14:paraId="39856DC1" w14:textId="77777777" w:rsidR="006D24F5" w:rsidRPr="00E1754C" w:rsidRDefault="006D24F5" w:rsidP="00E1754C">
      <w:pPr>
        <w:pStyle w:val="HTML0"/>
        <w:rPr>
          <w:sz w:val="24"/>
          <w:szCs w:val="24"/>
          <w:lang w:val="en-US"/>
        </w:rPr>
      </w:pPr>
    </w:p>
    <w:p w14:paraId="7DD39B8A" w14:textId="77777777" w:rsidR="00E1754C" w:rsidRPr="00E1754C" w:rsidRDefault="00E1754C" w:rsidP="00E1754C">
      <w:pPr>
        <w:pStyle w:val="a3"/>
        <w:spacing w:before="0" w:beforeAutospacing="0" w:after="150" w:afterAutospacing="0"/>
        <w:rPr>
          <w:color w:val="000000"/>
          <w:lang w:val="en-US"/>
        </w:rPr>
      </w:pPr>
      <w:r w:rsidRPr="00E1754C">
        <w:rPr>
          <w:color w:val="000000"/>
          <w:lang w:val="en-US"/>
        </w:rPr>
        <w:t>In the developer console of our browser or using a tool like Postman, we can see the following response:</w:t>
      </w:r>
    </w:p>
    <w:p w14:paraId="3A02F7A4" w14:textId="08198065" w:rsidR="00E1754C" w:rsidRDefault="00E1754C" w:rsidP="006D24F5">
      <w:pPr>
        <w:pStyle w:val="HTML0"/>
        <w:tabs>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5040"/>
        </w:tabs>
        <w:rPr>
          <w:sz w:val="24"/>
          <w:szCs w:val="24"/>
          <w:lang w:val="en-US"/>
        </w:rPr>
      </w:pPr>
      <w:r w:rsidRPr="006D24F5">
        <w:rPr>
          <w:rStyle w:val="HTML"/>
          <w:rFonts w:ascii="Source Code Pro" w:hAnsi="Source Code Pro"/>
          <w:color w:val="000000"/>
          <w:sz w:val="21"/>
          <w:szCs w:val="21"/>
          <w:highlight w:val="yellow"/>
          <w:shd w:val="clear" w:color="auto" w:fill="FAFAFA"/>
          <w:lang w:val="en-US"/>
        </w:rPr>
        <w:t>{"</w:t>
      </w:r>
      <w:proofErr w:type="spellStart"/>
      <w:r w:rsidRPr="006D24F5">
        <w:rPr>
          <w:rStyle w:val="HTML"/>
          <w:rFonts w:ascii="Source Code Pro" w:hAnsi="Source Code Pro"/>
          <w:color w:val="000000"/>
          <w:sz w:val="21"/>
          <w:szCs w:val="21"/>
          <w:highlight w:val="yellow"/>
          <w:shd w:val="clear" w:color="auto" w:fill="FAFAFA"/>
          <w:lang w:val="en-US"/>
        </w:rPr>
        <w:t>text":"Thanks</w:t>
      </w:r>
      <w:proofErr w:type="spellEnd"/>
      <w:r w:rsidRPr="006D24F5">
        <w:rPr>
          <w:rStyle w:val="HTML"/>
          <w:rFonts w:ascii="Source Code Pro" w:hAnsi="Source Code Pro"/>
          <w:color w:val="000000"/>
          <w:sz w:val="21"/>
          <w:szCs w:val="21"/>
          <w:highlight w:val="yellow"/>
          <w:shd w:val="clear" w:color="auto" w:fill="FAFAFA"/>
          <w:lang w:val="en-US"/>
        </w:rPr>
        <w:t xml:space="preserve"> </w:t>
      </w:r>
      <w:proofErr w:type="gramStart"/>
      <w:r w:rsidRPr="006D24F5">
        <w:rPr>
          <w:rStyle w:val="HTML"/>
          <w:rFonts w:ascii="Source Code Pro" w:hAnsi="Source Code Pro"/>
          <w:color w:val="000000"/>
          <w:sz w:val="21"/>
          <w:szCs w:val="21"/>
          <w:highlight w:val="yellow"/>
          <w:shd w:val="clear" w:color="auto" w:fill="FAFAFA"/>
          <w:lang w:val="en-US"/>
        </w:rPr>
        <w:t>For</w:t>
      </w:r>
      <w:proofErr w:type="gramEnd"/>
      <w:r w:rsidRPr="006D24F5">
        <w:rPr>
          <w:rStyle w:val="HTML"/>
          <w:rFonts w:ascii="Source Code Pro" w:hAnsi="Source Code Pro"/>
          <w:color w:val="000000"/>
          <w:sz w:val="21"/>
          <w:szCs w:val="21"/>
          <w:highlight w:val="yellow"/>
          <w:shd w:val="clear" w:color="auto" w:fill="FAFAFA"/>
          <w:lang w:val="en-US"/>
        </w:rPr>
        <w:t xml:space="preserve"> Posting!!!"}</w:t>
      </w:r>
    </w:p>
    <w:p w14:paraId="555F6946" w14:textId="77777777" w:rsidR="006D24F5" w:rsidRPr="00E1754C" w:rsidRDefault="006D24F5" w:rsidP="006D24F5">
      <w:pPr>
        <w:pStyle w:val="HTML0"/>
        <w:tabs>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5040"/>
        </w:tabs>
        <w:rPr>
          <w:sz w:val="24"/>
          <w:szCs w:val="24"/>
          <w:lang w:val="en-US"/>
        </w:rPr>
      </w:pPr>
    </w:p>
    <w:p w14:paraId="1EE327D2" w14:textId="77777777" w:rsidR="00E1754C" w:rsidRPr="00E1754C" w:rsidRDefault="00E1754C" w:rsidP="00E1754C">
      <w:pPr>
        <w:pStyle w:val="a3"/>
        <w:spacing w:before="0" w:beforeAutospacing="0" w:after="150" w:afterAutospacing="0"/>
        <w:rPr>
          <w:color w:val="000000"/>
          <w:lang w:val="en-US"/>
        </w:rPr>
      </w:pPr>
      <w:r w:rsidRPr="00E1754C">
        <w:rPr>
          <w:rStyle w:val="a4"/>
          <w:color w:val="000000"/>
          <w:lang w:val="en-US"/>
        </w:rPr>
        <w:t>Remember, we don't need to annotate the</w:t>
      </w:r>
      <w:r w:rsidRPr="00E1754C">
        <w:rPr>
          <w:rStyle w:val="a6"/>
          <w:rFonts w:eastAsiaTheme="majorEastAsia"/>
          <w:b/>
          <w:bCs/>
          <w:color w:val="000000"/>
          <w:lang w:val="en-US"/>
        </w:rPr>
        <w:t> @RestController-</w:t>
      </w:r>
      <w:r w:rsidRPr="00E1754C">
        <w:rPr>
          <w:rStyle w:val="a4"/>
          <w:color w:val="000000"/>
          <w:lang w:val="en-US"/>
        </w:rPr>
        <w:t>annotated controllers with the </w:t>
      </w:r>
      <w:r w:rsidRPr="00E1754C">
        <w:rPr>
          <w:rStyle w:val="a6"/>
          <w:rFonts w:eastAsiaTheme="majorEastAsia"/>
          <w:b/>
          <w:bCs/>
          <w:color w:val="000000"/>
          <w:lang w:val="en-US"/>
        </w:rPr>
        <w:t>@ResponseBody</w:t>
      </w:r>
      <w:r w:rsidRPr="00E1754C">
        <w:rPr>
          <w:rStyle w:val="a4"/>
          <w:color w:val="000000"/>
          <w:lang w:val="en-US"/>
        </w:rPr>
        <w:t> annotation</w:t>
      </w:r>
      <w:r w:rsidRPr="00E1754C">
        <w:rPr>
          <w:color w:val="000000"/>
          <w:lang w:val="en-US"/>
        </w:rPr>
        <w:t> since Spring does it by default.</w:t>
      </w:r>
    </w:p>
    <w:p w14:paraId="4CD6147A" w14:textId="26737CEB" w:rsidR="009C38D5" w:rsidRDefault="009C38D5">
      <w:pPr>
        <w:rPr>
          <w:rFonts w:ascii="Times New Roman" w:eastAsia="Times New Roman" w:hAnsi="Times New Roman" w:cs="Times New Roman"/>
          <w:sz w:val="24"/>
          <w:szCs w:val="24"/>
          <w:lang w:val="en-US" w:eastAsia="ru-RU"/>
        </w:rPr>
      </w:pPr>
      <w:r>
        <w:rPr>
          <w:lang w:val="en-US"/>
        </w:rPr>
        <w:br w:type="page"/>
      </w:r>
    </w:p>
    <w:p w14:paraId="732E5310" w14:textId="77777777" w:rsidR="009C38D5" w:rsidRPr="009C38D5" w:rsidRDefault="009C38D5" w:rsidP="009C38D5">
      <w:pPr>
        <w:pStyle w:val="1"/>
        <w:spacing w:before="900" w:after="150"/>
        <w:jc w:val="center"/>
        <w:rPr>
          <w:rFonts w:ascii="inherit" w:hAnsi="inherit"/>
          <w:color w:val="333333"/>
          <w:spacing w:val="-23"/>
          <w:sz w:val="82"/>
          <w:szCs w:val="36"/>
          <w:lang w:val="en-US"/>
        </w:rPr>
      </w:pPr>
      <w:r w:rsidRPr="009C38D5">
        <w:rPr>
          <w:rFonts w:ascii="inherit" w:hAnsi="inherit"/>
          <w:b/>
          <w:bCs/>
          <w:color w:val="333333"/>
          <w:spacing w:val="-23"/>
          <w:sz w:val="82"/>
          <w:szCs w:val="36"/>
          <w:lang w:val="en-US"/>
        </w:rPr>
        <w:lastRenderedPageBreak/>
        <w:t xml:space="preserve">Introduction to Using </w:t>
      </w:r>
      <w:proofErr w:type="spellStart"/>
      <w:r w:rsidRPr="009C38D5">
        <w:rPr>
          <w:rFonts w:ascii="inherit" w:hAnsi="inherit"/>
          <w:b/>
          <w:bCs/>
          <w:color w:val="333333"/>
          <w:spacing w:val="-23"/>
          <w:sz w:val="82"/>
          <w:szCs w:val="36"/>
          <w:lang w:val="en-US"/>
        </w:rPr>
        <w:t>Thymeleaf</w:t>
      </w:r>
      <w:proofErr w:type="spellEnd"/>
      <w:r w:rsidRPr="009C38D5">
        <w:rPr>
          <w:rFonts w:ascii="inherit" w:hAnsi="inherit"/>
          <w:b/>
          <w:bCs/>
          <w:color w:val="333333"/>
          <w:spacing w:val="-23"/>
          <w:sz w:val="82"/>
          <w:szCs w:val="36"/>
          <w:lang w:val="en-US"/>
        </w:rPr>
        <w:t xml:space="preserve"> in Spring</w:t>
      </w:r>
    </w:p>
    <w:p w14:paraId="019069EC" w14:textId="77777777" w:rsidR="009C38D5" w:rsidRPr="009C38D5" w:rsidRDefault="009C38D5" w:rsidP="009C38D5">
      <w:pPr>
        <w:pStyle w:val="2"/>
        <w:spacing w:before="504" w:beforeAutospacing="0" w:after="312" w:afterAutospacing="0"/>
        <w:rPr>
          <w:rFonts w:ascii="inherit" w:hAnsi="inherit"/>
          <w:color w:val="000000"/>
          <w:sz w:val="44"/>
          <w:szCs w:val="44"/>
          <w:lang w:val="en-US"/>
        </w:rPr>
      </w:pPr>
      <w:r w:rsidRPr="009C38D5">
        <w:rPr>
          <w:rStyle w:val="a4"/>
          <w:rFonts w:ascii="inherit" w:hAnsi="inherit"/>
          <w:b/>
          <w:bCs/>
          <w:color w:val="000000"/>
          <w:sz w:val="44"/>
          <w:szCs w:val="44"/>
          <w:lang w:val="en-US"/>
        </w:rPr>
        <w:t>1. Overview</w:t>
      </w:r>
    </w:p>
    <w:p w14:paraId="1C3C3DDB" w14:textId="77777777" w:rsidR="009C38D5" w:rsidRPr="009C38D5" w:rsidRDefault="00000000" w:rsidP="009C38D5">
      <w:pPr>
        <w:pStyle w:val="a3"/>
        <w:spacing w:before="0" w:beforeAutospacing="0" w:after="150" w:afterAutospacing="0"/>
        <w:rPr>
          <w:color w:val="000000"/>
          <w:lang w:val="en-US"/>
        </w:rPr>
      </w:pPr>
      <w:hyperlink r:id="rId56" w:history="1">
        <w:proofErr w:type="spellStart"/>
        <w:r w:rsidR="009C38D5" w:rsidRPr="009C38D5">
          <w:rPr>
            <w:rStyle w:val="a5"/>
            <w:color w:val="267438"/>
            <w:lang w:val="en-US"/>
          </w:rPr>
          <w:t>Thymeleaf</w:t>
        </w:r>
        <w:proofErr w:type="spellEnd"/>
      </w:hyperlink>
      <w:r w:rsidR="009C38D5" w:rsidRPr="009C38D5">
        <w:rPr>
          <w:color w:val="000000"/>
          <w:lang w:val="en-US"/>
        </w:rPr>
        <w:t> is a Java template engine for processing and creating HTML, XML, JavaScript, CSS and text.</w:t>
      </w:r>
    </w:p>
    <w:p w14:paraId="4E1DBA19" w14:textId="77777777" w:rsidR="009C38D5" w:rsidRPr="009C38D5" w:rsidRDefault="009C38D5" w:rsidP="009C38D5">
      <w:pPr>
        <w:pStyle w:val="a3"/>
        <w:spacing w:before="0" w:beforeAutospacing="0" w:after="150" w:afterAutospacing="0"/>
        <w:rPr>
          <w:color w:val="000000"/>
          <w:lang w:val="en-US"/>
        </w:rPr>
      </w:pPr>
      <w:r w:rsidRPr="009C38D5">
        <w:rPr>
          <w:color w:val="000000"/>
          <w:lang w:val="en-US"/>
        </w:rPr>
        <w:t>In this tutorial, we will discuss </w:t>
      </w:r>
      <w:r w:rsidRPr="009C38D5">
        <w:rPr>
          <w:rStyle w:val="a4"/>
          <w:color w:val="000000"/>
          <w:lang w:val="en-US"/>
        </w:rPr>
        <w:t xml:space="preserve">how to use </w:t>
      </w:r>
      <w:proofErr w:type="spellStart"/>
      <w:r w:rsidRPr="009C38D5">
        <w:rPr>
          <w:rStyle w:val="a4"/>
          <w:color w:val="000000"/>
          <w:lang w:val="en-US"/>
        </w:rPr>
        <w:t>Thymeleaf</w:t>
      </w:r>
      <w:proofErr w:type="spellEnd"/>
      <w:r w:rsidRPr="009C38D5">
        <w:rPr>
          <w:rStyle w:val="a4"/>
          <w:color w:val="000000"/>
          <w:lang w:val="en-US"/>
        </w:rPr>
        <w:t xml:space="preserve"> with Spring</w:t>
      </w:r>
      <w:r w:rsidRPr="009C38D5">
        <w:rPr>
          <w:color w:val="000000"/>
          <w:lang w:val="en-US"/>
        </w:rPr>
        <w:t> along with some basic use cases in the view layer of a Spring MVC application.</w:t>
      </w:r>
    </w:p>
    <w:p w14:paraId="6579379F" w14:textId="77777777" w:rsidR="009C38D5" w:rsidRPr="009C38D5" w:rsidRDefault="009C38D5" w:rsidP="009C38D5">
      <w:pPr>
        <w:pStyle w:val="a3"/>
        <w:spacing w:before="0" w:beforeAutospacing="0" w:after="150" w:afterAutospacing="0"/>
        <w:rPr>
          <w:color w:val="000000"/>
          <w:lang w:val="en-US"/>
        </w:rPr>
      </w:pPr>
      <w:r w:rsidRPr="009C38D5">
        <w:rPr>
          <w:color w:val="000000"/>
          <w:lang w:val="en-US"/>
        </w:rPr>
        <w:t>The library is extremely extensible, and its natural templating capability ensures we can prototype templates without a back end. This makes development very fast when compared with other popular template engines such as JSP.</w:t>
      </w:r>
    </w:p>
    <w:p w14:paraId="6FA4F2BC" w14:textId="6ECA5D36" w:rsidR="009C38D5" w:rsidRPr="009C38D5" w:rsidRDefault="009C38D5" w:rsidP="009C38D5">
      <w:pPr>
        <w:pStyle w:val="2"/>
        <w:spacing w:before="504" w:beforeAutospacing="0" w:after="312" w:afterAutospacing="0"/>
        <w:rPr>
          <w:rFonts w:ascii="inherit" w:hAnsi="inherit"/>
          <w:color w:val="000000"/>
          <w:sz w:val="44"/>
          <w:szCs w:val="44"/>
          <w:lang w:val="en-US"/>
        </w:rPr>
      </w:pPr>
      <w:r>
        <w:rPr>
          <w:rFonts w:ascii="inherit" w:hAnsi="inherit"/>
          <w:color w:val="000000"/>
          <w:sz w:val="44"/>
          <w:szCs w:val="44"/>
          <w:lang w:val="en-US"/>
        </w:rPr>
        <w:t>2</w:t>
      </w:r>
      <w:r w:rsidRPr="009C38D5">
        <w:rPr>
          <w:rFonts w:ascii="inherit" w:hAnsi="inherit"/>
          <w:color w:val="000000"/>
          <w:sz w:val="44"/>
          <w:szCs w:val="44"/>
          <w:lang w:val="en-US"/>
        </w:rPr>
        <w:t>. </w:t>
      </w:r>
      <w:proofErr w:type="spellStart"/>
      <w:r w:rsidRPr="009C38D5">
        <w:rPr>
          <w:rStyle w:val="a4"/>
          <w:rFonts w:ascii="inherit" w:hAnsi="inherit"/>
          <w:b/>
          <w:bCs/>
          <w:color w:val="000000"/>
          <w:sz w:val="44"/>
          <w:szCs w:val="44"/>
          <w:lang w:val="en-US"/>
        </w:rPr>
        <w:t>Thymeleaf</w:t>
      </w:r>
      <w:proofErr w:type="spellEnd"/>
      <w:r w:rsidRPr="009C38D5">
        <w:rPr>
          <w:rStyle w:val="a4"/>
          <w:rFonts w:ascii="inherit" w:hAnsi="inherit"/>
          <w:b/>
          <w:bCs/>
          <w:color w:val="000000"/>
          <w:sz w:val="44"/>
          <w:szCs w:val="44"/>
          <w:lang w:val="en-US"/>
        </w:rPr>
        <w:t xml:space="preserve"> in Spring Boot</w:t>
      </w:r>
    </w:p>
    <w:p w14:paraId="2600F9E1" w14:textId="77777777" w:rsidR="009C38D5" w:rsidRPr="009C38D5" w:rsidRDefault="009C38D5" w:rsidP="009C38D5">
      <w:pPr>
        <w:pStyle w:val="a3"/>
        <w:spacing w:before="0" w:beforeAutospacing="0" w:after="150" w:afterAutospacing="0"/>
        <w:rPr>
          <w:color w:val="000000"/>
          <w:lang w:val="en-US"/>
        </w:rPr>
      </w:pPr>
      <w:r w:rsidRPr="009C38D5">
        <w:rPr>
          <w:rStyle w:val="a6"/>
          <w:color w:val="000000"/>
          <w:lang w:val="en-US"/>
        </w:rPr>
        <w:t>Spring Boot</w:t>
      </w:r>
      <w:r w:rsidRPr="009C38D5">
        <w:rPr>
          <w:color w:val="000000"/>
          <w:lang w:val="en-US"/>
        </w:rPr>
        <w:t> provides auto-configuration for </w:t>
      </w:r>
      <w:proofErr w:type="spellStart"/>
      <w:r w:rsidRPr="009C38D5">
        <w:rPr>
          <w:rStyle w:val="a6"/>
          <w:color w:val="000000"/>
          <w:lang w:val="en-US"/>
        </w:rPr>
        <w:t>Thymeleaf</w:t>
      </w:r>
      <w:proofErr w:type="spellEnd"/>
      <w:r w:rsidRPr="009C38D5">
        <w:rPr>
          <w:color w:val="000000"/>
          <w:lang w:val="en-US"/>
        </w:rPr>
        <w:t> by adding the </w:t>
      </w:r>
      <w:hyperlink r:id="rId57" w:anchor="search%7Cga%7C1%7Ca%3A%22spring-boot-starter-thymeleaf%22" w:history="1">
        <w:r w:rsidRPr="009C38D5">
          <w:rPr>
            <w:rStyle w:val="a6"/>
            <w:color w:val="267438"/>
            <w:lang w:val="en-US"/>
          </w:rPr>
          <w:t>spring-boot-starter-</w:t>
        </w:r>
        <w:proofErr w:type="spellStart"/>
        <w:r w:rsidRPr="009C38D5">
          <w:rPr>
            <w:rStyle w:val="a6"/>
            <w:color w:val="267438"/>
            <w:lang w:val="en-US"/>
          </w:rPr>
          <w:t>thymeleaf</w:t>
        </w:r>
        <w:proofErr w:type="spellEnd"/>
      </w:hyperlink>
      <w:r w:rsidRPr="009C38D5">
        <w:rPr>
          <w:color w:val="000000"/>
          <w:lang w:val="en-US"/>
        </w:rPr>
        <w:t> dependency:</w:t>
      </w:r>
    </w:p>
    <w:p w14:paraId="0E7EEFA7"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ljs-tag"/>
          <w:rFonts w:ascii="Source Code Pro" w:hAnsi="Source Code Pro"/>
          <w:color w:val="000000"/>
          <w:sz w:val="21"/>
          <w:szCs w:val="21"/>
          <w:shd w:val="clear" w:color="auto" w:fill="FAFAFA"/>
          <w:lang w:val="en-US"/>
        </w:rPr>
        <w:t>&lt;</w:t>
      </w:r>
      <w:r w:rsidRPr="009C38D5">
        <w:rPr>
          <w:rStyle w:val="hljs-name"/>
          <w:rFonts w:ascii="Source Code Pro" w:hAnsi="Source Code Pro"/>
          <w:b/>
          <w:bCs/>
          <w:color w:val="63B175"/>
          <w:sz w:val="21"/>
          <w:szCs w:val="21"/>
          <w:shd w:val="clear" w:color="auto" w:fill="FAFAFA"/>
          <w:lang w:val="en-US"/>
        </w:rPr>
        <w:t>dependency</w:t>
      </w:r>
      <w:r w:rsidRPr="009C38D5">
        <w:rPr>
          <w:rStyle w:val="hljs-tag"/>
          <w:rFonts w:ascii="Source Code Pro" w:hAnsi="Source Code Pro"/>
          <w:color w:val="000000"/>
          <w:sz w:val="21"/>
          <w:szCs w:val="21"/>
          <w:shd w:val="clear" w:color="auto" w:fill="FAFAFA"/>
          <w:lang w:val="en-US"/>
        </w:rPr>
        <w:t>&gt;</w:t>
      </w:r>
    </w:p>
    <w:p w14:paraId="36BC9503"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TML"/>
          <w:rFonts w:ascii="Source Code Pro" w:hAnsi="Source Code Pro"/>
          <w:color w:val="000000"/>
          <w:sz w:val="21"/>
          <w:szCs w:val="21"/>
          <w:shd w:val="clear" w:color="auto" w:fill="FAFAFA"/>
          <w:lang w:val="en-US"/>
        </w:rPr>
        <w:t xml:space="preserve">    </w:t>
      </w:r>
      <w:proofErr w:type="gramStart"/>
      <w:r w:rsidRPr="009C38D5">
        <w:rPr>
          <w:rStyle w:val="hljs-tag"/>
          <w:rFonts w:ascii="Source Code Pro" w:hAnsi="Source Code Pro"/>
          <w:color w:val="000000"/>
          <w:sz w:val="21"/>
          <w:szCs w:val="21"/>
          <w:shd w:val="clear" w:color="auto" w:fill="FAFAFA"/>
          <w:lang w:val="en-US"/>
        </w:rPr>
        <w:t>&lt;</w:t>
      </w:r>
      <w:proofErr w:type="spellStart"/>
      <w:r w:rsidRPr="009C38D5">
        <w:rPr>
          <w:rStyle w:val="hljs-name"/>
          <w:rFonts w:ascii="Source Code Pro" w:hAnsi="Source Code Pro"/>
          <w:b/>
          <w:bCs/>
          <w:color w:val="63B175"/>
          <w:sz w:val="21"/>
          <w:szCs w:val="21"/>
          <w:shd w:val="clear" w:color="auto" w:fill="FAFAFA"/>
          <w:lang w:val="en-US"/>
        </w:rPr>
        <w:t>groupId</w:t>
      </w:r>
      <w:proofErr w:type="spellEnd"/>
      <w:r w:rsidRPr="009C38D5">
        <w:rPr>
          <w:rStyle w:val="hljs-tag"/>
          <w:rFonts w:ascii="Source Code Pro" w:hAnsi="Source Code Pro"/>
          <w:color w:val="000000"/>
          <w:sz w:val="21"/>
          <w:szCs w:val="21"/>
          <w:shd w:val="clear" w:color="auto" w:fill="FAFAFA"/>
          <w:lang w:val="en-US"/>
        </w:rPr>
        <w:t>&gt;</w:t>
      </w:r>
      <w:proofErr w:type="spellStart"/>
      <w:r w:rsidRPr="009C38D5">
        <w:rPr>
          <w:rStyle w:val="HTML"/>
          <w:rFonts w:ascii="Source Code Pro" w:hAnsi="Source Code Pro"/>
          <w:color w:val="000000"/>
          <w:sz w:val="21"/>
          <w:szCs w:val="21"/>
          <w:shd w:val="clear" w:color="auto" w:fill="FAFAFA"/>
          <w:lang w:val="en-US"/>
        </w:rPr>
        <w:t>org.springframework.boot</w:t>
      </w:r>
      <w:proofErr w:type="spellEnd"/>
      <w:proofErr w:type="gramEnd"/>
      <w:r w:rsidRPr="009C38D5">
        <w:rPr>
          <w:rStyle w:val="hljs-tag"/>
          <w:rFonts w:ascii="Source Code Pro" w:hAnsi="Source Code Pro"/>
          <w:color w:val="000000"/>
          <w:sz w:val="21"/>
          <w:szCs w:val="21"/>
          <w:shd w:val="clear" w:color="auto" w:fill="FAFAFA"/>
          <w:lang w:val="en-US"/>
        </w:rPr>
        <w:t>&lt;/</w:t>
      </w:r>
      <w:proofErr w:type="spellStart"/>
      <w:r w:rsidRPr="009C38D5">
        <w:rPr>
          <w:rStyle w:val="hljs-name"/>
          <w:rFonts w:ascii="Source Code Pro" w:hAnsi="Source Code Pro"/>
          <w:b/>
          <w:bCs/>
          <w:color w:val="63B175"/>
          <w:sz w:val="21"/>
          <w:szCs w:val="21"/>
          <w:shd w:val="clear" w:color="auto" w:fill="FAFAFA"/>
          <w:lang w:val="en-US"/>
        </w:rPr>
        <w:t>groupId</w:t>
      </w:r>
      <w:proofErr w:type="spellEnd"/>
      <w:r w:rsidRPr="009C38D5">
        <w:rPr>
          <w:rStyle w:val="hljs-tag"/>
          <w:rFonts w:ascii="Source Code Pro" w:hAnsi="Source Code Pro"/>
          <w:color w:val="000000"/>
          <w:sz w:val="21"/>
          <w:szCs w:val="21"/>
          <w:shd w:val="clear" w:color="auto" w:fill="FAFAFA"/>
          <w:lang w:val="en-US"/>
        </w:rPr>
        <w:t>&gt;</w:t>
      </w:r>
    </w:p>
    <w:p w14:paraId="7BAD6888"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TML"/>
          <w:rFonts w:ascii="Source Code Pro" w:hAnsi="Source Code Pro"/>
          <w:color w:val="000000"/>
          <w:sz w:val="21"/>
          <w:szCs w:val="21"/>
          <w:shd w:val="clear" w:color="auto" w:fill="FAFAFA"/>
          <w:lang w:val="en-US"/>
        </w:rPr>
        <w:t xml:space="preserve">    </w:t>
      </w:r>
      <w:r w:rsidRPr="009C38D5">
        <w:rPr>
          <w:rStyle w:val="hljs-tag"/>
          <w:rFonts w:ascii="Source Code Pro" w:hAnsi="Source Code Pro"/>
          <w:color w:val="000000"/>
          <w:sz w:val="21"/>
          <w:szCs w:val="21"/>
          <w:shd w:val="clear" w:color="auto" w:fill="FAFAFA"/>
          <w:lang w:val="en-US"/>
        </w:rPr>
        <w:t>&lt;</w:t>
      </w:r>
      <w:proofErr w:type="spellStart"/>
      <w:r w:rsidRPr="009C38D5">
        <w:rPr>
          <w:rStyle w:val="hljs-name"/>
          <w:rFonts w:ascii="Source Code Pro" w:hAnsi="Source Code Pro"/>
          <w:b/>
          <w:bCs/>
          <w:color w:val="63B175"/>
          <w:sz w:val="21"/>
          <w:szCs w:val="21"/>
          <w:shd w:val="clear" w:color="auto" w:fill="FAFAFA"/>
          <w:lang w:val="en-US"/>
        </w:rPr>
        <w:t>artifactId</w:t>
      </w:r>
      <w:proofErr w:type="spellEnd"/>
      <w:r w:rsidRPr="009C38D5">
        <w:rPr>
          <w:rStyle w:val="hljs-tag"/>
          <w:rFonts w:ascii="Source Code Pro" w:hAnsi="Source Code Pro"/>
          <w:color w:val="000000"/>
          <w:sz w:val="21"/>
          <w:szCs w:val="21"/>
          <w:shd w:val="clear" w:color="auto" w:fill="FAFAFA"/>
          <w:lang w:val="en-US"/>
        </w:rPr>
        <w:t>&gt;</w:t>
      </w:r>
      <w:r w:rsidRPr="009C38D5">
        <w:rPr>
          <w:rStyle w:val="HTML"/>
          <w:rFonts w:ascii="Source Code Pro" w:hAnsi="Source Code Pro"/>
          <w:color w:val="000000"/>
          <w:sz w:val="21"/>
          <w:szCs w:val="21"/>
          <w:shd w:val="clear" w:color="auto" w:fill="FAFAFA"/>
          <w:lang w:val="en-US"/>
        </w:rPr>
        <w:t>spring-boot-starter-</w:t>
      </w:r>
      <w:proofErr w:type="spellStart"/>
      <w:r w:rsidRPr="009C38D5">
        <w:rPr>
          <w:rStyle w:val="HTML"/>
          <w:rFonts w:ascii="Source Code Pro" w:hAnsi="Source Code Pro"/>
          <w:color w:val="000000"/>
          <w:sz w:val="21"/>
          <w:szCs w:val="21"/>
          <w:shd w:val="clear" w:color="auto" w:fill="FAFAFA"/>
          <w:lang w:val="en-US"/>
        </w:rPr>
        <w:t>thymeleaf</w:t>
      </w:r>
      <w:proofErr w:type="spellEnd"/>
      <w:r w:rsidRPr="009C38D5">
        <w:rPr>
          <w:rStyle w:val="hljs-tag"/>
          <w:rFonts w:ascii="Source Code Pro" w:hAnsi="Source Code Pro"/>
          <w:color w:val="000000"/>
          <w:sz w:val="21"/>
          <w:szCs w:val="21"/>
          <w:shd w:val="clear" w:color="auto" w:fill="FAFAFA"/>
          <w:lang w:val="en-US"/>
        </w:rPr>
        <w:t>&lt;/</w:t>
      </w:r>
      <w:proofErr w:type="spellStart"/>
      <w:r w:rsidRPr="009C38D5">
        <w:rPr>
          <w:rStyle w:val="hljs-name"/>
          <w:rFonts w:ascii="Source Code Pro" w:hAnsi="Source Code Pro"/>
          <w:b/>
          <w:bCs/>
          <w:color w:val="63B175"/>
          <w:sz w:val="21"/>
          <w:szCs w:val="21"/>
          <w:shd w:val="clear" w:color="auto" w:fill="FAFAFA"/>
          <w:lang w:val="en-US"/>
        </w:rPr>
        <w:t>artifactId</w:t>
      </w:r>
      <w:proofErr w:type="spellEnd"/>
      <w:r w:rsidRPr="009C38D5">
        <w:rPr>
          <w:rStyle w:val="hljs-tag"/>
          <w:rFonts w:ascii="Source Code Pro" w:hAnsi="Source Code Pro"/>
          <w:color w:val="000000"/>
          <w:sz w:val="21"/>
          <w:szCs w:val="21"/>
          <w:shd w:val="clear" w:color="auto" w:fill="FAFAFA"/>
          <w:lang w:val="en-US"/>
        </w:rPr>
        <w:t>&gt;</w:t>
      </w:r>
    </w:p>
    <w:p w14:paraId="46901E72"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TML"/>
          <w:rFonts w:ascii="Source Code Pro" w:hAnsi="Source Code Pro"/>
          <w:color w:val="000000"/>
          <w:sz w:val="21"/>
          <w:szCs w:val="21"/>
          <w:shd w:val="clear" w:color="auto" w:fill="FAFAFA"/>
          <w:lang w:val="en-US"/>
        </w:rPr>
        <w:t xml:space="preserve">    </w:t>
      </w:r>
      <w:r w:rsidRPr="009C38D5">
        <w:rPr>
          <w:rStyle w:val="hljs-tag"/>
          <w:rFonts w:ascii="Source Code Pro" w:hAnsi="Source Code Pro"/>
          <w:color w:val="000000"/>
          <w:sz w:val="21"/>
          <w:szCs w:val="21"/>
          <w:shd w:val="clear" w:color="auto" w:fill="FAFAFA"/>
          <w:lang w:val="en-US"/>
        </w:rPr>
        <w:t>&lt;</w:t>
      </w:r>
      <w:r w:rsidRPr="009C38D5">
        <w:rPr>
          <w:rStyle w:val="hljs-name"/>
          <w:rFonts w:ascii="Source Code Pro" w:hAnsi="Source Code Pro"/>
          <w:b/>
          <w:bCs/>
          <w:color w:val="63B175"/>
          <w:sz w:val="21"/>
          <w:szCs w:val="21"/>
          <w:shd w:val="clear" w:color="auto" w:fill="FAFAFA"/>
          <w:lang w:val="en-US"/>
        </w:rPr>
        <w:t>version</w:t>
      </w:r>
      <w:r w:rsidRPr="009C38D5">
        <w:rPr>
          <w:rStyle w:val="hljs-tag"/>
          <w:rFonts w:ascii="Source Code Pro" w:hAnsi="Source Code Pro"/>
          <w:color w:val="000000"/>
          <w:sz w:val="21"/>
          <w:szCs w:val="21"/>
          <w:shd w:val="clear" w:color="auto" w:fill="FAFAFA"/>
          <w:lang w:val="en-US"/>
        </w:rPr>
        <w:t>&gt;</w:t>
      </w:r>
      <w:r w:rsidRPr="009C38D5">
        <w:rPr>
          <w:rStyle w:val="HTML"/>
          <w:rFonts w:ascii="Source Code Pro" w:hAnsi="Source Code Pro"/>
          <w:color w:val="000000"/>
          <w:sz w:val="21"/>
          <w:szCs w:val="21"/>
          <w:shd w:val="clear" w:color="auto" w:fill="FAFAFA"/>
          <w:lang w:val="en-US"/>
        </w:rPr>
        <w:t>2.3.</w:t>
      </w:r>
      <w:proofErr w:type="gramStart"/>
      <w:r w:rsidRPr="009C38D5">
        <w:rPr>
          <w:rStyle w:val="HTML"/>
          <w:rFonts w:ascii="Source Code Pro" w:hAnsi="Source Code Pro"/>
          <w:color w:val="000000"/>
          <w:sz w:val="21"/>
          <w:szCs w:val="21"/>
          <w:shd w:val="clear" w:color="auto" w:fill="FAFAFA"/>
          <w:lang w:val="en-US"/>
        </w:rPr>
        <w:t>3.RELEASE</w:t>
      </w:r>
      <w:proofErr w:type="gramEnd"/>
      <w:r w:rsidRPr="009C38D5">
        <w:rPr>
          <w:rStyle w:val="hljs-tag"/>
          <w:rFonts w:ascii="Source Code Pro" w:hAnsi="Source Code Pro"/>
          <w:color w:val="000000"/>
          <w:sz w:val="21"/>
          <w:szCs w:val="21"/>
          <w:shd w:val="clear" w:color="auto" w:fill="FAFAFA"/>
          <w:lang w:val="en-US"/>
        </w:rPr>
        <w:t>&lt;/</w:t>
      </w:r>
      <w:r w:rsidRPr="009C38D5">
        <w:rPr>
          <w:rStyle w:val="hljs-name"/>
          <w:rFonts w:ascii="Source Code Pro" w:hAnsi="Source Code Pro"/>
          <w:b/>
          <w:bCs/>
          <w:color w:val="63B175"/>
          <w:sz w:val="21"/>
          <w:szCs w:val="21"/>
          <w:shd w:val="clear" w:color="auto" w:fill="FAFAFA"/>
          <w:lang w:val="en-US"/>
        </w:rPr>
        <w:t>version</w:t>
      </w:r>
      <w:r w:rsidRPr="009C38D5">
        <w:rPr>
          <w:rStyle w:val="hljs-tag"/>
          <w:rFonts w:ascii="Source Code Pro" w:hAnsi="Source Code Pro"/>
          <w:color w:val="000000"/>
          <w:sz w:val="21"/>
          <w:szCs w:val="21"/>
          <w:shd w:val="clear" w:color="auto" w:fill="FAFAFA"/>
          <w:lang w:val="en-US"/>
        </w:rPr>
        <w:t>&gt;</w:t>
      </w:r>
    </w:p>
    <w:p w14:paraId="21ECCAC4"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ljs-tag"/>
          <w:rFonts w:ascii="Source Code Pro" w:hAnsi="Source Code Pro"/>
          <w:color w:val="000000"/>
          <w:sz w:val="21"/>
          <w:szCs w:val="21"/>
          <w:shd w:val="clear" w:color="auto" w:fill="FAFAFA"/>
          <w:lang w:val="en-US"/>
        </w:rPr>
        <w:t>&lt;/</w:t>
      </w:r>
      <w:r w:rsidRPr="009C38D5">
        <w:rPr>
          <w:rStyle w:val="hljs-name"/>
          <w:rFonts w:ascii="Source Code Pro" w:hAnsi="Source Code Pro"/>
          <w:b/>
          <w:bCs/>
          <w:color w:val="63B175"/>
          <w:sz w:val="21"/>
          <w:szCs w:val="21"/>
          <w:shd w:val="clear" w:color="auto" w:fill="FAFAFA"/>
          <w:lang w:val="en-US"/>
        </w:rPr>
        <w:t>dependency</w:t>
      </w:r>
      <w:r w:rsidRPr="009C38D5">
        <w:rPr>
          <w:rStyle w:val="hljs-tag"/>
          <w:rFonts w:ascii="Source Code Pro" w:hAnsi="Source Code Pro"/>
          <w:color w:val="000000"/>
          <w:sz w:val="21"/>
          <w:szCs w:val="21"/>
          <w:shd w:val="clear" w:color="auto" w:fill="FAFAFA"/>
          <w:lang w:val="en-US"/>
        </w:rPr>
        <w:t>&gt;</w:t>
      </w:r>
    </w:p>
    <w:p w14:paraId="142B8265" w14:textId="7033CD63" w:rsidR="009C38D5" w:rsidRPr="009C38D5" w:rsidRDefault="009C38D5" w:rsidP="009C38D5">
      <w:pPr>
        <w:pStyle w:val="HTML0"/>
        <w:rPr>
          <w:sz w:val="24"/>
          <w:szCs w:val="24"/>
          <w:lang w:val="en-US"/>
        </w:rPr>
      </w:pPr>
    </w:p>
    <w:p w14:paraId="64361137" w14:textId="77777777" w:rsidR="009C38D5" w:rsidRPr="009C38D5" w:rsidRDefault="009C38D5" w:rsidP="009C38D5">
      <w:pPr>
        <w:pStyle w:val="a3"/>
        <w:spacing w:before="0" w:beforeAutospacing="0" w:after="150" w:afterAutospacing="0"/>
        <w:rPr>
          <w:color w:val="000000"/>
          <w:lang w:val="en-US"/>
        </w:rPr>
      </w:pPr>
      <w:r w:rsidRPr="009C38D5">
        <w:rPr>
          <w:color w:val="000000"/>
          <w:lang w:val="en-US"/>
        </w:rPr>
        <w:t>No explicit configuration is necessary. By default, HTML files should be placed in the </w:t>
      </w:r>
      <w:r w:rsidRPr="009C38D5">
        <w:rPr>
          <w:rStyle w:val="a6"/>
          <w:color w:val="000000"/>
          <w:lang w:val="en-US"/>
        </w:rPr>
        <w:t>resources/</w:t>
      </w:r>
      <w:proofErr w:type="gramStart"/>
      <w:r w:rsidRPr="009C38D5">
        <w:rPr>
          <w:rStyle w:val="a6"/>
          <w:color w:val="000000"/>
          <w:lang w:val="en-US"/>
        </w:rPr>
        <w:t>templates</w:t>
      </w:r>
      <w:proofErr w:type="gramEnd"/>
      <w:r w:rsidRPr="009C38D5">
        <w:rPr>
          <w:rStyle w:val="a6"/>
          <w:color w:val="000000"/>
          <w:lang w:val="en-US"/>
        </w:rPr>
        <w:t> </w:t>
      </w:r>
      <w:r w:rsidRPr="009C38D5">
        <w:rPr>
          <w:color w:val="000000"/>
          <w:lang w:val="en-US"/>
        </w:rPr>
        <w:t>location.</w:t>
      </w:r>
    </w:p>
    <w:p w14:paraId="093F517C" w14:textId="77777777" w:rsidR="009C38D5" w:rsidRPr="009C38D5" w:rsidRDefault="009C38D5" w:rsidP="009C38D5">
      <w:pPr>
        <w:pStyle w:val="2"/>
        <w:spacing w:before="504" w:beforeAutospacing="0" w:after="312" w:afterAutospacing="0"/>
        <w:rPr>
          <w:rFonts w:ascii="inherit" w:hAnsi="inherit"/>
          <w:color w:val="000000"/>
          <w:sz w:val="44"/>
          <w:szCs w:val="44"/>
          <w:lang w:val="en-US"/>
        </w:rPr>
      </w:pPr>
      <w:r w:rsidRPr="009C38D5">
        <w:rPr>
          <w:rStyle w:val="a4"/>
          <w:rFonts w:ascii="inherit" w:hAnsi="inherit"/>
          <w:b/>
          <w:bCs/>
          <w:color w:val="000000"/>
          <w:sz w:val="44"/>
          <w:szCs w:val="44"/>
          <w:lang w:val="en-US"/>
        </w:rPr>
        <w:t xml:space="preserve">4. Displaying Values </w:t>
      </w:r>
      <w:proofErr w:type="gramStart"/>
      <w:r w:rsidRPr="009C38D5">
        <w:rPr>
          <w:rStyle w:val="a4"/>
          <w:rFonts w:ascii="inherit" w:hAnsi="inherit"/>
          <w:b/>
          <w:bCs/>
          <w:color w:val="000000"/>
          <w:sz w:val="44"/>
          <w:szCs w:val="44"/>
          <w:lang w:val="en-US"/>
        </w:rPr>
        <w:t>From</w:t>
      </w:r>
      <w:proofErr w:type="gramEnd"/>
      <w:r w:rsidRPr="009C38D5">
        <w:rPr>
          <w:rStyle w:val="a4"/>
          <w:rFonts w:ascii="inherit" w:hAnsi="inherit"/>
          <w:b/>
          <w:bCs/>
          <w:color w:val="000000"/>
          <w:sz w:val="44"/>
          <w:szCs w:val="44"/>
          <w:lang w:val="en-US"/>
        </w:rPr>
        <w:t xml:space="preserve"> Message Source (Property Files)</w:t>
      </w:r>
    </w:p>
    <w:p w14:paraId="5D25C81A" w14:textId="77777777" w:rsidR="009C38D5" w:rsidRPr="009C38D5" w:rsidRDefault="009C38D5" w:rsidP="009C38D5">
      <w:pPr>
        <w:pStyle w:val="brush"/>
        <w:spacing w:before="0" w:beforeAutospacing="0" w:after="150" w:afterAutospacing="0"/>
        <w:rPr>
          <w:color w:val="000000"/>
          <w:lang w:val="en-US"/>
        </w:rPr>
      </w:pPr>
      <w:r w:rsidRPr="009C38D5">
        <w:rPr>
          <w:color w:val="000000"/>
          <w:lang w:val="en-US"/>
        </w:rPr>
        <w:t>We can use the </w:t>
      </w:r>
      <w:proofErr w:type="spellStart"/>
      <w:r w:rsidRPr="009C38D5">
        <w:rPr>
          <w:rStyle w:val="a6"/>
          <w:color w:val="000000"/>
          <w:lang w:val="en-US"/>
        </w:rPr>
        <w:t>th:text</w:t>
      </w:r>
      <w:proofErr w:type="spellEnd"/>
      <w:proofErr w:type="gramStart"/>
      <w:r w:rsidRPr="009C38D5">
        <w:rPr>
          <w:rStyle w:val="a6"/>
          <w:color w:val="000000"/>
          <w:lang w:val="en-US"/>
        </w:rPr>
        <w:t>=”#</w:t>
      </w:r>
      <w:proofErr w:type="gramEnd"/>
      <w:r w:rsidRPr="009C38D5">
        <w:rPr>
          <w:rStyle w:val="a6"/>
          <w:color w:val="000000"/>
          <w:lang w:val="en-US"/>
        </w:rPr>
        <w:t>{key}”</w:t>
      </w:r>
      <w:r w:rsidRPr="009C38D5">
        <w:rPr>
          <w:color w:val="000000"/>
          <w:lang w:val="en-US"/>
        </w:rPr>
        <w:t> tag attribute to display values from property files.</w:t>
      </w:r>
    </w:p>
    <w:p w14:paraId="0D7A8748" w14:textId="77777777" w:rsidR="009C38D5" w:rsidRPr="009C38D5" w:rsidRDefault="009C38D5" w:rsidP="009C38D5">
      <w:pPr>
        <w:pStyle w:val="brush"/>
        <w:spacing w:before="0" w:beforeAutospacing="0" w:after="150" w:afterAutospacing="0"/>
        <w:rPr>
          <w:color w:val="000000"/>
          <w:lang w:val="en-US"/>
        </w:rPr>
      </w:pPr>
      <w:r w:rsidRPr="009C38D5">
        <w:rPr>
          <w:color w:val="000000"/>
          <w:lang w:val="en-US"/>
        </w:rPr>
        <w:t>For this to work, we need to configure the property file as a </w:t>
      </w:r>
      <w:proofErr w:type="spellStart"/>
      <w:r w:rsidRPr="009C38D5">
        <w:rPr>
          <w:rStyle w:val="a6"/>
          <w:color w:val="000000"/>
          <w:lang w:val="en-US"/>
        </w:rPr>
        <w:t>messageSource</w:t>
      </w:r>
      <w:proofErr w:type="spellEnd"/>
      <w:r w:rsidRPr="009C38D5">
        <w:rPr>
          <w:color w:val="000000"/>
          <w:lang w:val="en-US"/>
        </w:rPr>
        <w:t> bean:</w:t>
      </w:r>
    </w:p>
    <w:p w14:paraId="117F9D03" w14:textId="77777777" w:rsidR="009C38D5" w:rsidRPr="009C38D5" w:rsidRDefault="009C38D5" w:rsidP="009C38D5">
      <w:pPr>
        <w:pStyle w:val="brush"/>
        <w:spacing w:before="0" w:beforeAutospacing="0" w:after="150" w:afterAutospacing="0"/>
        <w:rPr>
          <w:color w:val="000000"/>
          <w:lang w:val="en-US"/>
        </w:rPr>
      </w:pPr>
      <w:r w:rsidRPr="009C38D5">
        <w:rPr>
          <w:color w:val="000000"/>
          <w:lang w:val="en-US"/>
        </w:rPr>
        <w:t xml:space="preserve">Here is the </w:t>
      </w:r>
      <w:proofErr w:type="spellStart"/>
      <w:r w:rsidRPr="009C38D5">
        <w:rPr>
          <w:color w:val="000000"/>
          <w:lang w:val="en-US"/>
        </w:rPr>
        <w:t>Thymeleaf</w:t>
      </w:r>
      <w:proofErr w:type="spellEnd"/>
      <w:r w:rsidRPr="009C38D5">
        <w:rPr>
          <w:color w:val="000000"/>
          <w:lang w:val="en-US"/>
        </w:rPr>
        <w:t xml:space="preserve"> HTML code to display the value associated with the key </w:t>
      </w:r>
      <w:proofErr w:type="spellStart"/>
      <w:proofErr w:type="gramStart"/>
      <w:r w:rsidRPr="009C38D5">
        <w:rPr>
          <w:rStyle w:val="a6"/>
          <w:color w:val="000000"/>
          <w:lang w:val="en-US"/>
        </w:rPr>
        <w:t>welcome.message</w:t>
      </w:r>
      <w:proofErr w:type="spellEnd"/>
      <w:proofErr w:type="gramEnd"/>
      <w:r w:rsidRPr="009C38D5">
        <w:rPr>
          <w:color w:val="000000"/>
          <w:lang w:val="en-US"/>
        </w:rPr>
        <w:t>:</w:t>
      </w:r>
    </w:p>
    <w:p w14:paraId="67B72A52" w14:textId="4D09BF55" w:rsidR="009C38D5" w:rsidRPr="009C38D5" w:rsidRDefault="009C38D5" w:rsidP="009C38D5">
      <w:pPr>
        <w:pStyle w:val="HTML0"/>
        <w:rPr>
          <w:sz w:val="24"/>
          <w:szCs w:val="24"/>
          <w:lang w:val="en-US"/>
        </w:rPr>
      </w:pPr>
      <w:r w:rsidRPr="009C38D5">
        <w:rPr>
          <w:rStyle w:val="hljs-tag"/>
          <w:rFonts w:ascii="Source Code Pro" w:hAnsi="Source Code Pro"/>
          <w:color w:val="000000"/>
          <w:sz w:val="21"/>
          <w:szCs w:val="21"/>
          <w:shd w:val="clear" w:color="auto" w:fill="FAFAFA"/>
          <w:lang w:val="en-US"/>
        </w:rPr>
        <w:t>&lt;</w:t>
      </w:r>
      <w:r w:rsidRPr="009C38D5">
        <w:rPr>
          <w:rStyle w:val="hljs-name"/>
          <w:rFonts w:ascii="Source Code Pro" w:hAnsi="Source Code Pro"/>
          <w:b/>
          <w:bCs/>
          <w:color w:val="63B175"/>
          <w:sz w:val="21"/>
          <w:szCs w:val="21"/>
          <w:shd w:val="clear" w:color="auto" w:fill="FAFAFA"/>
          <w:lang w:val="en-US"/>
        </w:rPr>
        <w:t>span</w:t>
      </w:r>
      <w:r w:rsidRPr="009C38D5">
        <w:rPr>
          <w:rStyle w:val="hljs-tag"/>
          <w:rFonts w:ascii="Source Code Pro" w:hAnsi="Source Code Pro"/>
          <w:color w:val="000000"/>
          <w:sz w:val="21"/>
          <w:szCs w:val="21"/>
          <w:shd w:val="clear" w:color="auto" w:fill="FAFAFA"/>
          <w:lang w:val="en-US"/>
        </w:rPr>
        <w:t xml:space="preserve"> </w:t>
      </w:r>
      <w:proofErr w:type="spellStart"/>
      <w:r w:rsidRPr="009C38D5">
        <w:rPr>
          <w:rStyle w:val="hljs-attr"/>
          <w:rFonts w:ascii="Source Code Pro" w:hAnsi="Source Code Pro"/>
          <w:color w:val="000000"/>
          <w:sz w:val="21"/>
          <w:szCs w:val="21"/>
          <w:shd w:val="clear" w:color="auto" w:fill="FAFAFA"/>
          <w:lang w:val="en-US"/>
        </w:rPr>
        <w:t>th:text</w:t>
      </w:r>
      <w:proofErr w:type="spellEnd"/>
      <w:r w:rsidRPr="009C38D5">
        <w:rPr>
          <w:rStyle w:val="hljs-tag"/>
          <w:rFonts w:ascii="Source Code Pro" w:hAnsi="Source Code Pro"/>
          <w:color w:val="000000"/>
          <w:sz w:val="21"/>
          <w:szCs w:val="21"/>
          <w:shd w:val="clear" w:color="auto" w:fill="FAFAFA"/>
          <w:lang w:val="en-US"/>
        </w:rPr>
        <w:t>=</w:t>
      </w:r>
      <w:r w:rsidRPr="009C38D5">
        <w:rPr>
          <w:rStyle w:val="hljs-string"/>
          <w:rFonts w:ascii="Source Code Pro" w:hAnsi="Source Code Pro"/>
          <w:color w:val="4E9359"/>
          <w:sz w:val="21"/>
          <w:szCs w:val="21"/>
          <w:shd w:val="clear" w:color="auto" w:fill="FAFAFA"/>
          <w:lang w:val="en-US"/>
        </w:rPr>
        <w:t>"#{</w:t>
      </w:r>
      <w:proofErr w:type="spellStart"/>
      <w:proofErr w:type="gramStart"/>
      <w:r w:rsidRPr="009C38D5">
        <w:rPr>
          <w:rStyle w:val="hljs-string"/>
          <w:rFonts w:ascii="Source Code Pro" w:hAnsi="Source Code Pro"/>
          <w:color w:val="4E9359"/>
          <w:sz w:val="21"/>
          <w:szCs w:val="21"/>
          <w:shd w:val="clear" w:color="auto" w:fill="FAFAFA"/>
          <w:lang w:val="en-US"/>
        </w:rPr>
        <w:t>welcome.message</w:t>
      </w:r>
      <w:proofErr w:type="spellEnd"/>
      <w:proofErr w:type="gramEnd"/>
      <w:r w:rsidRPr="009C38D5">
        <w:rPr>
          <w:rStyle w:val="hljs-string"/>
          <w:rFonts w:ascii="Source Code Pro" w:hAnsi="Source Code Pro"/>
          <w:color w:val="4E9359"/>
          <w:sz w:val="21"/>
          <w:szCs w:val="21"/>
          <w:shd w:val="clear" w:color="auto" w:fill="FAFAFA"/>
          <w:lang w:val="en-US"/>
        </w:rPr>
        <w:t>}"</w:t>
      </w:r>
      <w:r w:rsidRPr="009C38D5">
        <w:rPr>
          <w:rStyle w:val="hljs-tag"/>
          <w:rFonts w:ascii="Source Code Pro" w:hAnsi="Source Code Pro"/>
          <w:color w:val="000000"/>
          <w:sz w:val="21"/>
          <w:szCs w:val="21"/>
          <w:shd w:val="clear" w:color="auto" w:fill="FAFAFA"/>
          <w:lang w:val="en-US"/>
        </w:rPr>
        <w:t xml:space="preserve"> /&gt;</w:t>
      </w:r>
    </w:p>
    <w:p w14:paraId="78DF6866" w14:textId="77777777" w:rsidR="009C38D5" w:rsidRPr="009C38D5" w:rsidRDefault="009C38D5" w:rsidP="009C38D5">
      <w:pPr>
        <w:pStyle w:val="2"/>
        <w:spacing w:before="504" w:beforeAutospacing="0" w:after="312" w:afterAutospacing="0"/>
        <w:rPr>
          <w:rFonts w:ascii="inherit" w:hAnsi="inherit"/>
          <w:color w:val="000000"/>
          <w:sz w:val="44"/>
          <w:szCs w:val="44"/>
          <w:lang w:val="en-US"/>
        </w:rPr>
      </w:pPr>
      <w:r w:rsidRPr="009C38D5">
        <w:rPr>
          <w:rStyle w:val="a4"/>
          <w:rFonts w:ascii="inherit" w:hAnsi="inherit"/>
          <w:b/>
          <w:bCs/>
          <w:color w:val="000000"/>
          <w:sz w:val="44"/>
          <w:szCs w:val="44"/>
          <w:lang w:val="en-US"/>
        </w:rPr>
        <w:lastRenderedPageBreak/>
        <w:t>5. Displaying Model Attributes</w:t>
      </w:r>
    </w:p>
    <w:p w14:paraId="2DB4FE60" w14:textId="77777777" w:rsidR="009C38D5" w:rsidRPr="009C38D5" w:rsidRDefault="009C38D5" w:rsidP="009C38D5">
      <w:pPr>
        <w:pStyle w:val="3"/>
        <w:spacing w:before="504" w:after="312"/>
        <w:rPr>
          <w:rFonts w:ascii="inherit" w:hAnsi="inherit"/>
          <w:color w:val="000000"/>
          <w:sz w:val="36"/>
          <w:szCs w:val="36"/>
          <w:lang w:val="en-US"/>
        </w:rPr>
      </w:pPr>
      <w:r w:rsidRPr="009C38D5">
        <w:rPr>
          <w:rStyle w:val="a4"/>
          <w:rFonts w:ascii="inherit" w:hAnsi="inherit"/>
          <w:b w:val="0"/>
          <w:bCs w:val="0"/>
          <w:color w:val="000000"/>
          <w:sz w:val="36"/>
          <w:szCs w:val="36"/>
          <w:lang w:val="en-US"/>
        </w:rPr>
        <w:t>5.1. Simple Attributes</w:t>
      </w:r>
    </w:p>
    <w:p w14:paraId="138F8351" w14:textId="77777777" w:rsidR="009C38D5" w:rsidRPr="009C38D5" w:rsidRDefault="009C38D5" w:rsidP="009C38D5">
      <w:pPr>
        <w:pStyle w:val="brush"/>
        <w:spacing w:before="0" w:beforeAutospacing="0" w:after="150" w:afterAutospacing="0"/>
        <w:rPr>
          <w:color w:val="000000"/>
          <w:lang w:val="en-US"/>
        </w:rPr>
      </w:pPr>
      <w:r w:rsidRPr="009C38D5">
        <w:rPr>
          <w:color w:val="000000"/>
          <w:lang w:val="en-US"/>
        </w:rPr>
        <w:t>We can use the </w:t>
      </w:r>
      <w:proofErr w:type="spellStart"/>
      <w:r w:rsidRPr="009C38D5">
        <w:rPr>
          <w:rStyle w:val="a6"/>
          <w:color w:val="000000"/>
          <w:lang w:val="en-US"/>
        </w:rPr>
        <w:t>th:text</w:t>
      </w:r>
      <w:proofErr w:type="spellEnd"/>
      <w:proofErr w:type="gramStart"/>
      <w:r w:rsidRPr="009C38D5">
        <w:rPr>
          <w:rStyle w:val="a6"/>
          <w:color w:val="000000"/>
          <w:lang w:val="en-US"/>
        </w:rPr>
        <w:t>=”$</w:t>
      </w:r>
      <w:proofErr w:type="gramEnd"/>
      <w:r w:rsidRPr="009C38D5">
        <w:rPr>
          <w:rStyle w:val="a6"/>
          <w:color w:val="000000"/>
          <w:lang w:val="en-US"/>
        </w:rPr>
        <w:t>{</w:t>
      </w:r>
      <w:proofErr w:type="spellStart"/>
      <w:r w:rsidRPr="009C38D5">
        <w:rPr>
          <w:rStyle w:val="a6"/>
          <w:color w:val="000000"/>
          <w:lang w:val="en-US"/>
        </w:rPr>
        <w:t>attributename</w:t>
      </w:r>
      <w:proofErr w:type="spellEnd"/>
      <w:r w:rsidRPr="009C38D5">
        <w:rPr>
          <w:rStyle w:val="a6"/>
          <w:color w:val="000000"/>
          <w:lang w:val="en-US"/>
        </w:rPr>
        <w:t>}”</w:t>
      </w:r>
      <w:r w:rsidRPr="009C38D5">
        <w:rPr>
          <w:color w:val="000000"/>
          <w:lang w:val="en-US"/>
        </w:rPr>
        <w:t> tag attribute to display the value of model attributes.</w:t>
      </w:r>
    </w:p>
    <w:p w14:paraId="03AD771F" w14:textId="77777777" w:rsidR="009C38D5" w:rsidRPr="009C38D5" w:rsidRDefault="009C38D5" w:rsidP="009C38D5">
      <w:pPr>
        <w:pStyle w:val="brush"/>
        <w:spacing w:before="0" w:beforeAutospacing="0" w:after="150" w:afterAutospacing="0"/>
        <w:rPr>
          <w:color w:val="000000"/>
          <w:lang w:val="en-US"/>
        </w:rPr>
      </w:pPr>
      <w:r w:rsidRPr="009C38D5">
        <w:rPr>
          <w:color w:val="000000"/>
          <w:lang w:val="en-US"/>
        </w:rPr>
        <w:t>Let's add a model attribute with the name </w:t>
      </w:r>
      <w:proofErr w:type="spellStart"/>
      <w:r w:rsidRPr="009C38D5">
        <w:rPr>
          <w:rStyle w:val="a6"/>
          <w:color w:val="000000"/>
          <w:lang w:val="en-US"/>
        </w:rPr>
        <w:t>serverTime</w:t>
      </w:r>
      <w:proofErr w:type="spellEnd"/>
      <w:r w:rsidRPr="009C38D5">
        <w:rPr>
          <w:color w:val="000000"/>
          <w:lang w:val="en-US"/>
        </w:rPr>
        <w:t> in the controller class:</w:t>
      </w:r>
    </w:p>
    <w:p w14:paraId="30BF98AF" w14:textId="2CFA97DD" w:rsidR="009C38D5" w:rsidRPr="009C38D5" w:rsidRDefault="009C38D5" w:rsidP="009C38D5">
      <w:pPr>
        <w:pStyle w:val="HTML0"/>
        <w:rPr>
          <w:sz w:val="24"/>
          <w:szCs w:val="24"/>
          <w:lang w:val="en-US"/>
        </w:rPr>
      </w:pPr>
      <w:proofErr w:type="spellStart"/>
      <w:proofErr w:type="gramStart"/>
      <w:r w:rsidRPr="009C38D5">
        <w:rPr>
          <w:rStyle w:val="HTML"/>
          <w:rFonts w:ascii="Source Code Pro" w:hAnsi="Source Code Pro"/>
          <w:color w:val="000000"/>
          <w:sz w:val="21"/>
          <w:szCs w:val="21"/>
          <w:shd w:val="clear" w:color="auto" w:fill="FAFAFA"/>
          <w:lang w:val="en-US"/>
        </w:rPr>
        <w:t>model.addAttribute</w:t>
      </w:r>
      <w:proofErr w:type="spellEnd"/>
      <w:proofErr w:type="gramEnd"/>
      <w:r w:rsidRPr="009C38D5">
        <w:rPr>
          <w:rStyle w:val="HTML"/>
          <w:rFonts w:ascii="Source Code Pro" w:hAnsi="Source Code Pro"/>
          <w:color w:val="000000"/>
          <w:sz w:val="21"/>
          <w:szCs w:val="21"/>
          <w:shd w:val="clear" w:color="auto" w:fill="FAFAFA"/>
          <w:lang w:val="en-US"/>
        </w:rPr>
        <w:t>(</w:t>
      </w:r>
      <w:r w:rsidRPr="009C38D5">
        <w:rPr>
          <w:rStyle w:val="hljs-string"/>
          <w:rFonts w:ascii="Source Code Pro" w:hAnsi="Source Code Pro"/>
          <w:color w:val="4E9359"/>
          <w:sz w:val="21"/>
          <w:szCs w:val="21"/>
          <w:shd w:val="clear" w:color="auto" w:fill="FAFAFA"/>
          <w:lang w:val="en-US"/>
        </w:rPr>
        <w:t>"</w:t>
      </w:r>
      <w:proofErr w:type="spellStart"/>
      <w:r w:rsidRPr="009C38D5">
        <w:rPr>
          <w:rStyle w:val="hljs-string"/>
          <w:rFonts w:ascii="Source Code Pro" w:hAnsi="Source Code Pro"/>
          <w:color w:val="4E9359"/>
          <w:sz w:val="21"/>
          <w:szCs w:val="21"/>
          <w:shd w:val="clear" w:color="auto" w:fill="FAFAFA"/>
          <w:lang w:val="en-US"/>
        </w:rPr>
        <w:t>serverTime</w:t>
      </w:r>
      <w:proofErr w:type="spellEnd"/>
      <w:r w:rsidRPr="009C38D5">
        <w:rPr>
          <w:rStyle w:val="hljs-string"/>
          <w:rFonts w:ascii="Source Code Pro" w:hAnsi="Source Code Pro"/>
          <w:color w:val="4E9359"/>
          <w:sz w:val="21"/>
          <w:szCs w:val="21"/>
          <w:shd w:val="clear" w:color="auto" w:fill="FAFAFA"/>
          <w:lang w:val="en-US"/>
        </w:rPr>
        <w:t>"</w:t>
      </w:r>
      <w:r w:rsidRPr="009C38D5">
        <w:rPr>
          <w:rStyle w:val="HTML"/>
          <w:rFonts w:ascii="Source Code Pro" w:hAnsi="Source Code Pro"/>
          <w:color w:val="000000"/>
          <w:sz w:val="21"/>
          <w:szCs w:val="21"/>
          <w:shd w:val="clear" w:color="auto" w:fill="FAFAFA"/>
          <w:lang w:val="en-US"/>
        </w:rPr>
        <w:t xml:space="preserve">, </w:t>
      </w:r>
      <w:proofErr w:type="spellStart"/>
      <w:r w:rsidRPr="009C38D5">
        <w:rPr>
          <w:rStyle w:val="HTML"/>
          <w:rFonts w:ascii="Source Code Pro" w:hAnsi="Source Code Pro"/>
          <w:color w:val="000000"/>
          <w:sz w:val="21"/>
          <w:szCs w:val="21"/>
          <w:shd w:val="clear" w:color="auto" w:fill="FAFAFA"/>
          <w:lang w:val="en-US"/>
        </w:rPr>
        <w:t>dateFormat.format</w:t>
      </w:r>
      <w:proofErr w:type="spellEnd"/>
      <w:r w:rsidRPr="009C38D5">
        <w:rPr>
          <w:rStyle w:val="HTML"/>
          <w:rFonts w:ascii="Source Code Pro" w:hAnsi="Source Code Pro"/>
          <w:color w:val="000000"/>
          <w:sz w:val="21"/>
          <w:szCs w:val="21"/>
          <w:shd w:val="clear" w:color="auto" w:fill="FAFAFA"/>
          <w:lang w:val="en-US"/>
        </w:rPr>
        <w:t>(</w:t>
      </w:r>
      <w:r w:rsidRPr="009C38D5">
        <w:rPr>
          <w:rStyle w:val="hljs-keyword"/>
          <w:rFonts w:ascii="Source Code Pro" w:hAnsi="Source Code Pro"/>
          <w:b/>
          <w:bCs/>
          <w:color w:val="63B175"/>
          <w:sz w:val="21"/>
          <w:szCs w:val="21"/>
          <w:shd w:val="clear" w:color="auto" w:fill="FAFAFA"/>
          <w:lang w:val="en-US"/>
        </w:rPr>
        <w:t>new</w:t>
      </w:r>
      <w:r w:rsidRPr="009C38D5">
        <w:rPr>
          <w:rStyle w:val="HTML"/>
          <w:rFonts w:ascii="Source Code Pro" w:hAnsi="Source Code Pro"/>
          <w:color w:val="000000"/>
          <w:sz w:val="21"/>
          <w:szCs w:val="21"/>
          <w:shd w:val="clear" w:color="auto" w:fill="FAFAFA"/>
          <w:lang w:val="en-US"/>
        </w:rPr>
        <w:t xml:space="preserve"> </w:t>
      </w:r>
      <w:r w:rsidRPr="009C38D5">
        <w:rPr>
          <w:rStyle w:val="hljs-title"/>
          <w:rFonts w:ascii="Source Code Pro" w:hAnsi="Source Code Pro"/>
          <w:b/>
          <w:bCs/>
          <w:color w:val="267438"/>
          <w:sz w:val="21"/>
          <w:szCs w:val="21"/>
          <w:shd w:val="clear" w:color="auto" w:fill="FAFAFA"/>
          <w:lang w:val="en-US"/>
        </w:rPr>
        <w:t>Date</w:t>
      </w:r>
      <w:r w:rsidRPr="009C38D5">
        <w:rPr>
          <w:rStyle w:val="HTML"/>
          <w:rFonts w:ascii="Source Code Pro" w:hAnsi="Source Code Pro"/>
          <w:color w:val="000000"/>
          <w:sz w:val="21"/>
          <w:szCs w:val="21"/>
          <w:shd w:val="clear" w:color="auto" w:fill="FAFAFA"/>
          <w:lang w:val="en-US"/>
        </w:rPr>
        <w:t>()));</w:t>
      </w:r>
    </w:p>
    <w:p w14:paraId="415142CC" w14:textId="77777777" w:rsidR="009C38D5" w:rsidRPr="009C38D5" w:rsidRDefault="009C38D5" w:rsidP="009C38D5">
      <w:pPr>
        <w:pStyle w:val="brush"/>
        <w:spacing w:before="0" w:beforeAutospacing="0" w:after="150" w:afterAutospacing="0"/>
        <w:rPr>
          <w:color w:val="000000"/>
          <w:lang w:val="en-US"/>
        </w:rPr>
      </w:pPr>
      <w:r w:rsidRPr="009C38D5">
        <w:rPr>
          <w:color w:val="000000"/>
          <w:lang w:val="en-US"/>
        </w:rPr>
        <w:t>And here's the HTML code to display the value of </w:t>
      </w:r>
      <w:proofErr w:type="spellStart"/>
      <w:r w:rsidRPr="009C38D5">
        <w:rPr>
          <w:rStyle w:val="a6"/>
          <w:color w:val="000000"/>
          <w:lang w:val="en-US"/>
        </w:rPr>
        <w:t>serverTime</w:t>
      </w:r>
      <w:proofErr w:type="spellEnd"/>
      <w:r w:rsidRPr="009C38D5">
        <w:rPr>
          <w:color w:val="000000"/>
          <w:lang w:val="en-US"/>
        </w:rPr>
        <w:t> attribute:</w:t>
      </w:r>
    </w:p>
    <w:p w14:paraId="657C620D" w14:textId="73ADF91C" w:rsidR="009C38D5" w:rsidRDefault="009C38D5" w:rsidP="009C38D5">
      <w:pPr>
        <w:pStyle w:val="HTML0"/>
        <w:rPr>
          <w:sz w:val="24"/>
          <w:szCs w:val="24"/>
          <w:lang w:val="en-US"/>
        </w:rPr>
      </w:pPr>
      <w:r w:rsidRPr="009C38D5">
        <w:rPr>
          <w:rStyle w:val="HTML"/>
          <w:rFonts w:ascii="Source Code Pro" w:hAnsi="Source Code Pro"/>
          <w:color w:val="000000"/>
          <w:sz w:val="21"/>
          <w:szCs w:val="21"/>
          <w:shd w:val="clear" w:color="auto" w:fill="FAFAFA"/>
          <w:lang w:val="en-US"/>
        </w:rPr>
        <w:t xml:space="preserve">Current time is </w:t>
      </w:r>
      <w:r w:rsidRPr="009C38D5">
        <w:rPr>
          <w:rStyle w:val="hljs-tag"/>
          <w:rFonts w:ascii="Source Code Pro" w:hAnsi="Source Code Pro"/>
          <w:color w:val="000000"/>
          <w:sz w:val="21"/>
          <w:szCs w:val="21"/>
          <w:shd w:val="clear" w:color="auto" w:fill="FAFAFA"/>
          <w:lang w:val="en-US"/>
        </w:rPr>
        <w:t>&lt;</w:t>
      </w:r>
      <w:r w:rsidRPr="009C38D5">
        <w:rPr>
          <w:rStyle w:val="hljs-name"/>
          <w:rFonts w:ascii="Source Code Pro" w:hAnsi="Source Code Pro"/>
          <w:b/>
          <w:bCs/>
          <w:color w:val="63B175"/>
          <w:sz w:val="21"/>
          <w:szCs w:val="21"/>
          <w:shd w:val="clear" w:color="auto" w:fill="FAFAFA"/>
          <w:lang w:val="en-US"/>
        </w:rPr>
        <w:t>span</w:t>
      </w:r>
      <w:r w:rsidRPr="009C38D5">
        <w:rPr>
          <w:rStyle w:val="hljs-tag"/>
          <w:rFonts w:ascii="Source Code Pro" w:hAnsi="Source Code Pro"/>
          <w:color w:val="000000"/>
          <w:sz w:val="21"/>
          <w:szCs w:val="21"/>
          <w:shd w:val="clear" w:color="auto" w:fill="FAFAFA"/>
          <w:lang w:val="en-US"/>
        </w:rPr>
        <w:t xml:space="preserve"> </w:t>
      </w:r>
      <w:proofErr w:type="spellStart"/>
      <w:r w:rsidRPr="009C38D5">
        <w:rPr>
          <w:rStyle w:val="hljs-attr"/>
          <w:rFonts w:ascii="Source Code Pro" w:hAnsi="Source Code Pro"/>
          <w:color w:val="000000"/>
          <w:sz w:val="21"/>
          <w:szCs w:val="21"/>
          <w:shd w:val="clear" w:color="auto" w:fill="FAFAFA"/>
          <w:lang w:val="en-US"/>
        </w:rPr>
        <w:t>th:text</w:t>
      </w:r>
      <w:proofErr w:type="spellEnd"/>
      <w:r w:rsidRPr="009C38D5">
        <w:rPr>
          <w:rStyle w:val="hljs-tag"/>
          <w:rFonts w:ascii="Source Code Pro" w:hAnsi="Source Code Pro"/>
          <w:color w:val="000000"/>
          <w:sz w:val="21"/>
          <w:szCs w:val="21"/>
          <w:shd w:val="clear" w:color="auto" w:fill="FAFAFA"/>
          <w:lang w:val="en-US"/>
        </w:rPr>
        <w:t>=</w:t>
      </w:r>
      <w:r w:rsidRPr="009C38D5">
        <w:rPr>
          <w:rStyle w:val="hljs-string"/>
          <w:rFonts w:ascii="Source Code Pro" w:hAnsi="Source Code Pro"/>
          <w:color w:val="4E9359"/>
          <w:sz w:val="21"/>
          <w:szCs w:val="21"/>
          <w:shd w:val="clear" w:color="auto" w:fill="FAFAFA"/>
          <w:lang w:val="en-US"/>
        </w:rPr>
        <w:t>"${</w:t>
      </w:r>
      <w:proofErr w:type="spellStart"/>
      <w:r w:rsidRPr="009C38D5">
        <w:rPr>
          <w:rStyle w:val="hljs-string"/>
          <w:rFonts w:ascii="Source Code Pro" w:hAnsi="Source Code Pro"/>
          <w:color w:val="4E9359"/>
          <w:sz w:val="21"/>
          <w:szCs w:val="21"/>
          <w:shd w:val="clear" w:color="auto" w:fill="FAFAFA"/>
          <w:lang w:val="en-US"/>
        </w:rPr>
        <w:t>serverTime</w:t>
      </w:r>
      <w:proofErr w:type="spellEnd"/>
      <w:r w:rsidRPr="009C38D5">
        <w:rPr>
          <w:rStyle w:val="hljs-string"/>
          <w:rFonts w:ascii="Source Code Pro" w:hAnsi="Source Code Pro"/>
          <w:color w:val="4E9359"/>
          <w:sz w:val="21"/>
          <w:szCs w:val="21"/>
          <w:shd w:val="clear" w:color="auto" w:fill="FAFAFA"/>
          <w:lang w:val="en-US"/>
        </w:rPr>
        <w:t>}"</w:t>
      </w:r>
      <w:r w:rsidRPr="009C38D5">
        <w:rPr>
          <w:rStyle w:val="hljs-tag"/>
          <w:rFonts w:ascii="Source Code Pro" w:hAnsi="Source Code Pro"/>
          <w:color w:val="000000"/>
          <w:sz w:val="21"/>
          <w:szCs w:val="21"/>
          <w:shd w:val="clear" w:color="auto" w:fill="FAFAFA"/>
          <w:lang w:val="en-US"/>
        </w:rPr>
        <w:t xml:space="preserve"> /&gt;</w:t>
      </w:r>
    </w:p>
    <w:p w14:paraId="743AA35D" w14:textId="77777777" w:rsidR="0020041C" w:rsidRPr="009C38D5" w:rsidRDefault="0020041C" w:rsidP="009C38D5">
      <w:pPr>
        <w:pStyle w:val="HTML0"/>
        <w:rPr>
          <w:sz w:val="24"/>
          <w:szCs w:val="24"/>
          <w:lang w:val="en-US"/>
        </w:rPr>
      </w:pPr>
    </w:p>
    <w:p w14:paraId="6FCA73AC" w14:textId="77777777" w:rsidR="009C38D5" w:rsidRPr="009C38D5" w:rsidRDefault="009C38D5" w:rsidP="009C38D5">
      <w:pPr>
        <w:pStyle w:val="3"/>
        <w:spacing w:before="504" w:after="312"/>
        <w:rPr>
          <w:rFonts w:ascii="inherit" w:hAnsi="inherit"/>
          <w:color w:val="000000"/>
          <w:sz w:val="36"/>
          <w:szCs w:val="36"/>
          <w:lang w:val="en-US"/>
        </w:rPr>
      </w:pPr>
      <w:r w:rsidRPr="009C38D5">
        <w:rPr>
          <w:rStyle w:val="a4"/>
          <w:rFonts w:ascii="inherit" w:hAnsi="inherit"/>
          <w:b w:val="0"/>
          <w:bCs w:val="0"/>
          <w:color w:val="000000"/>
          <w:sz w:val="36"/>
          <w:szCs w:val="36"/>
          <w:lang w:val="en-US"/>
        </w:rPr>
        <w:t>5.2. Collection Attributes</w:t>
      </w:r>
    </w:p>
    <w:p w14:paraId="44C47D5A" w14:textId="77777777" w:rsidR="009C38D5" w:rsidRPr="009C38D5" w:rsidRDefault="009C38D5" w:rsidP="009C38D5">
      <w:pPr>
        <w:pStyle w:val="brush"/>
        <w:spacing w:before="0" w:beforeAutospacing="0" w:after="150" w:afterAutospacing="0"/>
        <w:rPr>
          <w:color w:val="000000"/>
          <w:lang w:val="en-US"/>
        </w:rPr>
      </w:pPr>
      <w:r w:rsidRPr="009C38D5">
        <w:rPr>
          <w:color w:val="000000"/>
          <w:lang w:val="en-US"/>
        </w:rPr>
        <w:t>If the model attribute is a collection of objects, we can use the </w:t>
      </w:r>
      <w:proofErr w:type="spellStart"/>
      <w:proofErr w:type="gramStart"/>
      <w:r w:rsidRPr="009C38D5">
        <w:rPr>
          <w:rStyle w:val="a6"/>
          <w:color w:val="000000"/>
          <w:lang w:val="en-US"/>
        </w:rPr>
        <w:t>th:each</w:t>
      </w:r>
      <w:proofErr w:type="spellEnd"/>
      <w:proofErr w:type="gramEnd"/>
      <w:r w:rsidRPr="009C38D5">
        <w:rPr>
          <w:color w:val="000000"/>
          <w:lang w:val="en-US"/>
        </w:rPr>
        <w:t> tag attribute to iterate over it.</w:t>
      </w:r>
    </w:p>
    <w:p w14:paraId="4109C6E1" w14:textId="77777777" w:rsidR="009C38D5" w:rsidRPr="009C38D5" w:rsidRDefault="009C38D5" w:rsidP="009C38D5">
      <w:pPr>
        <w:pStyle w:val="brush"/>
        <w:spacing w:before="0" w:beforeAutospacing="0" w:after="150" w:afterAutospacing="0"/>
        <w:rPr>
          <w:color w:val="000000"/>
          <w:lang w:val="en-US"/>
        </w:rPr>
      </w:pPr>
      <w:r w:rsidRPr="009C38D5">
        <w:rPr>
          <w:color w:val="000000"/>
          <w:lang w:val="en-US"/>
        </w:rPr>
        <w:t>Let's define a </w:t>
      </w:r>
      <w:proofErr w:type="gramStart"/>
      <w:r w:rsidRPr="009C38D5">
        <w:rPr>
          <w:rStyle w:val="a6"/>
          <w:color w:val="000000"/>
          <w:lang w:val="en-US"/>
        </w:rPr>
        <w:t>Student</w:t>
      </w:r>
      <w:proofErr w:type="gramEnd"/>
      <w:r w:rsidRPr="009C38D5">
        <w:rPr>
          <w:color w:val="000000"/>
          <w:lang w:val="en-US"/>
        </w:rPr>
        <w:t> model class with two fields, </w:t>
      </w:r>
      <w:r w:rsidRPr="009C38D5">
        <w:rPr>
          <w:rStyle w:val="a6"/>
          <w:color w:val="000000"/>
          <w:lang w:val="en-US"/>
        </w:rPr>
        <w:t>id</w:t>
      </w:r>
      <w:r w:rsidRPr="009C38D5">
        <w:rPr>
          <w:color w:val="000000"/>
          <w:lang w:val="en-US"/>
        </w:rPr>
        <w:t> and </w:t>
      </w:r>
      <w:r w:rsidRPr="009C38D5">
        <w:rPr>
          <w:rStyle w:val="a6"/>
          <w:color w:val="000000"/>
          <w:lang w:val="en-US"/>
        </w:rPr>
        <w:t>name</w:t>
      </w:r>
      <w:r w:rsidRPr="009C38D5">
        <w:rPr>
          <w:color w:val="000000"/>
          <w:lang w:val="en-US"/>
        </w:rPr>
        <w:t>:</w:t>
      </w:r>
    </w:p>
    <w:p w14:paraId="2F1F6FC5"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ljs-keyword"/>
          <w:rFonts w:ascii="Source Code Pro" w:hAnsi="Source Code Pro"/>
          <w:b/>
          <w:bCs/>
          <w:color w:val="63B175"/>
          <w:sz w:val="21"/>
          <w:szCs w:val="21"/>
          <w:shd w:val="clear" w:color="auto" w:fill="FAFAFA"/>
          <w:lang w:val="en-US"/>
        </w:rPr>
        <w:t>public</w:t>
      </w:r>
      <w:r w:rsidRPr="009C38D5">
        <w:rPr>
          <w:rStyle w:val="HTML"/>
          <w:rFonts w:ascii="Source Code Pro" w:hAnsi="Source Code Pro"/>
          <w:color w:val="000000"/>
          <w:sz w:val="21"/>
          <w:szCs w:val="21"/>
          <w:shd w:val="clear" w:color="auto" w:fill="FAFAFA"/>
          <w:lang w:val="en-US"/>
        </w:rPr>
        <w:t xml:space="preserve"> </w:t>
      </w:r>
      <w:r w:rsidRPr="009C38D5">
        <w:rPr>
          <w:rStyle w:val="hljs-keyword"/>
          <w:rFonts w:ascii="Source Code Pro" w:hAnsi="Source Code Pro"/>
          <w:b/>
          <w:bCs/>
          <w:color w:val="63B175"/>
          <w:sz w:val="21"/>
          <w:szCs w:val="21"/>
          <w:shd w:val="clear" w:color="auto" w:fill="FAFAFA"/>
          <w:lang w:val="en-US"/>
        </w:rPr>
        <w:t>class</w:t>
      </w:r>
      <w:r w:rsidRPr="009C38D5">
        <w:rPr>
          <w:rStyle w:val="HTML"/>
          <w:rFonts w:ascii="Source Code Pro" w:hAnsi="Source Code Pro"/>
          <w:color w:val="000000"/>
          <w:sz w:val="21"/>
          <w:szCs w:val="21"/>
          <w:shd w:val="clear" w:color="auto" w:fill="FAFAFA"/>
          <w:lang w:val="en-US"/>
        </w:rPr>
        <w:t xml:space="preserve"> </w:t>
      </w:r>
      <w:r w:rsidRPr="009C38D5">
        <w:rPr>
          <w:rStyle w:val="hljs-title"/>
          <w:rFonts w:ascii="Source Code Pro" w:hAnsi="Source Code Pro"/>
          <w:b/>
          <w:bCs/>
          <w:color w:val="267438"/>
          <w:sz w:val="21"/>
          <w:szCs w:val="21"/>
          <w:shd w:val="clear" w:color="auto" w:fill="FAFAFA"/>
          <w:lang w:val="en-US"/>
        </w:rPr>
        <w:t>Student</w:t>
      </w:r>
      <w:r w:rsidRPr="009C38D5">
        <w:rPr>
          <w:rStyle w:val="HTML"/>
          <w:rFonts w:ascii="Source Code Pro" w:hAnsi="Source Code Pro"/>
          <w:color w:val="000000"/>
          <w:sz w:val="21"/>
          <w:szCs w:val="21"/>
          <w:shd w:val="clear" w:color="auto" w:fill="FAFAFA"/>
          <w:lang w:val="en-US"/>
        </w:rPr>
        <w:t xml:space="preserve"> </w:t>
      </w:r>
      <w:r w:rsidRPr="009C38D5">
        <w:rPr>
          <w:rStyle w:val="hljs-keyword"/>
          <w:rFonts w:ascii="Source Code Pro" w:hAnsi="Source Code Pro"/>
          <w:b/>
          <w:bCs/>
          <w:color w:val="63B175"/>
          <w:sz w:val="21"/>
          <w:szCs w:val="21"/>
          <w:shd w:val="clear" w:color="auto" w:fill="FAFAFA"/>
          <w:lang w:val="en-US"/>
        </w:rPr>
        <w:t>implements</w:t>
      </w:r>
      <w:r w:rsidRPr="009C38D5">
        <w:rPr>
          <w:rStyle w:val="HTML"/>
          <w:rFonts w:ascii="Source Code Pro" w:hAnsi="Source Code Pro"/>
          <w:color w:val="000000"/>
          <w:sz w:val="21"/>
          <w:szCs w:val="21"/>
          <w:shd w:val="clear" w:color="auto" w:fill="FAFAFA"/>
          <w:lang w:val="en-US"/>
        </w:rPr>
        <w:t xml:space="preserve"> </w:t>
      </w:r>
      <w:r w:rsidRPr="009C38D5">
        <w:rPr>
          <w:rStyle w:val="hljs-title"/>
          <w:rFonts w:ascii="Source Code Pro" w:hAnsi="Source Code Pro"/>
          <w:b/>
          <w:bCs/>
          <w:color w:val="267438"/>
          <w:sz w:val="21"/>
          <w:szCs w:val="21"/>
          <w:shd w:val="clear" w:color="auto" w:fill="FAFAFA"/>
          <w:lang w:val="en-US"/>
        </w:rPr>
        <w:t>Serializable</w:t>
      </w:r>
      <w:r w:rsidRPr="009C38D5">
        <w:rPr>
          <w:rStyle w:val="HTML"/>
          <w:rFonts w:ascii="Source Code Pro" w:hAnsi="Source Code Pro"/>
          <w:color w:val="000000"/>
          <w:sz w:val="21"/>
          <w:szCs w:val="21"/>
          <w:shd w:val="clear" w:color="auto" w:fill="FAFAFA"/>
          <w:lang w:val="en-US"/>
        </w:rPr>
        <w:t xml:space="preserve"> {</w:t>
      </w:r>
    </w:p>
    <w:p w14:paraId="640F9DB9"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TML"/>
          <w:rFonts w:ascii="Source Code Pro" w:hAnsi="Source Code Pro"/>
          <w:color w:val="000000"/>
          <w:sz w:val="21"/>
          <w:szCs w:val="21"/>
          <w:shd w:val="clear" w:color="auto" w:fill="FAFAFA"/>
          <w:lang w:val="en-US"/>
        </w:rPr>
        <w:t xml:space="preserve">    </w:t>
      </w:r>
      <w:r w:rsidRPr="009C38D5">
        <w:rPr>
          <w:rStyle w:val="hljs-keyword"/>
          <w:rFonts w:ascii="Source Code Pro" w:hAnsi="Source Code Pro"/>
          <w:b/>
          <w:bCs/>
          <w:color w:val="63B175"/>
          <w:sz w:val="21"/>
          <w:szCs w:val="21"/>
          <w:shd w:val="clear" w:color="auto" w:fill="FAFAFA"/>
          <w:lang w:val="en-US"/>
        </w:rPr>
        <w:t>private</w:t>
      </w:r>
      <w:r w:rsidRPr="009C38D5">
        <w:rPr>
          <w:rStyle w:val="HTML"/>
          <w:rFonts w:ascii="Source Code Pro" w:hAnsi="Source Code Pro"/>
          <w:color w:val="000000"/>
          <w:sz w:val="21"/>
          <w:szCs w:val="21"/>
          <w:shd w:val="clear" w:color="auto" w:fill="FAFAFA"/>
          <w:lang w:val="en-US"/>
        </w:rPr>
        <w:t xml:space="preserve"> Integer id;</w:t>
      </w:r>
    </w:p>
    <w:p w14:paraId="4622B526"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TML"/>
          <w:rFonts w:ascii="Source Code Pro" w:hAnsi="Source Code Pro"/>
          <w:color w:val="000000"/>
          <w:sz w:val="21"/>
          <w:szCs w:val="21"/>
          <w:shd w:val="clear" w:color="auto" w:fill="FAFAFA"/>
          <w:lang w:val="en-US"/>
        </w:rPr>
        <w:t xml:space="preserve">    </w:t>
      </w:r>
      <w:r w:rsidRPr="009C38D5">
        <w:rPr>
          <w:rStyle w:val="hljs-keyword"/>
          <w:rFonts w:ascii="Source Code Pro" w:hAnsi="Source Code Pro"/>
          <w:b/>
          <w:bCs/>
          <w:color w:val="63B175"/>
          <w:sz w:val="21"/>
          <w:szCs w:val="21"/>
          <w:shd w:val="clear" w:color="auto" w:fill="FAFAFA"/>
          <w:lang w:val="en-US"/>
        </w:rPr>
        <w:t>private</w:t>
      </w:r>
      <w:r w:rsidRPr="009C38D5">
        <w:rPr>
          <w:rStyle w:val="HTML"/>
          <w:rFonts w:ascii="Source Code Pro" w:hAnsi="Source Code Pro"/>
          <w:color w:val="000000"/>
          <w:sz w:val="21"/>
          <w:szCs w:val="21"/>
          <w:shd w:val="clear" w:color="auto" w:fill="FAFAFA"/>
          <w:lang w:val="en-US"/>
        </w:rPr>
        <w:t xml:space="preserve"> String name;</w:t>
      </w:r>
    </w:p>
    <w:p w14:paraId="3C8C3EB5"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TML"/>
          <w:rFonts w:ascii="Source Code Pro" w:hAnsi="Source Code Pro"/>
          <w:color w:val="000000"/>
          <w:sz w:val="21"/>
          <w:szCs w:val="21"/>
          <w:shd w:val="clear" w:color="auto" w:fill="FAFAFA"/>
          <w:lang w:val="en-US"/>
        </w:rPr>
        <w:t xml:space="preserve">    </w:t>
      </w:r>
      <w:r w:rsidRPr="009C38D5">
        <w:rPr>
          <w:rStyle w:val="hljs-comment"/>
          <w:rFonts w:ascii="Source Code Pro" w:hAnsi="Source Code Pro"/>
          <w:color w:val="888888"/>
          <w:sz w:val="21"/>
          <w:szCs w:val="21"/>
          <w:shd w:val="clear" w:color="auto" w:fill="FAFAFA"/>
          <w:lang w:val="en-US"/>
        </w:rPr>
        <w:t>// standard getters and setters</w:t>
      </w:r>
    </w:p>
    <w:p w14:paraId="6B4E7FAA" w14:textId="4EA130DB" w:rsidR="009C38D5" w:rsidRDefault="009C38D5" w:rsidP="009C38D5">
      <w:pPr>
        <w:pStyle w:val="HTML0"/>
        <w:rPr>
          <w:sz w:val="24"/>
          <w:szCs w:val="24"/>
          <w:lang w:val="en-US"/>
        </w:rPr>
      </w:pPr>
      <w:r w:rsidRPr="009C38D5">
        <w:rPr>
          <w:rStyle w:val="HTML"/>
          <w:rFonts w:ascii="Source Code Pro" w:hAnsi="Source Code Pro"/>
          <w:color w:val="000000"/>
          <w:sz w:val="21"/>
          <w:szCs w:val="21"/>
          <w:shd w:val="clear" w:color="auto" w:fill="FAFAFA"/>
          <w:lang w:val="en-US"/>
        </w:rPr>
        <w:t>}</w:t>
      </w:r>
    </w:p>
    <w:p w14:paraId="18DC1C26" w14:textId="77777777" w:rsidR="0020041C" w:rsidRPr="009C38D5" w:rsidRDefault="0020041C" w:rsidP="009C38D5">
      <w:pPr>
        <w:pStyle w:val="HTML0"/>
        <w:rPr>
          <w:sz w:val="24"/>
          <w:szCs w:val="24"/>
          <w:lang w:val="en-US"/>
        </w:rPr>
      </w:pPr>
    </w:p>
    <w:p w14:paraId="3D849BC3" w14:textId="77777777" w:rsidR="009C38D5" w:rsidRPr="009C38D5" w:rsidRDefault="009C38D5" w:rsidP="009C38D5">
      <w:pPr>
        <w:pStyle w:val="brush"/>
        <w:spacing w:before="0" w:beforeAutospacing="0" w:after="150" w:afterAutospacing="0"/>
        <w:rPr>
          <w:color w:val="000000"/>
          <w:lang w:val="en-US"/>
        </w:rPr>
      </w:pPr>
      <w:r w:rsidRPr="009C38D5">
        <w:rPr>
          <w:color w:val="000000"/>
          <w:lang w:val="en-US"/>
        </w:rPr>
        <w:t>Now we will add a list of students as model attribute in the controller class:</w:t>
      </w:r>
    </w:p>
    <w:p w14:paraId="23585D2F"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TML"/>
          <w:rFonts w:ascii="Source Code Pro" w:hAnsi="Source Code Pro"/>
          <w:color w:val="000000"/>
          <w:sz w:val="21"/>
          <w:szCs w:val="21"/>
          <w:shd w:val="clear" w:color="auto" w:fill="FAFAFA"/>
          <w:lang w:val="en-US"/>
        </w:rPr>
        <w:t xml:space="preserve">List&lt;Student&gt; students = </w:t>
      </w:r>
      <w:r w:rsidRPr="009C38D5">
        <w:rPr>
          <w:rStyle w:val="hljs-keyword"/>
          <w:rFonts w:ascii="Source Code Pro" w:hAnsi="Source Code Pro"/>
          <w:b/>
          <w:bCs/>
          <w:color w:val="63B175"/>
          <w:sz w:val="21"/>
          <w:szCs w:val="21"/>
          <w:shd w:val="clear" w:color="auto" w:fill="FAFAFA"/>
          <w:lang w:val="en-US"/>
        </w:rPr>
        <w:t>new</w:t>
      </w:r>
      <w:r w:rsidRPr="009C38D5">
        <w:rPr>
          <w:rStyle w:val="HTML"/>
          <w:rFonts w:ascii="Source Code Pro" w:hAnsi="Source Code Pro"/>
          <w:color w:val="000000"/>
          <w:sz w:val="21"/>
          <w:szCs w:val="21"/>
          <w:shd w:val="clear" w:color="auto" w:fill="FAFAFA"/>
          <w:lang w:val="en-US"/>
        </w:rPr>
        <w:t xml:space="preserve"> </w:t>
      </w:r>
      <w:proofErr w:type="spellStart"/>
      <w:r w:rsidRPr="009C38D5">
        <w:rPr>
          <w:rStyle w:val="hljs-title"/>
          <w:rFonts w:ascii="Source Code Pro" w:hAnsi="Source Code Pro"/>
          <w:b/>
          <w:bCs/>
          <w:color w:val="267438"/>
          <w:sz w:val="21"/>
          <w:szCs w:val="21"/>
          <w:shd w:val="clear" w:color="auto" w:fill="FAFAFA"/>
          <w:lang w:val="en-US"/>
        </w:rPr>
        <w:t>ArrayList</w:t>
      </w:r>
      <w:proofErr w:type="spellEnd"/>
      <w:r w:rsidRPr="009C38D5">
        <w:rPr>
          <w:rStyle w:val="HTML"/>
          <w:rFonts w:ascii="Source Code Pro" w:hAnsi="Source Code Pro"/>
          <w:color w:val="000000"/>
          <w:sz w:val="21"/>
          <w:szCs w:val="21"/>
          <w:shd w:val="clear" w:color="auto" w:fill="FAFAFA"/>
          <w:lang w:val="en-US"/>
        </w:rPr>
        <w:t>&lt;Student</w:t>
      </w:r>
      <w:proofErr w:type="gramStart"/>
      <w:r w:rsidRPr="009C38D5">
        <w:rPr>
          <w:rStyle w:val="HTML"/>
          <w:rFonts w:ascii="Source Code Pro" w:hAnsi="Source Code Pro"/>
          <w:color w:val="000000"/>
          <w:sz w:val="21"/>
          <w:szCs w:val="21"/>
          <w:shd w:val="clear" w:color="auto" w:fill="FAFAFA"/>
          <w:lang w:val="en-US"/>
        </w:rPr>
        <w:t>&gt;(</w:t>
      </w:r>
      <w:proofErr w:type="gramEnd"/>
      <w:r w:rsidRPr="009C38D5">
        <w:rPr>
          <w:rStyle w:val="HTML"/>
          <w:rFonts w:ascii="Source Code Pro" w:hAnsi="Source Code Pro"/>
          <w:color w:val="000000"/>
          <w:sz w:val="21"/>
          <w:szCs w:val="21"/>
          <w:shd w:val="clear" w:color="auto" w:fill="FAFAFA"/>
          <w:lang w:val="en-US"/>
        </w:rPr>
        <w:t>);</w:t>
      </w:r>
    </w:p>
    <w:p w14:paraId="0FFBA9A5"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ljs-comment"/>
          <w:rFonts w:ascii="Source Code Pro" w:hAnsi="Source Code Pro"/>
          <w:color w:val="888888"/>
          <w:sz w:val="21"/>
          <w:szCs w:val="21"/>
          <w:shd w:val="clear" w:color="auto" w:fill="FAFAFA"/>
          <w:lang w:val="en-US"/>
        </w:rPr>
        <w:t>// logic to build student data</w:t>
      </w:r>
    </w:p>
    <w:p w14:paraId="44A7E30D" w14:textId="09D2309C" w:rsidR="009C38D5" w:rsidRPr="009C38D5" w:rsidRDefault="009C38D5" w:rsidP="009C38D5">
      <w:pPr>
        <w:pStyle w:val="HTML0"/>
        <w:rPr>
          <w:sz w:val="24"/>
          <w:szCs w:val="24"/>
          <w:lang w:val="en-US"/>
        </w:rPr>
      </w:pPr>
      <w:proofErr w:type="spellStart"/>
      <w:proofErr w:type="gramStart"/>
      <w:r w:rsidRPr="009C38D5">
        <w:rPr>
          <w:rStyle w:val="HTML"/>
          <w:rFonts w:ascii="Source Code Pro" w:hAnsi="Source Code Pro"/>
          <w:color w:val="000000"/>
          <w:sz w:val="21"/>
          <w:szCs w:val="21"/>
          <w:shd w:val="clear" w:color="auto" w:fill="FAFAFA"/>
          <w:lang w:val="en-US"/>
        </w:rPr>
        <w:t>model.addAttribute</w:t>
      </w:r>
      <w:proofErr w:type="spellEnd"/>
      <w:proofErr w:type="gramEnd"/>
      <w:r w:rsidRPr="009C38D5">
        <w:rPr>
          <w:rStyle w:val="HTML"/>
          <w:rFonts w:ascii="Source Code Pro" w:hAnsi="Source Code Pro"/>
          <w:color w:val="000000"/>
          <w:sz w:val="21"/>
          <w:szCs w:val="21"/>
          <w:shd w:val="clear" w:color="auto" w:fill="FAFAFA"/>
          <w:lang w:val="en-US"/>
        </w:rPr>
        <w:t>(</w:t>
      </w:r>
      <w:r w:rsidRPr="009C38D5">
        <w:rPr>
          <w:rStyle w:val="hljs-string"/>
          <w:rFonts w:ascii="Source Code Pro" w:hAnsi="Source Code Pro"/>
          <w:color w:val="4E9359"/>
          <w:sz w:val="21"/>
          <w:szCs w:val="21"/>
          <w:shd w:val="clear" w:color="auto" w:fill="FAFAFA"/>
          <w:lang w:val="en-US"/>
        </w:rPr>
        <w:t>"students"</w:t>
      </w:r>
      <w:r w:rsidRPr="009C38D5">
        <w:rPr>
          <w:rStyle w:val="HTML"/>
          <w:rFonts w:ascii="Source Code Pro" w:hAnsi="Source Code Pro"/>
          <w:color w:val="000000"/>
          <w:sz w:val="21"/>
          <w:szCs w:val="21"/>
          <w:shd w:val="clear" w:color="auto" w:fill="FAFAFA"/>
          <w:lang w:val="en-US"/>
        </w:rPr>
        <w:t>, students);</w:t>
      </w:r>
    </w:p>
    <w:p w14:paraId="77BE47D4" w14:textId="77777777" w:rsidR="009C38D5" w:rsidRPr="009C38D5" w:rsidRDefault="009C38D5" w:rsidP="009C38D5">
      <w:pPr>
        <w:pStyle w:val="brush"/>
        <w:spacing w:before="0" w:beforeAutospacing="0" w:after="150" w:afterAutospacing="0"/>
        <w:rPr>
          <w:color w:val="000000"/>
          <w:lang w:val="en-US"/>
        </w:rPr>
      </w:pPr>
      <w:r w:rsidRPr="009C38D5">
        <w:rPr>
          <w:color w:val="000000"/>
          <w:lang w:val="en-US"/>
        </w:rPr>
        <w:t xml:space="preserve">Finally, we can use </w:t>
      </w:r>
      <w:proofErr w:type="spellStart"/>
      <w:r w:rsidRPr="009C38D5">
        <w:rPr>
          <w:color w:val="000000"/>
          <w:lang w:val="en-US"/>
        </w:rPr>
        <w:t>Thymeleaf</w:t>
      </w:r>
      <w:proofErr w:type="spellEnd"/>
      <w:r w:rsidRPr="009C38D5">
        <w:rPr>
          <w:color w:val="000000"/>
          <w:lang w:val="en-US"/>
        </w:rPr>
        <w:t xml:space="preserve"> template code to iterate over the list of students and display all field values:</w:t>
      </w:r>
    </w:p>
    <w:p w14:paraId="59D6959D"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ljs-tag"/>
          <w:rFonts w:ascii="Source Code Pro" w:hAnsi="Source Code Pro"/>
          <w:color w:val="000000"/>
          <w:sz w:val="21"/>
          <w:szCs w:val="21"/>
          <w:shd w:val="clear" w:color="auto" w:fill="FAFAFA"/>
          <w:lang w:val="en-US"/>
        </w:rPr>
        <w:t>&lt;</w:t>
      </w:r>
      <w:proofErr w:type="spellStart"/>
      <w:r w:rsidRPr="009C38D5">
        <w:rPr>
          <w:rStyle w:val="hljs-name"/>
          <w:rFonts w:ascii="Source Code Pro" w:hAnsi="Source Code Pro"/>
          <w:b/>
          <w:bCs/>
          <w:color w:val="63B175"/>
          <w:sz w:val="21"/>
          <w:szCs w:val="21"/>
          <w:shd w:val="clear" w:color="auto" w:fill="FAFAFA"/>
          <w:lang w:val="en-US"/>
        </w:rPr>
        <w:t>tbody</w:t>
      </w:r>
      <w:proofErr w:type="spellEnd"/>
      <w:r w:rsidRPr="009C38D5">
        <w:rPr>
          <w:rStyle w:val="hljs-tag"/>
          <w:rFonts w:ascii="Source Code Pro" w:hAnsi="Source Code Pro"/>
          <w:color w:val="000000"/>
          <w:sz w:val="21"/>
          <w:szCs w:val="21"/>
          <w:shd w:val="clear" w:color="auto" w:fill="FAFAFA"/>
          <w:lang w:val="en-US"/>
        </w:rPr>
        <w:t>&gt;</w:t>
      </w:r>
    </w:p>
    <w:p w14:paraId="18367CC8"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TML"/>
          <w:rFonts w:ascii="Source Code Pro" w:hAnsi="Source Code Pro"/>
          <w:color w:val="000000"/>
          <w:sz w:val="21"/>
          <w:szCs w:val="21"/>
          <w:shd w:val="clear" w:color="auto" w:fill="FAFAFA"/>
          <w:lang w:val="en-US"/>
        </w:rPr>
        <w:t xml:space="preserve">    </w:t>
      </w:r>
      <w:r w:rsidRPr="009C38D5">
        <w:rPr>
          <w:rStyle w:val="hljs-tag"/>
          <w:rFonts w:ascii="Source Code Pro" w:hAnsi="Source Code Pro"/>
          <w:color w:val="000000"/>
          <w:sz w:val="21"/>
          <w:szCs w:val="21"/>
          <w:shd w:val="clear" w:color="auto" w:fill="FAFAFA"/>
          <w:lang w:val="en-US"/>
        </w:rPr>
        <w:t>&lt;</w:t>
      </w:r>
      <w:r w:rsidRPr="009C38D5">
        <w:rPr>
          <w:rStyle w:val="hljs-name"/>
          <w:rFonts w:ascii="Source Code Pro" w:hAnsi="Source Code Pro"/>
          <w:b/>
          <w:bCs/>
          <w:color w:val="63B175"/>
          <w:sz w:val="21"/>
          <w:szCs w:val="21"/>
          <w:shd w:val="clear" w:color="auto" w:fill="FAFAFA"/>
          <w:lang w:val="en-US"/>
        </w:rPr>
        <w:t>tr</w:t>
      </w:r>
      <w:r w:rsidRPr="009C38D5">
        <w:rPr>
          <w:rStyle w:val="hljs-tag"/>
          <w:rFonts w:ascii="Source Code Pro" w:hAnsi="Source Code Pro"/>
          <w:color w:val="000000"/>
          <w:sz w:val="21"/>
          <w:szCs w:val="21"/>
          <w:shd w:val="clear" w:color="auto" w:fill="FAFAFA"/>
          <w:lang w:val="en-US"/>
        </w:rPr>
        <w:t xml:space="preserve"> </w:t>
      </w:r>
      <w:proofErr w:type="spellStart"/>
      <w:proofErr w:type="gramStart"/>
      <w:r w:rsidRPr="009C38D5">
        <w:rPr>
          <w:rStyle w:val="hljs-attr"/>
          <w:rFonts w:ascii="Source Code Pro" w:hAnsi="Source Code Pro"/>
          <w:color w:val="000000"/>
          <w:sz w:val="21"/>
          <w:szCs w:val="21"/>
          <w:shd w:val="clear" w:color="auto" w:fill="FAFAFA"/>
          <w:lang w:val="en-US"/>
        </w:rPr>
        <w:t>th:each</w:t>
      </w:r>
      <w:proofErr w:type="spellEnd"/>
      <w:proofErr w:type="gramEnd"/>
      <w:r w:rsidRPr="009C38D5">
        <w:rPr>
          <w:rStyle w:val="hljs-tag"/>
          <w:rFonts w:ascii="Source Code Pro" w:hAnsi="Source Code Pro"/>
          <w:color w:val="000000"/>
          <w:sz w:val="21"/>
          <w:szCs w:val="21"/>
          <w:shd w:val="clear" w:color="auto" w:fill="FAFAFA"/>
          <w:lang w:val="en-US"/>
        </w:rPr>
        <w:t>=</w:t>
      </w:r>
      <w:r w:rsidRPr="009C38D5">
        <w:rPr>
          <w:rStyle w:val="hljs-string"/>
          <w:rFonts w:ascii="Source Code Pro" w:hAnsi="Source Code Pro"/>
          <w:color w:val="4E9359"/>
          <w:sz w:val="21"/>
          <w:szCs w:val="21"/>
          <w:shd w:val="clear" w:color="auto" w:fill="FAFAFA"/>
          <w:lang w:val="en-US"/>
        </w:rPr>
        <w:t>"student: ${students}"</w:t>
      </w:r>
      <w:r w:rsidRPr="009C38D5">
        <w:rPr>
          <w:rStyle w:val="hljs-tag"/>
          <w:rFonts w:ascii="Source Code Pro" w:hAnsi="Source Code Pro"/>
          <w:color w:val="000000"/>
          <w:sz w:val="21"/>
          <w:szCs w:val="21"/>
          <w:shd w:val="clear" w:color="auto" w:fill="FAFAFA"/>
          <w:lang w:val="en-US"/>
        </w:rPr>
        <w:t>&gt;</w:t>
      </w:r>
    </w:p>
    <w:p w14:paraId="7D5DC8D6"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TML"/>
          <w:rFonts w:ascii="Source Code Pro" w:hAnsi="Source Code Pro"/>
          <w:color w:val="000000"/>
          <w:sz w:val="21"/>
          <w:szCs w:val="21"/>
          <w:shd w:val="clear" w:color="auto" w:fill="FAFAFA"/>
          <w:lang w:val="en-US"/>
        </w:rPr>
        <w:t xml:space="preserve">        </w:t>
      </w:r>
      <w:r w:rsidRPr="009C38D5">
        <w:rPr>
          <w:rStyle w:val="hljs-tag"/>
          <w:rFonts w:ascii="Source Code Pro" w:hAnsi="Source Code Pro"/>
          <w:color w:val="000000"/>
          <w:sz w:val="21"/>
          <w:szCs w:val="21"/>
          <w:shd w:val="clear" w:color="auto" w:fill="FAFAFA"/>
          <w:lang w:val="en-US"/>
        </w:rPr>
        <w:t>&lt;</w:t>
      </w:r>
      <w:r w:rsidRPr="009C38D5">
        <w:rPr>
          <w:rStyle w:val="hljs-name"/>
          <w:rFonts w:ascii="Source Code Pro" w:hAnsi="Source Code Pro"/>
          <w:b/>
          <w:bCs/>
          <w:color w:val="63B175"/>
          <w:sz w:val="21"/>
          <w:szCs w:val="21"/>
          <w:shd w:val="clear" w:color="auto" w:fill="FAFAFA"/>
          <w:lang w:val="en-US"/>
        </w:rPr>
        <w:t>td</w:t>
      </w:r>
      <w:r w:rsidRPr="009C38D5">
        <w:rPr>
          <w:rStyle w:val="hljs-tag"/>
          <w:rFonts w:ascii="Source Code Pro" w:hAnsi="Source Code Pro"/>
          <w:color w:val="000000"/>
          <w:sz w:val="21"/>
          <w:szCs w:val="21"/>
          <w:shd w:val="clear" w:color="auto" w:fill="FAFAFA"/>
          <w:lang w:val="en-US"/>
        </w:rPr>
        <w:t xml:space="preserve"> </w:t>
      </w:r>
      <w:proofErr w:type="spellStart"/>
      <w:r w:rsidRPr="009C38D5">
        <w:rPr>
          <w:rStyle w:val="hljs-attr"/>
          <w:rFonts w:ascii="Source Code Pro" w:hAnsi="Source Code Pro"/>
          <w:color w:val="000000"/>
          <w:sz w:val="21"/>
          <w:szCs w:val="21"/>
          <w:shd w:val="clear" w:color="auto" w:fill="FAFAFA"/>
          <w:lang w:val="en-US"/>
        </w:rPr>
        <w:t>th:text</w:t>
      </w:r>
      <w:proofErr w:type="spellEnd"/>
      <w:r w:rsidRPr="009C38D5">
        <w:rPr>
          <w:rStyle w:val="hljs-tag"/>
          <w:rFonts w:ascii="Source Code Pro" w:hAnsi="Source Code Pro"/>
          <w:color w:val="000000"/>
          <w:sz w:val="21"/>
          <w:szCs w:val="21"/>
          <w:shd w:val="clear" w:color="auto" w:fill="FAFAFA"/>
          <w:lang w:val="en-US"/>
        </w:rPr>
        <w:t>=</w:t>
      </w:r>
      <w:r w:rsidRPr="009C38D5">
        <w:rPr>
          <w:rStyle w:val="hljs-string"/>
          <w:rFonts w:ascii="Source Code Pro" w:hAnsi="Source Code Pro"/>
          <w:color w:val="4E9359"/>
          <w:sz w:val="21"/>
          <w:szCs w:val="21"/>
          <w:shd w:val="clear" w:color="auto" w:fill="FAFAFA"/>
          <w:lang w:val="en-US"/>
        </w:rPr>
        <w:t>"${student.id}"</w:t>
      </w:r>
      <w:r w:rsidRPr="009C38D5">
        <w:rPr>
          <w:rStyle w:val="hljs-tag"/>
          <w:rFonts w:ascii="Source Code Pro" w:hAnsi="Source Code Pro"/>
          <w:color w:val="000000"/>
          <w:sz w:val="21"/>
          <w:szCs w:val="21"/>
          <w:shd w:val="clear" w:color="auto" w:fill="FAFAFA"/>
          <w:lang w:val="en-US"/>
        </w:rPr>
        <w:t xml:space="preserve"> /&gt;</w:t>
      </w:r>
    </w:p>
    <w:p w14:paraId="11EEC530"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TML"/>
          <w:rFonts w:ascii="Source Code Pro" w:hAnsi="Source Code Pro"/>
          <w:color w:val="000000"/>
          <w:sz w:val="21"/>
          <w:szCs w:val="21"/>
          <w:shd w:val="clear" w:color="auto" w:fill="FAFAFA"/>
          <w:lang w:val="en-US"/>
        </w:rPr>
        <w:t xml:space="preserve">        </w:t>
      </w:r>
      <w:r w:rsidRPr="009C38D5">
        <w:rPr>
          <w:rStyle w:val="hljs-tag"/>
          <w:rFonts w:ascii="Source Code Pro" w:hAnsi="Source Code Pro"/>
          <w:color w:val="000000"/>
          <w:sz w:val="21"/>
          <w:szCs w:val="21"/>
          <w:shd w:val="clear" w:color="auto" w:fill="FAFAFA"/>
          <w:lang w:val="en-US"/>
        </w:rPr>
        <w:t>&lt;</w:t>
      </w:r>
      <w:r w:rsidRPr="009C38D5">
        <w:rPr>
          <w:rStyle w:val="hljs-name"/>
          <w:rFonts w:ascii="Source Code Pro" w:hAnsi="Source Code Pro"/>
          <w:b/>
          <w:bCs/>
          <w:color w:val="63B175"/>
          <w:sz w:val="21"/>
          <w:szCs w:val="21"/>
          <w:shd w:val="clear" w:color="auto" w:fill="FAFAFA"/>
          <w:lang w:val="en-US"/>
        </w:rPr>
        <w:t>td</w:t>
      </w:r>
      <w:r w:rsidRPr="009C38D5">
        <w:rPr>
          <w:rStyle w:val="hljs-tag"/>
          <w:rFonts w:ascii="Source Code Pro" w:hAnsi="Source Code Pro"/>
          <w:color w:val="000000"/>
          <w:sz w:val="21"/>
          <w:szCs w:val="21"/>
          <w:shd w:val="clear" w:color="auto" w:fill="FAFAFA"/>
          <w:lang w:val="en-US"/>
        </w:rPr>
        <w:t xml:space="preserve"> </w:t>
      </w:r>
      <w:proofErr w:type="spellStart"/>
      <w:r w:rsidRPr="009C38D5">
        <w:rPr>
          <w:rStyle w:val="hljs-attr"/>
          <w:rFonts w:ascii="Source Code Pro" w:hAnsi="Source Code Pro"/>
          <w:color w:val="000000"/>
          <w:sz w:val="21"/>
          <w:szCs w:val="21"/>
          <w:shd w:val="clear" w:color="auto" w:fill="FAFAFA"/>
          <w:lang w:val="en-US"/>
        </w:rPr>
        <w:t>th:text</w:t>
      </w:r>
      <w:proofErr w:type="spellEnd"/>
      <w:r w:rsidRPr="009C38D5">
        <w:rPr>
          <w:rStyle w:val="hljs-tag"/>
          <w:rFonts w:ascii="Source Code Pro" w:hAnsi="Source Code Pro"/>
          <w:color w:val="000000"/>
          <w:sz w:val="21"/>
          <w:szCs w:val="21"/>
          <w:shd w:val="clear" w:color="auto" w:fill="FAFAFA"/>
          <w:lang w:val="en-US"/>
        </w:rPr>
        <w:t>=</w:t>
      </w:r>
      <w:r w:rsidRPr="009C38D5">
        <w:rPr>
          <w:rStyle w:val="hljs-string"/>
          <w:rFonts w:ascii="Source Code Pro" w:hAnsi="Source Code Pro"/>
          <w:color w:val="4E9359"/>
          <w:sz w:val="21"/>
          <w:szCs w:val="21"/>
          <w:shd w:val="clear" w:color="auto" w:fill="FAFAFA"/>
          <w:lang w:val="en-US"/>
        </w:rPr>
        <w:t>"${student.name}"</w:t>
      </w:r>
      <w:r w:rsidRPr="009C38D5">
        <w:rPr>
          <w:rStyle w:val="hljs-tag"/>
          <w:rFonts w:ascii="Source Code Pro" w:hAnsi="Source Code Pro"/>
          <w:color w:val="000000"/>
          <w:sz w:val="21"/>
          <w:szCs w:val="21"/>
          <w:shd w:val="clear" w:color="auto" w:fill="FAFAFA"/>
          <w:lang w:val="en-US"/>
        </w:rPr>
        <w:t xml:space="preserve"> /&gt;</w:t>
      </w:r>
    </w:p>
    <w:p w14:paraId="100F7744"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TML"/>
          <w:rFonts w:ascii="Source Code Pro" w:hAnsi="Source Code Pro"/>
          <w:color w:val="000000"/>
          <w:sz w:val="21"/>
          <w:szCs w:val="21"/>
          <w:shd w:val="clear" w:color="auto" w:fill="FAFAFA"/>
          <w:lang w:val="en-US"/>
        </w:rPr>
        <w:t xml:space="preserve">    </w:t>
      </w:r>
      <w:r w:rsidRPr="009C38D5">
        <w:rPr>
          <w:rStyle w:val="hljs-tag"/>
          <w:rFonts w:ascii="Source Code Pro" w:hAnsi="Source Code Pro"/>
          <w:color w:val="000000"/>
          <w:sz w:val="21"/>
          <w:szCs w:val="21"/>
          <w:shd w:val="clear" w:color="auto" w:fill="FAFAFA"/>
          <w:lang w:val="en-US"/>
        </w:rPr>
        <w:t>&lt;/</w:t>
      </w:r>
      <w:r w:rsidRPr="009C38D5">
        <w:rPr>
          <w:rStyle w:val="hljs-name"/>
          <w:rFonts w:ascii="Source Code Pro" w:hAnsi="Source Code Pro"/>
          <w:b/>
          <w:bCs/>
          <w:color w:val="63B175"/>
          <w:sz w:val="21"/>
          <w:szCs w:val="21"/>
          <w:shd w:val="clear" w:color="auto" w:fill="FAFAFA"/>
          <w:lang w:val="en-US"/>
        </w:rPr>
        <w:t>tr</w:t>
      </w:r>
      <w:r w:rsidRPr="009C38D5">
        <w:rPr>
          <w:rStyle w:val="hljs-tag"/>
          <w:rFonts w:ascii="Source Code Pro" w:hAnsi="Source Code Pro"/>
          <w:color w:val="000000"/>
          <w:sz w:val="21"/>
          <w:szCs w:val="21"/>
          <w:shd w:val="clear" w:color="auto" w:fill="FAFAFA"/>
          <w:lang w:val="en-US"/>
        </w:rPr>
        <w:t>&gt;</w:t>
      </w:r>
    </w:p>
    <w:p w14:paraId="3C5F215A" w14:textId="089A1682" w:rsidR="009C38D5" w:rsidRDefault="009C38D5" w:rsidP="009C38D5">
      <w:pPr>
        <w:pStyle w:val="HTML0"/>
        <w:rPr>
          <w:rStyle w:val="hljs-tag"/>
          <w:rFonts w:ascii="Source Code Pro" w:hAnsi="Source Code Pro"/>
          <w:color w:val="000000"/>
          <w:sz w:val="21"/>
          <w:szCs w:val="21"/>
          <w:shd w:val="clear" w:color="auto" w:fill="FAFAFA"/>
          <w:lang w:val="en-US"/>
        </w:rPr>
      </w:pPr>
      <w:r w:rsidRPr="009C38D5">
        <w:rPr>
          <w:rStyle w:val="hljs-tag"/>
          <w:rFonts w:ascii="Source Code Pro" w:hAnsi="Source Code Pro"/>
          <w:color w:val="000000"/>
          <w:sz w:val="21"/>
          <w:szCs w:val="21"/>
          <w:shd w:val="clear" w:color="auto" w:fill="FAFAFA"/>
          <w:lang w:val="en-US"/>
        </w:rPr>
        <w:t>&lt;/</w:t>
      </w:r>
      <w:proofErr w:type="spellStart"/>
      <w:r w:rsidRPr="009C38D5">
        <w:rPr>
          <w:rStyle w:val="hljs-name"/>
          <w:rFonts w:ascii="Source Code Pro" w:hAnsi="Source Code Pro"/>
          <w:b/>
          <w:bCs/>
          <w:color w:val="63B175"/>
          <w:sz w:val="21"/>
          <w:szCs w:val="21"/>
          <w:shd w:val="clear" w:color="auto" w:fill="FAFAFA"/>
          <w:lang w:val="en-US"/>
        </w:rPr>
        <w:t>tbody</w:t>
      </w:r>
      <w:proofErr w:type="spellEnd"/>
      <w:r w:rsidRPr="009C38D5">
        <w:rPr>
          <w:rStyle w:val="hljs-tag"/>
          <w:rFonts w:ascii="Source Code Pro" w:hAnsi="Source Code Pro"/>
          <w:color w:val="000000"/>
          <w:sz w:val="21"/>
          <w:szCs w:val="21"/>
          <w:shd w:val="clear" w:color="auto" w:fill="FAFAFA"/>
          <w:lang w:val="en-US"/>
        </w:rPr>
        <w:t>&gt;</w:t>
      </w:r>
    </w:p>
    <w:p w14:paraId="1A5E261C" w14:textId="28E8D272" w:rsidR="0020041C" w:rsidRDefault="0020041C" w:rsidP="009C38D5">
      <w:pPr>
        <w:pStyle w:val="HTML0"/>
        <w:rPr>
          <w:rStyle w:val="hljs-tag"/>
          <w:rFonts w:ascii="Source Code Pro" w:hAnsi="Source Code Pro"/>
          <w:color w:val="000000"/>
          <w:sz w:val="21"/>
          <w:szCs w:val="21"/>
          <w:shd w:val="clear" w:color="auto" w:fill="FAFAFA"/>
          <w:lang w:val="en-US"/>
        </w:rPr>
      </w:pPr>
    </w:p>
    <w:p w14:paraId="06DE23D4" w14:textId="13112946" w:rsidR="0020041C" w:rsidRDefault="0020041C" w:rsidP="009C38D5">
      <w:pPr>
        <w:pStyle w:val="HTML0"/>
        <w:rPr>
          <w:rStyle w:val="hljs-tag"/>
          <w:rFonts w:ascii="Source Code Pro" w:hAnsi="Source Code Pro"/>
          <w:color w:val="000000"/>
          <w:sz w:val="21"/>
          <w:szCs w:val="21"/>
          <w:shd w:val="clear" w:color="auto" w:fill="FAFAFA"/>
          <w:lang w:val="en-US"/>
        </w:rPr>
      </w:pPr>
    </w:p>
    <w:p w14:paraId="1469312F" w14:textId="229087E1" w:rsidR="0020041C" w:rsidRDefault="0020041C" w:rsidP="009C38D5">
      <w:pPr>
        <w:pStyle w:val="HTML0"/>
        <w:rPr>
          <w:rStyle w:val="hljs-tag"/>
          <w:rFonts w:ascii="Source Code Pro" w:hAnsi="Source Code Pro"/>
          <w:color w:val="000000"/>
          <w:sz w:val="21"/>
          <w:szCs w:val="21"/>
          <w:shd w:val="clear" w:color="auto" w:fill="FAFAFA"/>
          <w:lang w:val="en-US"/>
        </w:rPr>
      </w:pPr>
    </w:p>
    <w:p w14:paraId="1DB9983C" w14:textId="77777777" w:rsidR="0020041C" w:rsidRDefault="0020041C" w:rsidP="009C38D5">
      <w:pPr>
        <w:pStyle w:val="HTML0"/>
        <w:rPr>
          <w:sz w:val="24"/>
          <w:szCs w:val="24"/>
          <w:lang w:val="en-US"/>
        </w:rPr>
      </w:pPr>
    </w:p>
    <w:p w14:paraId="2A35B406" w14:textId="77777777" w:rsidR="0020041C" w:rsidRPr="009C38D5" w:rsidRDefault="0020041C" w:rsidP="009C38D5">
      <w:pPr>
        <w:pStyle w:val="HTML0"/>
        <w:rPr>
          <w:sz w:val="24"/>
          <w:szCs w:val="24"/>
          <w:lang w:val="en-US"/>
        </w:rPr>
      </w:pPr>
    </w:p>
    <w:p w14:paraId="288F55A2" w14:textId="77777777" w:rsidR="009C38D5" w:rsidRPr="009C38D5" w:rsidRDefault="009C38D5" w:rsidP="009C38D5">
      <w:pPr>
        <w:pStyle w:val="2"/>
        <w:spacing w:before="504" w:beforeAutospacing="0" w:after="312" w:afterAutospacing="0"/>
        <w:rPr>
          <w:rFonts w:ascii="inherit" w:hAnsi="inherit"/>
          <w:color w:val="000000"/>
          <w:sz w:val="44"/>
          <w:szCs w:val="44"/>
          <w:lang w:val="en-US"/>
        </w:rPr>
      </w:pPr>
      <w:r w:rsidRPr="009C38D5">
        <w:rPr>
          <w:rStyle w:val="a4"/>
          <w:rFonts w:ascii="inherit" w:hAnsi="inherit"/>
          <w:b/>
          <w:bCs/>
          <w:color w:val="000000"/>
          <w:sz w:val="44"/>
          <w:szCs w:val="44"/>
          <w:lang w:val="en-US"/>
        </w:rPr>
        <w:lastRenderedPageBreak/>
        <w:t>6. Conditional Evaluation</w:t>
      </w:r>
    </w:p>
    <w:p w14:paraId="1DD4FCD3" w14:textId="77777777" w:rsidR="009C38D5" w:rsidRPr="009C38D5" w:rsidRDefault="009C38D5" w:rsidP="009C38D5">
      <w:pPr>
        <w:pStyle w:val="3"/>
        <w:spacing w:before="504" w:after="312"/>
        <w:rPr>
          <w:rFonts w:ascii="inherit" w:hAnsi="inherit"/>
          <w:color w:val="000000"/>
          <w:sz w:val="36"/>
          <w:szCs w:val="36"/>
          <w:lang w:val="en-US"/>
        </w:rPr>
      </w:pPr>
      <w:r w:rsidRPr="009C38D5">
        <w:rPr>
          <w:rStyle w:val="a4"/>
          <w:rFonts w:ascii="inherit" w:hAnsi="inherit"/>
          <w:b w:val="0"/>
          <w:bCs w:val="0"/>
          <w:color w:val="000000"/>
          <w:sz w:val="36"/>
          <w:szCs w:val="36"/>
          <w:lang w:val="en-US"/>
        </w:rPr>
        <w:t>6.1. </w:t>
      </w:r>
      <w:r w:rsidRPr="009C38D5">
        <w:rPr>
          <w:rStyle w:val="a6"/>
          <w:rFonts w:ascii="inherit" w:hAnsi="inherit"/>
          <w:color w:val="000000"/>
          <w:sz w:val="36"/>
          <w:szCs w:val="36"/>
          <w:lang w:val="en-US"/>
        </w:rPr>
        <w:t>if</w:t>
      </w:r>
      <w:r w:rsidRPr="009C38D5">
        <w:rPr>
          <w:rStyle w:val="a4"/>
          <w:rFonts w:ascii="inherit" w:hAnsi="inherit"/>
          <w:b w:val="0"/>
          <w:bCs w:val="0"/>
          <w:color w:val="000000"/>
          <w:sz w:val="36"/>
          <w:szCs w:val="36"/>
          <w:lang w:val="en-US"/>
        </w:rPr>
        <w:t> and </w:t>
      </w:r>
      <w:r w:rsidRPr="009C38D5">
        <w:rPr>
          <w:rStyle w:val="a6"/>
          <w:rFonts w:ascii="inherit" w:hAnsi="inherit"/>
          <w:color w:val="000000"/>
          <w:sz w:val="36"/>
          <w:szCs w:val="36"/>
          <w:lang w:val="en-US"/>
        </w:rPr>
        <w:t>unless</w:t>
      </w:r>
    </w:p>
    <w:p w14:paraId="0EF3DD62" w14:textId="77777777" w:rsidR="009C38D5" w:rsidRPr="009C38D5" w:rsidRDefault="009C38D5" w:rsidP="009C38D5">
      <w:pPr>
        <w:pStyle w:val="a3"/>
        <w:spacing w:before="0" w:beforeAutospacing="0" w:after="150" w:afterAutospacing="0"/>
        <w:rPr>
          <w:color w:val="000000"/>
          <w:lang w:val="en-US"/>
        </w:rPr>
      </w:pPr>
      <w:r w:rsidRPr="009C38D5">
        <w:rPr>
          <w:color w:val="000000"/>
          <w:lang w:val="en-US"/>
        </w:rPr>
        <w:t>We use the </w:t>
      </w:r>
      <w:proofErr w:type="spellStart"/>
      <w:proofErr w:type="gramStart"/>
      <w:r w:rsidRPr="009C38D5">
        <w:rPr>
          <w:rStyle w:val="a6"/>
          <w:color w:val="000000"/>
          <w:lang w:val="en-US"/>
        </w:rPr>
        <w:t>th:if</w:t>
      </w:r>
      <w:proofErr w:type="spellEnd"/>
      <w:proofErr w:type="gramEnd"/>
      <w:r w:rsidRPr="009C38D5">
        <w:rPr>
          <w:rStyle w:val="a6"/>
          <w:color w:val="000000"/>
          <w:lang w:val="en-US"/>
        </w:rPr>
        <w:t>=”${condition}”</w:t>
      </w:r>
      <w:r w:rsidRPr="009C38D5">
        <w:rPr>
          <w:color w:val="000000"/>
          <w:lang w:val="en-US"/>
        </w:rPr>
        <w:t> attribute to display a section of the view if the condition is met. And we use the </w:t>
      </w:r>
      <w:proofErr w:type="spellStart"/>
      <w:proofErr w:type="gramStart"/>
      <w:r w:rsidRPr="009C38D5">
        <w:rPr>
          <w:rStyle w:val="a6"/>
          <w:color w:val="000000"/>
          <w:lang w:val="en-US"/>
        </w:rPr>
        <w:t>th:unless</w:t>
      </w:r>
      <w:proofErr w:type="spellEnd"/>
      <w:proofErr w:type="gramEnd"/>
      <w:r w:rsidRPr="009C38D5">
        <w:rPr>
          <w:rStyle w:val="a6"/>
          <w:color w:val="000000"/>
          <w:lang w:val="en-US"/>
        </w:rPr>
        <w:t>=”${condition}”</w:t>
      </w:r>
      <w:r w:rsidRPr="009C38D5">
        <w:rPr>
          <w:color w:val="000000"/>
          <w:lang w:val="en-US"/>
        </w:rPr>
        <w:t> attribute to display a section of the view if the condition is not met.</w:t>
      </w:r>
    </w:p>
    <w:p w14:paraId="3C80AAF4" w14:textId="77777777" w:rsidR="009C38D5" w:rsidRPr="009C38D5" w:rsidRDefault="009C38D5" w:rsidP="009C38D5">
      <w:pPr>
        <w:pStyle w:val="a3"/>
        <w:spacing w:before="0" w:beforeAutospacing="0" w:after="150" w:afterAutospacing="0"/>
        <w:rPr>
          <w:color w:val="000000"/>
          <w:lang w:val="en-US"/>
        </w:rPr>
      </w:pPr>
      <w:r w:rsidRPr="009C38D5">
        <w:rPr>
          <w:color w:val="000000"/>
          <w:lang w:val="en-US"/>
        </w:rPr>
        <w:t>Let's add a </w:t>
      </w:r>
      <w:r w:rsidRPr="009C38D5">
        <w:rPr>
          <w:rStyle w:val="a6"/>
          <w:color w:val="000000"/>
          <w:lang w:val="en-US"/>
        </w:rPr>
        <w:t>gender</w:t>
      </w:r>
      <w:r w:rsidRPr="009C38D5">
        <w:rPr>
          <w:color w:val="000000"/>
          <w:lang w:val="en-US"/>
        </w:rPr>
        <w:t> field to the </w:t>
      </w:r>
      <w:proofErr w:type="gramStart"/>
      <w:r w:rsidRPr="009C38D5">
        <w:rPr>
          <w:rStyle w:val="a6"/>
          <w:color w:val="000000"/>
          <w:lang w:val="en-US"/>
        </w:rPr>
        <w:t>Student</w:t>
      </w:r>
      <w:proofErr w:type="gramEnd"/>
      <w:r w:rsidRPr="009C38D5">
        <w:rPr>
          <w:color w:val="000000"/>
          <w:lang w:val="en-US"/>
        </w:rPr>
        <w:t> model:</w:t>
      </w:r>
    </w:p>
    <w:p w14:paraId="2F2B2EE1"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ljs-keyword"/>
          <w:rFonts w:ascii="Source Code Pro" w:hAnsi="Source Code Pro"/>
          <w:b/>
          <w:bCs/>
          <w:color w:val="63B175"/>
          <w:sz w:val="21"/>
          <w:szCs w:val="21"/>
          <w:shd w:val="clear" w:color="auto" w:fill="FAFAFA"/>
          <w:lang w:val="en-US"/>
        </w:rPr>
        <w:t>public</w:t>
      </w:r>
      <w:r w:rsidRPr="009C38D5">
        <w:rPr>
          <w:rStyle w:val="HTML"/>
          <w:rFonts w:ascii="Source Code Pro" w:hAnsi="Source Code Pro"/>
          <w:color w:val="000000"/>
          <w:sz w:val="21"/>
          <w:szCs w:val="21"/>
          <w:shd w:val="clear" w:color="auto" w:fill="FAFAFA"/>
          <w:lang w:val="en-US"/>
        </w:rPr>
        <w:t xml:space="preserve"> </w:t>
      </w:r>
      <w:r w:rsidRPr="009C38D5">
        <w:rPr>
          <w:rStyle w:val="hljs-keyword"/>
          <w:rFonts w:ascii="Source Code Pro" w:hAnsi="Source Code Pro"/>
          <w:b/>
          <w:bCs/>
          <w:color w:val="63B175"/>
          <w:sz w:val="21"/>
          <w:szCs w:val="21"/>
          <w:shd w:val="clear" w:color="auto" w:fill="FAFAFA"/>
          <w:lang w:val="en-US"/>
        </w:rPr>
        <w:t>class</w:t>
      </w:r>
      <w:r w:rsidRPr="009C38D5">
        <w:rPr>
          <w:rStyle w:val="HTML"/>
          <w:rFonts w:ascii="Source Code Pro" w:hAnsi="Source Code Pro"/>
          <w:color w:val="000000"/>
          <w:sz w:val="21"/>
          <w:szCs w:val="21"/>
          <w:shd w:val="clear" w:color="auto" w:fill="FAFAFA"/>
          <w:lang w:val="en-US"/>
        </w:rPr>
        <w:t xml:space="preserve"> </w:t>
      </w:r>
      <w:r w:rsidRPr="009C38D5">
        <w:rPr>
          <w:rStyle w:val="hljs-title"/>
          <w:rFonts w:ascii="Source Code Pro" w:hAnsi="Source Code Pro"/>
          <w:b/>
          <w:bCs/>
          <w:color w:val="267438"/>
          <w:sz w:val="21"/>
          <w:szCs w:val="21"/>
          <w:shd w:val="clear" w:color="auto" w:fill="FAFAFA"/>
          <w:lang w:val="en-US"/>
        </w:rPr>
        <w:t>Student</w:t>
      </w:r>
      <w:r w:rsidRPr="009C38D5">
        <w:rPr>
          <w:rStyle w:val="HTML"/>
          <w:rFonts w:ascii="Source Code Pro" w:hAnsi="Source Code Pro"/>
          <w:color w:val="000000"/>
          <w:sz w:val="21"/>
          <w:szCs w:val="21"/>
          <w:shd w:val="clear" w:color="auto" w:fill="FAFAFA"/>
          <w:lang w:val="en-US"/>
        </w:rPr>
        <w:t xml:space="preserve"> </w:t>
      </w:r>
      <w:r w:rsidRPr="009C38D5">
        <w:rPr>
          <w:rStyle w:val="hljs-keyword"/>
          <w:rFonts w:ascii="Source Code Pro" w:hAnsi="Source Code Pro"/>
          <w:b/>
          <w:bCs/>
          <w:color w:val="63B175"/>
          <w:sz w:val="21"/>
          <w:szCs w:val="21"/>
          <w:shd w:val="clear" w:color="auto" w:fill="FAFAFA"/>
          <w:lang w:val="en-US"/>
        </w:rPr>
        <w:t>implements</w:t>
      </w:r>
      <w:r w:rsidRPr="009C38D5">
        <w:rPr>
          <w:rStyle w:val="HTML"/>
          <w:rFonts w:ascii="Source Code Pro" w:hAnsi="Source Code Pro"/>
          <w:color w:val="000000"/>
          <w:sz w:val="21"/>
          <w:szCs w:val="21"/>
          <w:shd w:val="clear" w:color="auto" w:fill="FAFAFA"/>
          <w:lang w:val="en-US"/>
        </w:rPr>
        <w:t xml:space="preserve"> </w:t>
      </w:r>
      <w:r w:rsidRPr="009C38D5">
        <w:rPr>
          <w:rStyle w:val="hljs-title"/>
          <w:rFonts w:ascii="Source Code Pro" w:hAnsi="Source Code Pro"/>
          <w:b/>
          <w:bCs/>
          <w:color w:val="267438"/>
          <w:sz w:val="21"/>
          <w:szCs w:val="21"/>
          <w:shd w:val="clear" w:color="auto" w:fill="FAFAFA"/>
          <w:lang w:val="en-US"/>
        </w:rPr>
        <w:t>Serializable</w:t>
      </w:r>
      <w:r w:rsidRPr="009C38D5">
        <w:rPr>
          <w:rStyle w:val="HTML"/>
          <w:rFonts w:ascii="Source Code Pro" w:hAnsi="Source Code Pro"/>
          <w:color w:val="000000"/>
          <w:sz w:val="21"/>
          <w:szCs w:val="21"/>
          <w:shd w:val="clear" w:color="auto" w:fill="FAFAFA"/>
          <w:lang w:val="en-US"/>
        </w:rPr>
        <w:t xml:space="preserve"> {</w:t>
      </w:r>
    </w:p>
    <w:p w14:paraId="26B23838"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TML"/>
          <w:rFonts w:ascii="Source Code Pro" w:hAnsi="Source Code Pro"/>
          <w:color w:val="000000"/>
          <w:sz w:val="21"/>
          <w:szCs w:val="21"/>
          <w:shd w:val="clear" w:color="auto" w:fill="FAFAFA"/>
          <w:lang w:val="en-US"/>
        </w:rPr>
        <w:t xml:space="preserve">    </w:t>
      </w:r>
      <w:r w:rsidRPr="009C38D5">
        <w:rPr>
          <w:rStyle w:val="hljs-keyword"/>
          <w:rFonts w:ascii="Source Code Pro" w:hAnsi="Source Code Pro"/>
          <w:b/>
          <w:bCs/>
          <w:color w:val="63B175"/>
          <w:sz w:val="21"/>
          <w:szCs w:val="21"/>
          <w:shd w:val="clear" w:color="auto" w:fill="FAFAFA"/>
          <w:lang w:val="en-US"/>
        </w:rPr>
        <w:t>private</w:t>
      </w:r>
      <w:r w:rsidRPr="009C38D5">
        <w:rPr>
          <w:rStyle w:val="HTML"/>
          <w:rFonts w:ascii="Source Code Pro" w:hAnsi="Source Code Pro"/>
          <w:color w:val="000000"/>
          <w:sz w:val="21"/>
          <w:szCs w:val="21"/>
          <w:shd w:val="clear" w:color="auto" w:fill="FAFAFA"/>
          <w:lang w:val="en-US"/>
        </w:rPr>
        <w:t xml:space="preserve"> Integer id;</w:t>
      </w:r>
    </w:p>
    <w:p w14:paraId="1E2384F4"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TML"/>
          <w:rFonts w:ascii="Source Code Pro" w:hAnsi="Source Code Pro"/>
          <w:color w:val="000000"/>
          <w:sz w:val="21"/>
          <w:szCs w:val="21"/>
          <w:shd w:val="clear" w:color="auto" w:fill="FAFAFA"/>
          <w:lang w:val="en-US"/>
        </w:rPr>
        <w:t xml:space="preserve">    </w:t>
      </w:r>
      <w:r w:rsidRPr="009C38D5">
        <w:rPr>
          <w:rStyle w:val="hljs-keyword"/>
          <w:rFonts w:ascii="Source Code Pro" w:hAnsi="Source Code Pro"/>
          <w:b/>
          <w:bCs/>
          <w:color w:val="63B175"/>
          <w:sz w:val="21"/>
          <w:szCs w:val="21"/>
          <w:shd w:val="clear" w:color="auto" w:fill="FAFAFA"/>
          <w:lang w:val="en-US"/>
        </w:rPr>
        <w:t>private</w:t>
      </w:r>
      <w:r w:rsidRPr="009C38D5">
        <w:rPr>
          <w:rStyle w:val="HTML"/>
          <w:rFonts w:ascii="Source Code Pro" w:hAnsi="Source Code Pro"/>
          <w:color w:val="000000"/>
          <w:sz w:val="21"/>
          <w:szCs w:val="21"/>
          <w:shd w:val="clear" w:color="auto" w:fill="FAFAFA"/>
          <w:lang w:val="en-US"/>
        </w:rPr>
        <w:t xml:space="preserve"> String name;</w:t>
      </w:r>
    </w:p>
    <w:p w14:paraId="53B0387D"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TML"/>
          <w:rFonts w:ascii="Source Code Pro" w:hAnsi="Source Code Pro"/>
          <w:color w:val="000000"/>
          <w:sz w:val="21"/>
          <w:szCs w:val="21"/>
          <w:shd w:val="clear" w:color="auto" w:fill="FAFAFA"/>
          <w:lang w:val="en-US"/>
        </w:rPr>
        <w:t xml:space="preserve">    </w:t>
      </w:r>
      <w:r w:rsidRPr="009C38D5">
        <w:rPr>
          <w:rStyle w:val="hljs-keyword"/>
          <w:rFonts w:ascii="Source Code Pro" w:hAnsi="Source Code Pro"/>
          <w:b/>
          <w:bCs/>
          <w:color w:val="63B175"/>
          <w:sz w:val="21"/>
          <w:szCs w:val="21"/>
          <w:shd w:val="clear" w:color="auto" w:fill="FAFAFA"/>
          <w:lang w:val="en-US"/>
        </w:rPr>
        <w:t>private</w:t>
      </w:r>
      <w:r w:rsidRPr="009C38D5">
        <w:rPr>
          <w:rStyle w:val="HTML"/>
          <w:rFonts w:ascii="Source Code Pro" w:hAnsi="Source Code Pro"/>
          <w:color w:val="000000"/>
          <w:sz w:val="21"/>
          <w:szCs w:val="21"/>
          <w:shd w:val="clear" w:color="auto" w:fill="FAFAFA"/>
          <w:lang w:val="en-US"/>
        </w:rPr>
        <w:t xml:space="preserve"> Character gender;</w:t>
      </w:r>
    </w:p>
    <w:p w14:paraId="2A7407ED"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TML"/>
          <w:rFonts w:ascii="Source Code Pro" w:hAnsi="Source Code Pro"/>
          <w:color w:val="000000"/>
          <w:sz w:val="21"/>
          <w:szCs w:val="21"/>
          <w:shd w:val="clear" w:color="auto" w:fill="FAFAFA"/>
          <w:lang w:val="en-US"/>
        </w:rPr>
        <w:t xml:space="preserve">    </w:t>
      </w:r>
    </w:p>
    <w:p w14:paraId="4060D3E2"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TML"/>
          <w:rFonts w:ascii="Source Code Pro" w:hAnsi="Source Code Pro"/>
          <w:color w:val="000000"/>
          <w:sz w:val="21"/>
          <w:szCs w:val="21"/>
          <w:shd w:val="clear" w:color="auto" w:fill="FAFAFA"/>
          <w:lang w:val="en-US"/>
        </w:rPr>
        <w:t xml:space="preserve">    </w:t>
      </w:r>
      <w:r w:rsidRPr="009C38D5">
        <w:rPr>
          <w:rStyle w:val="hljs-comment"/>
          <w:rFonts w:ascii="Source Code Pro" w:hAnsi="Source Code Pro"/>
          <w:color w:val="888888"/>
          <w:sz w:val="21"/>
          <w:szCs w:val="21"/>
          <w:shd w:val="clear" w:color="auto" w:fill="FAFAFA"/>
          <w:lang w:val="en-US"/>
        </w:rPr>
        <w:t>// standard getters and setters</w:t>
      </w:r>
    </w:p>
    <w:p w14:paraId="5DAD5533" w14:textId="377AE46D" w:rsidR="009C38D5" w:rsidRDefault="009C38D5" w:rsidP="009C38D5">
      <w:pPr>
        <w:pStyle w:val="HTML0"/>
        <w:rPr>
          <w:sz w:val="24"/>
          <w:szCs w:val="24"/>
          <w:lang w:val="en-US"/>
        </w:rPr>
      </w:pPr>
      <w:r w:rsidRPr="009C38D5">
        <w:rPr>
          <w:rStyle w:val="HTML"/>
          <w:rFonts w:ascii="Source Code Pro" w:hAnsi="Source Code Pro"/>
          <w:color w:val="000000"/>
          <w:sz w:val="21"/>
          <w:szCs w:val="21"/>
          <w:shd w:val="clear" w:color="auto" w:fill="FAFAFA"/>
          <w:lang w:val="en-US"/>
        </w:rPr>
        <w:t>}</w:t>
      </w:r>
    </w:p>
    <w:p w14:paraId="0099F462" w14:textId="77777777" w:rsidR="0020041C" w:rsidRPr="009C38D5" w:rsidRDefault="0020041C" w:rsidP="009C38D5">
      <w:pPr>
        <w:pStyle w:val="HTML0"/>
        <w:rPr>
          <w:sz w:val="24"/>
          <w:szCs w:val="24"/>
          <w:lang w:val="en-US"/>
        </w:rPr>
      </w:pPr>
    </w:p>
    <w:p w14:paraId="5DAA6609" w14:textId="77777777" w:rsidR="009C38D5" w:rsidRPr="009C38D5" w:rsidRDefault="009C38D5" w:rsidP="009C38D5">
      <w:pPr>
        <w:pStyle w:val="a3"/>
        <w:spacing w:before="0" w:beforeAutospacing="0" w:after="150" w:afterAutospacing="0"/>
        <w:rPr>
          <w:color w:val="000000"/>
          <w:lang w:val="en-US"/>
        </w:rPr>
      </w:pPr>
      <w:r w:rsidRPr="009C38D5">
        <w:rPr>
          <w:color w:val="000000"/>
          <w:lang w:val="en-US"/>
        </w:rPr>
        <w:t>Suppose this field has two possible values (M or F) to indicate the student's gender.</w:t>
      </w:r>
    </w:p>
    <w:p w14:paraId="6D193F4F" w14:textId="77777777" w:rsidR="009C38D5" w:rsidRPr="009C38D5" w:rsidRDefault="009C38D5" w:rsidP="009C38D5">
      <w:pPr>
        <w:pStyle w:val="a3"/>
        <w:spacing w:before="0" w:beforeAutospacing="0" w:after="150" w:afterAutospacing="0"/>
        <w:rPr>
          <w:color w:val="000000"/>
          <w:lang w:val="en-US"/>
        </w:rPr>
      </w:pPr>
      <w:r w:rsidRPr="009C38D5">
        <w:rPr>
          <w:color w:val="000000"/>
          <w:lang w:val="en-US"/>
        </w:rPr>
        <w:t xml:space="preserve">If we wish to display the words “Male” or “Female” instead of the single character, we could do this using this </w:t>
      </w:r>
      <w:proofErr w:type="spellStart"/>
      <w:r w:rsidRPr="009C38D5">
        <w:rPr>
          <w:color w:val="000000"/>
          <w:lang w:val="en-US"/>
        </w:rPr>
        <w:t>Thymeleaf</w:t>
      </w:r>
      <w:proofErr w:type="spellEnd"/>
      <w:r w:rsidRPr="009C38D5">
        <w:rPr>
          <w:color w:val="000000"/>
          <w:lang w:val="en-US"/>
        </w:rPr>
        <w:t xml:space="preserve"> code:</w:t>
      </w:r>
    </w:p>
    <w:p w14:paraId="7C9EA3F2"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ljs-tag"/>
          <w:rFonts w:ascii="Source Code Pro" w:hAnsi="Source Code Pro"/>
          <w:color w:val="000000"/>
          <w:sz w:val="21"/>
          <w:szCs w:val="21"/>
          <w:shd w:val="clear" w:color="auto" w:fill="FAFAFA"/>
          <w:lang w:val="en-US"/>
        </w:rPr>
        <w:t>&lt;</w:t>
      </w:r>
      <w:r w:rsidRPr="009C38D5">
        <w:rPr>
          <w:rStyle w:val="hljs-name"/>
          <w:rFonts w:ascii="Source Code Pro" w:hAnsi="Source Code Pro"/>
          <w:b/>
          <w:bCs/>
          <w:color w:val="63B175"/>
          <w:sz w:val="21"/>
          <w:szCs w:val="21"/>
          <w:shd w:val="clear" w:color="auto" w:fill="FAFAFA"/>
          <w:lang w:val="en-US"/>
        </w:rPr>
        <w:t>td</w:t>
      </w:r>
      <w:r w:rsidRPr="009C38D5">
        <w:rPr>
          <w:rStyle w:val="hljs-tag"/>
          <w:rFonts w:ascii="Source Code Pro" w:hAnsi="Source Code Pro"/>
          <w:color w:val="000000"/>
          <w:sz w:val="21"/>
          <w:szCs w:val="21"/>
          <w:shd w:val="clear" w:color="auto" w:fill="FAFAFA"/>
          <w:lang w:val="en-US"/>
        </w:rPr>
        <w:t>&gt;</w:t>
      </w:r>
    </w:p>
    <w:p w14:paraId="6D046AA1"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TML"/>
          <w:rFonts w:ascii="Source Code Pro" w:hAnsi="Source Code Pro"/>
          <w:color w:val="000000"/>
          <w:sz w:val="21"/>
          <w:szCs w:val="21"/>
          <w:shd w:val="clear" w:color="auto" w:fill="FAFAFA"/>
          <w:lang w:val="en-US"/>
        </w:rPr>
        <w:t xml:space="preserve">    </w:t>
      </w:r>
      <w:r w:rsidRPr="009C38D5">
        <w:rPr>
          <w:rStyle w:val="hljs-tag"/>
          <w:rFonts w:ascii="Source Code Pro" w:hAnsi="Source Code Pro"/>
          <w:color w:val="000000"/>
          <w:sz w:val="21"/>
          <w:szCs w:val="21"/>
          <w:shd w:val="clear" w:color="auto" w:fill="FAFAFA"/>
          <w:lang w:val="en-US"/>
        </w:rPr>
        <w:t>&lt;</w:t>
      </w:r>
      <w:r w:rsidRPr="009C38D5">
        <w:rPr>
          <w:rStyle w:val="hljs-name"/>
          <w:rFonts w:ascii="Source Code Pro" w:hAnsi="Source Code Pro"/>
          <w:b/>
          <w:bCs/>
          <w:color w:val="63B175"/>
          <w:sz w:val="21"/>
          <w:szCs w:val="21"/>
          <w:shd w:val="clear" w:color="auto" w:fill="FAFAFA"/>
          <w:lang w:val="en-US"/>
        </w:rPr>
        <w:t>span</w:t>
      </w:r>
      <w:r w:rsidRPr="009C38D5">
        <w:rPr>
          <w:rStyle w:val="hljs-tag"/>
          <w:rFonts w:ascii="Source Code Pro" w:hAnsi="Source Code Pro"/>
          <w:color w:val="000000"/>
          <w:sz w:val="21"/>
          <w:szCs w:val="21"/>
          <w:shd w:val="clear" w:color="auto" w:fill="FAFAFA"/>
          <w:lang w:val="en-US"/>
        </w:rPr>
        <w:t xml:space="preserve"> </w:t>
      </w:r>
      <w:proofErr w:type="spellStart"/>
      <w:proofErr w:type="gramStart"/>
      <w:r w:rsidRPr="009C38D5">
        <w:rPr>
          <w:rStyle w:val="hljs-attr"/>
          <w:rFonts w:ascii="Source Code Pro" w:hAnsi="Source Code Pro"/>
          <w:color w:val="000000"/>
          <w:sz w:val="21"/>
          <w:szCs w:val="21"/>
          <w:shd w:val="clear" w:color="auto" w:fill="FAFAFA"/>
          <w:lang w:val="en-US"/>
        </w:rPr>
        <w:t>th:if</w:t>
      </w:r>
      <w:proofErr w:type="spellEnd"/>
      <w:proofErr w:type="gramEnd"/>
      <w:r w:rsidRPr="009C38D5">
        <w:rPr>
          <w:rStyle w:val="hljs-tag"/>
          <w:rFonts w:ascii="Source Code Pro" w:hAnsi="Source Code Pro"/>
          <w:color w:val="000000"/>
          <w:sz w:val="21"/>
          <w:szCs w:val="21"/>
          <w:shd w:val="clear" w:color="auto" w:fill="FAFAFA"/>
          <w:lang w:val="en-US"/>
        </w:rPr>
        <w:t>=</w:t>
      </w:r>
      <w:r w:rsidRPr="009C38D5">
        <w:rPr>
          <w:rStyle w:val="hljs-string"/>
          <w:rFonts w:ascii="Source Code Pro" w:hAnsi="Source Code Pro"/>
          <w:color w:val="4E9359"/>
          <w:sz w:val="21"/>
          <w:szCs w:val="21"/>
          <w:shd w:val="clear" w:color="auto" w:fill="FAFAFA"/>
          <w:lang w:val="en-US"/>
        </w:rPr>
        <w:t>"${</w:t>
      </w:r>
      <w:proofErr w:type="spellStart"/>
      <w:r w:rsidRPr="009C38D5">
        <w:rPr>
          <w:rStyle w:val="hljs-string"/>
          <w:rFonts w:ascii="Source Code Pro" w:hAnsi="Source Code Pro"/>
          <w:color w:val="4E9359"/>
          <w:sz w:val="21"/>
          <w:szCs w:val="21"/>
          <w:shd w:val="clear" w:color="auto" w:fill="FAFAFA"/>
          <w:lang w:val="en-US"/>
        </w:rPr>
        <w:t>student.gender</w:t>
      </w:r>
      <w:proofErr w:type="spellEnd"/>
      <w:r w:rsidRPr="009C38D5">
        <w:rPr>
          <w:rStyle w:val="hljs-string"/>
          <w:rFonts w:ascii="Source Code Pro" w:hAnsi="Source Code Pro"/>
          <w:color w:val="4E9359"/>
          <w:sz w:val="21"/>
          <w:szCs w:val="21"/>
          <w:shd w:val="clear" w:color="auto" w:fill="FAFAFA"/>
          <w:lang w:val="en-US"/>
        </w:rPr>
        <w:t>} == 'M'"</w:t>
      </w:r>
      <w:r w:rsidRPr="009C38D5">
        <w:rPr>
          <w:rStyle w:val="hljs-tag"/>
          <w:rFonts w:ascii="Source Code Pro" w:hAnsi="Source Code Pro"/>
          <w:color w:val="000000"/>
          <w:sz w:val="21"/>
          <w:szCs w:val="21"/>
          <w:shd w:val="clear" w:color="auto" w:fill="FAFAFA"/>
          <w:lang w:val="en-US"/>
        </w:rPr>
        <w:t xml:space="preserve"> </w:t>
      </w:r>
      <w:proofErr w:type="spellStart"/>
      <w:r w:rsidRPr="009C38D5">
        <w:rPr>
          <w:rStyle w:val="hljs-attr"/>
          <w:rFonts w:ascii="Source Code Pro" w:hAnsi="Source Code Pro"/>
          <w:color w:val="000000"/>
          <w:sz w:val="21"/>
          <w:szCs w:val="21"/>
          <w:shd w:val="clear" w:color="auto" w:fill="FAFAFA"/>
          <w:lang w:val="en-US"/>
        </w:rPr>
        <w:t>th:text</w:t>
      </w:r>
      <w:proofErr w:type="spellEnd"/>
      <w:r w:rsidRPr="009C38D5">
        <w:rPr>
          <w:rStyle w:val="hljs-tag"/>
          <w:rFonts w:ascii="Source Code Pro" w:hAnsi="Source Code Pro"/>
          <w:color w:val="000000"/>
          <w:sz w:val="21"/>
          <w:szCs w:val="21"/>
          <w:shd w:val="clear" w:color="auto" w:fill="FAFAFA"/>
          <w:lang w:val="en-US"/>
        </w:rPr>
        <w:t>=</w:t>
      </w:r>
      <w:r w:rsidRPr="009C38D5">
        <w:rPr>
          <w:rStyle w:val="hljs-string"/>
          <w:rFonts w:ascii="Source Code Pro" w:hAnsi="Source Code Pro"/>
          <w:color w:val="4E9359"/>
          <w:sz w:val="21"/>
          <w:szCs w:val="21"/>
          <w:shd w:val="clear" w:color="auto" w:fill="FAFAFA"/>
          <w:lang w:val="en-US"/>
        </w:rPr>
        <w:t>"Male"</w:t>
      </w:r>
      <w:r w:rsidRPr="009C38D5">
        <w:rPr>
          <w:rStyle w:val="hljs-tag"/>
          <w:rFonts w:ascii="Source Code Pro" w:hAnsi="Source Code Pro"/>
          <w:color w:val="000000"/>
          <w:sz w:val="21"/>
          <w:szCs w:val="21"/>
          <w:shd w:val="clear" w:color="auto" w:fill="FAFAFA"/>
          <w:lang w:val="en-US"/>
        </w:rPr>
        <w:t xml:space="preserve"> /&gt;</w:t>
      </w:r>
      <w:r w:rsidRPr="009C38D5">
        <w:rPr>
          <w:rStyle w:val="HTML"/>
          <w:rFonts w:ascii="Source Code Pro" w:hAnsi="Source Code Pro"/>
          <w:color w:val="000000"/>
          <w:sz w:val="21"/>
          <w:szCs w:val="21"/>
          <w:shd w:val="clear" w:color="auto" w:fill="FAFAFA"/>
          <w:lang w:val="en-US"/>
        </w:rPr>
        <w:t xml:space="preserve"> </w:t>
      </w:r>
    </w:p>
    <w:p w14:paraId="5D7B9C18"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TML"/>
          <w:rFonts w:ascii="Source Code Pro" w:hAnsi="Source Code Pro"/>
          <w:color w:val="000000"/>
          <w:sz w:val="21"/>
          <w:szCs w:val="21"/>
          <w:shd w:val="clear" w:color="auto" w:fill="FAFAFA"/>
          <w:lang w:val="en-US"/>
        </w:rPr>
        <w:t xml:space="preserve">    </w:t>
      </w:r>
      <w:r w:rsidRPr="009C38D5">
        <w:rPr>
          <w:rStyle w:val="hljs-tag"/>
          <w:rFonts w:ascii="Source Code Pro" w:hAnsi="Source Code Pro"/>
          <w:color w:val="000000"/>
          <w:sz w:val="21"/>
          <w:szCs w:val="21"/>
          <w:shd w:val="clear" w:color="auto" w:fill="FAFAFA"/>
          <w:lang w:val="en-US"/>
        </w:rPr>
        <w:t>&lt;</w:t>
      </w:r>
      <w:r w:rsidRPr="009C38D5">
        <w:rPr>
          <w:rStyle w:val="hljs-name"/>
          <w:rFonts w:ascii="Source Code Pro" w:hAnsi="Source Code Pro"/>
          <w:b/>
          <w:bCs/>
          <w:color w:val="63B175"/>
          <w:sz w:val="21"/>
          <w:szCs w:val="21"/>
          <w:shd w:val="clear" w:color="auto" w:fill="FAFAFA"/>
          <w:lang w:val="en-US"/>
        </w:rPr>
        <w:t>span</w:t>
      </w:r>
      <w:r w:rsidRPr="009C38D5">
        <w:rPr>
          <w:rStyle w:val="hljs-tag"/>
          <w:rFonts w:ascii="Source Code Pro" w:hAnsi="Source Code Pro"/>
          <w:color w:val="000000"/>
          <w:sz w:val="21"/>
          <w:szCs w:val="21"/>
          <w:shd w:val="clear" w:color="auto" w:fill="FAFAFA"/>
          <w:lang w:val="en-US"/>
        </w:rPr>
        <w:t xml:space="preserve"> </w:t>
      </w:r>
      <w:proofErr w:type="spellStart"/>
      <w:proofErr w:type="gramStart"/>
      <w:r w:rsidRPr="009C38D5">
        <w:rPr>
          <w:rStyle w:val="hljs-attr"/>
          <w:rFonts w:ascii="Source Code Pro" w:hAnsi="Source Code Pro"/>
          <w:color w:val="000000"/>
          <w:sz w:val="21"/>
          <w:szCs w:val="21"/>
          <w:shd w:val="clear" w:color="auto" w:fill="FAFAFA"/>
          <w:lang w:val="en-US"/>
        </w:rPr>
        <w:t>th:unless</w:t>
      </w:r>
      <w:proofErr w:type="spellEnd"/>
      <w:proofErr w:type="gramEnd"/>
      <w:r w:rsidRPr="009C38D5">
        <w:rPr>
          <w:rStyle w:val="hljs-tag"/>
          <w:rFonts w:ascii="Source Code Pro" w:hAnsi="Source Code Pro"/>
          <w:color w:val="000000"/>
          <w:sz w:val="21"/>
          <w:szCs w:val="21"/>
          <w:shd w:val="clear" w:color="auto" w:fill="FAFAFA"/>
          <w:lang w:val="en-US"/>
        </w:rPr>
        <w:t>=</w:t>
      </w:r>
      <w:r w:rsidRPr="009C38D5">
        <w:rPr>
          <w:rStyle w:val="hljs-string"/>
          <w:rFonts w:ascii="Source Code Pro" w:hAnsi="Source Code Pro"/>
          <w:color w:val="4E9359"/>
          <w:sz w:val="21"/>
          <w:szCs w:val="21"/>
          <w:shd w:val="clear" w:color="auto" w:fill="FAFAFA"/>
          <w:lang w:val="en-US"/>
        </w:rPr>
        <w:t>"${</w:t>
      </w:r>
      <w:proofErr w:type="spellStart"/>
      <w:r w:rsidRPr="009C38D5">
        <w:rPr>
          <w:rStyle w:val="hljs-string"/>
          <w:rFonts w:ascii="Source Code Pro" w:hAnsi="Source Code Pro"/>
          <w:color w:val="4E9359"/>
          <w:sz w:val="21"/>
          <w:szCs w:val="21"/>
          <w:shd w:val="clear" w:color="auto" w:fill="FAFAFA"/>
          <w:lang w:val="en-US"/>
        </w:rPr>
        <w:t>student.gender</w:t>
      </w:r>
      <w:proofErr w:type="spellEnd"/>
      <w:r w:rsidRPr="009C38D5">
        <w:rPr>
          <w:rStyle w:val="hljs-string"/>
          <w:rFonts w:ascii="Source Code Pro" w:hAnsi="Source Code Pro"/>
          <w:color w:val="4E9359"/>
          <w:sz w:val="21"/>
          <w:szCs w:val="21"/>
          <w:shd w:val="clear" w:color="auto" w:fill="FAFAFA"/>
          <w:lang w:val="en-US"/>
        </w:rPr>
        <w:t>} == 'M'"</w:t>
      </w:r>
      <w:r w:rsidRPr="009C38D5">
        <w:rPr>
          <w:rStyle w:val="hljs-tag"/>
          <w:rFonts w:ascii="Source Code Pro" w:hAnsi="Source Code Pro"/>
          <w:color w:val="000000"/>
          <w:sz w:val="21"/>
          <w:szCs w:val="21"/>
          <w:shd w:val="clear" w:color="auto" w:fill="FAFAFA"/>
          <w:lang w:val="en-US"/>
        </w:rPr>
        <w:t xml:space="preserve"> </w:t>
      </w:r>
      <w:proofErr w:type="spellStart"/>
      <w:r w:rsidRPr="009C38D5">
        <w:rPr>
          <w:rStyle w:val="hljs-attr"/>
          <w:rFonts w:ascii="Source Code Pro" w:hAnsi="Source Code Pro"/>
          <w:color w:val="000000"/>
          <w:sz w:val="21"/>
          <w:szCs w:val="21"/>
          <w:shd w:val="clear" w:color="auto" w:fill="FAFAFA"/>
          <w:lang w:val="en-US"/>
        </w:rPr>
        <w:t>th:text</w:t>
      </w:r>
      <w:proofErr w:type="spellEnd"/>
      <w:r w:rsidRPr="009C38D5">
        <w:rPr>
          <w:rStyle w:val="hljs-tag"/>
          <w:rFonts w:ascii="Source Code Pro" w:hAnsi="Source Code Pro"/>
          <w:color w:val="000000"/>
          <w:sz w:val="21"/>
          <w:szCs w:val="21"/>
          <w:shd w:val="clear" w:color="auto" w:fill="FAFAFA"/>
          <w:lang w:val="en-US"/>
        </w:rPr>
        <w:t>=</w:t>
      </w:r>
      <w:r w:rsidRPr="009C38D5">
        <w:rPr>
          <w:rStyle w:val="hljs-string"/>
          <w:rFonts w:ascii="Source Code Pro" w:hAnsi="Source Code Pro"/>
          <w:color w:val="4E9359"/>
          <w:sz w:val="21"/>
          <w:szCs w:val="21"/>
          <w:shd w:val="clear" w:color="auto" w:fill="FAFAFA"/>
          <w:lang w:val="en-US"/>
        </w:rPr>
        <w:t>"Female"</w:t>
      </w:r>
      <w:r w:rsidRPr="009C38D5">
        <w:rPr>
          <w:rStyle w:val="hljs-tag"/>
          <w:rFonts w:ascii="Source Code Pro" w:hAnsi="Source Code Pro"/>
          <w:color w:val="000000"/>
          <w:sz w:val="21"/>
          <w:szCs w:val="21"/>
          <w:shd w:val="clear" w:color="auto" w:fill="FAFAFA"/>
          <w:lang w:val="en-US"/>
        </w:rPr>
        <w:t xml:space="preserve"> /&gt;</w:t>
      </w:r>
    </w:p>
    <w:p w14:paraId="6A203D6D" w14:textId="7A5646AF" w:rsidR="009C38D5" w:rsidRDefault="009C38D5" w:rsidP="009C38D5">
      <w:pPr>
        <w:pStyle w:val="HTML0"/>
        <w:rPr>
          <w:sz w:val="24"/>
          <w:szCs w:val="24"/>
          <w:lang w:val="en-US"/>
        </w:rPr>
      </w:pPr>
      <w:r w:rsidRPr="009C38D5">
        <w:rPr>
          <w:rStyle w:val="hljs-tag"/>
          <w:rFonts w:ascii="Source Code Pro" w:hAnsi="Source Code Pro"/>
          <w:color w:val="000000"/>
          <w:sz w:val="21"/>
          <w:szCs w:val="21"/>
          <w:shd w:val="clear" w:color="auto" w:fill="FAFAFA"/>
          <w:lang w:val="en-US"/>
        </w:rPr>
        <w:t>&lt;/</w:t>
      </w:r>
      <w:r w:rsidRPr="009C38D5">
        <w:rPr>
          <w:rStyle w:val="hljs-name"/>
          <w:rFonts w:ascii="Source Code Pro" w:hAnsi="Source Code Pro"/>
          <w:b/>
          <w:bCs/>
          <w:color w:val="63B175"/>
          <w:sz w:val="21"/>
          <w:szCs w:val="21"/>
          <w:shd w:val="clear" w:color="auto" w:fill="FAFAFA"/>
          <w:lang w:val="en-US"/>
        </w:rPr>
        <w:t>td</w:t>
      </w:r>
      <w:r w:rsidRPr="009C38D5">
        <w:rPr>
          <w:rStyle w:val="hljs-tag"/>
          <w:rFonts w:ascii="Source Code Pro" w:hAnsi="Source Code Pro"/>
          <w:color w:val="000000"/>
          <w:sz w:val="21"/>
          <w:szCs w:val="21"/>
          <w:shd w:val="clear" w:color="auto" w:fill="FAFAFA"/>
          <w:lang w:val="en-US"/>
        </w:rPr>
        <w:t>&gt;</w:t>
      </w:r>
    </w:p>
    <w:p w14:paraId="5AE28F0D" w14:textId="77777777" w:rsidR="0020041C" w:rsidRPr="009C38D5" w:rsidRDefault="0020041C" w:rsidP="009C38D5">
      <w:pPr>
        <w:pStyle w:val="HTML0"/>
        <w:rPr>
          <w:sz w:val="24"/>
          <w:szCs w:val="24"/>
          <w:lang w:val="en-US"/>
        </w:rPr>
      </w:pPr>
    </w:p>
    <w:p w14:paraId="71E17056" w14:textId="77777777" w:rsidR="009C38D5" w:rsidRPr="009C38D5" w:rsidRDefault="009C38D5" w:rsidP="009C38D5">
      <w:pPr>
        <w:pStyle w:val="3"/>
        <w:spacing w:before="504" w:after="312"/>
        <w:rPr>
          <w:rFonts w:ascii="inherit" w:hAnsi="inherit"/>
          <w:color w:val="000000"/>
          <w:sz w:val="36"/>
          <w:szCs w:val="36"/>
          <w:lang w:val="en-US"/>
        </w:rPr>
      </w:pPr>
      <w:r w:rsidRPr="009C38D5">
        <w:rPr>
          <w:rStyle w:val="a4"/>
          <w:rFonts w:ascii="inherit" w:hAnsi="inherit"/>
          <w:b w:val="0"/>
          <w:bCs w:val="0"/>
          <w:color w:val="000000"/>
          <w:sz w:val="36"/>
          <w:szCs w:val="36"/>
          <w:lang w:val="en-US"/>
        </w:rPr>
        <w:t>6.2. </w:t>
      </w:r>
      <w:r w:rsidRPr="009C38D5">
        <w:rPr>
          <w:rStyle w:val="a6"/>
          <w:rFonts w:ascii="inherit" w:hAnsi="inherit"/>
          <w:color w:val="000000"/>
          <w:sz w:val="36"/>
          <w:szCs w:val="36"/>
          <w:lang w:val="en-US"/>
        </w:rPr>
        <w:t>switch </w:t>
      </w:r>
      <w:r w:rsidRPr="009C38D5">
        <w:rPr>
          <w:rStyle w:val="a4"/>
          <w:rFonts w:ascii="inherit" w:hAnsi="inherit"/>
          <w:b w:val="0"/>
          <w:bCs w:val="0"/>
          <w:color w:val="000000"/>
          <w:sz w:val="36"/>
          <w:szCs w:val="36"/>
          <w:lang w:val="en-US"/>
        </w:rPr>
        <w:t>and </w:t>
      </w:r>
      <w:r w:rsidRPr="009C38D5">
        <w:rPr>
          <w:rStyle w:val="a6"/>
          <w:rFonts w:ascii="inherit" w:hAnsi="inherit"/>
          <w:color w:val="000000"/>
          <w:sz w:val="36"/>
          <w:szCs w:val="36"/>
          <w:lang w:val="en-US"/>
        </w:rPr>
        <w:t>case</w:t>
      </w:r>
    </w:p>
    <w:p w14:paraId="709F891A" w14:textId="77777777" w:rsidR="009C38D5" w:rsidRPr="009C38D5" w:rsidRDefault="009C38D5" w:rsidP="009C38D5">
      <w:pPr>
        <w:pStyle w:val="a3"/>
        <w:spacing w:before="0" w:beforeAutospacing="0" w:after="150" w:afterAutospacing="0"/>
        <w:rPr>
          <w:color w:val="000000"/>
          <w:lang w:val="en-US"/>
        </w:rPr>
      </w:pPr>
      <w:r w:rsidRPr="009C38D5">
        <w:rPr>
          <w:color w:val="000000"/>
          <w:lang w:val="en-US"/>
        </w:rPr>
        <w:t>We use the </w:t>
      </w:r>
      <w:proofErr w:type="spellStart"/>
      <w:proofErr w:type="gramStart"/>
      <w:r w:rsidRPr="009C38D5">
        <w:rPr>
          <w:rStyle w:val="a6"/>
          <w:color w:val="000000"/>
          <w:lang w:val="en-US"/>
        </w:rPr>
        <w:t>th:switch</w:t>
      </w:r>
      <w:proofErr w:type="spellEnd"/>
      <w:proofErr w:type="gramEnd"/>
      <w:r w:rsidRPr="009C38D5">
        <w:rPr>
          <w:color w:val="000000"/>
          <w:lang w:val="en-US"/>
        </w:rPr>
        <w:t> and </w:t>
      </w:r>
      <w:proofErr w:type="spellStart"/>
      <w:r w:rsidRPr="009C38D5">
        <w:rPr>
          <w:rStyle w:val="a6"/>
          <w:color w:val="000000"/>
          <w:lang w:val="en-US"/>
        </w:rPr>
        <w:t>th:case</w:t>
      </w:r>
      <w:proofErr w:type="spellEnd"/>
      <w:r w:rsidRPr="009C38D5">
        <w:rPr>
          <w:color w:val="000000"/>
          <w:lang w:val="en-US"/>
        </w:rPr>
        <w:t> attributes to display content conditionally using the switch statement structure.</w:t>
      </w:r>
    </w:p>
    <w:p w14:paraId="335BA002" w14:textId="77777777" w:rsidR="009C38D5" w:rsidRPr="009C38D5" w:rsidRDefault="009C38D5" w:rsidP="009C38D5">
      <w:pPr>
        <w:pStyle w:val="a3"/>
        <w:spacing w:before="0" w:beforeAutospacing="0" w:after="150" w:afterAutospacing="0"/>
        <w:rPr>
          <w:color w:val="000000"/>
          <w:lang w:val="en-US"/>
        </w:rPr>
      </w:pPr>
      <w:r w:rsidRPr="009C38D5">
        <w:rPr>
          <w:color w:val="000000"/>
          <w:lang w:val="en-US"/>
        </w:rPr>
        <w:t>Let's rewrite the previous code using the </w:t>
      </w:r>
      <w:proofErr w:type="spellStart"/>
      <w:proofErr w:type="gramStart"/>
      <w:r w:rsidRPr="009C38D5">
        <w:rPr>
          <w:rStyle w:val="a6"/>
          <w:color w:val="000000"/>
          <w:lang w:val="en-US"/>
        </w:rPr>
        <w:t>th:switch</w:t>
      </w:r>
      <w:proofErr w:type="spellEnd"/>
      <w:proofErr w:type="gramEnd"/>
      <w:r w:rsidRPr="009C38D5">
        <w:rPr>
          <w:color w:val="000000"/>
          <w:lang w:val="en-US"/>
        </w:rPr>
        <w:t> and </w:t>
      </w:r>
      <w:proofErr w:type="spellStart"/>
      <w:r w:rsidRPr="009C38D5">
        <w:rPr>
          <w:rStyle w:val="a6"/>
          <w:color w:val="000000"/>
          <w:lang w:val="en-US"/>
        </w:rPr>
        <w:t>th:case</w:t>
      </w:r>
      <w:proofErr w:type="spellEnd"/>
      <w:r w:rsidRPr="009C38D5">
        <w:rPr>
          <w:color w:val="000000"/>
          <w:lang w:val="en-US"/>
        </w:rPr>
        <w:t> attributes:</w:t>
      </w:r>
    </w:p>
    <w:p w14:paraId="5D16466A"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ljs-tag"/>
          <w:rFonts w:ascii="Source Code Pro" w:hAnsi="Source Code Pro"/>
          <w:color w:val="000000"/>
          <w:sz w:val="21"/>
          <w:szCs w:val="21"/>
          <w:shd w:val="clear" w:color="auto" w:fill="FAFAFA"/>
          <w:lang w:val="en-US"/>
        </w:rPr>
        <w:t>&lt;</w:t>
      </w:r>
      <w:r w:rsidRPr="009C38D5">
        <w:rPr>
          <w:rStyle w:val="hljs-name"/>
          <w:rFonts w:ascii="Source Code Pro" w:hAnsi="Source Code Pro"/>
          <w:b/>
          <w:bCs/>
          <w:color w:val="63B175"/>
          <w:sz w:val="21"/>
          <w:szCs w:val="21"/>
          <w:shd w:val="clear" w:color="auto" w:fill="FAFAFA"/>
          <w:lang w:val="en-US"/>
        </w:rPr>
        <w:t>td</w:t>
      </w:r>
      <w:r w:rsidRPr="009C38D5">
        <w:rPr>
          <w:rStyle w:val="hljs-tag"/>
          <w:rFonts w:ascii="Source Code Pro" w:hAnsi="Source Code Pro"/>
          <w:color w:val="000000"/>
          <w:sz w:val="21"/>
          <w:szCs w:val="21"/>
          <w:shd w:val="clear" w:color="auto" w:fill="FAFAFA"/>
          <w:lang w:val="en-US"/>
        </w:rPr>
        <w:t xml:space="preserve"> </w:t>
      </w:r>
      <w:proofErr w:type="spellStart"/>
      <w:proofErr w:type="gramStart"/>
      <w:r w:rsidRPr="009C38D5">
        <w:rPr>
          <w:rStyle w:val="hljs-attr"/>
          <w:rFonts w:ascii="Source Code Pro" w:hAnsi="Source Code Pro"/>
          <w:color w:val="000000"/>
          <w:sz w:val="21"/>
          <w:szCs w:val="21"/>
          <w:shd w:val="clear" w:color="auto" w:fill="FAFAFA"/>
          <w:lang w:val="en-US"/>
        </w:rPr>
        <w:t>th:switch</w:t>
      </w:r>
      <w:proofErr w:type="spellEnd"/>
      <w:proofErr w:type="gramEnd"/>
      <w:r w:rsidRPr="009C38D5">
        <w:rPr>
          <w:rStyle w:val="hljs-tag"/>
          <w:rFonts w:ascii="Source Code Pro" w:hAnsi="Source Code Pro"/>
          <w:color w:val="000000"/>
          <w:sz w:val="21"/>
          <w:szCs w:val="21"/>
          <w:shd w:val="clear" w:color="auto" w:fill="FAFAFA"/>
          <w:lang w:val="en-US"/>
        </w:rPr>
        <w:t>=</w:t>
      </w:r>
      <w:r w:rsidRPr="009C38D5">
        <w:rPr>
          <w:rStyle w:val="hljs-string"/>
          <w:rFonts w:ascii="Source Code Pro" w:hAnsi="Source Code Pro"/>
          <w:color w:val="4E9359"/>
          <w:sz w:val="21"/>
          <w:szCs w:val="21"/>
          <w:shd w:val="clear" w:color="auto" w:fill="FAFAFA"/>
          <w:lang w:val="en-US"/>
        </w:rPr>
        <w:t>"${</w:t>
      </w:r>
      <w:proofErr w:type="spellStart"/>
      <w:r w:rsidRPr="009C38D5">
        <w:rPr>
          <w:rStyle w:val="hljs-string"/>
          <w:rFonts w:ascii="Source Code Pro" w:hAnsi="Source Code Pro"/>
          <w:color w:val="4E9359"/>
          <w:sz w:val="21"/>
          <w:szCs w:val="21"/>
          <w:shd w:val="clear" w:color="auto" w:fill="FAFAFA"/>
          <w:lang w:val="en-US"/>
        </w:rPr>
        <w:t>student.gender</w:t>
      </w:r>
      <w:proofErr w:type="spellEnd"/>
      <w:r w:rsidRPr="009C38D5">
        <w:rPr>
          <w:rStyle w:val="hljs-string"/>
          <w:rFonts w:ascii="Source Code Pro" w:hAnsi="Source Code Pro"/>
          <w:color w:val="4E9359"/>
          <w:sz w:val="21"/>
          <w:szCs w:val="21"/>
          <w:shd w:val="clear" w:color="auto" w:fill="FAFAFA"/>
          <w:lang w:val="en-US"/>
        </w:rPr>
        <w:t>}"</w:t>
      </w:r>
      <w:r w:rsidRPr="009C38D5">
        <w:rPr>
          <w:rStyle w:val="hljs-tag"/>
          <w:rFonts w:ascii="Source Code Pro" w:hAnsi="Source Code Pro"/>
          <w:color w:val="000000"/>
          <w:sz w:val="21"/>
          <w:szCs w:val="21"/>
          <w:shd w:val="clear" w:color="auto" w:fill="FAFAFA"/>
          <w:lang w:val="en-US"/>
        </w:rPr>
        <w:t>&gt;</w:t>
      </w:r>
    </w:p>
    <w:p w14:paraId="3A983A9B"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TML"/>
          <w:rFonts w:ascii="Source Code Pro" w:hAnsi="Source Code Pro"/>
          <w:color w:val="000000"/>
          <w:sz w:val="21"/>
          <w:szCs w:val="21"/>
          <w:shd w:val="clear" w:color="auto" w:fill="FAFAFA"/>
          <w:lang w:val="en-US"/>
        </w:rPr>
        <w:t xml:space="preserve">    </w:t>
      </w:r>
      <w:r w:rsidRPr="009C38D5">
        <w:rPr>
          <w:rStyle w:val="hljs-tag"/>
          <w:rFonts w:ascii="Source Code Pro" w:hAnsi="Source Code Pro"/>
          <w:color w:val="000000"/>
          <w:sz w:val="21"/>
          <w:szCs w:val="21"/>
          <w:shd w:val="clear" w:color="auto" w:fill="FAFAFA"/>
          <w:lang w:val="en-US"/>
        </w:rPr>
        <w:t>&lt;</w:t>
      </w:r>
      <w:r w:rsidRPr="009C38D5">
        <w:rPr>
          <w:rStyle w:val="hljs-name"/>
          <w:rFonts w:ascii="Source Code Pro" w:hAnsi="Source Code Pro"/>
          <w:b/>
          <w:bCs/>
          <w:color w:val="63B175"/>
          <w:sz w:val="21"/>
          <w:szCs w:val="21"/>
          <w:shd w:val="clear" w:color="auto" w:fill="FAFAFA"/>
          <w:lang w:val="en-US"/>
        </w:rPr>
        <w:t>span</w:t>
      </w:r>
      <w:r w:rsidRPr="009C38D5">
        <w:rPr>
          <w:rStyle w:val="hljs-tag"/>
          <w:rFonts w:ascii="Source Code Pro" w:hAnsi="Source Code Pro"/>
          <w:color w:val="000000"/>
          <w:sz w:val="21"/>
          <w:szCs w:val="21"/>
          <w:shd w:val="clear" w:color="auto" w:fill="FAFAFA"/>
          <w:lang w:val="en-US"/>
        </w:rPr>
        <w:t xml:space="preserve"> </w:t>
      </w:r>
      <w:proofErr w:type="spellStart"/>
      <w:proofErr w:type="gramStart"/>
      <w:r w:rsidRPr="009C38D5">
        <w:rPr>
          <w:rStyle w:val="hljs-attr"/>
          <w:rFonts w:ascii="Source Code Pro" w:hAnsi="Source Code Pro"/>
          <w:color w:val="000000"/>
          <w:sz w:val="21"/>
          <w:szCs w:val="21"/>
          <w:shd w:val="clear" w:color="auto" w:fill="FAFAFA"/>
          <w:lang w:val="en-US"/>
        </w:rPr>
        <w:t>th:case</w:t>
      </w:r>
      <w:proofErr w:type="spellEnd"/>
      <w:proofErr w:type="gramEnd"/>
      <w:r w:rsidRPr="009C38D5">
        <w:rPr>
          <w:rStyle w:val="hljs-tag"/>
          <w:rFonts w:ascii="Source Code Pro" w:hAnsi="Source Code Pro"/>
          <w:color w:val="000000"/>
          <w:sz w:val="21"/>
          <w:szCs w:val="21"/>
          <w:shd w:val="clear" w:color="auto" w:fill="FAFAFA"/>
          <w:lang w:val="en-US"/>
        </w:rPr>
        <w:t>=</w:t>
      </w:r>
      <w:r w:rsidRPr="009C38D5">
        <w:rPr>
          <w:rStyle w:val="hljs-string"/>
          <w:rFonts w:ascii="Source Code Pro" w:hAnsi="Source Code Pro"/>
          <w:color w:val="4E9359"/>
          <w:sz w:val="21"/>
          <w:szCs w:val="21"/>
          <w:shd w:val="clear" w:color="auto" w:fill="FAFAFA"/>
          <w:lang w:val="en-US"/>
        </w:rPr>
        <w:t>"'M'"</w:t>
      </w:r>
      <w:r w:rsidRPr="009C38D5">
        <w:rPr>
          <w:rStyle w:val="hljs-tag"/>
          <w:rFonts w:ascii="Source Code Pro" w:hAnsi="Source Code Pro"/>
          <w:color w:val="000000"/>
          <w:sz w:val="21"/>
          <w:szCs w:val="21"/>
          <w:shd w:val="clear" w:color="auto" w:fill="FAFAFA"/>
          <w:lang w:val="en-US"/>
        </w:rPr>
        <w:t xml:space="preserve"> </w:t>
      </w:r>
      <w:proofErr w:type="spellStart"/>
      <w:r w:rsidRPr="009C38D5">
        <w:rPr>
          <w:rStyle w:val="hljs-attr"/>
          <w:rFonts w:ascii="Source Code Pro" w:hAnsi="Source Code Pro"/>
          <w:color w:val="000000"/>
          <w:sz w:val="21"/>
          <w:szCs w:val="21"/>
          <w:shd w:val="clear" w:color="auto" w:fill="FAFAFA"/>
          <w:lang w:val="en-US"/>
        </w:rPr>
        <w:t>th:text</w:t>
      </w:r>
      <w:proofErr w:type="spellEnd"/>
      <w:r w:rsidRPr="009C38D5">
        <w:rPr>
          <w:rStyle w:val="hljs-tag"/>
          <w:rFonts w:ascii="Source Code Pro" w:hAnsi="Source Code Pro"/>
          <w:color w:val="000000"/>
          <w:sz w:val="21"/>
          <w:szCs w:val="21"/>
          <w:shd w:val="clear" w:color="auto" w:fill="FAFAFA"/>
          <w:lang w:val="en-US"/>
        </w:rPr>
        <w:t>=</w:t>
      </w:r>
      <w:r w:rsidRPr="009C38D5">
        <w:rPr>
          <w:rStyle w:val="hljs-string"/>
          <w:rFonts w:ascii="Source Code Pro" w:hAnsi="Source Code Pro"/>
          <w:color w:val="4E9359"/>
          <w:sz w:val="21"/>
          <w:szCs w:val="21"/>
          <w:shd w:val="clear" w:color="auto" w:fill="FAFAFA"/>
          <w:lang w:val="en-US"/>
        </w:rPr>
        <w:t>"Male"</w:t>
      </w:r>
      <w:r w:rsidRPr="009C38D5">
        <w:rPr>
          <w:rStyle w:val="hljs-tag"/>
          <w:rFonts w:ascii="Source Code Pro" w:hAnsi="Source Code Pro"/>
          <w:color w:val="000000"/>
          <w:sz w:val="21"/>
          <w:szCs w:val="21"/>
          <w:shd w:val="clear" w:color="auto" w:fill="FAFAFA"/>
          <w:lang w:val="en-US"/>
        </w:rPr>
        <w:t xml:space="preserve"> /&gt;</w:t>
      </w:r>
      <w:r w:rsidRPr="009C38D5">
        <w:rPr>
          <w:rStyle w:val="HTML"/>
          <w:rFonts w:ascii="Source Code Pro" w:hAnsi="Source Code Pro"/>
          <w:color w:val="000000"/>
          <w:sz w:val="21"/>
          <w:szCs w:val="21"/>
          <w:shd w:val="clear" w:color="auto" w:fill="FAFAFA"/>
          <w:lang w:val="en-US"/>
        </w:rPr>
        <w:t xml:space="preserve"> </w:t>
      </w:r>
    </w:p>
    <w:p w14:paraId="7D0D2DF0"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TML"/>
          <w:rFonts w:ascii="Source Code Pro" w:hAnsi="Source Code Pro"/>
          <w:color w:val="000000"/>
          <w:sz w:val="21"/>
          <w:szCs w:val="21"/>
          <w:shd w:val="clear" w:color="auto" w:fill="FAFAFA"/>
          <w:lang w:val="en-US"/>
        </w:rPr>
        <w:t xml:space="preserve">    </w:t>
      </w:r>
      <w:r w:rsidRPr="009C38D5">
        <w:rPr>
          <w:rStyle w:val="hljs-tag"/>
          <w:rFonts w:ascii="Source Code Pro" w:hAnsi="Source Code Pro"/>
          <w:color w:val="000000"/>
          <w:sz w:val="21"/>
          <w:szCs w:val="21"/>
          <w:shd w:val="clear" w:color="auto" w:fill="FAFAFA"/>
          <w:lang w:val="en-US"/>
        </w:rPr>
        <w:t>&lt;</w:t>
      </w:r>
      <w:r w:rsidRPr="009C38D5">
        <w:rPr>
          <w:rStyle w:val="hljs-name"/>
          <w:rFonts w:ascii="Source Code Pro" w:hAnsi="Source Code Pro"/>
          <w:b/>
          <w:bCs/>
          <w:color w:val="63B175"/>
          <w:sz w:val="21"/>
          <w:szCs w:val="21"/>
          <w:shd w:val="clear" w:color="auto" w:fill="FAFAFA"/>
          <w:lang w:val="en-US"/>
        </w:rPr>
        <w:t>span</w:t>
      </w:r>
      <w:r w:rsidRPr="009C38D5">
        <w:rPr>
          <w:rStyle w:val="hljs-tag"/>
          <w:rFonts w:ascii="Source Code Pro" w:hAnsi="Source Code Pro"/>
          <w:color w:val="000000"/>
          <w:sz w:val="21"/>
          <w:szCs w:val="21"/>
          <w:shd w:val="clear" w:color="auto" w:fill="FAFAFA"/>
          <w:lang w:val="en-US"/>
        </w:rPr>
        <w:t xml:space="preserve"> </w:t>
      </w:r>
      <w:proofErr w:type="spellStart"/>
      <w:proofErr w:type="gramStart"/>
      <w:r w:rsidRPr="009C38D5">
        <w:rPr>
          <w:rStyle w:val="hljs-attr"/>
          <w:rFonts w:ascii="Source Code Pro" w:hAnsi="Source Code Pro"/>
          <w:color w:val="000000"/>
          <w:sz w:val="21"/>
          <w:szCs w:val="21"/>
          <w:shd w:val="clear" w:color="auto" w:fill="FAFAFA"/>
          <w:lang w:val="en-US"/>
        </w:rPr>
        <w:t>th:case</w:t>
      </w:r>
      <w:proofErr w:type="spellEnd"/>
      <w:proofErr w:type="gramEnd"/>
      <w:r w:rsidRPr="009C38D5">
        <w:rPr>
          <w:rStyle w:val="hljs-tag"/>
          <w:rFonts w:ascii="Source Code Pro" w:hAnsi="Source Code Pro"/>
          <w:color w:val="000000"/>
          <w:sz w:val="21"/>
          <w:szCs w:val="21"/>
          <w:shd w:val="clear" w:color="auto" w:fill="FAFAFA"/>
          <w:lang w:val="en-US"/>
        </w:rPr>
        <w:t>=</w:t>
      </w:r>
      <w:r w:rsidRPr="009C38D5">
        <w:rPr>
          <w:rStyle w:val="hljs-string"/>
          <w:rFonts w:ascii="Source Code Pro" w:hAnsi="Source Code Pro"/>
          <w:color w:val="4E9359"/>
          <w:sz w:val="21"/>
          <w:szCs w:val="21"/>
          <w:shd w:val="clear" w:color="auto" w:fill="FAFAFA"/>
          <w:lang w:val="en-US"/>
        </w:rPr>
        <w:t>"'F'"</w:t>
      </w:r>
      <w:r w:rsidRPr="009C38D5">
        <w:rPr>
          <w:rStyle w:val="hljs-tag"/>
          <w:rFonts w:ascii="Source Code Pro" w:hAnsi="Source Code Pro"/>
          <w:color w:val="000000"/>
          <w:sz w:val="21"/>
          <w:szCs w:val="21"/>
          <w:shd w:val="clear" w:color="auto" w:fill="FAFAFA"/>
          <w:lang w:val="en-US"/>
        </w:rPr>
        <w:t xml:space="preserve"> </w:t>
      </w:r>
      <w:proofErr w:type="spellStart"/>
      <w:r w:rsidRPr="009C38D5">
        <w:rPr>
          <w:rStyle w:val="hljs-attr"/>
          <w:rFonts w:ascii="Source Code Pro" w:hAnsi="Source Code Pro"/>
          <w:color w:val="000000"/>
          <w:sz w:val="21"/>
          <w:szCs w:val="21"/>
          <w:shd w:val="clear" w:color="auto" w:fill="FAFAFA"/>
          <w:lang w:val="en-US"/>
        </w:rPr>
        <w:t>th:text</w:t>
      </w:r>
      <w:proofErr w:type="spellEnd"/>
      <w:r w:rsidRPr="009C38D5">
        <w:rPr>
          <w:rStyle w:val="hljs-tag"/>
          <w:rFonts w:ascii="Source Code Pro" w:hAnsi="Source Code Pro"/>
          <w:color w:val="000000"/>
          <w:sz w:val="21"/>
          <w:szCs w:val="21"/>
          <w:shd w:val="clear" w:color="auto" w:fill="FAFAFA"/>
          <w:lang w:val="en-US"/>
        </w:rPr>
        <w:t>=</w:t>
      </w:r>
      <w:r w:rsidRPr="009C38D5">
        <w:rPr>
          <w:rStyle w:val="hljs-string"/>
          <w:rFonts w:ascii="Source Code Pro" w:hAnsi="Source Code Pro"/>
          <w:color w:val="4E9359"/>
          <w:sz w:val="21"/>
          <w:szCs w:val="21"/>
          <w:shd w:val="clear" w:color="auto" w:fill="FAFAFA"/>
          <w:lang w:val="en-US"/>
        </w:rPr>
        <w:t>"Female"</w:t>
      </w:r>
      <w:r w:rsidRPr="009C38D5">
        <w:rPr>
          <w:rStyle w:val="hljs-tag"/>
          <w:rFonts w:ascii="Source Code Pro" w:hAnsi="Source Code Pro"/>
          <w:color w:val="000000"/>
          <w:sz w:val="21"/>
          <w:szCs w:val="21"/>
          <w:shd w:val="clear" w:color="auto" w:fill="FAFAFA"/>
          <w:lang w:val="en-US"/>
        </w:rPr>
        <w:t xml:space="preserve"> /&gt;</w:t>
      </w:r>
    </w:p>
    <w:p w14:paraId="7DA84406" w14:textId="2DCC6BE1" w:rsidR="009C38D5" w:rsidRDefault="009C38D5" w:rsidP="009C38D5">
      <w:pPr>
        <w:pStyle w:val="HTML0"/>
        <w:rPr>
          <w:sz w:val="24"/>
          <w:szCs w:val="24"/>
          <w:lang w:val="en-US"/>
        </w:rPr>
      </w:pPr>
      <w:r w:rsidRPr="009C38D5">
        <w:rPr>
          <w:rStyle w:val="hljs-tag"/>
          <w:rFonts w:ascii="Source Code Pro" w:hAnsi="Source Code Pro"/>
          <w:color w:val="000000"/>
          <w:sz w:val="21"/>
          <w:szCs w:val="21"/>
          <w:shd w:val="clear" w:color="auto" w:fill="FAFAFA"/>
          <w:lang w:val="en-US"/>
        </w:rPr>
        <w:t>&lt;/</w:t>
      </w:r>
      <w:r w:rsidRPr="009C38D5">
        <w:rPr>
          <w:rStyle w:val="hljs-name"/>
          <w:rFonts w:ascii="Source Code Pro" w:hAnsi="Source Code Pro"/>
          <w:b/>
          <w:bCs/>
          <w:color w:val="63B175"/>
          <w:sz w:val="21"/>
          <w:szCs w:val="21"/>
          <w:shd w:val="clear" w:color="auto" w:fill="FAFAFA"/>
          <w:lang w:val="en-US"/>
        </w:rPr>
        <w:t>td</w:t>
      </w:r>
      <w:r w:rsidRPr="009C38D5">
        <w:rPr>
          <w:rStyle w:val="hljs-tag"/>
          <w:rFonts w:ascii="Source Code Pro" w:hAnsi="Source Code Pro"/>
          <w:color w:val="000000"/>
          <w:sz w:val="21"/>
          <w:szCs w:val="21"/>
          <w:shd w:val="clear" w:color="auto" w:fill="FAFAFA"/>
          <w:lang w:val="en-US"/>
        </w:rPr>
        <w:t>&gt;</w:t>
      </w:r>
    </w:p>
    <w:p w14:paraId="16536B09" w14:textId="77777777" w:rsidR="0020041C" w:rsidRPr="009C38D5" w:rsidRDefault="0020041C" w:rsidP="009C38D5">
      <w:pPr>
        <w:pStyle w:val="HTML0"/>
        <w:rPr>
          <w:sz w:val="24"/>
          <w:szCs w:val="24"/>
          <w:lang w:val="en-US"/>
        </w:rPr>
      </w:pPr>
    </w:p>
    <w:p w14:paraId="3B46937D" w14:textId="77777777" w:rsidR="009C38D5" w:rsidRPr="009C38D5" w:rsidRDefault="009C38D5" w:rsidP="009C38D5">
      <w:pPr>
        <w:pStyle w:val="2"/>
        <w:spacing w:before="504" w:beforeAutospacing="0" w:after="312" w:afterAutospacing="0"/>
        <w:rPr>
          <w:rFonts w:ascii="inherit" w:hAnsi="inherit"/>
          <w:color w:val="000000"/>
          <w:sz w:val="44"/>
          <w:szCs w:val="44"/>
          <w:lang w:val="en-US"/>
        </w:rPr>
      </w:pPr>
      <w:r w:rsidRPr="009C38D5">
        <w:rPr>
          <w:rStyle w:val="a4"/>
          <w:rFonts w:ascii="inherit" w:hAnsi="inherit"/>
          <w:b/>
          <w:bCs/>
          <w:color w:val="000000"/>
          <w:sz w:val="44"/>
          <w:szCs w:val="44"/>
          <w:lang w:val="en-US"/>
        </w:rPr>
        <w:t>7. Handling User Input</w:t>
      </w:r>
    </w:p>
    <w:p w14:paraId="1D94FF40" w14:textId="77777777" w:rsidR="009C38D5" w:rsidRPr="009C38D5" w:rsidRDefault="009C38D5" w:rsidP="009C38D5">
      <w:pPr>
        <w:pStyle w:val="brush"/>
        <w:spacing w:before="0" w:beforeAutospacing="0" w:after="150" w:afterAutospacing="0"/>
        <w:rPr>
          <w:color w:val="000000"/>
          <w:lang w:val="en-US"/>
        </w:rPr>
      </w:pPr>
      <w:r w:rsidRPr="009C38D5">
        <w:rPr>
          <w:color w:val="000000"/>
          <w:lang w:val="en-US"/>
        </w:rPr>
        <w:t>We can handle form input using the </w:t>
      </w:r>
      <w:proofErr w:type="spellStart"/>
      <w:proofErr w:type="gramStart"/>
      <w:r w:rsidRPr="009C38D5">
        <w:rPr>
          <w:rStyle w:val="a6"/>
          <w:color w:val="000000"/>
          <w:lang w:val="en-US"/>
        </w:rPr>
        <w:t>th:action</w:t>
      </w:r>
      <w:proofErr w:type="spellEnd"/>
      <w:proofErr w:type="gramEnd"/>
      <w:r w:rsidRPr="009C38D5">
        <w:rPr>
          <w:rStyle w:val="a6"/>
          <w:color w:val="000000"/>
          <w:lang w:val="en-US"/>
        </w:rPr>
        <w:t>=”@{</w:t>
      </w:r>
      <w:proofErr w:type="spellStart"/>
      <w:r w:rsidRPr="009C38D5">
        <w:rPr>
          <w:rStyle w:val="a6"/>
          <w:color w:val="000000"/>
          <w:lang w:val="en-US"/>
        </w:rPr>
        <w:t>url</w:t>
      </w:r>
      <w:proofErr w:type="spellEnd"/>
      <w:r w:rsidRPr="009C38D5">
        <w:rPr>
          <w:rStyle w:val="a6"/>
          <w:color w:val="000000"/>
          <w:lang w:val="en-US"/>
        </w:rPr>
        <w:t>}”</w:t>
      </w:r>
      <w:r w:rsidRPr="009C38D5">
        <w:rPr>
          <w:color w:val="000000"/>
          <w:lang w:val="en-US"/>
        </w:rPr>
        <w:t> and </w:t>
      </w:r>
      <w:proofErr w:type="spellStart"/>
      <w:r w:rsidRPr="009C38D5">
        <w:rPr>
          <w:rStyle w:val="a6"/>
          <w:color w:val="000000"/>
          <w:lang w:val="en-US"/>
        </w:rPr>
        <w:t>th:object</w:t>
      </w:r>
      <w:proofErr w:type="spellEnd"/>
      <w:r w:rsidRPr="009C38D5">
        <w:rPr>
          <w:rStyle w:val="a6"/>
          <w:color w:val="000000"/>
          <w:lang w:val="en-US"/>
        </w:rPr>
        <w:t>=”${object}”</w:t>
      </w:r>
      <w:r w:rsidRPr="009C38D5">
        <w:rPr>
          <w:color w:val="000000"/>
          <w:lang w:val="en-US"/>
        </w:rPr>
        <w:t> attributes. We use </w:t>
      </w:r>
      <w:proofErr w:type="spellStart"/>
      <w:proofErr w:type="gramStart"/>
      <w:r w:rsidRPr="009C38D5">
        <w:rPr>
          <w:rStyle w:val="a6"/>
          <w:color w:val="000000"/>
          <w:lang w:val="en-US"/>
        </w:rPr>
        <w:t>th:action</w:t>
      </w:r>
      <w:proofErr w:type="spellEnd"/>
      <w:proofErr w:type="gramEnd"/>
      <w:r w:rsidRPr="009C38D5">
        <w:rPr>
          <w:color w:val="000000"/>
          <w:lang w:val="en-US"/>
        </w:rPr>
        <w:t> to provide the form action URL and </w:t>
      </w:r>
      <w:proofErr w:type="spellStart"/>
      <w:r w:rsidRPr="009C38D5">
        <w:rPr>
          <w:rStyle w:val="a6"/>
          <w:color w:val="000000"/>
          <w:lang w:val="en-US"/>
        </w:rPr>
        <w:t>th:object</w:t>
      </w:r>
      <w:proofErr w:type="spellEnd"/>
      <w:r w:rsidRPr="009C38D5">
        <w:rPr>
          <w:color w:val="000000"/>
          <w:lang w:val="en-US"/>
        </w:rPr>
        <w:t> to specify an object to which the submitted form data will be bound.</w:t>
      </w:r>
    </w:p>
    <w:p w14:paraId="7810EFBF" w14:textId="77777777" w:rsidR="009C38D5" w:rsidRPr="009C38D5" w:rsidRDefault="009C38D5" w:rsidP="009C38D5">
      <w:pPr>
        <w:pStyle w:val="brush"/>
        <w:spacing w:before="0" w:beforeAutospacing="0" w:after="150" w:afterAutospacing="0"/>
        <w:rPr>
          <w:color w:val="000000"/>
          <w:lang w:val="en-US"/>
        </w:rPr>
      </w:pPr>
      <w:r w:rsidRPr="009C38D5">
        <w:rPr>
          <w:color w:val="000000"/>
          <w:lang w:val="en-US"/>
        </w:rPr>
        <w:lastRenderedPageBreak/>
        <w:t>Individual fields are mapped using the </w:t>
      </w:r>
      <w:proofErr w:type="spellStart"/>
      <w:proofErr w:type="gramStart"/>
      <w:r w:rsidRPr="009C38D5">
        <w:rPr>
          <w:rStyle w:val="a6"/>
          <w:color w:val="000000"/>
          <w:lang w:val="en-US"/>
        </w:rPr>
        <w:t>th:field</w:t>
      </w:r>
      <w:proofErr w:type="spellEnd"/>
      <w:proofErr w:type="gramEnd"/>
      <w:r w:rsidRPr="009C38D5">
        <w:rPr>
          <w:rStyle w:val="a6"/>
          <w:color w:val="000000"/>
          <w:lang w:val="en-US"/>
        </w:rPr>
        <w:t>=”*{name}”</w:t>
      </w:r>
      <w:r w:rsidRPr="009C38D5">
        <w:rPr>
          <w:color w:val="000000"/>
          <w:lang w:val="en-US"/>
        </w:rPr>
        <w:t> attribute, where the </w:t>
      </w:r>
      <w:r w:rsidRPr="009C38D5">
        <w:rPr>
          <w:rStyle w:val="a6"/>
          <w:color w:val="000000"/>
          <w:lang w:val="en-US"/>
        </w:rPr>
        <w:t>name</w:t>
      </w:r>
      <w:r w:rsidRPr="009C38D5">
        <w:rPr>
          <w:color w:val="000000"/>
          <w:lang w:val="en-US"/>
        </w:rPr>
        <w:t> is the matching property of the object.</w:t>
      </w:r>
    </w:p>
    <w:p w14:paraId="3CCA66C0" w14:textId="77777777" w:rsidR="009C38D5" w:rsidRPr="009C38D5" w:rsidRDefault="009C38D5" w:rsidP="009C38D5">
      <w:pPr>
        <w:pStyle w:val="brush"/>
        <w:spacing w:before="0" w:beforeAutospacing="0" w:after="150" w:afterAutospacing="0"/>
        <w:rPr>
          <w:color w:val="000000"/>
          <w:lang w:val="en-US"/>
        </w:rPr>
      </w:pPr>
      <w:r w:rsidRPr="009C38D5">
        <w:rPr>
          <w:color w:val="000000"/>
          <w:lang w:val="en-US"/>
        </w:rPr>
        <w:t>For the </w:t>
      </w:r>
      <w:r w:rsidRPr="009C38D5">
        <w:rPr>
          <w:rStyle w:val="a6"/>
          <w:color w:val="000000"/>
          <w:lang w:val="en-US"/>
        </w:rPr>
        <w:t>Student</w:t>
      </w:r>
      <w:r w:rsidRPr="009C38D5">
        <w:rPr>
          <w:color w:val="000000"/>
          <w:lang w:val="en-US"/>
        </w:rPr>
        <w:t> class, we can create an input form:</w:t>
      </w:r>
    </w:p>
    <w:p w14:paraId="3BD4B109"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ljs-tag"/>
          <w:rFonts w:ascii="Source Code Pro" w:hAnsi="Source Code Pro"/>
          <w:color w:val="000000"/>
          <w:sz w:val="21"/>
          <w:szCs w:val="21"/>
          <w:shd w:val="clear" w:color="auto" w:fill="FAFAFA"/>
          <w:lang w:val="en-US"/>
        </w:rPr>
        <w:t>&lt;</w:t>
      </w:r>
      <w:r w:rsidRPr="009C38D5">
        <w:rPr>
          <w:rStyle w:val="hljs-name"/>
          <w:rFonts w:ascii="Source Code Pro" w:hAnsi="Source Code Pro"/>
          <w:b/>
          <w:bCs/>
          <w:color w:val="63B175"/>
          <w:sz w:val="21"/>
          <w:szCs w:val="21"/>
          <w:shd w:val="clear" w:color="auto" w:fill="FAFAFA"/>
          <w:lang w:val="en-US"/>
        </w:rPr>
        <w:t>form</w:t>
      </w:r>
      <w:r w:rsidRPr="009C38D5">
        <w:rPr>
          <w:rStyle w:val="hljs-tag"/>
          <w:rFonts w:ascii="Source Code Pro" w:hAnsi="Source Code Pro"/>
          <w:color w:val="000000"/>
          <w:sz w:val="21"/>
          <w:szCs w:val="21"/>
          <w:shd w:val="clear" w:color="auto" w:fill="FAFAFA"/>
          <w:lang w:val="en-US"/>
        </w:rPr>
        <w:t xml:space="preserve"> </w:t>
      </w:r>
      <w:r w:rsidRPr="009C38D5">
        <w:rPr>
          <w:rStyle w:val="hljs-attr"/>
          <w:rFonts w:ascii="Source Code Pro" w:hAnsi="Source Code Pro"/>
          <w:color w:val="000000"/>
          <w:sz w:val="21"/>
          <w:szCs w:val="21"/>
          <w:shd w:val="clear" w:color="auto" w:fill="FAFAFA"/>
          <w:lang w:val="en-US"/>
        </w:rPr>
        <w:t>action</w:t>
      </w:r>
      <w:r w:rsidRPr="009C38D5">
        <w:rPr>
          <w:rStyle w:val="hljs-tag"/>
          <w:rFonts w:ascii="Source Code Pro" w:hAnsi="Source Code Pro"/>
          <w:color w:val="000000"/>
          <w:sz w:val="21"/>
          <w:szCs w:val="21"/>
          <w:shd w:val="clear" w:color="auto" w:fill="FAFAFA"/>
          <w:lang w:val="en-US"/>
        </w:rPr>
        <w:t>=</w:t>
      </w:r>
      <w:r w:rsidRPr="009C38D5">
        <w:rPr>
          <w:rStyle w:val="hljs-string"/>
          <w:rFonts w:ascii="Source Code Pro" w:hAnsi="Source Code Pro"/>
          <w:color w:val="4E9359"/>
          <w:sz w:val="21"/>
          <w:szCs w:val="21"/>
          <w:shd w:val="clear" w:color="auto" w:fill="FAFAFA"/>
          <w:lang w:val="en-US"/>
        </w:rPr>
        <w:t>"#"</w:t>
      </w:r>
      <w:r w:rsidRPr="009C38D5">
        <w:rPr>
          <w:rStyle w:val="hljs-tag"/>
          <w:rFonts w:ascii="Source Code Pro" w:hAnsi="Source Code Pro"/>
          <w:color w:val="000000"/>
          <w:sz w:val="21"/>
          <w:szCs w:val="21"/>
          <w:shd w:val="clear" w:color="auto" w:fill="FAFAFA"/>
          <w:lang w:val="en-US"/>
        </w:rPr>
        <w:t xml:space="preserve"> </w:t>
      </w:r>
      <w:proofErr w:type="spellStart"/>
      <w:proofErr w:type="gramStart"/>
      <w:r w:rsidRPr="009C38D5">
        <w:rPr>
          <w:rStyle w:val="hljs-attr"/>
          <w:rFonts w:ascii="Source Code Pro" w:hAnsi="Source Code Pro"/>
          <w:color w:val="000000"/>
          <w:sz w:val="21"/>
          <w:szCs w:val="21"/>
          <w:shd w:val="clear" w:color="auto" w:fill="FAFAFA"/>
          <w:lang w:val="en-US"/>
        </w:rPr>
        <w:t>th:action</w:t>
      </w:r>
      <w:proofErr w:type="spellEnd"/>
      <w:proofErr w:type="gramEnd"/>
      <w:r w:rsidRPr="009C38D5">
        <w:rPr>
          <w:rStyle w:val="hljs-tag"/>
          <w:rFonts w:ascii="Source Code Pro" w:hAnsi="Source Code Pro"/>
          <w:color w:val="000000"/>
          <w:sz w:val="21"/>
          <w:szCs w:val="21"/>
          <w:shd w:val="clear" w:color="auto" w:fill="FAFAFA"/>
          <w:lang w:val="en-US"/>
        </w:rPr>
        <w:t>=</w:t>
      </w:r>
      <w:r w:rsidRPr="009C38D5">
        <w:rPr>
          <w:rStyle w:val="hljs-string"/>
          <w:rFonts w:ascii="Source Code Pro" w:hAnsi="Source Code Pro"/>
          <w:color w:val="4E9359"/>
          <w:sz w:val="21"/>
          <w:szCs w:val="21"/>
          <w:shd w:val="clear" w:color="auto" w:fill="FAFAFA"/>
          <w:lang w:val="en-US"/>
        </w:rPr>
        <w:t>"@{/</w:t>
      </w:r>
      <w:proofErr w:type="spellStart"/>
      <w:r w:rsidRPr="009C38D5">
        <w:rPr>
          <w:rStyle w:val="hljs-string"/>
          <w:rFonts w:ascii="Source Code Pro" w:hAnsi="Source Code Pro"/>
          <w:color w:val="4E9359"/>
          <w:sz w:val="21"/>
          <w:szCs w:val="21"/>
          <w:shd w:val="clear" w:color="auto" w:fill="FAFAFA"/>
          <w:lang w:val="en-US"/>
        </w:rPr>
        <w:t>saveStudent</w:t>
      </w:r>
      <w:proofErr w:type="spellEnd"/>
      <w:r w:rsidRPr="009C38D5">
        <w:rPr>
          <w:rStyle w:val="hljs-string"/>
          <w:rFonts w:ascii="Source Code Pro" w:hAnsi="Source Code Pro"/>
          <w:color w:val="4E9359"/>
          <w:sz w:val="21"/>
          <w:szCs w:val="21"/>
          <w:shd w:val="clear" w:color="auto" w:fill="FAFAFA"/>
          <w:lang w:val="en-US"/>
        </w:rPr>
        <w:t>}"</w:t>
      </w:r>
      <w:r w:rsidRPr="009C38D5">
        <w:rPr>
          <w:rStyle w:val="hljs-tag"/>
          <w:rFonts w:ascii="Source Code Pro" w:hAnsi="Source Code Pro"/>
          <w:color w:val="000000"/>
          <w:sz w:val="21"/>
          <w:szCs w:val="21"/>
          <w:shd w:val="clear" w:color="auto" w:fill="FAFAFA"/>
          <w:lang w:val="en-US"/>
        </w:rPr>
        <w:t xml:space="preserve"> </w:t>
      </w:r>
      <w:proofErr w:type="spellStart"/>
      <w:r w:rsidRPr="009C38D5">
        <w:rPr>
          <w:rStyle w:val="hljs-attr"/>
          <w:rFonts w:ascii="Source Code Pro" w:hAnsi="Source Code Pro"/>
          <w:color w:val="000000"/>
          <w:sz w:val="21"/>
          <w:szCs w:val="21"/>
          <w:shd w:val="clear" w:color="auto" w:fill="FAFAFA"/>
          <w:lang w:val="en-US"/>
        </w:rPr>
        <w:t>th:object</w:t>
      </w:r>
      <w:proofErr w:type="spellEnd"/>
      <w:r w:rsidRPr="009C38D5">
        <w:rPr>
          <w:rStyle w:val="hljs-tag"/>
          <w:rFonts w:ascii="Source Code Pro" w:hAnsi="Source Code Pro"/>
          <w:color w:val="000000"/>
          <w:sz w:val="21"/>
          <w:szCs w:val="21"/>
          <w:shd w:val="clear" w:color="auto" w:fill="FAFAFA"/>
          <w:lang w:val="en-US"/>
        </w:rPr>
        <w:t>=</w:t>
      </w:r>
      <w:r w:rsidRPr="009C38D5">
        <w:rPr>
          <w:rStyle w:val="hljs-string"/>
          <w:rFonts w:ascii="Source Code Pro" w:hAnsi="Source Code Pro"/>
          <w:color w:val="4E9359"/>
          <w:sz w:val="21"/>
          <w:szCs w:val="21"/>
          <w:shd w:val="clear" w:color="auto" w:fill="FAFAFA"/>
          <w:lang w:val="en-US"/>
        </w:rPr>
        <w:t>"${student}"</w:t>
      </w:r>
      <w:r w:rsidRPr="009C38D5">
        <w:rPr>
          <w:rStyle w:val="hljs-tag"/>
          <w:rFonts w:ascii="Source Code Pro" w:hAnsi="Source Code Pro"/>
          <w:color w:val="000000"/>
          <w:sz w:val="21"/>
          <w:szCs w:val="21"/>
          <w:shd w:val="clear" w:color="auto" w:fill="FAFAFA"/>
          <w:lang w:val="en-US"/>
        </w:rPr>
        <w:t xml:space="preserve"> </w:t>
      </w:r>
      <w:r w:rsidRPr="009C38D5">
        <w:rPr>
          <w:rStyle w:val="hljs-attr"/>
          <w:rFonts w:ascii="Source Code Pro" w:hAnsi="Source Code Pro"/>
          <w:color w:val="000000"/>
          <w:sz w:val="21"/>
          <w:szCs w:val="21"/>
          <w:shd w:val="clear" w:color="auto" w:fill="FAFAFA"/>
          <w:lang w:val="en-US"/>
        </w:rPr>
        <w:t>method</w:t>
      </w:r>
      <w:r w:rsidRPr="009C38D5">
        <w:rPr>
          <w:rStyle w:val="hljs-tag"/>
          <w:rFonts w:ascii="Source Code Pro" w:hAnsi="Source Code Pro"/>
          <w:color w:val="000000"/>
          <w:sz w:val="21"/>
          <w:szCs w:val="21"/>
          <w:shd w:val="clear" w:color="auto" w:fill="FAFAFA"/>
          <w:lang w:val="en-US"/>
        </w:rPr>
        <w:t>=</w:t>
      </w:r>
      <w:r w:rsidRPr="009C38D5">
        <w:rPr>
          <w:rStyle w:val="hljs-string"/>
          <w:rFonts w:ascii="Source Code Pro" w:hAnsi="Source Code Pro"/>
          <w:color w:val="4E9359"/>
          <w:sz w:val="21"/>
          <w:szCs w:val="21"/>
          <w:shd w:val="clear" w:color="auto" w:fill="FAFAFA"/>
          <w:lang w:val="en-US"/>
        </w:rPr>
        <w:t>"post"</w:t>
      </w:r>
      <w:r w:rsidRPr="009C38D5">
        <w:rPr>
          <w:rStyle w:val="hljs-tag"/>
          <w:rFonts w:ascii="Source Code Pro" w:hAnsi="Source Code Pro"/>
          <w:color w:val="000000"/>
          <w:sz w:val="21"/>
          <w:szCs w:val="21"/>
          <w:shd w:val="clear" w:color="auto" w:fill="FAFAFA"/>
          <w:lang w:val="en-US"/>
        </w:rPr>
        <w:t>&gt;</w:t>
      </w:r>
    </w:p>
    <w:p w14:paraId="69988593"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TML"/>
          <w:rFonts w:ascii="Source Code Pro" w:hAnsi="Source Code Pro"/>
          <w:color w:val="000000"/>
          <w:sz w:val="21"/>
          <w:szCs w:val="21"/>
          <w:shd w:val="clear" w:color="auto" w:fill="FAFAFA"/>
          <w:lang w:val="en-US"/>
        </w:rPr>
        <w:t xml:space="preserve">    </w:t>
      </w:r>
      <w:r w:rsidRPr="009C38D5">
        <w:rPr>
          <w:rStyle w:val="hljs-tag"/>
          <w:rFonts w:ascii="Source Code Pro" w:hAnsi="Source Code Pro"/>
          <w:color w:val="000000"/>
          <w:sz w:val="21"/>
          <w:szCs w:val="21"/>
          <w:shd w:val="clear" w:color="auto" w:fill="FAFAFA"/>
          <w:lang w:val="en-US"/>
        </w:rPr>
        <w:t>&lt;</w:t>
      </w:r>
      <w:r w:rsidRPr="009C38D5">
        <w:rPr>
          <w:rStyle w:val="hljs-name"/>
          <w:rFonts w:ascii="Source Code Pro" w:hAnsi="Source Code Pro"/>
          <w:b/>
          <w:bCs/>
          <w:color w:val="63B175"/>
          <w:sz w:val="21"/>
          <w:szCs w:val="21"/>
          <w:shd w:val="clear" w:color="auto" w:fill="FAFAFA"/>
          <w:lang w:val="en-US"/>
        </w:rPr>
        <w:t>table</w:t>
      </w:r>
      <w:r w:rsidRPr="009C38D5">
        <w:rPr>
          <w:rStyle w:val="hljs-tag"/>
          <w:rFonts w:ascii="Source Code Pro" w:hAnsi="Source Code Pro"/>
          <w:color w:val="000000"/>
          <w:sz w:val="21"/>
          <w:szCs w:val="21"/>
          <w:shd w:val="clear" w:color="auto" w:fill="FAFAFA"/>
          <w:lang w:val="en-US"/>
        </w:rPr>
        <w:t xml:space="preserve"> </w:t>
      </w:r>
      <w:r w:rsidRPr="009C38D5">
        <w:rPr>
          <w:rStyle w:val="hljs-attr"/>
          <w:rFonts w:ascii="Source Code Pro" w:hAnsi="Source Code Pro"/>
          <w:color w:val="000000"/>
          <w:sz w:val="21"/>
          <w:szCs w:val="21"/>
          <w:shd w:val="clear" w:color="auto" w:fill="FAFAFA"/>
          <w:lang w:val="en-US"/>
        </w:rPr>
        <w:t>border</w:t>
      </w:r>
      <w:r w:rsidRPr="009C38D5">
        <w:rPr>
          <w:rStyle w:val="hljs-tag"/>
          <w:rFonts w:ascii="Source Code Pro" w:hAnsi="Source Code Pro"/>
          <w:color w:val="000000"/>
          <w:sz w:val="21"/>
          <w:szCs w:val="21"/>
          <w:shd w:val="clear" w:color="auto" w:fill="FAFAFA"/>
          <w:lang w:val="en-US"/>
        </w:rPr>
        <w:t>=</w:t>
      </w:r>
      <w:r w:rsidRPr="009C38D5">
        <w:rPr>
          <w:rStyle w:val="hljs-string"/>
          <w:rFonts w:ascii="Source Code Pro" w:hAnsi="Source Code Pro"/>
          <w:color w:val="4E9359"/>
          <w:sz w:val="21"/>
          <w:szCs w:val="21"/>
          <w:shd w:val="clear" w:color="auto" w:fill="FAFAFA"/>
          <w:lang w:val="en-US"/>
        </w:rPr>
        <w:t>"1"</w:t>
      </w:r>
      <w:r w:rsidRPr="009C38D5">
        <w:rPr>
          <w:rStyle w:val="hljs-tag"/>
          <w:rFonts w:ascii="Source Code Pro" w:hAnsi="Source Code Pro"/>
          <w:color w:val="000000"/>
          <w:sz w:val="21"/>
          <w:szCs w:val="21"/>
          <w:shd w:val="clear" w:color="auto" w:fill="FAFAFA"/>
          <w:lang w:val="en-US"/>
        </w:rPr>
        <w:t>&gt;</w:t>
      </w:r>
    </w:p>
    <w:p w14:paraId="1B495A68"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TML"/>
          <w:rFonts w:ascii="Source Code Pro" w:hAnsi="Source Code Pro"/>
          <w:color w:val="000000"/>
          <w:sz w:val="21"/>
          <w:szCs w:val="21"/>
          <w:shd w:val="clear" w:color="auto" w:fill="FAFAFA"/>
          <w:lang w:val="en-US"/>
        </w:rPr>
        <w:t xml:space="preserve">        </w:t>
      </w:r>
      <w:r w:rsidRPr="009C38D5">
        <w:rPr>
          <w:rStyle w:val="hljs-tag"/>
          <w:rFonts w:ascii="Source Code Pro" w:hAnsi="Source Code Pro"/>
          <w:color w:val="000000"/>
          <w:sz w:val="21"/>
          <w:szCs w:val="21"/>
          <w:shd w:val="clear" w:color="auto" w:fill="FAFAFA"/>
          <w:lang w:val="en-US"/>
        </w:rPr>
        <w:t>&lt;</w:t>
      </w:r>
      <w:r w:rsidRPr="009C38D5">
        <w:rPr>
          <w:rStyle w:val="hljs-name"/>
          <w:rFonts w:ascii="Source Code Pro" w:hAnsi="Source Code Pro"/>
          <w:b/>
          <w:bCs/>
          <w:color w:val="63B175"/>
          <w:sz w:val="21"/>
          <w:szCs w:val="21"/>
          <w:shd w:val="clear" w:color="auto" w:fill="FAFAFA"/>
          <w:lang w:val="en-US"/>
        </w:rPr>
        <w:t>tr</w:t>
      </w:r>
      <w:r w:rsidRPr="009C38D5">
        <w:rPr>
          <w:rStyle w:val="hljs-tag"/>
          <w:rFonts w:ascii="Source Code Pro" w:hAnsi="Source Code Pro"/>
          <w:color w:val="000000"/>
          <w:sz w:val="21"/>
          <w:szCs w:val="21"/>
          <w:shd w:val="clear" w:color="auto" w:fill="FAFAFA"/>
          <w:lang w:val="en-US"/>
        </w:rPr>
        <w:t>&gt;</w:t>
      </w:r>
    </w:p>
    <w:p w14:paraId="681E00E0"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TML"/>
          <w:rFonts w:ascii="Source Code Pro" w:hAnsi="Source Code Pro"/>
          <w:color w:val="000000"/>
          <w:sz w:val="21"/>
          <w:szCs w:val="21"/>
          <w:shd w:val="clear" w:color="auto" w:fill="FAFAFA"/>
          <w:lang w:val="en-US"/>
        </w:rPr>
        <w:t xml:space="preserve">            </w:t>
      </w:r>
      <w:r w:rsidRPr="009C38D5">
        <w:rPr>
          <w:rStyle w:val="hljs-tag"/>
          <w:rFonts w:ascii="Source Code Pro" w:hAnsi="Source Code Pro"/>
          <w:color w:val="000000"/>
          <w:sz w:val="21"/>
          <w:szCs w:val="21"/>
          <w:shd w:val="clear" w:color="auto" w:fill="FAFAFA"/>
          <w:lang w:val="en-US"/>
        </w:rPr>
        <w:t>&lt;</w:t>
      </w:r>
      <w:r w:rsidRPr="009C38D5">
        <w:rPr>
          <w:rStyle w:val="hljs-name"/>
          <w:rFonts w:ascii="Source Code Pro" w:hAnsi="Source Code Pro"/>
          <w:b/>
          <w:bCs/>
          <w:color w:val="63B175"/>
          <w:sz w:val="21"/>
          <w:szCs w:val="21"/>
          <w:shd w:val="clear" w:color="auto" w:fill="FAFAFA"/>
          <w:lang w:val="en-US"/>
        </w:rPr>
        <w:t>td</w:t>
      </w:r>
      <w:r w:rsidRPr="009C38D5">
        <w:rPr>
          <w:rStyle w:val="hljs-tag"/>
          <w:rFonts w:ascii="Source Code Pro" w:hAnsi="Source Code Pro"/>
          <w:color w:val="000000"/>
          <w:sz w:val="21"/>
          <w:szCs w:val="21"/>
          <w:shd w:val="clear" w:color="auto" w:fill="FAFAFA"/>
          <w:lang w:val="en-US"/>
        </w:rPr>
        <w:t>&gt;&lt;</w:t>
      </w:r>
      <w:r w:rsidRPr="009C38D5">
        <w:rPr>
          <w:rStyle w:val="hljs-name"/>
          <w:rFonts w:ascii="Source Code Pro" w:hAnsi="Source Code Pro"/>
          <w:b/>
          <w:bCs/>
          <w:color w:val="63B175"/>
          <w:sz w:val="21"/>
          <w:szCs w:val="21"/>
          <w:shd w:val="clear" w:color="auto" w:fill="FAFAFA"/>
          <w:lang w:val="en-US"/>
        </w:rPr>
        <w:t>label</w:t>
      </w:r>
      <w:r w:rsidRPr="009C38D5">
        <w:rPr>
          <w:rStyle w:val="hljs-tag"/>
          <w:rFonts w:ascii="Source Code Pro" w:hAnsi="Source Code Pro"/>
          <w:color w:val="000000"/>
          <w:sz w:val="21"/>
          <w:szCs w:val="21"/>
          <w:shd w:val="clear" w:color="auto" w:fill="FAFAFA"/>
          <w:lang w:val="en-US"/>
        </w:rPr>
        <w:t xml:space="preserve"> </w:t>
      </w:r>
      <w:proofErr w:type="spellStart"/>
      <w:r w:rsidRPr="009C38D5">
        <w:rPr>
          <w:rStyle w:val="hljs-attr"/>
          <w:rFonts w:ascii="Source Code Pro" w:hAnsi="Source Code Pro"/>
          <w:color w:val="000000"/>
          <w:sz w:val="21"/>
          <w:szCs w:val="21"/>
          <w:shd w:val="clear" w:color="auto" w:fill="FAFAFA"/>
          <w:lang w:val="en-US"/>
        </w:rPr>
        <w:t>th:text</w:t>
      </w:r>
      <w:proofErr w:type="spellEnd"/>
      <w:r w:rsidRPr="009C38D5">
        <w:rPr>
          <w:rStyle w:val="hljs-tag"/>
          <w:rFonts w:ascii="Source Code Pro" w:hAnsi="Source Code Pro"/>
          <w:color w:val="000000"/>
          <w:sz w:val="21"/>
          <w:szCs w:val="21"/>
          <w:shd w:val="clear" w:color="auto" w:fill="FAFAFA"/>
          <w:lang w:val="en-US"/>
        </w:rPr>
        <w:t>=</w:t>
      </w:r>
      <w:r w:rsidRPr="009C38D5">
        <w:rPr>
          <w:rStyle w:val="hljs-string"/>
          <w:rFonts w:ascii="Source Code Pro" w:hAnsi="Source Code Pro"/>
          <w:color w:val="4E9359"/>
          <w:sz w:val="21"/>
          <w:szCs w:val="21"/>
          <w:shd w:val="clear" w:color="auto" w:fill="FAFAFA"/>
          <w:lang w:val="en-US"/>
        </w:rPr>
        <w:t>"#{msg.id}"</w:t>
      </w:r>
      <w:r w:rsidRPr="009C38D5">
        <w:rPr>
          <w:rStyle w:val="hljs-tag"/>
          <w:rFonts w:ascii="Source Code Pro" w:hAnsi="Source Code Pro"/>
          <w:color w:val="000000"/>
          <w:sz w:val="21"/>
          <w:szCs w:val="21"/>
          <w:shd w:val="clear" w:color="auto" w:fill="FAFAFA"/>
          <w:lang w:val="en-US"/>
        </w:rPr>
        <w:t xml:space="preserve"> /&gt;&lt;/</w:t>
      </w:r>
      <w:r w:rsidRPr="009C38D5">
        <w:rPr>
          <w:rStyle w:val="hljs-name"/>
          <w:rFonts w:ascii="Source Code Pro" w:hAnsi="Source Code Pro"/>
          <w:b/>
          <w:bCs/>
          <w:color w:val="63B175"/>
          <w:sz w:val="21"/>
          <w:szCs w:val="21"/>
          <w:shd w:val="clear" w:color="auto" w:fill="FAFAFA"/>
          <w:lang w:val="en-US"/>
        </w:rPr>
        <w:t>td</w:t>
      </w:r>
      <w:r w:rsidRPr="009C38D5">
        <w:rPr>
          <w:rStyle w:val="hljs-tag"/>
          <w:rFonts w:ascii="Source Code Pro" w:hAnsi="Source Code Pro"/>
          <w:color w:val="000000"/>
          <w:sz w:val="21"/>
          <w:szCs w:val="21"/>
          <w:shd w:val="clear" w:color="auto" w:fill="FAFAFA"/>
          <w:lang w:val="en-US"/>
        </w:rPr>
        <w:t>&gt;</w:t>
      </w:r>
    </w:p>
    <w:p w14:paraId="62147AF2"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TML"/>
          <w:rFonts w:ascii="Source Code Pro" w:hAnsi="Source Code Pro"/>
          <w:color w:val="000000"/>
          <w:sz w:val="21"/>
          <w:szCs w:val="21"/>
          <w:shd w:val="clear" w:color="auto" w:fill="FAFAFA"/>
          <w:lang w:val="en-US"/>
        </w:rPr>
        <w:t xml:space="preserve">            </w:t>
      </w:r>
      <w:r w:rsidRPr="009C38D5">
        <w:rPr>
          <w:rStyle w:val="hljs-tag"/>
          <w:rFonts w:ascii="Source Code Pro" w:hAnsi="Source Code Pro"/>
          <w:color w:val="000000"/>
          <w:sz w:val="21"/>
          <w:szCs w:val="21"/>
          <w:shd w:val="clear" w:color="auto" w:fill="FAFAFA"/>
          <w:lang w:val="en-US"/>
        </w:rPr>
        <w:t>&lt;</w:t>
      </w:r>
      <w:r w:rsidRPr="009C38D5">
        <w:rPr>
          <w:rStyle w:val="hljs-name"/>
          <w:rFonts w:ascii="Source Code Pro" w:hAnsi="Source Code Pro"/>
          <w:b/>
          <w:bCs/>
          <w:color w:val="63B175"/>
          <w:sz w:val="21"/>
          <w:szCs w:val="21"/>
          <w:shd w:val="clear" w:color="auto" w:fill="FAFAFA"/>
          <w:lang w:val="en-US"/>
        </w:rPr>
        <w:t>td</w:t>
      </w:r>
      <w:r w:rsidRPr="009C38D5">
        <w:rPr>
          <w:rStyle w:val="hljs-tag"/>
          <w:rFonts w:ascii="Source Code Pro" w:hAnsi="Source Code Pro"/>
          <w:color w:val="000000"/>
          <w:sz w:val="21"/>
          <w:szCs w:val="21"/>
          <w:shd w:val="clear" w:color="auto" w:fill="FAFAFA"/>
          <w:lang w:val="en-US"/>
        </w:rPr>
        <w:t>&gt;&lt;</w:t>
      </w:r>
      <w:r w:rsidRPr="009C38D5">
        <w:rPr>
          <w:rStyle w:val="hljs-name"/>
          <w:rFonts w:ascii="Source Code Pro" w:hAnsi="Source Code Pro"/>
          <w:b/>
          <w:bCs/>
          <w:color w:val="63B175"/>
          <w:sz w:val="21"/>
          <w:szCs w:val="21"/>
          <w:shd w:val="clear" w:color="auto" w:fill="FAFAFA"/>
          <w:lang w:val="en-US"/>
        </w:rPr>
        <w:t>input</w:t>
      </w:r>
      <w:r w:rsidRPr="009C38D5">
        <w:rPr>
          <w:rStyle w:val="hljs-tag"/>
          <w:rFonts w:ascii="Source Code Pro" w:hAnsi="Source Code Pro"/>
          <w:color w:val="000000"/>
          <w:sz w:val="21"/>
          <w:szCs w:val="21"/>
          <w:shd w:val="clear" w:color="auto" w:fill="FAFAFA"/>
          <w:lang w:val="en-US"/>
        </w:rPr>
        <w:t xml:space="preserve"> </w:t>
      </w:r>
      <w:r w:rsidRPr="009C38D5">
        <w:rPr>
          <w:rStyle w:val="hljs-attr"/>
          <w:rFonts w:ascii="Source Code Pro" w:hAnsi="Source Code Pro"/>
          <w:color w:val="000000"/>
          <w:sz w:val="21"/>
          <w:szCs w:val="21"/>
          <w:shd w:val="clear" w:color="auto" w:fill="FAFAFA"/>
          <w:lang w:val="en-US"/>
        </w:rPr>
        <w:t>type</w:t>
      </w:r>
      <w:r w:rsidRPr="009C38D5">
        <w:rPr>
          <w:rStyle w:val="hljs-tag"/>
          <w:rFonts w:ascii="Source Code Pro" w:hAnsi="Source Code Pro"/>
          <w:color w:val="000000"/>
          <w:sz w:val="21"/>
          <w:szCs w:val="21"/>
          <w:shd w:val="clear" w:color="auto" w:fill="FAFAFA"/>
          <w:lang w:val="en-US"/>
        </w:rPr>
        <w:t>=</w:t>
      </w:r>
      <w:r w:rsidRPr="009C38D5">
        <w:rPr>
          <w:rStyle w:val="hljs-string"/>
          <w:rFonts w:ascii="Source Code Pro" w:hAnsi="Source Code Pro"/>
          <w:color w:val="4E9359"/>
          <w:sz w:val="21"/>
          <w:szCs w:val="21"/>
          <w:shd w:val="clear" w:color="auto" w:fill="FAFAFA"/>
          <w:lang w:val="en-US"/>
        </w:rPr>
        <w:t>"number"</w:t>
      </w:r>
      <w:r w:rsidRPr="009C38D5">
        <w:rPr>
          <w:rStyle w:val="hljs-tag"/>
          <w:rFonts w:ascii="Source Code Pro" w:hAnsi="Source Code Pro"/>
          <w:color w:val="000000"/>
          <w:sz w:val="21"/>
          <w:szCs w:val="21"/>
          <w:shd w:val="clear" w:color="auto" w:fill="FAFAFA"/>
          <w:lang w:val="en-US"/>
        </w:rPr>
        <w:t xml:space="preserve"> </w:t>
      </w:r>
      <w:proofErr w:type="spellStart"/>
      <w:proofErr w:type="gramStart"/>
      <w:r w:rsidRPr="009C38D5">
        <w:rPr>
          <w:rStyle w:val="hljs-attr"/>
          <w:rFonts w:ascii="Source Code Pro" w:hAnsi="Source Code Pro"/>
          <w:color w:val="000000"/>
          <w:sz w:val="21"/>
          <w:szCs w:val="21"/>
          <w:shd w:val="clear" w:color="auto" w:fill="FAFAFA"/>
          <w:lang w:val="en-US"/>
        </w:rPr>
        <w:t>th:field</w:t>
      </w:r>
      <w:proofErr w:type="spellEnd"/>
      <w:proofErr w:type="gramEnd"/>
      <w:r w:rsidRPr="009C38D5">
        <w:rPr>
          <w:rStyle w:val="hljs-tag"/>
          <w:rFonts w:ascii="Source Code Pro" w:hAnsi="Source Code Pro"/>
          <w:color w:val="000000"/>
          <w:sz w:val="21"/>
          <w:szCs w:val="21"/>
          <w:shd w:val="clear" w:color="auto" w:fill="FAFAFA"/>
          <w:lang w:val="en-US"/>
        </w:rPr>
        <w:t>=</w:t>
      </w:r>
      <w:r w:rsidRPr="009C38D5">
        <w:rPr>
          <w:rStyle w:val="hljs-string"/>
          <w:rFonts w:ascii="Source Code Pro" w:hAnsi="Source Code Pro"/>
          <w:color w:val="4E9359"/>
          <w:sz w:val="21"/>
          <w:szCs w:val="21"/>
          <w:shd w:val="clear" w:color="auto" w:fill="FAFAFA"/>
          <w:lang w:val="en-US"/>
        </w:rPr>
        <w:t>"*{id}"</w:t>
      </w:r>
      <w:r w:rsidRPr="009C38D5">
        <w:rPr>
          <w:rStyle w:val="hljs-tag"/>
          <w:rFonts w:ascii="Source Code Pro" w:hAnsi="Source Code Pro"/>
          <w:color w:val="000000"/>
          <w:sz w:val="21"/>
          <w:szCs w:val="21"/>
          <w:shd w:val="clear" w:color="auto" w:fill="FAFAFA"/>
          <w:lang w:val="en-US"/>
        </w:rPr>
        <w:t xml:space="preserve"> /&gt;&lt;/</w:t>
      </w:r>
      <w:r w:rsidRPr="009C38D5">
        <w:rPr>
          <w:rStyle w:val="hljs-name"/>
          <w:rFonts w:ascii="Source Code Pro" w:hAnsi="Source Code Pro"/>
          <w:b/>
          <w:bCs/>
          <w:color w:val="63B175"/>
          <w:sz w:val="21"/>
          <w:szCs w:val="21"/>
          <w:shd w:val="clear" w:color="auto" w:fill="FAFAFA"/>
          <w:lang w:val="en-US"/>
        </w:rPr>
        <w:t>td</w:t>
      </w:r>
      <w:r w:rsidRPr="009C38D5">
        <w:rPr>
          <w:rStyle w:val="hljs-tag"/>
          <w:rFonts w:ascii="Source Code Pro" w:hAnsi="Source Code Pro"/>
          <w:color w:val="000000"/>
          <w:sz w:val="21"/>
          <w:szCs w:val="21"/>
          <w:shd w:val="clear" w:color="auto" w:fill="FAFAFA"/>
          <w:lang w:val="en-US"/>
        </w:rPr>
        <w:t>&gt;</w:t>
      </w:r>
    </w:p>
    <w:p w14:paraId="46BD937E"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TML"/>
          <w:rFonts w:ascii="Source Code Pro" w:hAnsi="Source Code Pro"/>
          <w:color w:val="000000"/>
          <w:sz w:val="21"/>
          <w:szCs w:val="21"/>
          <w:shd w:val="clear" w:color="auto" w:fill="FAFAFA"/>
          <w:lang w:val="en-US"/>
        </w:rPr>
        <w:t xml:space="preserve">        </w:t>
      </w:r>
      <w:r w:rsidRPr="009C38D5">
        <w:rPr>
          <w:rStyle w:val="hljs-tag"/>
          <w:rFonts w:ascii="Source Code Pro" w:hAnsi="Source Code Pro"/>
          <w:color w:val="000000"/>
          <w:sz w:val="21"/>
          <w:szCs w:val="21"/>
          <w:shd w:val="clear" w:color="auto" w:fill="FAFAFA"/>
          <w:lang w:val="en-US"/>
        </w:rPr>
        <w:t>&lt;/</w:t>
      </w:r>
      <w:r w:rsidRPr="009C38D5">
        <w:rPr>
          <w:rStyle w:val="hljs-name"/>
          <w:rFonts w:ascii="Source Code Pro" w:hAnsi="Source Code Pro"/>
          <w:b/>
          <w:bCs/>
          <w:color w:val="63B175"/>
          <w:sz w:val="21"/>
          <w:szCs w:val="21"/>
          <w:shd w:val="clear" w:color="auto" w:fill="FAFAFA"/>
          <w:lang w:val="en-US"/>
        </w:rPr>
        <w:t>tr</w:t>
      </w:r>
      <w:r w:rsidRPr="009C38D5">
        <w:rPr>
          <w:rStyle w:val="hljs-tag"/>
          <w:rFonts w:ascii="Source Code Pro" w:hAnsi="Source Code Pro"/>
          <w:color w:val="000000"/>
          <w:sz w:val="21"/>
          <w:szCs w:val="21"/>
          <w:shd w:val="clear" w:color="auto" w:fill="FAFAFA"/>
          <w:lang w:val="en-US"/>
        </w:rPr>
        <w:t>&gt;</w:t>
      </w:r>
    </w:p>
    <w:p w14:paraId="71D03318"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TML"/>
          <w:rFonts w:ascii="Source Code Pro" w:hAnsi="Source Code Pro"/>
          <w:color w:val="000000"/>
          <w:sz w:val="21"/>
          <w:szCs w:val="21"/>
          <w:shd w:val="clear" w:color="auto" w:fill="FAFAFA"/>
          <w:lang w:val="en-US"/>
        </w:rPr>
        <w:t xml:space="preserve">        </w:t>
      </w:r>
      <w:r w:rsidRPr="009C38D5">
        <w:rPr>
          <w:rStyle w:val="hljs-tag"/>
          <w:rFonts w:ascii="Source Code Pro" w:hAnsi="Source Code Pro"/>
          <w:color w:val="000000"/>
          <w:sz w:val="21"/>
          <w:szCs w:val="21"/>
          <w:shd w:val="clear" w:color="auto" w:fill="FAFAFA"/>
          <w:lang w:val="en-US"/>
        </w:rPr>
        <w:t>&lt;</w:t>
      </w:r>
      <w:r w:rsidRPr="009C38D5">
        <w:rPr>
          <w:rStyle w:val="hljs-name"/>
          <w:rFonts w:ascii="Source Code Pro" w:hAnsi="Source Code Pro"/>
          <w:b/>
          <w:bCs/>
          <w:color w:val="63B175"/>
          <w:sz w:val="21"/>
          <w:szCs w:val="21"/>
          <w:shd w:val="clear" w:color="auto" w:fill="FAFAFA"/>
          <w:lang w:val="en-US"/>
        </w:rPr>
        <w:t>tr</w:t>
      </w:r>
      <w:r w:rsidRPr="009C38D5">
        <w:rPr>
          <w:rStyle w:val="hljs-tag"/>
          <w:rFonts w:ascii="Source Code Pro" w:hAnsi="Source Code Pro"/>
          <w:color w:val="000000"/>
          <w:sz w:val="21"/>
          <w:szCs w:val="21"/>
          <w:shd w:val="clear" w:color="auto" w:fill="FAFAFA"/>
          <w:lang w:val="en-US"/>
        </w:rPr>
        <w:t>&gt;</w:t>
      </w:r>
    </w:p>
    <w:p w14:paraId="5B451641"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TML"/>
          <w:rFonts w:ascii="Source Code Pro" w:hAnsi="Source Code Pro"/>
          <w:color w:val="000000"/>
          <w:sz w:val="21"/>
          <w:szCs w:val="21"/>
          <w:shd w:val="clear" w:color="auto" w:fill="FAFAFA"/>
          <w:lang w:val="en-US"/>
        </w:rPr>
        <w:t xml:space="preserve">            </w:t>
      </w:r>
      <w:r w:rsidRPr="009C38D5">
        <w:rPr>
          <w:rStyle w:val="hljs-tag"/>
          <w:rFonts w:ascii="Source Code Pro" w:hAnsi="Source Code Pro"/>
          <w:color w:val="000000"/>
          <w:sz w:val="21"/>
          <w:szCs w:val="21"/>
          <w:shd w:val="clear" w:color="auto" w:fill="FAFAFA"/>
          <w:lang w:val="en-US"/>
        </w:rPr>
        <w:t>&lt;</w:t>
      </w:r>
      <w:r w:rsidRPr="009C38D5">
        <w:rPr>
          <w:rStyle w:val="hljs-name"/>
          <w:rFonts w:ascii="Source Code Pro" w:hAnsi="Source Code Pro"/>
          <w:b/>
          <w:bCs/>
          <w:color w:val="63B175"/>
          <w:sz w:val="21"/>
          <w:szCs w:val="21"/>
          <w:shd w:val="clear" w:color="auto" w:fill="FAFAFA"/>
          <w:lang w:val="en-US"/>
        </w:rPr>
        <w:t>td</w:t>
      </w:r>
      <w:r w:rsidRPr="009C38D5">
        <w:rPr>
          <w:rStyle w:val="hljs-tag"/>
          <w:rFonts w:ascii="Source Code Pro" w:hAnsi="Source Code Pro"/>
          <w:color w:val="000000"/>
          <w:sz w:val="21"/>
          <w:szCs w:val="21"/>
          <w:shd w:val="clear" w:color="auto" w:fill="FAFAFA"/>
          <w:lang w:val="en-US"/>
        </w:rPr>
        <w:t>&gt;&lt;</w:t>
      </w:r>
      <w:r w:rsidRPr="009C38D5">
        <w:rPr>
          <w:rStyle w:val="hljs-name"/>
          <w:rFonts w:ascii="Source Code Pro" w:hAnsi="Source Code Pro"/>
          <w:b/>
          <w:bCs/>
          <w:color w:val="63B175"/>
          <w:sz w:val="21"/>
          <w:szCs w:val="21"/>
          <w:shd w:val="clear" w:color="auto" w:fill="FAFAFA"/>
          <w:lang w:val="en-US"/>
        </w:rPr>
        <w:t>label</w:t>
      </w:r>
      <w:r w:rsidRPr="009C38D5">
        <w:rPr>
          <w:rStyle w:val="hljs-tag"/>
          <w:rFonts w:ascii="Source Code Pro" w:hAnsi="Source Code Pro"/>
          <w:color w:val="000000"/>
          <w:sz w:val="21"/>
          <w:szCs w:val="21"/>
          <w:shd w:val="clear" w:color="auto" w:fill="FAFAFA"/>
          <w:lang w:val="en-US"/>
        </w:rPr>
        <w:t xml:space="preserve"> </w:t>
      </w:r>
      <w:proofErr w:type="spellStart"/>
      <w:r w:rsidRPr="009C38D5">
        <w:rPr>
          <w:rStyle w:val="hljs-attr"/>
          <w:rFonts w:ascii="Source Code Pro" w:hAnsi="Source Code Pro"/>
          <w:color w:val="000000"/>
          <w:sz w:val="21"/>
          <w:szCs w:val="21"/>
          <w:shd w:val="clear" w:color="auto" w:fill="FAFAFA"/>
          <w:lang w:val="en-US"/>
        </w:rPr>
        <w:t>th:text</w:t>
      </w:r>
      <w:proofErr w:type="spellEnd"/>
      <w:r w:rsidRPr="009C38D5">
        <w:rPr>
          <w:rStyle w:val="hljs-tag"/>
          <w:rFonts w:ascii="Source Code Pro" w:hAnsi="Source Code Pro"/>
          <w:color w:val="000000"/>
          <w:sz w:val="21"/>
          <w:szCs w:val="21"/>
          <w:shd w:val="clear" w:color="auto" w:fill="FAFAFA"/>
          <w:lang w:val="en-US"/>
        </w:rPr>
        <w:t>=</w:t>
      </w:r>
      <w:r w:rsidRPr="009C38D5">
        <w:rPr>
          <w:rStyle w:val="hljs-string"/>
          <w:rFonts w:ascii="Source Code Pro" w:hAnsi="Source Code Pro"/>
          <w:color w:val="4E9359"/>
          <w:sz w:val="21"/>
          <w:szCs w:val="21"/>
          <w:shd w:val="clear" w:color="auto" w:fill="FAFAFA"/>
          <w:lang w:val="en-US"/>
        </w:rPr>
        <w:t>"#{msg.name}"</w:t>
      </w:r>
      <w:r w:rsidRPr="009C38D5">
        <w:rPr>
          <w:rStyle w:val="hljs-tag"/>
          <w:rFonts w:ascii="Source Code Pro" w:hAnsi="Source Code Pro"/>
          <w:color w:val="000000"/>
          <w:sz w:val="21"/>
          <w:szCs w:val="21"/>
          <w:shd w:val="clear" w:color="auto" w:fill="FAFAFA"/>
          <w:lang w:val="en-US"/>
        </w:rPr>
        <w:t xml:space="preserve"> /&gt;&lt;/</w:t>
      </w:r>
      <w:r w:rsidRPr="009C38D5">
        <w:rPr>
          <w:rStyle w:val="hljs-name"/>
          <w:rFonts w:ascii="Source Code Pro" w:hAnsi="Source Code Pro"/>
          <w:b/>
          <w:bCs/>
          <w:color w:val="63B175"/>
          <w:sz w:val="21"/>
          <w:szCs w:val="21"/>
          <w:shd w:val="clear" w:color="auto" w:fill="FAFAFA"/>
          <w:lang w:val="en-US"/>
        </w:rPr>
        <w:t>td</w:t>
      </w:r>
      <w:r w:rsidRPr="009C38D5">
        <w:rPr>
          <w:rStyle w:val="hljs-tag"/>
          <w:rFonts w:ascii="Source Code Pro" w:hAnsi="Source Code Pro"/>
          <w:color w:val="000000"/>
          <w:sz w:val="21"/>
          <w:szCs w:val="21"/>
          <w:shd w:val="clear" w:color="auto" w:fill="FAFAFA"/>
          <w:lang w:val="en-US"/>
        </w:rPr>
        <w:t>&gt;</w:t>
      </w:r>
    </w:p>
    <w:p w14:paraId="0473A33E"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TML"/>
          <w:rFonts w:ascii="Source Code Pro" w:hAnsi="Source Code Pro"/>
          <w:color w:val="000000"/>
          <w:sz w:val="21"/>
          <w:szCs w:val="21"/>
          <w:shd w:val="clear" w:color="auto" w:fill="FAFAFA"/>
          <w:lang w:val="en-US"/>
        </w:rPr>
        <w:t xml:space="preserve">            </w:t>
      </w:r>
      <w:r w:rsidRPr="009C38D5">
        <w:rPr>
          <w:rStyle w:val="hljs-tag"/>
          <w:rFonts w:ascii="Source Code Pro" w:hAnsi="Source Code Pro"/>
          <w:color w:val="000000"/>
          <w:sz w:val="21"/>
          <w:szCs w:val="21"/>
          <w:shd w:val="clear" w:color="auto" w:fill="FAFAFA"/>
          <w:lang w:val="en-US"/>
        </w:rPr>
        <w:t>&lt;</w:t>
      </w:r>
      <w:r w:rsidRPr="009C38D5">
        <w:rPr>
          <w:rStyle w:val="hljs-name"/>
          <w:rFonts w:ascii="Source Code Pro" w:hAnsi="Source Code Pro"/>
          <w:b/>
          <w:bCs/>
          <w:color w:val="63B175"/>
          <w:sz w:val="21"/>
          <w:szCs w:val="21"/>
          <w:shd w:val="clear" w:color="auto" w:fill="FAFAFA"/>
          <w:lang w:val="en-US"/>
        </w:rPr>
        <w:t>td</w:t>
      </w:r>
      <w:r w:rsidRPr="009C38D5">
        <w:rPr>
          <w:rStyle w:val="hljs-tag"/>
          <w:rFonts w:ascii="Source Code Pro" w:hAnsi="Source Code Pro"/>
          <w:color w:val="000000"/>
          <w:sz w:val="21"/>
          <w:szCs w:val="21"/>
          <w:shd w:val="clear" w:color="auto" w:fill="FAFAFA"/>
          <w:lang w:val="en-US"/>
        </w:rPr>
        <w:t>&gt;&lt;</w:t>
      </w:r>
      <w:r w:rsidRPr="009C38D5">
        <w:rPr>
          <w:rStyle w:val="hljs-name"/>
          <w:rFonts w:ascii="Source Code Pro" w:hAnsi="Source Code Pro"/>
          <w:b/>
          <w:bCs/>
          <w:color w:val="63B175"/>
          <w:sz w:val="21"/>
          <w:szCs w:val="21"/>
          <w:shd w:val="clear" w:color="auto" w:fill="FAFAFA"/>
          <w:lang w:val="en-US"/>
        </w:rPr>
        <w:t>input</w:t>
      </w:r>
      <w:r w:rsidRPr="009C38D5">
        <w:rPr>
          <w:rStyle w:val="hljs-tag"/>
          <w:rFonts w:ascii="Source Code Pro" w:hAnsi="Source Code Pro"/>
          <w:color w:val="000000"/>
          <w:sz w:val="21"/>
          <w:szCs w:val="21"/>
          <w:shd w:val="clear" w:color="auto" w:fill="FAFAFA"/>
          <w:lang w:val="en-US"/>
        </w:rPr>
        <w:t xml:space="preserve"> </w:t>
      </w:r>
      <w:r w:rsidRPr="009C38D5">
        <w:rPr>
          <w:rStyle w:val="hljs-attr"/>
          <w:rFonts w:ascii="Source Code Pro" w:hAnsi="Source Code Pro"/>
          <w:color w:val="000000"/>
          <w:sz w:val="21"/>
          <w:szCs w:val="21"/>
          <w:shd w:val="clear" w:color="auto" w:fill="FAFAFA"/>
          <w:lang w:val="en-US"/>
        </w:rPr>
        <w:t>type</w:t>
      </w:r>
      <w:r w:rsidRPr="009C38D5">
        <w:rPr>
          <w:rStyle w:val="hljs-tag"/>
          <w:rFonts w:ascii="Source Code Pro" w:hAnsi="Source Code Pro"/>
          <w:color w:val="000000"/>
          <w:sz w:val="21"/>
          <w:szCs w:val="21"/>
          <w:shd w:val="clear" w:color="auto" w:fill="FAFAFA"/>
          <w:lang w:val="en-US"/>
        </w:rPr>
        <w:t>=</w:t>
      </w:r>
      <w:r w:rsidRPr="009C38D5">
        <w:rPr>
          <w:rStyle w:val="hljs-string"/>
          <w:rFonts w:ascii="Source Code Pro" w:hAnsi="Source Code Pro"/>
          <w:color w:val="4E9359"/>
          <w:sz w:val="21"/>
          <w:szCs w:val="21"/>
          <w:shd w:val="clear" w:color="auto" w:fill="FAFAFA"/>
          <w:lang w:val="en-US"/>
        </w:rPr>
        <w:t>"text"</w:t>
      </w:r>
      <w:r w:rsidRPr="009C38D5">
        <w:rPr>
          <w:rStyle w:val="hljs-tag"/>
          <w:rFonts w:ascii="Source Code Pro" w:hAnsi="Source Code Pro"/>
          <w:color w:val="000000"/>
          <w:sz w:val="21"/>
          <w:szCs w:val="21"/>
          <w:shd w:val="clear" w:color="auto" w:fill="FAFAFA"/>
          <w:lang w:val="en-US"/>
        </w:rPr>
        <w:t xml:space="preserve"> </w:t>
      </w:r>
      <w:proofErr w:type="spellStart"/>
      <w:proofErr w:type="gramStart"/>
      <w:r w:rsidRPr="009C38D5">
        <w:rPr>
          <w:rStyle w:val="hljs-attr"/>
          <w:rFonts w:ascii="Source Code Pro" w:hAnsi="Source Code Pro"/>
          <w:color w:val="000000"/>
          <w:sz w:val="21"/>
          <w:szCs w:val="21"/>
          <w:shd w:val="clear" w:color="auto" w:fill="FAFAFA"/>
          <w:lang w:val="en-US"/>
        </w:rPr>
        <w:t>th:field</w:t>
      </w:r>
      <w:proofErr w:type="spellEnd"/>
      <w:proofErr w:type="gramEnd"/>
      <w:r w:rsidRPr="009C38D5">
        <w:rPr>
          <w:rStyle w:val="hljs-tag"/>
          <w:rFonts w:ascii="Source Code Pro" w:hAnsi="Source Code Pro"/>
          <w:color w:val="000000"/>
          <w:sz w:val="21"/>
          <w:szCs w:val="21"/>
          <w:shd w:val="clear" w:color="auto" w:fill="FAFAFA"/>
          <w:lang w:val="en-US"/>
        </w:rPr>
        <w:t>=</w:t>
      </w:r>
      <w:r w:rsidRPr="009C38D5">
        <w:rPr>
          <w:rStyle w:val="hljs-string"/>
          <w:rFonts w:ascii="Source Code Pro" w:hAnsi="Source Code Pro"/>
          <w:color w:val="4E9359"/>
          <w:sz w:val="21"/>
          <w:szCs w:val="21"/>
          <w:shd w:val="clear" w:color="auto" w:fill="FAFAFA"/>
          <w:lang w:val="en-US"/>
        </w:rPr>
        <w:t>"*{name}"</w:t>
      </w:r>
      <w:r w:rsidRPr="009C38D5">
        <w:rPr>
          <w:rStyle w:val="hljs-tag"/>
          <w:rFonts w:ascii="Source Code Pro" w:hAnsi="Source Code Pro"/>
          <w:color w:val="000000"/>
          <w:sz w:val="21"/>
          <w:szCs w:val="21"/>
          <w:shd w:val="clear" w:color="auto" w:fill="FAFAFA"/>
          <w:lang w:val="en-US"/>
        </w:rPr>
        <w:t xml:space="preserve"> /&gt;&lt;/</w:t>
      </w:r>
      <w:r w:rsidRPr="009C38D5">
        <w:rPr>
          <w:rStyle w:val="hljs-name"/>
          <w:rFonts w:ascii="Source Code Pro" w:hAnsi="Source Code Pro"/>
          <w:b/>
          <w:bCs/>
          <w:color w:val="63B175"/>
          <w:sz w:val="21"/>
          <w:szCs w:val="21"/>
          <w:shd w:val="clear" w:color="auto" w:fill="FAFAFA"/>
          <w:lang w:val="en-US"/>
        </w:rPr>
        <w:t>td</w:t>
      </w:r>
      <w:r w:rsidRPr="009C38D5">
        <w:rPr>
          <w:rStyle w:val="hljs-tag"/>
          <w:rFonts w:ascii="Source Code Pro" w:hAnsi="Source Code Pro"/>
          <w:color w:val="000000"/>
          <w:sz w:val="21"/>
          <w:szCs w:val="21"/>
          <w:shd w:val="clear" w:color="auto" w:fill="FAFAFA"/>
          <w:lang w:val="en-US"/>
        </w:rPr>
        <w:t>&gt;</w:t>
      </w:r>
    </w:p>
    <w:p w14:paraId="634A3D04"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TML"/>
          <w:rFonts w:ascii="Source Code Pro" w:hAnsi="Source Code Pro"/>
          <w:color w:val="000000"/>
          <w:sz w:val="21"/>
          <w:szCs w:val="21"/>
          <w:shd w:val="clear" w:color="auto" w:fill="FAFAFA"/>
          <w:lang w:val="en-US"/>
        </w:rPr>
        <w:t xml:space="preserve">        </w:t>
      </w:r>
      <w:r w:rsidRPr="009C38D5">
        <w:rPr>
          <w:rStyle w:val="hljs-tag"/>
          <w:rFonts w:ascii="Source Code Pro" w:hAnsi="Source Code Pro"/>
          <w:color w:val="000000"/>
          <w:sz w:val="21"/>
          <w:szCs w:val="21"/>
          <w:shd w:val="clear" w:color="auto" w:fill="FAFAFA"/>
          <w:lang w:val="en-US"/>
        </w:rPr>
        <w:t>&lt;/</w:t>
      </w:r>
      <w:r w:rsidRPr="009C38D5">
        <w:rPr>
          <w:rStyle w:val="hljs-name"/>
          <w:rFonts w:ascii="Source Code Pro" w:hAnsi="Source Code Pro"/>
          <w:b/>
          <w:bCs/>
          <w:color w:val="63B175"/>
          <w:sz w:val="21"/>
          <w:szCs w:val="21"/>
          <w:shd w:val="clear" w:color="auto" w:fill="FAFAFA"/>
          <w:lang w:val="en-US"/>
        </w:rPr>
        <w:t>tr</w:t>
      </w:r>
      <w:r w:rsidRPr="009C38D5">
        <w:rPr>
          <w:rStyle w:val="hljs-tag"/>
          <w:rFonts w:ascii="Source Code Pro" w:hAnsi="Source Code Pro"/>
          <w:color w:val="000000"/>
          <w:sz w:val="21"/>
          <w:szCs w:val="21"/>
          <w:shd w:val="clear" w:color="auto" w:fill="FAFAFA"/>
          <w:lang w:val="en-US"/>
        </w:rPr>
        <w:t>&gt;</w:t>
      </w:r>
    </w:p>
    <w:p w14:paraId="3213A4D6"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TML"/>
          <w:rFonts w:ascii="Source Code Pro" w:hAnsi="Source Code Pro"/>
          <w:color w:val="000000"/>
          <w:sz w:val="21"/>
          <w:szCs w:val="21"/>
          <w:shd w:val="clear" w:color="auto" w:fill="FAFAFA"/>
          <w:lang w:val="en-US"/>
        </w:rPr>
        <w:t xml:space="preserve">        </w:t>
      </w:r>
      <w:r w:rsidRPr="009C38D5">
        <w:rPr>
          <w:rStyle w:val="hljs-tag"/>
          <w:rFonts w:ascii="Source Code Pro" w:hAnsi="Source Code Pro"/>
          <w:color w:val="000000"/>
          <w:sz w:val="21"/>
          <w:szCs w:val="21"/>
          <w:shd w:val="clear" w:color="auto" w:fill="FAFAFA"/>
          <w:lang w:val="en-US"/>
        </w:rPr>
        <w:t>&lt;</w:t>
      </w:r>
      <w:r w:rsidRPr="009C38D5">
        <w:rPr>
          <w:rStyle w:val="hljs-name"/>
          <w:rFonts w:ascii="Source Code Pro" w:hAnsi="Source Code Pro"/>
          <w:b/>
          <w:bCs/>
          <w:color w:val="63B175"/>
          <w:sz w:val="21"/>
          <w:szCs w:val="21"/>
          <w:shd w:val="clear" w:color="auto" w:fill="FAFAFA"/>
          <w:lang w:val="en-US"/>
        </w:rPr>
        <w:t>tr</w:t>
      </w:r>
      <w:r w:rsidRPr="009C38D5">
        <w:rPr>
          <w:rStyle w:val="hljs-tag"/>
          <w:rFonts w:ascii="Source Code Pro" w:hAnsi="Source Code Pro"/>
          <w:color w:val="000000"/>
          <w:sz w:val="21"/>
          <w:szCs w:val="21"/>
          <w:shd w:val="clear" w:color="auto" w:fill="FAFAFA"/>
          <w:lang w:val="en-US"/>
        </w:rPr>
        <w:t>&gt;</w:t>
      </w:r>
    </w:p>
    <w:p w14:paraId="36A76C2D"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TML"/>
          <w:rFonts w:ascii="Source Code Pro" w:hAnsi="Source Code Pro"/>
          <w:color w:val="000000"/>
          <w:sz w:val="21"/>
          <w:szCs w:val="21"/>
          <w:shd w:val="clear" w:color="auto" w:fill="FAFAFA"/>
          <w:lang w:val="en-US"/>
        </w:rPr>
        <w:t xml:space="preserve">            </w:t>
      </w:r>
      <w:r w:rsidRPr="009C38D5">
        <w:rPr>
          <w:rStyle w:val="hljs-tag"/>
          <w:rFonts w:ascii="Source Code Pro" w:hAnsi="Source Code Pro"/>
          <w:color w:val="000000"/>
          <w:sz w:val="21"/>
          <w:szCs w:val="21"/>
          <w:shd w:val="clear" w:color="auto" w:fill="FAFAFA"/>
          <w:lang w:val="en-US"/>
        </w:rPr>
        <w:t>&lt;</w:t>
      </w:r>
      <w:r w:rsidRPr="009C38D5">
        <w:rPr>
          <w:rStyle w:val="hljs-name"/>
          <w:rFonts w:ascii="Source Code Pro" w:hAnsi="Source Code Pro"/>
          <w:b/>
          <w:bCs/>
          <w:color w:val="63B175"/>
          <w:sz w:val="21"/>
          <w:szCs w:val="21"/>
          <w:shd w:val="clear" w:color="auto" w:fill="FAFAFA"/>
          <w:lang w:val="en-US"/>
        </w:rPr>
        <w:t>td</w:t>
      </w:r>
      <w:r w:rsidRPr="009C38D5">
        <w:rPr>
          <w:rStyle w:val="hljs-tag"/>
          <w:rFonts w:ascii="Source Code Pro" w:hAnsi="Source Code Pro"/>
          <w:color w:val="000000"/>
          <w:sz w:val="21"/>
          <w:szCs w:val="21"/>
          <w:shd w:val="clear" w:color="auto" w:fill="FAFAFA"/>
          <w:lang w:val="en-US"/>
        </w:rPr>
        <w:t>&gt;&lt;</w:t>
      </w:r>
      <w:r w:rsidRPr="009C38D5">
        <w:rPr>
          <w:rStyle w:val="hljs-name"/>
          <w:rFonts w:ascii="Source Code Pro" w:hAnsi="Source Code Pro"/>
          <w:b/>
          <w:bCs/>
          <w:color w:val="63B175"/>
          <w:sz w:val="21"/>
          <w:szCs w:val="21"/>
          <w:shd w:val="clear" w:color="auto" w:fill="FAFAFA"/>
          <w:lang w:val="en-US"/>
        </w:rPr>
        <w:t>input</w:t>
      </w:r>
      <w:r w:rsidRPr="009C38D5">
        <w:rPr>
          <w:rStyle w:val="hljs-tag"/>
          <w:rFonts w:ascii="Source Code Pro" w:hAnsi="Source Code Pro"/>
          <w:color w:val="000000"/>
          <w:sz w:val="21"/>
          <w:szCs w:val="21"/>
          <w:shd w:val="clear" w:color="auto" w:fill="FAFAFA"/>
          <w:lang w:val="en-US"/>
        </w:rPr>
        <w:t xml:space="preserve"> </w:t>
      </w:r>
      <w:r w:rsidRPr="009C38D5">
        <w:rPr>
          <w:rStyle w:val="hljs-attr"/>
          <w:rFonts w:ascii="Source Code Pro" w:hAnsi="Source Code Pro"/>
          <w:color w:val="000000"/>
          <w:sz w:val="21"/>
          <w:szCs w:val="21"/>
          <w:shd w:val="clear" w:color="auto" w:fill="FAFAFA"/>
          <w:lang w:val="en-US"/>
        </w:rPr>
        <w:t>type</w:t>
      </w:r>
      <w:r w:rsidRPr="009C38D5">
        <w:rPr>
          <w:rStyle w:val="hljs-tag"/>
          <w:rFonts w:ascii="Source Code Pro" w:hAnsi="Source Code Pro"/>
          <w:color w:val="000000"/>
          <w:sz w:val="21"/>
          <w:szCs w:val="21"/>
          <w:shd w:val="clear" w:color="auto" w:fill="FAFAFA"/>
          <w:lang w:val="en-US"/>
        </w:rPr>
        <w:t>=</w:t>
      </w:r>
      <w:r w:rsidRPr="009C38D5">
        <w:rPr>
          <w:rStyle w:val="hljs-string"/>
          <w:rFonts w:ascii="Source Code Pro" w:hAnsi="Source Code Pro"/>
          <w:color w:val="4E9359"/>
          <w:sz w:val="21"/>
          <w:szCs w:val="21"/>
          <w:shd w:val="clear" w:color="auto" w:fill="FAFAFA"/>
          <w:lang w:val="en-US"/>
        </w:rPr>
        <w:t>"submit"</w:t>
      </w:r>
      <w:r w:rsidRPr="009C38D5">
        <w:rPr>
          <w:rStyle w:val="hljs-tag"/>
          <w:rFonts w:ascii="Source Code Pro" w:hAnsi="Source Code Pro"/>
          <w:color w:val="000000"/>
          <w:sz w:val="21"/>
          <w:szCs w:val="21"/>
          <w:shd w:val="clear" w:color="auto" w:fill="FAFAFA"/>
          <w:lang w:val="en-US"/>
        </w:rPr>
        <w:t xml:space="preserve"> </w:t>
      </w:r>
      <w:r w:rsidRPr="009C38D5">
        <w:rPr>
          <w:rStyle w:val="hljs-attr"/>
          <w:rFonts w:ascii="Source Code Pro" w:hAnsi="Source Code Pro"/>
          <w:color w:val="000000"/>
          <w:sz w:val="21"/>
          <w:szCs w:val="21"/>
          <w:shd w:val="clear" w:color="auto" w:fill="FAFAFA"/>
          <w:lang w:val="en-US"/>
        </w:rPr>
        <w:t>value</w:t>
      </w:r>
      <w:r w:rsidRPr="009C38D5">
        <w:rPr>
          <w:rStyle w:val="hljs-tag"/>
          <w:rFonts w:ascii="Source Code Pro" w:hAnsi="Source Code Pro"/>
          <w:color w:val="000000"/>
          <w:sz w:val="21"/>
          <w:szCs w:val="21"/>
          <w:shd w:val="clear" w:color="auto" w:fill="FAFAFA"/>
          <w:lang w:val="en-US"/>
        </w:rPr>
        <w:t>=</w:t>
      </w:r>
      <w:r w:rsidRPr="009C38D5">
        <w:rPr>
          <w:rStyle w:val="hljs-string"/>
          <w:rFonts w:ascii="Source Code Pro" w:hAnsi="Source Code Pro"/>
          <w:color w:val="4E9359"/>
          <w:sz w:val="21"/>
          <w:szCs w:val="21"/>
          <w:shd w:val="clear" w:color="auto" w:fill="FAFAFA"/>
          <w:lang w:val="en-US"/>
        </w:rPr>
        <w:t>"Submit"</w:t>
      </w:r>
      <w:r w:rsidRPr="009C38D5">
        <w:rPr>
          <w:rStyle w:val="hljs-tag"/>
          <w:rFonts w:ascii="Source Code Pro" w:hAnsi="Source Code Pro"/>
          <w:color w:val="000000"/>
          <w:sz w:val="21"/>
          <w:szCs w:val="21"/>
          <w:shd w:val="clear" w:color="auto" w:fill="FAFAFA"/>
          <w:lang w:val="en-US"/>
        </w:rPr>
        <w:t xml:space="preserve"> /&gt;&lt;/</w:t>
      </w:r>
      <w:r w:rsidRPr="009C38D5">
        <w:rPr>
          <w:rStyle w:val="hljs-name"/>
          <w:rFonts w:ascii="Source Code Pro" w:hAnsi="Source Code Pro"/>
          <w:b/>
          <w:bCs/>
          <w:color w:val="63B175"/>
          <w:sz w:val="21"/>
          <w:szCs w:val="21"/>
          <w:shd w:val="clear" w:color="auto" w:fill="FAFAFA"/>
          <w:lang w:val="en-US"/>
        </w:rPr>
        <w:t>td</w:t>
      </w:r>
      <w:r w:rsidRPr="009C38D5">
        <w:rPr>
          <w:rStyle w:val="hljs-tag"/>
          <w:rFonts w:ascii="Source Code Pro" w:hAnsi="Source Code Pro"/>
          <w:color w:val="000000"/>
          <w:sz w:val="21"/>
          <w:szCs w:val="21"/>
          <w:shd w:val="clear" w:color="auto" w:fill="FAFAFA"/>
          <w:lang w:val="en-US"/>
        </w:rPr>
        <w:t>&gt;</w:t>
      </w:r>
    </w:p>
    <w:p w14:paraId="4FEDCA4C"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TML"/>
          <w:rFonts w:ascii="Source Code Pro" w:hAnsi="Source Code Pro"/>
          <w:color w:val="000000"/>
          <w:sz w:val="21"/>
          <w:szCs w:val="21"/>
          <w:shd w:val="clear" w:color="auto" w:fill="FAFAFA"/>
          <w:lang w:val="en-US"/>
        </w:rPr>
        <w:t xml:space="preserve">        </w:t>
      </w:r>
      <w:r w:rsidRPr="009C38D5">
        <w:rPr>
          <w:rStyle w:val="hljs-tag"/>
          <w:rFonts w:ascii="Source Code Pro" w:hAnsi="Source Code Pro"/>
          <w:color w:val="000000"/>
          <w:sz w:val="21"/>
          <w:szCs w:val="21"/>
          <w:shd w:val="clear" w:color="auto" w:fill="FAFAFA"/>
          <w:lang w:val="en-US"/>
        </w:rPr>
        <w:t>&lt;/</w:t>
      </w:r>
      <w:r w:rsidRPr="009C38D5">
        <w:rPr>
          <w:rStyle w:val="hljs-name"/>
          <w:rFonts w:ascii="Source Code Pro" w:hAnsi="Source Code Pro"/>
          <w:b/>
          <w:bCs/>
          <w:color w:val="63B175"/>
          <w:sz w:val="21"/>
          <w:szCs w:val="21"/>
          <w:shd w:val="clear" w:color="auto" w:fill="FAFAFA"/>
          <w:lang w:val="en-US"/>
        </w:rPr>
        <w:t>tr</w:t>
      </w:r>
      <w:r w:rsidRPr="009C38D5">
        <w:rPr>
          <w:rStyle w:val="hljs-tag"/>
          <w:rFonts w:ascii="Source Code Pro" w:hAnsi="Source Code Pro"/>
          <w:color w:val="000000"/>
          <w:sz w:val="21"/>
          <w:szCs w:val="21"/>
          <w:shd w:val="clear" w:color="auto" w:fill="FAFAFA"/>
          <w:lang w:val="en-US"/>
        </w:rPr>
        <w:t>&gt;</w:t>
      </w:r>
    </w:p>
    <w:p w14:paraId="7076982D"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TML"/>
          <w:rFonts w:ascii="Source Code Pro" w:hAnsi="Source Code Pro"/>
          <w:color w:val="000000"/>
          <w:sz w:val="21"/>
          <w:szCs w:val="21"/>
          <w:shd w:val="clear" w:color="auto" w:fill="FAFAFA"/>
          <w:lang w:val="en-US"/>
        </w:rPr>
        <w:t xml:space="preserve">    </w:t>
      </w:r>
      <w:r w:rsidRPr="009C38D5">
        <w:rPr>
          <w:rStyle w:val="hljs-tag"/>
          <w:rFonts w:ascii="Source Code Pro" w:hAnsi="Source Code Pro"/>
          <w:color w:val="000000"/>
          <w:sz w:val="21"/>
          <w:szCs w:val="21"/>
          <w:shd w:val="clear" w:color="auto" w:fill="FAFAFA"/>
          <w:lang w:val="en-US"/>
        </w:rPr>
        <w:t>&lt;/</w:t>
      </w:r>
      <w:r w:rsidRPr="009C38D5">
        <w:rPr>
          <w:rStyle w:val="hljs-name"/>
          <w:rFonts w:ascii="Source Code Pro" w:hAnsi="Source Code Pro"/>
          <w:b/>
          <w:bCs/>
          <w:color w:val="63B175"/>
          <w:sz w:val="21"/>
          <w:szCs w:val="21"/>
          <w:shd w:val="clear" w:color="auto" w:fill="FAFAFA"/>
          <w:lang w:val="en-US"/>
        </w:rPr>
        <w:t>table</w:t>
      </w:r>
      <w:r w:rsidRPr="009C38D5">
        <w:rPr>
          <w:rStyle w:val="hljs-tag"/>
          <w:rFonts w:ascii="Source Code Pro" w:hAnsi="Source Code Pro"/>
          <w:color w:val="000000"/>
          <w:sz w:val="21"/>
          <w:szCs w:val="21"/>
          <w:shd w:val="clear" w:color="auto" w:fill="FAFAFA"/>
          <w:lang w:val="en-US"/>
        </w:rPr>
        <w:t>&gt;</w:t>
      </w:r>
    </w:p>
    <w:p w14:paraId="10B8FCFF" w14:textId="06E67621" w:rsidR="009C38D5" w:rsidRDefault="009C38D5" w:rsidP="009C38D5">
      <w:pPr>
        <w:pStyle w:val="HTML0"/>
        <w:rPr>
          <w:sz w:val="24"/>
          <w:szCs w:val="24"/>
          <w:lang w:val="en-US"/>
        </w:rPr>
      </w:pPr>
      <w:r w:rsidRPr="009C38D5">
        <w:rPr>
          <w:rStyle w:val="hljs-tag"/>
          <w:rFonts w:ascii="Source Code Pro" w:hAnsi="Source Code Pro"/>
          <w:color w:val="000000"/>
          <w:sz w:val="21"/>
          <w:szCs w:val="21"/>
          <w:shd w:val="clear" w:color="auto" w:fill="FAFAFA"/>
          <w:lang w:val="en-US"/>
        </w:rPr>
        <w:t>&lt;/</w:t>
      </w:r>
      <w:r w:rsidRPr="009C38D5">
        <w:rPr>
          <w:rStyle w:val="hljs-name"/>
          <w:rFonts w:ascii="Source Code Pro" w:hAnsi="Source Code Pro"/>
          <w:b/>
          <w:bCs/>
          <w:color w:val="63B175"/>
          <w:sz w:val="21"/>
          <w:szCs w:val="21"/>
          <w:shd w:val="clear" w:color="auto" w:fill="FAFAFA"/>
          <w:lang w:val="en-US"/>
        </w:rPr>
        <w:t>form</w:t>
      </w:r>
      <w:r w:rsidRPr="009C38D5">
        <w:rPr>
          <w:rStyle w:val="hljs-tag"/>
          <w:rFonts w:ascii="Source Code Pro" w:hAnsi="Source Code Pro"/>
          <w:color w:val="000000"/>
          <w:sz w:val="21"/>
          <w:szCs w:val="21"/>
          <w:shd w:val="clear" w:color="auto" w:fill="FAFAFA"/>
          <w:lang w:val="en-US"/>
        </w:rPr>
        <w:t>&gt;</w:t>
      </w:r>
    </w:p>
    <w:p w14:paraId="524E7214" w14:textId="77777777" w:rsidR="0020041C" w:rsidRPr="009C38D5" w:rsidRDefault="0020041C" w:rsidP="009C38D5">
      <w:pPr>
        <w:pStyle w:val="HTML0"/>
        <w:rPr>
          <w:sz w:val="24"/>
          <w:szCs w:val="24"/>
          <w:lang w:val="en-US"/>
        </w:rPr>
      </w:pPr>
    </w:p>
    <w:p w14:paraId="23CE85D9" w14:textId="77777777" w:rsidR="009C38D5" w:rsidRPr="009C38D5" w:rsidRDefault="009C38D5" w:rsidP="009C38D5">
      <w:pPr>
        <w:pStyle w:val="brush"/>
        <w:spacing w:before="0" w:beforeAutospacing="0" w:after="150" w:afterAutospacing="0"/>
        <w:rPr>
          <w:color w:val="000000"/>
          <w:lang w:val="en-US"/>
        </w:rPr>
      </w:pPr>
      <w:r w:rsidRPr="009C38D5">
        <w:rPr>
          <w:color w:val="000000"/>
          <w:lang w:val="en-US"/>
        </w:rPr>
        <w:t>In the above code, </w:t>
      </w:r>
      <w:r w:rsidRPr="009C38D5">
        <w:rPr>
          <w:rStyle w:val="a6"/>
          <w:color w:val="000000"/>
          <w:lang w:val="en-US"/>
        </w:rPr>
        <w:t>/</w:t>
      </w:r>
      <w:proofErr w:type="spellStart"/>
      <w:r w:rsidRPr="009C38D5">
        <w:rPr>
          <w:rStyle w:val="a6"/>
          <w:color w:val="000000"/>
          <w:lang w:val="en-US"/>
        </w:rPr>
        <w:t>saveStudent</w:t>
      </w:r>
      <w:proofErr w:type="spellEnd"/>
      <w:r w:rsidRPr="009C38D5">
        <w:rPr>
          <w:color w:val="000000"/>
          <w:lang w:val="en-US"/>
        </w:rPr>
        <w:t> is the form action URL and a </w:t>
      </w:r>
      <w:r w:rsidRPr="009C38D5">
        <w:rPr>
          <w:rStyle w:val="a6"/>
          <w:color w:val="000000"/>
          <w:lang w:val="en-US"/>
        </w:rPr>
        <w:t>student</w:t>
      </w:r>
      <w:r w:rsidRPr="009C38D5">
        <w:rPr>
          <w:color w:val="000000"/>
          <w:lang w:val="en-US"/>
        </w:rPr>
        <w:t> is the object that holds the form data submitted.</w:t>
      </w:r>
    </w:p>
    <w:p w14:paraId="44F1AD0C" w14:textId="77777777" w:rsidR="009C38D5" w:rsidRPr="009C38D5" w:rsidRDefault="009C38D5" w:rsidP="009C38D5">
      <w:pPr>
        <w:pStyle w:val="brush"/>
        <w:spacing w:before="0" w:beforeAutospacing="0" w:after="150" w:afterAutospacing="0"/>
        <w:rPr>
          <w:color w:val="000000"/>
          <w:lang w:val="en-US"/>
        </w:rPr>
      </w:pPr>
      <w:r w:rsidRPr="009C38D5">
        <w:rPr>
          <w:color w:val="000000"/>
          <w:lang w:val="en-US"/>
        </w:rPr>
        <w:t>The </w:t>
      </w:r>
      <w:proofErr w:type="spellStart"/>
      <w:r w:rsidRPr="009C38D5">
        <w:rPr>
          <w:rStyle w:val="a6"/>
          <w:color w:val="000000"/>
          <w:lang w:val="en-US"/>
        </w:rPr>
        <w:t>StudentController</w:t>
      </w:r>
      <w:proofErr w:type="spellEnd"/>
      <w:r w:rsidRPr="009C38D5">
        <w:rPr>
          <w:color w:val="000000"/>
          <w:lang w:val="en-US"/>
        </w:rPr>
        <w:t> class handles the form submission:</w:t>
      </w:r>
    </w:p>
    <w:p w14:paraId="06888FB0"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ljs-meta"/>
          <w:rFonts w:ascii="Source Code Pro" w:hAnsi="Source Code Pro"/>
          <w:color w:val="1F7199"/>
          <w:sz w:val="21"/>
          <w:szCs w:val="21"/>
          <w:shd w:val="clear" w:color="auto" w:fill="FAFAFA"/>
          <w:lang w:val="en-US"/>
        </w:rPr>
        <w:t>@Controller</w:t>
      </w:r>
    </w:p>
    <w:p w14:paraId="3FFCFCBF"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ljs-keyword"/>
          <w:rFonts w:ascii="Source Code Pro" w:hAnsi="Source Code Pro"/>
          <w:b/>
          <w:bCs/>
          <w:color w:val="63B175"/>
          <w:sz w:val="21"/>
          <w:szCs w:val="21"/>
          <w:shd w:val="clear" w:color="auto" w:fill="FAFAFA"/>
          <w:lang w:val="en-US"/>
        </w:rPr>
        <w:t>public</w:t>
      </w:r>
      <w:r w:rsidRPr="009C38D5">
        <w:rPr>
          <w:rStyle w:val="HTML"/>
          <w:rFonts w:ascii="Source Code Pro" w:hAnsi="Source Code Pro"/>
          <w:color w:val="000000"/>
          <w:sz w:val="21"/>
          <w:szCs w:val="21"/>
          <w:shd w:val="clear" w:color="auto" w:fill="FAFAFA"/>
          <w:lang w:val="en-US"/>
        </w:rPr>
        <w:t xml:space="preserve"> </w:t>
      </w:r>
      <w:r w:rsidRPr="009C38D5">
        <w:rPr>
          <w:rStyle w:val="hljs-keyword"/>
          <w:rFonts w:ascii="Source Code Pro" w:hAnsi="Source Code Pro"/>
          <w:b/>
          <w:bCs/>
          <w:color w:val="63B175"/>
          <w:sz w:val="21"/>
          <w:szCs w:val="21"/>
          <w:shd w:val="clear" w:color="auto" w:fill="FAFAFA"/>
          <w:lang w:val="en-US"/>
        </w:rPr>
        <w:t>class</w:t>
      </w:r>
      <w:r w:rsidRPr="009C38D5">
        <w:rPr>
          <w:rStyle w:val="HTML"/>
          <w:rFonts w:ascii="Source Code Pro" w:hAnsi="Source Code Pro"/>
          <w:color w:val="000000"/>
          <w:sz w:val="21"/>
          <w:szCs w:val="21"/>
          <w:shd w:val="clear" w:color="auto" w:fill="FAFAFA"/>
          <w:lang w:val="en-US"/>
        </w:rPr>
        <w:t xml:space="preserve"> </w:t>
      </w:r>
      <w:proofErr w:type="spellStart"/>
      <w:r w:rsidRPr="009C38D5">
        <w:rPr>
          <w:rStyle w:val="hljs-title"/>
          <w:rFonts w:ascii="Source Code Pro" w:hAnsi="Source Code Pro"/>
          <w:b/>
          <w:bCs/>
          <w:color w:val="267438"/>
          <w:sz w:val="21"/>
          <w:szCs w:val="21"/>
          <w:shd w:val="clear" w:color="auto" w:fill="FAFAFA"/>
          <w:lang w:val="en-US"/>
        </w:rPr>
        <w:t>StudentController</w:t>
      </w:r>
      <w:proofErr w:type="spellEnd"/>
      <w:r w:rsidRPr="009C38D5">
        <w:rPr>
          <w:rStyle w:val="HTML"/>
          <w:rFonts w:ascii="Source Code Pro" w:hAnsi="Source Code Pro"/>
          <w:color w:val="000000"/>
          <w:sz w:val="21"/>
          <w:szCs w:val="21"/>
          <w:shd w:val="clear" w:color="auto" w:fill="FAFAFA"/>
          <w:lang w:val="en-US"/>
        </w:rPr>
        <w:t xml:space="preserve"> {</w:t>
      </w:r>
    </w:p>
    <w:p w14:paraId="677912DC"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TML"/>
          <w:rFonts w:ascii="Source Code Pro" w:hAnsi="Source Code Pro"/>
          <w:color w:val="000000"/>
          <w:sz w:val="21"/>
          <w:szCs w:val="21"/>
          <w:shd w:val="clear" w:color="auto" w:fill="FAFAFA"/>
          <w:lang w:val="en-US"/>
        </w:rPr>
        <w:t xml:space="preserve">    </w:t>
      </w:r>
      <w:r w:rsidRPr="009C38D5">
        <w:rPr>
          <w:rStyle w:val="hljs-meta"/>
          <w:rFonts w:ascii="Source Code Pro" w:hAnsi="Source Code Pro"/>
          <w:color w:val="1F7199"/>
          <w:sz w:val="21"/>
          <w:szCs w:val="21"/>
          <w:shd w:val="clear" w:color="auto" w:fill="FAFAFA"/>
          <w:lang w:val="en-US"/>
        </w:rPr>
        <w:t>@</w:t>
      </w:r>
      <w:proofErr w:type="gramStart"/>
      <w:r w:rsidRPr="009C38D5">
        <w:rPr>
          <w:rStyle w:val="hljs-meta"/>
          <w:rFonts w:ascii="Source Code Pro" w:hAnsi="Source Code Pro"/>
          <w:color w:val="1F7199"/>
          <w:sz w:val="21"/>
          <w:szCs w:val="21"/>
          <w:shd w:val="clear" w:color="auto" w:fill="FAFAFA"/>
          <w:lang w:val="en-US"/>
        </w:rPr>
        <w:t>RequestMapping(</w:t>
      </w:r>
      <w:proofErr w:type="gramEnd"/>
      <w:r w:rsidRPr="009C38D5">
        <w:rPr>
          <w:rStyle w:val="hljs-meta"/>
          <w:rFonts w:ascii="Source Code Pro" w:hAnsi="Source Code Pro"/>
          <w:color w:val="1F7199"/>
          <w:sz w:val="21"/>
          <w:szCs w:val="21"/>
          <w:shd w:val="clear" w:color="auto" w:fill="FAFAFA"/>
          <w:lang w:val="en-US"/>
        </w:rPr>
        <w:t>value = "/</w:t>
      </w:r>
      <w:proofErr w:type="spellStart"/>
      <w:r w:rsidRPr="009C38D5">
        <w:rPr>
          <w:rStyle w:val="hljs-meta"/>
          <w:rFonts w:ascii="Source Code Pro" w:hAnsi="Source Code Pro"/>
          <w:color w:val="1F7199"/>
          <w:sz w:val="21"/>
          <w:szCs w:val="21"/>
          <w:shd w:val="clear" w:color="auto" w:fill="FAFAFA"/>
          <w:lang w:val="en-US"/>
        </w:rPr>
        <w:t>saveStudent</w:t>
      </w:r>
      <w:proofErr w:type="spellEnd"/>
      <w:r w:rsidRPr="009C38D5">
        <w:rPr>
          <w:rStyle w:val="hljs-meta"/>
          <w:rFonts w:ascii="Source Code Pro" w:hAnsi="Source Code Pro"/>
          <w:color w:val="1F7199"/>
          <w:sz w:val="21"/>
          <w:szCs w:val="21"/>
          <w:shd w:val="clear" w:color="auto" w:fill="FAFAFA"/>
          <w:lang w:val="en-US"/>
        </w:rPr>
        <w:t xml:space="preserve">", method = </w:t>
      </w:r>
      <w:proofErr w:type="spellStart"/>
      <w:r w:rsidRPr="009C38D5">
        <w:rPr>
          <w:rStyle w:val="hljs-meta"/>
          <w:rFonts w:ascii="Source Code Pro" w:hAnsi="Source Code Pro"/>
          <w:color w:val="1F7199"/>
          <w:sz w:val="21"/>
          <w:szCs w:val="21"/>
          <w:shd w:val="clear" w:color="auto" w:fill="FAFAFA"/>
          <w:lang w:val="en-US"/>
        </w:rPr>
        <w:t>RequestMethod.POST</w:t>
      </w:r>
      <w:proofErr w:type="spellEnd"/>
      <w:r w:rsidRPr="009C38D5">
        <w:rPr>
          <w:rStyle w:val="hljs-meta"/>
          <w:rFonts w:ascii="Source Code Pro" w:hAnsi="Source Code Pro"/>
          <w:color w:val="1F7199"/>
          <w:sz w:val="21"/>
          <w:szCs w:val="21"/>
          <w:shd w:val="clear" w:color="auto" w:fill="FAFAFA"/>
          <w:lang w:val="en-US"/>
        </w:rPr>
        <w:t>)</w:t>
      </w:r>
    </w:p>
    <w:p w14:paraId="2AD57C35"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TML"/>
          <w:rFonts w:ascii="Source Code Pro" w:hAnsi="Source Code Pro"/>
          <w:color w:val="000000"/>
          <w:sz w:val="21"/>
          <w:szCs w:val="21"/>
          <w:shd w:val="clear" w:color="auto" w:fill="FAFAFA"/>
          <w:lang w:val="en-US"/>
        </w:rPr>
        <w:t xml:space="preserve">    </w:t>
      </w:r>
      <w:r w:rsidRPr="009C38D5">
        <w:rPr>
          <w:rStyle w:val="hljs-keyword"/>
          <w:rFonts w:ascii="Source Code Pro" w:hAnsi="Source Code Pro"/>
          <w:b/>
          <w:bCs/>
          <w:color w:val="63B175"/>
          <w:sz w:val="21"/>
          <w:szCs w:val="21"/>
          <w:shd w:val="clear" w:color="auto" w:fill="FAFAFA"/>
          <w:lang w:val="en-US"/>
        </w:rPr>
        <w:t>public</w:t>
      </w:r>
      <w:r w:rsidRPr="009C38D5">
        <w:rPr>
          <w:rStyle w:val="HTML"/>
          <w:rFonts w:ascii="Source Code Pro" w:hAnsi="Source Code Pro"/>
          <w:color w:val="000000"/>
          <w:sz w:val="21"/>
          <w:szCs w:val="21"/>
          <w:shd w:val="clear" w:color="auto" w:fill="FAFAFA"/>
          <w:lang w:val="en-US"/>
        </w:rPr>
        <w:t xml:space="preserve"> String </w:t>
      </w:r>
      <w:proofErr w:type="spellStart"/>
      <w:proofErr w:type="gramStart"/>
      <w:r w:rsidRPr="009C38D5">
        <w:rPr>
          <w:rStyle w:val="hljs-title"/>
          <w:rFonts w:ascii="Source Code Pro" w:hAnsi="Source Code Pro"/>
          <w:b/>
          <w:bCs/>
          <w:color w:val="267438"/>
          <w:sz w:val="21"/>
          <w:szCs w:val="21"/>
          <w:shd w:val="clear" w:color="auto" w:fill="FAFAFA"/>
          <w:lang w:val="en-US"/>
        </w:rPr>
        <w:t>saveStudent</w:t>
      </w:r>
      <w:proofErr w:type="spellEnd"/>
      <w:r w:rsidRPr="009C38D5">
        <w:rPr>
          <w:rStyle w:val="hljs-params"/>
          <w:rFonts w:ascii="Source Code Pro" w:hAnsi="Source Code Pro"/>
          <w:color w:val="000000"/>
          <w:sz w:val="21"/>
          <w:szCs w:val="21"/>
          <w:shd w:val="clear" w:color="auto" w:fill="FAFAFA"/>
          <w:lang w:val="en-US"/>
        </w:rPr>
        <w:t>(</w:t>
      </w:r>
      <w:proofErr w:type="gramEnd"/>
      <w:r w:rsidRPr="009C38D5">
        <w:rPr>
          <w:rStyle w:val="hljs-meta"/>
          <w:rFonts w:ascii="Source Code Pro" w:hAnsi="Source Code Pro"/>
          <w:color w:val="1F7199"/>
          <w:sz w:val="21"/>
          <w:szCs w:val="21"/>
          <w:shd w:val="clear" w:color="auto" w:fill="FAFAFA"/>
          <w:lang w:val="en-US"/>
        </w:rPr>
        <w:t>@ModelAttribute</w:t>
      </w:r>
      <w:r w:rsidRPr="009C38D5">
        <w:rPr>
          <w:rStyle w:val="hljs-params"/>
          <w:rFonts w:ascii="Source Code Pro" w:hAnsi="Source Code Pro"/>
          <w:color w:val="000000"/>
          <w:sz w:val="21"/>
          <w:szCs w:val="21"/>
          <w:shd w:val="clear" w:color="auto" w:fill="FAFAFA"/>
          <w:lang w:val="en-US"/>
        </w:rPr>
        <w:t xml:space="preserve"> Student </w:t>
      </w:r>
      <w:proofErr w:type="spellStart"/>
      <w:r w:rsidRPr="009C38D5">
        <w:rPr>
          <w:rStyle w:val="hljs-params"/>
          <w:rFonts w:ascii="Source Code Pro" w:hAnsi="Source Code Pro"/>
          <w:color w:val="000000"/>
          <w:sz w:val="21"/>
          <w:szCs w:val="21"/>
          <w:shd w:val="clear" w:color="auto" w:fill="FAFAFA"/>
          <w:lang w:val="en-US"/>
        </w:rPr>
        <w:t>student</w:t>
      </w:r>
      <w:proofErr w:type="spellEnd"/>
      <w:r w:rsidRPr="009C38D5">
        <w:rPr>
          <w:rStyle w:val="hljs-params"/>
          <w:rFonts w:ascii="Source Code Pro" w:hAnsi="Source Code Pro"/>
          <w:color w:val="000000"/>
          <w:sz w:val="21"/>
          <w:szCs w:val="21"/>
          <w:shd w:val="clear" w:color="auto" w:fill="FAFAFA"/>
          <w:lang w:val="en-US"/>
        </w:rPr>
        <w:t xml:space="preserve">, </w:t>
      </w:r>
      <w:proofErr w:type="spellStart"/>
      <w:r w:rsidRPr="009C38D5">
        <w:rPr>
          <w:rStyle w:val="hljs-params"/>
          <w:rFonts w:ascii="Source Code Pro" w:hAnsi="Source Code Pro"/>
          <w:color w:val="000000"/>
          <w:sz w:val="21"/>
          <w:szCs w:val="21"/>
          <w:shd w:val="clear" w:color="auto" w:fill="FAFAFA"/>
          <w:lang w:val="en-US"/>
        </w:rPr>
        <w:t>BindingResult</w:t>
      </w:r>
      <w:proofErr w:type="spellEnd"/>
      <w:r w:rsidRPr="009C38D5">
        <w:rPr>
          <w:rStyle w:val="hljs-params"/>
          <w:rFonts w:ascii="Source Code Pro" w:hAnsi="Source Code Pro"/>
          <w:color w:val="000000"/>
          <w:sz w:val="21"/>
          <w:szCs w:val="21"/>
          <w:shd w:val="clear" w:color="auto" w:fill="FAFAFA"/>
          <w:lang w:val="en-US"/>
        </w:rPr>
        <w:t xml:space="preserve"> errors, Model model)</w:t>
      </w:r>
      <w:r w:rsidRPr="009C38D5">
        <w:rPr>
          <w:rStyle w:val="HTML"/>
          <w:rFonts w:ascii="Source Code Pro" w:hAnsi="Source Code Pro"/>
          <w:color w:val="000000"/>
          <w:sz w:val="21"/>
          <w:szCs w:val="21"/>
          <w:shd w:val="clear" w:color="auto" w:fill="FAFAFA"/>
          <w:lang w:val="en-US"/>
        </w:rPr>
        <w:t xml:space="preserve"> {</w:t>
      </w:r>
    </w:p>
    <w:p w14:paraId="5B0AC183"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TML"/>
          <w:rFonts w:ascii="Source Code Pro" w:hAnsi="Source Code Pro"/>
          <w:color w:val="000000"/>
          <w:sz w:val="21"/>
          <w:szCs w:val="21"/>
          <w:shd w:val="clear" w:color="auto" w:fill="FAFAFA"/>
          <w:lang w:val="en-US"/>
        </w:rPr>
        <w:t xml:space="preserve">        </w:t>
      </w:r>
      <w:r w:rsidRPr="009C38D5">
        <w:rPr>
          <w:rStyle w:val="hljs-comment"/>
          <w:rFonts w:ascii="Source Code Pro" w:hAnsi="Source Code Pro"/>
          <w:color w:val="888888"/>
          <w:sz w:val="21"/>
          <w:szCs w:val="21"/>
          <w:shd w:val="clear" w:color="auto" w:fill="FAFAFA"/>
          <w:lang w:val="en-US"/>
        </w:rPr>
        <w:t>// logic to process input data</w:t>
      </w:r>
    </w:p>
    <w:p w14:paraId="46AEAAA3"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TML"/>
          <w:rFonts w:ascii="Source Code Pro" w:hAnsi="Source Code Pro"/>
          <w:color w:val="000000"/>
          <w:sz w:val="21"/>
          <w:szCs w:val="21"/>
          <w:shd w:val="clear" w:color="auto" w:fill="FAFAFA"/>
          <w:lang w:val="en-US"/>
        </w:rPr>
        <w:t xml:space="preserve">    }</w:t>
      </w:r>
    </w:p>
    <w:p w14:paraId="35D50635" w14:textId="28916C0A" w:rsidR="009C38D5" w:rsidRDefault="009C38D5" w:rsidP="009C38D5">
      <w:pPr>
        <w:pStyle w:val="HTML0"/>
        <w:rPr>
          <w:sz w:val="24"/>
          <w:szCs w:val="24"/>
          <w:lang w:val="en-US"/>
        </w:rPr>
      </w:pPr>
      <w:r w:rsidRPr="009C38D5">
        <w:rPr>
          <w:rStyle w:val="HTML"/>
          <w:rFonts w:ascii="Source Code Pro" w:hAnsi="Source Code Pro"/>
          <w:color w:val="000000"/>
          <w:sz w:val="21"/>
          <w:szCs w:val="21"/>
          <w:shd w:val="clear" w:color="auto" w:fill="FAFAFA"/>
          <w:lang w:val="en-US"/>
        </w:rPr>
        <w:t>}</w:t>
      </w:r>
    </w:p>
    <w:p w14:paraId="6DEA7F4A" w14:textId="77777777" w:rsidR="0020041C" w:rsidRPr="009C38D5" w:rsidRDefault="0020041C" w:rsidP="009C38D5">
      <w:pPr>
        <w:pStyle w:val="HTML0"/>
        <w:rPr>
          <w:sz w:val="24"/>
          <w:szCs w:val="24"/>
          <w:lang w:val="en-US"/>
        </w:rPr>
      </w:pPr>
    </w:p>
    <w:p w14:paraId="485BF4AC" w14:textId="77777777" w:rsidR="009C38D5" w:rsidRPr="009C38D5" w:rsidRDefault="009C38D5" w:rsidP="009C38D5">
      <w:pPr>
        <w:pStyle w:val="brush"/>
        <w:spacing w:before="0" w:beforeAutospacing="0" w:after="150" w:afterAutospacing="0"/>
        <w:rPr>
          <w:color w:val="000000"/>
          <w:lang w:val="en-US"/>
        </w:rPr>
      </w:pPr>
      <w:r w:rsidRPr="009C38D5">
        <w:rPr>
          <w:color w:val="000000"/>
          <w:lang w:val="en-US"/>
        </w:rPr>
        <w:t>The </w:t>
      </w:r>
      <w:r w:rsidRPr="009C38D5">
        <w:rPr>
          <w:rStyle w:val="a6"/>
          <w:color w:val="000000"/>
          <w:lang w:val="en-US"/>
        </w:rPr>
        <w:t>@RequestMapping</w:t>
      </w:r>
      <w:r w:rsidRPr="009C38D5">
        <w:rPr>
          <w:color w:val="000000"/>
          <w:lang w:val="en-US"/>
        </w:rPr>
        <w:t> annotation maps the controller method with the URL provided in the form. The annotated method </w:t>
      </w:r>
      <w:proofErr w:type="spellStart"/>
      <w:proofErr w:type="gramStart"/>
      <w:r w:rsidRPr="009C38D5">
        <w:rPr>
          <w:rStyle w:val="a6"/>
          <w:color w:val="000000"/>
          <w:lang w:val="en-US"/>
        </w:rPr>
        <w:t>saveStudent</w:t>
      </w:r>
      <w:proofErr w:type="spellEnd"/>
      <w:r w:rsidRPr="009C38D5">
        <w:rPr>
          <w:rStyle w:val="a6"/>
          <w:color w:val="000000"/>
          <w:lang w:val="en-US"/>
        </w:rPr>
        <w:t>(</w:t>
      </w:r>
      <w:proofErr w:type="gramEnd"/>
      <w:r w:rsidRPr="009C38D5">
        <w:rPr>
          <w:rStyle w:val="a6"/>
          <w:color w:val="000000"/>
          <w:lang w:val="en-US"/>
        </w:rPr>
        <w:t>)</w:t>
      </w:r>
      <w:r w:rsidRPr="009C38D5">
        <w:rPr>
          <w:color w:val="000000"/>
          <w:lang w:val="en-US"/>
        </w:rPr>
        <w:t> performs the required processing for the submitted form. Finally, the </w:t>
      </w:r>
      <w:r w:rsidRPr="009C38D5">
        <w:rPr>
          <w:rStyle w:val="a6"/>
          <w:color w:val="000000"/>
          <w:lang w:val="en-US"/>
        </w:rPr>
        <w:t>@ModelAttribute</w:t>
      </w:r>
      <w:r w:rsidRPr="009C38D5">
        <w:rPr>
          <w:color w:val="000000"/>
          <w:lang w:val="en-US"/>
        </w:rPr>
        <w:t> annotation binds the form fields to the </w:t>
      </w:r>
      <w:r w:rsidRPr="009C38D5">
        <w:rPr>
          <w:rStyle w:val="a6"/>
          <w:color w:val="000000"/>
          <w:lang w:val="en-US"/>
        </w:rPr>
        <w:t>student</w:t>
      </w:r>
      <w:r w:rsidRPr="009C38D5">
        <w:rPr>
          <w:color w:val="000000"/>
          <w:lang w:val="en-US"/>
        </w:rPr>
        <w:t> object.</w:t>
      </w:r>
    </w:p>
    <w:p w14:paraId="0AC64706" w14:textId="77777777" w:rsidR="009C38D5" w:rsidRPr="009C38D5" w:rsidRDefault="009C38D5" w:rsidP="009C38D5">
      <w:pPr>
        <w:pStyle w:val="2"/>
        <w:spacing w:before="504" w:beforeAutospacing="0" w:after="312" w:afterAutospacing="0"/>
        <w:rPr>
          <w:rFonts w:ascii="inherit" w:hAnsi="inherit"/>
          <w:color w:val="000000"/>
          <w:sz w:val="44"/>
          <w:szCs w:val="44"/>
          <w:lang w:val="en-US"/>
        </w:rPr>
      </w:pPr>
      <w:r w:rsidRPr="009C38D5">
        <w:rPr>
          <w:rStyle w:val="a4"/>
          <w:rFonts w:ascii="inherit" w:hAnsi="inherit"/>
          <w:b/>
          <w:bCs/>
          <w:color w:val="000000"/>
          <w:sz w:val="44"/>
          <w:szCs w:val="44"/>
          <w:lang w:val="en-US"/>
        </w:rPr>
        <w:t>8. Displaying Validation Errors</w:t>
      </w:r>
    </w:p>
    <w:p w14:paraId="739F712A" w14:textId="77777777" w:rsidR="009C38D5" w:rsidRPr="009C38D5" w:rsidRDefault="009C38D5" w:rsidP="009C38D5">
      <w:pPr>
        <w:pStyle w:val="brush"/>
        <w:spacing w:before="0" w:beforeAutospacing="0" w:after="150" w:afterAutospacing="0"/>
        <w:rPr>
          <w:color w:val="000000"/>
          <w:lang w:val="en-US"/>
        </w:rPr>
      </w:pPr>
      <w:r w:rsidRPr="009C38D5">
        <w:rPr>
          <w:color w:val="000000"/>
          <w:lang w:val="en-US"/>
        </w:rPr>
        <w:t>We can use the </w:t>
      </w:r>
      <w:r w:rsidRPr="009C38D5">
        <w:rPr>
          <w:rStyle w:val="a6"/>
          <w:color w:val="000000"/>
          <w:lang w:val="en-US"/>
        </w:rPr>
        <w:t>#</w:t>
      </w:r>
      <w:proofErr w:type="gramStart"/>
      <w:r w:rsidRPr="009C38D5">
        <w:rPr>
          <w:rStyle w:val="a6"/>
          <w:color w:val="000000"/>
          <w:lang w:val="en-US"/>
        </w:rPr>
        <w:t>fields.hasErrors</w:t>
      </w:r>
      <w:proofErr w:type="gramEnd"/>
      <w:r w:rsidRPr="009C38D5">
        <w:rPr>
          <w:rStyle w:val="a6"/>
          <w:color w:val="000000"/>
          <w:lang w:val="en-US"/>
        </w:rPr>
        <w:t>()</w:t>
      </w:r>
      <w:r w:rsidRPr="009C38D5">
        <w:rPr>
          <w:color w:val="000000"/>
          <w:lang w:val="en-US"/>
        </w:rPr>
        <w:t> function to check if a field has any validation errors. And we use the </w:t>
      </w:r>
      <w:r w:rsidRPr="009C38D5">
        <w:rPr>
          <w:rStyle w:val="a6"/>
          <w:color w:val="000000"/>
          <w:lang w:val="en-US"/>
        </w:rPr>
        <w:t>#</w:t>
      </w:r>
      <w:proofErr w:type="gramStart"/>
      <w:r w:rsidRPr="009C38D5">
        <w:rPr>
          <w:rStyle w:val="a6"/>
          <w:color w:val="000000"/>
          <w:lang w:val="en-US"/>
        </w:rPr>
        <w:t>fields.errors</w:t>
      </w:r>
      <w:proofErr w:type="gramEnd"/>
      <w:r w:rsidRPr="009C38D5">
        <w:rPr>
          <w:rStyle w:val="a6"/>
          <w:color w:val="000000"/>
          <w:lang w:val="en-US"/>
        </w:rPr>
        <w:t>()</w:t>
      </w:r>
      <w:r w:rsidRPr="009C38D5">
        <w:rPr>
          <w:color w:val="000000"/>
          <w:lang w:val="en-US"/>
        </w:rPr>
        <w:t> function to display errors for a particular field. The field name is the input parameter for both these functions.</w:t>
      </w:r>
    </w:p>
    <w:p w14:paraId="46C55D1B" w14:textId="77777777" w:rsidR="009C38D5" w:rsidRPr="009C38D5" w:rsidRDefault="009C38D5" w:rsidP="009C38D5">
      <w:pPr>
        <w:pStyle w:val="brush"/>
        <w:spacing w:before="0" w:beforeAutospacing="0" w:after="150" w:afterAutospacing="0"/>
        <w:rPr>
          <w:color w:val="000000"/>
          <w:lang w:val="en-US"/>
        </w:rPr>
      </w:pPr>
      <w:r w:rsidRPr="009C38D5">
        <w:rPr>
          <w:color w:val="000000"/>
          <w:lang w:val="en-US"/>
        </w:rPr>
        <w:t>Let's take a look at the HTML code to iterate and display the errors for each of the fields in the form:</w:t>
      </w:r>
    </w:p>
    <w:p w14:paraId="1C91B099"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ljs-tag"/>
          <w:rFonts w:ascii="Source Code Pro" w:hAnsi="Source Code Pro"/>
          <w:color w:val="000000"/>
          <w:sz w:val="21"/>
          <w:szCs w:val="21"/>
          <w:shd w:val="clear" w:color="auto" w:fill="FAFAFA"/>
          <w:lang w:val="en-US"/>
        </w:rPr>
        <w:t>&lt;</w:t>
      </w:r>
      <w:proofErr w:type="spellStart"/>
      <w:r w:rsidRPr="009C38D5">
        <w:rPr>
          <w:rStyle w:val="hljs-name"/>
          <w:rFonts w:ascii="Source Code Pro" w:hAnsi="Source Code Pro"/>
          <w:b/>
          <w:bCs/>
          <w:color w:val="63B175"/>
          <w:sz w:val="21"/>
          <w:szCs w:val="21"/>
          <w:shd w:val="clear" w:color="auto" w:fill="FAFAFA"/>
          <w:lang w:val="en-US"/>
        </w:rPr>
        <w:t>ul</w:t>
      </w:r>
      <w:proofErr w:type="spellEnd"/>
      <w:r w:rsidRPr="009C38D5">
        <w:rPr>
          <w:rStyle w:val="hljs-tag"/>
          <w:rFonts w:ascii="Source Code Pro" w:hAnsi="Source Code Pro"/>
          <w:color w:val="000000"/>
          <w:sz w:val="21"/>
          <w:szCs w:val="21"/>
          <w:shd w:val="clear" w:color="auto" w:fill="FAFAFA"/>
          <w:lang w:val="en-US"/>
        </w:rPr>
        <w:t>&gt;</w:t>
      </w:r>
    </w:p>
    <w:p w14:paraId="1C30A49E"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TML"/>
          <w:rFonts w:ascii="Source Code Pro" w:hAnsi="Source Code Pro"/>
          <w:color w:val="000000"/>
          <w:sz w:val="21"/>
          <w:szCs w:val="21"/>
          <w:shd w:val="clear" w:color="auto" w:fill="FAFAFA"/>
          <w:lang w:val="en-US"/>
        </w:rPr>
        <w:t xml:space="preserve">    </w:t>
      </w:r>
      <w:r w:rsidRPr="009C38D5">
        <w:rPr>
          <w:rStyle w:val="hljs-tag"/>
          <w:rFonts w:ascii="Source Code Pro" w:hAnsi="Source Code Pro"/>
          <w:color w:val="000000"/>
          <w:sz w:val="21"/>
          <w:szCs w:val="21"/>
          <w:shd w:val="clear" w:color="auto" w:fill="FAFAFA"/>
          <w:lang w:val="en-US"/>
        </w:rPr>
        <w:t>&lt;</w:t>
      </w:r>
      <w:r w:rsidRPr="009C38D5">
        <w:rPr>
          <w:rStyle w:val="hljs-name"/>
          <w:rFonts w:ascii="Source Code Pro" w:hAnsi="Source Code Pro"/>
          <w:b/>
          <w:bCs/>
          <w:color w:val="63B175"/>
          <w:sz w:val="21"/>
          <w:szCs w:val="21"/>
          <w:shd w:val="clear" w:color="auto" w:fill="FAFAFA"/>
          <w:lang w:val="en-US"/>
        </w:rPr>
        <w:t>li</w:t>
      </w:r>
      <w:r w:rsidRPr="009C38D5">
        <w:rPr>
          <w:rStyle w:val="hljs-tag"/>
          <w:rFonts w:ascii="Source Code Pro" w:hAnsi="Source Code Pro"/>
          <w:color w:val="000000"/>
          <w:sz w:val="21"/>
          <w:szCs w:val="21"/>
          <w:shd w:val="clear" w:color="auto" w:fill="FAFAFA"/>
          <w:lang w:val="en-US"/>
        </w:rPr>
        <w:t xml:space="preserve"> </w:t>
      </w:r>
      <w:proofErr w:type="spellStart"/>
      <w:proofErr w:type="gramStart"/>
      <w:r w:rsidRPr="009C38D5">
        <w:rPr>
          <w:rStyle w:val="hljs-attr"/>
          <w:rFonts w:ascii="Source Code Pro" w:hAnsi="Source Code Pro"/>
          <w:color w:val="000000"/>
          <w:sz w:val="21"/>
          <w:szCs w:val="21"/>
          <w:shd w:val="clear" w:color="auto" w:fill="FAFAFA"/>
          <w:lang w:val="en-US"/>
        </w:rPr>
        <w:t>th:each</w:t>
      </w:r>
      <w:proofErr w:type="spellEnd"/>
      <w:proofErr w:type="gramEnd"/>
      <w:r w:rsidRPr="009C38D5">
        <w:rPr>
          <w:rStyle w:val="hljs-tag"/>
          <w:rFonts w:ascii="Source Code Pro" w:hAnsi="Source Code Pro"/>
          <w:color w:val="000000"/>
          <w:sz w:val="21"/>
          <w:szCs w:val="21"/>
          <w:shd w:val="clear" w:color="auto" w:fill="FAFAFA"/>
          <w:lang w:val="en-US"/>
        </w:rPr>
        <w:t>=</w:t>
      </w:r>
      <w:r w:rsidRPr="009C38D5">
        <w:rPr>
          <w:rStyle w:val="hljs-string"/>
          <w:rFonts w:ascii="Source Code Pro" w:hAnsi="Source Code Pro"/>
          <w:color w:val="4E9359"/>
          <w:sz w:val="21"/>
          <w:szCs w:val="21"/>
          <w:shd w:val="clear" w:color="auto" w:fill="FAFAFA"/>
          <w:lang w:val="en-US"/>
        </w:rPr>
        <w:t>"err : ${#fields.errors('id')}"</w:t>
      </w:r>
      <w:r w:rsidRPr="009C38D5">
        <w:rPr>
          <w:rStyle w:val="hljs-tag"/>
          <w:rFonts w:ascii="Source Code Pro" w:hAnsi="Source Code Pro"/>
          <w:color w:val="000000"/>
          <w:sz w:val="21"/>
          <w:szCs w:val="21"/>
          <w:shd w:val="clear" w:color="auto" w:fill="FAFAFA"/>
          <w:lang w:val="en-US"/>
        </w:rPr>
        <w:t xml:space="preserve"> </w:t>
      </w:r>
      <w:proofErr w:type="spellStart"/>
      <w:r w:rsidRPr="009C38D5">
        <w:rPr>
          <w:rStyle w:val="hljs-attr"/>
          <w:rFonts w:ascii="Source Code Pro" w:hAnsi="Source Code Pro"/>
          <w:color w:val="000000"/>
          <w:sz w:val="21"/>
          <w:szCs w:val="21"/>
          <w:shd w:val="clear" w:color="auto" w:fill="FAFAFA"/>
          <w:lang w:val="en-US"/>
        </w:rPr>
        <w:t>th:text</w:t>
      </w:r>
      <w:proofErr w:type="spellEnd"/>
      <w:r w:rsidRPr="009C38D5">
        <w:rPr>
          <w:rStyle w:val="hljs-tag"/>
          <w:rFonts w:ascii="Source Code Pro" w:hAnsi="Source Code Pro"/>
          <w:color w:val="000000"/>
          <w:sz w:val="21"/>
          <w:szCs w:val="21"/>
          <w:shd w:val="clear" w:color="auto" w:fill="FAFAFA"/>
          <w:lang w:val="en-US"/>
        </w:rPr>
        <w:t>=</w:t>
      </w:r>
      <w:r w:rsidRPr="009C38D5">
        <w:rPr>
          <w:rStyle w:val="hljs-string"/>
          <w:rFonts w:ascii="Source Code Pro" w:hAnsi="Source Code Pro"/>
          <w:color w:val="4E9359"/>
          <w:sz w:val="21"/>
          <w:szCs w:val="21"/>
          <w:shd w:val="clear" w:color="auto" w:fill="FAFAFA"/>
          <w:lang w:val="en-US"/>
        </w:rPr>
        <w:t>"${err}"</w:t>
      </w:r>
      <w:r w:rsidRPr="009C38D5">
        <w:rPr>
          <w:rStyle w:val="hljs-tag"/>
          <w:rFonts w:ascii="Source Code Pro" w:hAnsi="Source Code Pro"/>
          <w:color w:val="000000"/>
          <w:sz w:val="21"/>
          <w:szCs w:val="21"/>
          <w:shd w:val="clear" w:color="auto" w:fill="FAFAFA"/>
          <w:lang w:val="en-US"/>
        </w:rPr>
        <w:t xml:space="preserve"> /&gt;</w:t>
      </w:r>
    </w:p>
    <w:p w14:paraId="1127FC5F"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TML"/>
          <w:rFonts w:ascii="Source Code Pro" w:hAnsi="Source Code Pro"/>
          <w:color w:val="000000"/>
          <w:sz w:val="21"/>
          <w:szCs w:val="21"/>
          <w:shd w:val="clear" w:color="auto" w:fill="FAFAFA"/>
          <w:lang w:val="en-US"/>
        </w:rPr>
        <w:lastRenderedPageBreak/>
        <w:t xml:space="preserve">    </w:t>
      </w:r>
      <w:r w:rsidRPr="009C38D5">
        <w:rPr>
          <w:rStyle w:val="hljs-tag"/>
          <w:rFonts w:ascii="Source Code Pro" w:hAnsi="Source Code Pro"/>
          <w:color w:val="000000"/>
          <w:sz w:val="21"/>
          <w:szCs w:val="21"/>
          <w:shd w:val="clear" w:color="auto" w:fill="FAFAFA"/>
          <w:lang w:val="en-US"/>
        </w:rPr>
        <w:t>&lt;</w:t>
      </w:r>
      <w:r w:rsidRPr="009C38D5">
        <w:rPr>
          <w:rStyle w:val="hljs-name"/>
          <w:rFonts w:ascii="Source Code Pro" w:hAnsi="Source Code Pro"/>
          <w:b/>
          <w:bCs/>
          <w:color w:val="63B175"/>
          <w:sz w:val="21"/>
          <w:szCs w:val="21"/>
          <w:shd w:val="clear" w:color="auto" w:fill="FAFAFA"/>
          <w:lang w:val="en-US"/>
        </w:rPr>
        <w:t>li</w:t>
      </w:r>
      <w:r w:rsidRPr="009C38D5">
        <w:rPr>
          <w:rStyle w:val="hljs-tag"/>
          <w:rFonts w:ascii="Source Code Pro" w:hAnsi="Source Code Pro"/>
          <w:color w:val="000000"/>
          <w:sz w:val="21"/>
          <w:szCs w:val="21"/>
          <w:shd w:val="clear" w:color="auto" w:fill="FAFAFA"/>
          <w:lang w:val="en-US"/>
        </w:rPr>
        <w:t xml:space="preserve"> </w:t>
      </w:r>
      <w:proofErr w:type="spellStart"/>
      <w:proofErr w:type="gramStart"/>
      <w:r w:rsidRPr="009C38D5">
        <w:rPr>
          <w:rStyle w:val="hljs-attr"/>
          <w:rFonts w:ascii="Source Code Pro" w:hAnsi="Source Code Pro"/>
          <w:color w:val="000000"/>
          <w:sz w:val="21"/>
          <w:szCs w:val="21"/>
          <w:shd w:val="clear" w:color="auto" w:fill="FAFAFA"/>
          <w:lang w:val="en-US"/>
        </w:rPr>
        <w:t>th:each</w:t>
      </w:r>
      <w:proofErr w:type="spellEnd"/>
      <w:proofErr w:type="gramEnd"/>
      <w:r w:rsidRPr="009C38D5">
        <w:rPr>
          <w:rStyle w:val="hljs-tag"/>
          <w:rFonts w:ascii="Source Code Pro" w:hAnsi="Source Code Pro"/>
          <w:color w:val="000000"/>
          <w:sz w:val="21"/>
          <w:szCs w:val="21"/>
          <w:shd w:val="clear" w:color="auto" w:fill="FAFAFA"/>
          <w:lang w:val="en-US"/>
        </w:rPr>
        <w:t>=</w:t>
      </w:r>
      <w:r w:rsidRPr="009C38D5">
        <w:rPr>
          <w:rStyle w:val="hljs-string"/>
          <w:rFonts w:ascii="Source Code Pro" w:hAnsi="Source Code Pro"/>
          <w:color w:val="4E9359"/>
          <w:sz w:val="21"/>
          <w:szCs w:val="21"/>
          <w:shd w:val="clear" w:color="auto" w:fill="FAFAFA"/>
          <w:lang w:val="en-US"/>
        </w:rPr>
        <w:t>"err : ${#fields.errors('name')}"</w:t>
      </w:r>
      <w:r w:rsidRPr="009C38D5">
        <w:rPr>
          <w:rStyle w:val="hljs-tag"/>
          <w:rFonts w:ascii="Source Code Pro" w:hAnsi="Source Code Pro"/>
          <w:color w:val="000000"/>
          <w:sz w:val="21"/>
          <w:szCs w:val="21"/>
          <w:shd w:val="clear" w:color="auto" w:fill="FAFAFA"/>
          <w:lang w:val="en-US"/>
        </w:rPr>
        <w:t xml:space="preserve"> </w:t>
      </w:r>
      <w:proofErr w:type="spellStart"/>
      <w:r w:rsidRPr="009C38D5">
        <w:rPr>
          <w:rStyle w:val="hljs-attr"/>
          <w:rFonts w:ascii="Source Code Pro" w:hAnsi="Source Code Pro"/>
          <w:color w:val="000000"/>
          <w:sz w:val="21"/>
          <w:szCs w:val="21"/>
          <w:shd w:val="clear" w:color="auto" w:fill="FAFAFA"/>
          <w:lang w:val="en-US"/>
        </w:rPr>
        <w:t>th:text</w:t>
      </w:r>
      <w:proofErr w:type="spellEnd"/>
      <w:r w:rsidRPr="009C38D5">
        <w:rPr>
          <w:rStyle w:val="hljs-tag"/>
          <w:rFonts w:ascii="Source Code Pro" w:hAnsi="Source Code Pro"/>
          <w:color w:val="000000"/>
          <w:sz w:val="21"/>
          <w:szCs w:val="21"/>
          <w:shd w:val="clear" w:color="auto" w:fill="FAFAFA"/>
          <w:lang w:val="en-US"/>
        </w:rPr>
        <w:t>=</w:t>
      </w:r>
      <w:r w:rsidRPr="009C38D5">
        <w:rPr>
          <w:rStyle w:val="hljs-string"/>
          <w:rFonts w:ascii="Source Code Pro" w:hAnsi="Source Code Pro"/>
          <w:color w:val="4E9359"/>
          <w:sz w:val="21"/>
          <w:szCs w:val="21"/>
          <w:shd w:val="clear" w:color="auto" w:fill="FAFAFA"/>
          <w:lang w:val="en-US"/>
        </w:rPr>
        <w:t>"${err}"</w:t>
      </w:r>
      <w:r w:rsidRPr="009C38D5">
        <w:rPr>
          <w:rStyle w:val="hljs-tag"/>
          <w:rFonts w:ascii="Source Code Pro" w:hAnsi="Source Code Pro"/>
          <w:color w:val="000000"/>
          <w:sz w:val="21"/>
          <w:szCs w:val="21"/>
          <w:shd w:val="clear" w:color="auto" w:fill="FAFAFA"/>
          <w:lang w:val="en-US"/>
        </w:rPr>
        <w:t xml:space="preserve"> /&gt;</w:t>
      </w:r>
    </w:p>
    <w:p w14:paraId="46097A1D" w14:textId="0D4DC275" w:rsidR="009C38D5" w:rsidRDefault="009C38D5" w:rsidP="009C38D5">
      <w:pPr>
        <w:pStyle w:val="HTML0"/>
        <w:rPr>
          <w:sz w:val="24"/>
          <w:szCs w:val="24"/>
          <w:lang w:val="en-US"/>
        </w:rPr>
      </w:pPr>
      <w:r w:rsidRPr="009C38D5">
        <w:rPr>
          <w:rStyle w:val="hljs-tag"/>
          <w:rFonts w:ascii="Source Code Pro" w:hAnsi="Source Code Pro"/>
          <w:color w:val="000000"/>
          <w:sz w:val="21"/>
          <w:szCs w:val="21"/>
          <w:shd w:val="clear" w:color="auto" w:fill="FAFAFA"/>
          <w:lang w:val="en-US"/>
        </w:rPr>
        <w:t>&lt;/</w:t>
      </w:r>
      <w:proofErr w:type="spellStart"/>
      <w:r w:rsidRPr="009C38D5">
        <w:rPr>
          <w:rStyle w:val="hljs-name"/>
          <w:rFonts w:ascii="Source Code Pro" w:hAnsi="Source Code Pro"/>
          <w:b/>
          <w:bCs/>
          <w:color w:val="63B175"/>
          <w:sz w:val="21"/>
          <w:szCs w:val="21"/>
          <w:shd w:val="clear" w:color="auto" w:fill="FAFAFA"/>
          <w:lang w:val="en-US"/>
        </w:rPr>
        <w:t>ul</w:t>
      </w:r>
      <w:proofErr w:type="spellEnd"/>
      <w:r w:rsidRPr="009C38D5">
        <w:rPr>
          <w:rStyle w:val="hljs-tag"/>
          <w:rFonts w:ascii="Source Code Pro" w:hAnsi="Source Code Pro"/>
          <w:color w:val="000000"/>
          <w:sz w:val="21"/>
          <w:szCs w:val="21"/>
          <w:shd w:val="clear" w:color="auto" w:fill="FAFAFA"/>
          <w:lang w:val="en-US"/>
        </w:rPr>
        <w:t>&gt;</w:t>
      </w:r>
    </w:p>
    <w:p w14:paraId="7B29CA6F" w14:textId="77777777" w:rsidR="0020041C" w:rsidRPr="009C38D5" w:rsidRDefault="0020041C" w:rsidP="009C38D5">
      <w:pPr>
        <w:pStyle w:val="HTML0"/>
        <w:rPr>
          <w:sz w:val="24"/>
          <w:szCs w:val="24"/>
          <w:lang w:val="en-US"/>
        </w:rPr>
      </w:pPr>
    </w:p>
    <w:p w14:paraId="749E8DD0" w14:textId="77777777" w:rsidR="009C38D5" w:rsidRPr="009C38D5" w:rsidRDefault="009C38D5" w:rsidP="009C38D5">
      <w:pPr>
        <w:pStyle w:val="brush"/>
        <w:spacing w:before="0" w:beforeAutospacing="0" w:after="150" w:afterAutospacing="0"/>
        <w:rPr>
          <w:color w:val="000000"/>
          <w:lang w:val="en-US"/>
        </w:rPr>
      </w:pPr>
      <w:r w:rsidRPr="009C38D5">
        <w:rPr>
          <w:color w:val="000000"/>
          <w:lang w:val="en-US"/>
        </w:rPr>
        <w:t>Instead of field name, the above functions accept the wild card character </w:t>
      </w:r>
      <w:r w:rsidRPr="009C38D5">
        <w:rPr>
          <w:rStyle w:val="a6"/>
          <w:color w:val="000000"/>
          <w:lang w:val="en-US"/>
        </w:rPr>
        <w:t>*</w:t>
      </w:r>
      <w:r w:rsidRPr="009C38D5">
        <w:rPr>
          <w:color w:val="000000"/>
          <w:lang w:val="en-US"/>
        </w:rPr>
        <w:t> or the constant </w:t>
      </w:r>
      <w:r w:rsidRPr="009C38D5">
        <w:rPr>
          <w:rStyle w:val="a6"/>
          <w:color w:val="000000"/>
          <w:lang w:val="en-US"/>
        </w:rPr>
        <w:t>all</w:t>
      </w:r>
      <w:r w:rsidRPr="009C38D5">
        <w:rPr>
          <w:color w:val="000000"/>
          <w:lang w:val="en-US"/>
        </w:rPr>
        <w:t> to indicate all fields. We used the </w:t>
      </w:r>
      <w:proofErr w:type="spellStart"/>
      <w:proofErr w:type="gramStart"/>
      <w:r w:rsidRPr="009C38D5">
        <w:rPr>
          <w:rStyle w:val="a6"/>
          <w:color w:val="000000"/>
          <w:lang w:val="en-US"/>
        </w:rPr>
        <w:t>th:each</w:t>
      </w:r>
      <w:proofErr w:type="spellEnd"/>
      <w:proofErr w:type="gramEnd"/>
      <w:r w:rsidRPr="009C38D5">
        <w:rPr>
          <w:color w:val="000000"/>
          <w:lang w:val="en-US"/>
        </w:rPr>
        <w:t> attribute to iterate the multiple errors that may be present for each of the fields.</w:t>
      </w:r>
    </w:p>
    <w:p w14:paraId="01B35842" w14:textId="77777777" w:rsidR="009C38D5" w:rsidRPr="009C38D5" w:rsidRDefault="009C38D5" w:rsidP="009C38D5">
      <w:pPr>
        <w:pStyle w:val="brush"/>
        <w:spacing w:before="0" w:beforeAutospacing="0" w:after="150" w:afterAutospacing="0"/>
        <w:rPr>
          <w:color w:val="000000"/>
          <w:lang w:val="en-US"/>
        </w:rPr>
      </w:pPr>
      <w:r w:rsidRPr="009C38D5">
        <w:rPr>
          <w:color w:val="000000"/>
          <w:lang w:val="en-US"/>
        </w:rPr>
        <w:t>Here's the previous HTML code rewritten using the wildcard </w:t>
      </w:r>
      <w:r w:rsidRPr="009C38D5">
        <w:rPr>
          <w:rStyle w:val="a6"/>
          <w:color w:val="000000"/>
          <w:lang w:val="en-US"/>
        </w:rPr>
        <w:t>*</w:t>
      </w:r>
      <w:r w:rsidRPr="009C38D5">
        <w:rPr>
          <w:color w:val="000000"/>
          <w:lang w:val="en-US"/>
        </w:rPr>
        <w:t>:</w:t>
      </w:r>
    </w:p>
    <w:p w14:paraId="584D7A79"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ljs-tag"/>
          <w:rFonts w:ascii="Source Code Pro" w:hAnsi="Source Code Pro"/>
          <w:color w:val="000000"/>
          <w:sz w:val="21"/>
          <w:szCs w:val="21"/>
          <w:shd w:val="clear" w:color="auto" w:fill="FAFAFA"/>
          <w:lang w:val="en-US"/>
        </w:rPr>
        <w:t>&lt;</w:t>
      </w:r>
      <w:proofErr w:type="spellStart"/>
      <w:r w:rsidRPr="009C38D5">
        <w:rPr>
          <w:rStyle w:val="hljs-name"/>
          <w:rFonts w:ascii="Source Code Pro" w:hAnsi="Source Code Pro"/>
          <w:b/>
          <w:bCs/>
          <w:color w:val="63B175"/>
          <w:sz w:val="21"/>
          <w:szCs w:val="21"/>
          <w:shd w:val="clear" w:color="auto" w:fill="FAFAFA"/>
          <w:lang w:val="en-US"/>
        </w:rPr>
        <w:t>ul</w:t>
      </w:r>
      <w:proofErr w:type="spellEnd"/>
      <w:r w:rsidRPr="009C38D5">
        <w:rPr>
          <w:rStyle w:val="hljs-tag"/>
          <w:rFonts w:ascii="Source Code Pro" w:hAnsi="Source Code Pro"/>
          <w:color w:val="000000"/>
          <w:sz w:val="21"/>
          <w:szCs w:val="21"/>
          <w:shd w:val="clear" w:color="auto" w:fill="FAFAFA"/>
          <w:lang w:val="en-US"/>
        </w:rPr>
        <w:t>&gt;</w:t>
      </w:r>
    </w:p>
    <w:p w14:paraId="2F604B07"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TML"/>
          <w:rFonts w:ascii="Source Code Pro" w:hAnsi="Source Code Pro"/>
          <w:color w:val="000000"/>
          <w:sz w:val="21"/>
          <w:szCs w:val="21"/>
          <w:shd w:val="clear" w:color="auto" w:fill="FAFAFA"/>
          <w:lang w:val="en-US"/>
        </w:rPr>
        <w:t xml:space="preserve">    </w:t>
      </w:r>
      <w:r w:rsidRPr="009C38D5">
        <w:rPr>
          <w:rStyle w:val="hljs-tag"/>
          <w:rFonts w:ascii="Source Code Pro" w:hAnsi="Source Code Pro"/>
          <w:color w:val="000000"/>
          <w:sz w:val="21"/>
          <w:szCs w:val="21"/>
          <w:shd w:val="clear" w:color="auto" w:fill="FAFAFA"/>
          <w:lang w:val="en-US"/>
        </w:rPr>
        <w:t>&lt;</w:t>
      </w:r>
      <w:r w:rsidRPr="009C38D5">
        <w:rPr>
          <w:rStyle w:val="hljs-name"/>
          <w:rFonts w:ascii="Source Code Pro" w:hAnsi="Source Code Pro"/>
          <w:b/>
          <w:bCs/>
          <w:color w:val="63B175"/>
          <w:sz w:val="21"/>
          <w:szCs w:val="21"/>
          <w:shd w:val="clear" w:color="auto" w:fill="FAFAFA"/>
          <w:lang w:val="en-US"/>
        </w:rPr>
        <w:t>li</w:t>
      </w:r>
      <w:r w:rsidRPr="009C38D5">
        <w:rPr>
          <w:rStyle w:val="hljs-tag"/>
          <w:rFonts w:ascii="Source Code Pro" w:hAnsi="Source Code Pro"/>
          <w:color w:val="000000"/>
          <w:sz w:val="21"/>
          <w:szCs w:val="21"/>
          <w:shd w:val="clear" w:color="auto" w:fill="FAFAFA"/>
          <w:lang w:val="en-US"/>
        </w:rPr>
        <w:t xml:space="preserve"> </w:t>
      </w:r>
      <w:proofErr w:type="spellStart"/>
      <w:proofErr w:type="gramStart"/>
      <w:r w:rsidRPr="009C38D5">
        <w:rPr>
          <w:rStyle w:val="hljs-attr"/>
          <w:rFonts w:ascii="Source Code Pro" w:hAnsi="Source Code Pro"/>
          <w:color w:val="000000"/>
          <w:sz w:val="21"/>
          <w:szCs w:val="21"/>
          <w:shd w:val="clear" w:color="auto" w:fill="FAFAFA"/>
          <w:lang w:val="en-US"/>
        </w:rPr>
        <w:t>th:each</w:t>
      </w:r>
      <w:proofErr w:type="spellEnd"/>
      <w:proofErr w:type="gramEnd"/>
      <w:r w:rsidRPr="009C38D5">
        <w:rPr>
          <w:rStyle w:val="hljs-tag"/>
          <w:rFonts w:ascii="Source Code Pro" w:hAnsi="Source Code Pro"/>
          <w:color w:val="000000"/>
          <w:sz w:val="21"/>
          <w:szCs w:val="21"/>
          <w:shd w:val="clear" w:color="auto" w:fill="FAFAFA"/>
          <w:lang w:val="en-US"/>
        </w:rPr>
        <w:t>=</w:t>
      </w:r>
      <w:r w:rsidRPr="009C38D5">
        <w:rPr>
          <w:rStyle w:val="hljs-string"/>
          <w:rFonts w:ascii="Source Code Pro" w:hAnsi="Source Code Pro"/>
          <w:color w:val="4E9359"/>
          <w:sz w:val="21"/>
          <w:szCs w:val="21"/>
          <w:shd w:val="clear" w:color="auto" w:fill="FAFAFA"/>
          <w:lang w:val="en-US"/>
        </w:rPr>
        <w:t>"err : ${#fields.errors('*')}"</w:t>
      </w:r>
      <w:r w:rsidRPr="009C38D5">
        <w:rPr>
          <w:rStyle w:val="hljs-tag"/>
          <w:rFonts w:ascii="Source Code Pro" w:hAnsi="Source Code Pro"/>
          <w:color w:val="000000"/>
          <w:sz w:val="21"/>
          <w:szCs w:val="21"/>
          <w:shd w:val="clear" w:color="auto" w:fill="FAFAFA"/>
          <w:lang w:val="en-US"/>
        </w:rPr>
        <w:t xml:space="preserve"> </w:t>
      </w:r>
      <w:proofErr w:type="spellStart"/>
      <w:r w:rsidRPr="009C38D5">
        <w:rPr>
          <w:rStyle w:val="hljs-attr"/>
          <w:rFonts w:ascii="Source Code Pro" w:hAnsi="Source Code Pro"/>
          <w:color w:val="000000"/>
          <w:sz w:val="21"/>
          <w:szCs w:val="21"/>
          <w:shd w:val="clear" w:color="auto" w:fill="FAFAFA"/>
          <w:lang w:val="en-US"/>
        </w:rPr>
        <w:t>th:text</w:t>
      </w:r>
      <w:proofErr w:type="spellEnd"/>
      <w:r w:rsidRPr="009C38D5">
        <w:rPr>
          <w:rStyle w:val="hljs-tag"/>
          <w:rFonts w:ascii="Source Code Pro" w:hAnsi="Source Code Pro"/>
          <w:color w:val="000000"/>
          <w:sz w:val="21"/>
          <w:szCs w:val="21"/>
          <w:shd w:val="clear" w:color="auto" w:fill="FAFAFA"/>
          <w:lang w:val="en-US"/>
        </w:rPr>
        <w:t>=</w:t>
      </w:r>
      <w:r w:rsidRPr="009C38D5">
        <w:rPr>
          <w:rStyle w:val="hljs-string"/>
          <w:rFonts w:ascii="Source Code Pro" w:hAnsi="Source Code Pro"/>
          <w:color w:val="4E9359"/>
          <w:sz w:val="21"/>
          <w:szCs w:val="21"/>
          <w:shd w:val="clear" w:color="auto" w:fill="FAFAFA"/>
          <w:lang w:val="en-US"/>
        </w:rPr>
        <w:t>"${err}"</w:t>
      </w:r>
      <w:r w:rsidRPr="009C38D5">
        <w:rPr>
          <w:rStyle w:val="hljs-tag"/>
          <w:rFonts w:ascii="Source Code Pro" w:hAnsi="Source Code Pro"/>
          <w:color w:val="000000"/>
          <w:sz w:val="21"/>
          <w:szCs w:val="21"/>
          <w:shd w:val="clear" w:color="auto" w:fill="FAFAFA"/>
          <w:lang w:val="en-US"/>
        </w:rPr>
        <w:t xml:space="preserve"> /&gt;</w:t>
      </w:r>
    </w:p>
    <w:p w14:paraId="1C2B1892" w14:textId="3C485CA8" w:rsidR="009C38D5" w:rsidRDefault="009C38D5" w:rsidP="009C38D5">
      <w:pPr>
        <w:pStyle w:val="HTML0"/>
        <w:rPr>
          <w:sz w:val="24"/>
          <w:szCs w:val="24"/>
          <w:lang w:val="en-US"/>
        </w:rPr>
      </w:pPr>
      <w:r w:rsidRPr="009C38D5">
        <w:rPr>
          <w:rStyle w:val="hljs-tag"/>
          <w:rFonts w:ascii="Source Code Pro" w:hAnsi="Source Code Pro"/>
          <w:color w:val="000000"/>
          <w:sz w:val="21"/>
          <w:szCs w:val="21"/>
          <w:shd w:val="clear" w:color="auto" w:fill="FAFAFA"/>
          <w:lang w:val="en-US"/>
        </w:rPr>
        <w:t>&lt;/</w:t>
      </w:r>
      <w:proofErr w:type="spellStart"/>
      <w:r w:rsidRPr="009C38D5">
        <w:rPr>
          <w:rStyle w:val="hljs-name"/>
          <w:rFonts w:ascii="Source Code Pro" w:hAnsi="Source Code Pro"/>
          <w:b/>
          <w:bCs/>
          <w:color w:val="63B175"/>
          <w:sz w:val="21"/>
          <w:szCs w:val="21"/>
          <w:shd w:val="clear" w:color="auto" w:fill="FAFAFA"/>
          <w:lang w:val="en-US"/>
        </w:rPr>
        <w:t>ul</w:t>
      </w:r>
      <w:proofErr w:type="spellEnd"/>
      <w:r w:rsidRPr="009C38D5">
        <w:rPr>
          <w:rStyle w:val="hljs-tag"/>
          <w:rFonts w:ascii="Source Code Pro" w:hAnsi="Source Code Pro"/>
          <w:color w:val="000000"/>
          <w:sz w:val="21"/>
          <w:szCs w:val="21"/>
          <w:shd w:val="clear" w:color="auto" w:fill="FAFAFA"/>
          <w:lang w:val="en-US"/>
        </w:rPr>
        <w:t>&gt;</w:t>
      </w:r>
    </w:p>
    <w:p w14:paraId="3F177FAF" w14:textId="77777777" w:rsidR="0020041C" w:rsidRPr="009C38D5" w:rsidRDefault="0020041C" w:rsidP="009C38D5">
      <w:pPr>
        <w:pStyle w:val="HTML0"/>
        <w:rPr>
          <w:sz w:val="24"/>
          <w:szCs w:val="24"/>
          <w:lang w:val="en-US"/>
        </w:rPr>
      </w:pPr>
    </w:p>
    <w:p w14:paraId="3C5A6864" w14:textId="77777777" w:rsidR="009C38D5" w:rsidRPr="009C38D5" w:rsidRDefault="009C38D5" w:rsidP="009C38D5">
      <w:pPr>
        <w:pStyle w:val="brush"/>
        <w:spacing w:before="0" w:beforeAutospacing="0" w:after="150" w:afterAutospacing="0"/>
        <w:rPr>
          <w:color w:val="000000"/>
          <w:lang w:val="en-US"/>
        </w:rPr>
      </w:pPr>
      <w:r w:rsidRPr="009C38D5">
        <w:rPr>
          <w:color w:val="000000"/>
          <w:lang w:val="en-US"/>
        </w:rPr>
        <w:t>And here we're using the constant </w:t>
      </w:r>
      <w:r w:rsidRPr="009C38D5">
        <w:rPr>
          <w:rStyle w:val="a6"/>
          <w:color w:val="000000"/>
          <w:lang w:val="en-US"/>
        </w:rPr>
        <w:t>all</w:t>
      </w:r>
      <w:r w:rsidRPr="009C38D5">
        <w:rPr>
          <w:color w:val="000000"/>
          <w:lang w:val="en-US"/>
        </w:rPr>
        <w:t>:</w:t>
      </w:r>
    </w:p>
    <w:p w14:paraId="73638583"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ljs-tag"/>
          <w:rFonts w:ascii="Source Code Pro" w:hAnsi="Source Code Pro"/>
          <w:color w:val="000000"/>
          <w:sz w:val="21"/>
          <w:szCs w:val="21"/>
          <w:shd w:val="clear" w:color="auto" w:fill="FAFAFA"/>
          <w:lang w:val="en-US"/>
        </w:rPr>
        <w:t>&lt;</w:t>
      </w:r>
      <w:proofErr w:type="spellStart"/>
      <w:r w:rsidRPr="009C38D5">
        <w:rPr>
          <w:rStyle w:val="hljs-name"/>
          <w:rFonts w:ascii="Source Code Pro" w:hAnsi="Source Code Pro"/>
          <w:b/>
          <w:bCs/>
          <w:color w:val="63B175"/>
          <w:sz w:val="21"/>
          <w:szCs w:val="21"/>
          <w:shd w:val="clear" w:color="auto" w:fill="FAFAFA"/>
          <w:lang w:val="en-US"/>
        </w:rPr>
        <w:t>ul</w:t>
      </w:r>
      <w:proofErr w:type="spellEnd"/>
      <w:r w:rsidRPr="009C38D5">
        <w:rPr>
          <w:rStyle w:val="hljs-tag"/>
          <w:rFonts w:ascii="Source Code Pro" w:hAnsi="Source Code Pro"/>
          <w:color w:val="000000"/>
          <w:sz w:val="21"/>
          <w:szCs w:val="21"/>
          <w:shd w:val="clear" w:color="auto" w:fill="FAFAFA"/>
          <w:lang w:val="en-US"/>
        </w:rPr>
        <w:t>&gt;</w:t>
      </w:r>
    </w:p>
    <w:p w14:paraId="4C05F3D7"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TML"/>
          <w:rFonts w:ascii="Source Code Pro" w:hAnsi="Source Code Pro"/>
          <w:color w:val="000000"/>
          <w:sz w:val="21"/>
          <w:szCs w:val="21"/>
          <w:shd w:val="clear" w:color="auto" w:fill="FAFAFA"/>
          <w:lang w:val="en-US"/>
        </w:rPr>
        <w:t xml:space="preserve">    </w:t>
      </w:r>
      <w:r w:rsidRPr="009C38D5">
        <w:rPr>
          <w:rStyle w:val="hljs-tag"/>
          <w:rFonts w:ascii="Source Code Pro" w:hAnsi="Source Code Pro"/>
          <w:color w:val="000000"/>
          <w:sz w:val="21"/>
          <w:szCs w:val="21"/>
          <w:shd w:val="clear" w:color="auto" w:fill="FAFAFA"/>
          <w:lang w:val="en-US"/>
        </w:rPr>
        <w:t>&lt;</w:t>
      </w:r>
      <w:r w:rsidRPr="009C38D5">
        <w:rPr>
          <w:rStyle w:val="hljs-name"/>
          <w:rFonts w:ascii="Source Code Pro" w:hAnsi="Source Code Pro"/>
          <w:b/>
          <w:bCs/>
          <w:color w:val="63B175"/>
          <w:sz w:val="21"/>
          <w:szCs w:val="21"/>
          <w:shd w:val="clear" w:color="auto" w:fill="FAFAFA"/>
          <w:lang w:val="en-US"/>
        </w:rPr>
        <w:t>li</w:t>
      </w:r>
      <w:r w:rsidRPr="009C38D5">
        <w:rPr>
          <w:rStyle w:val="hljs-tag"/>
          <w:rFonts w:ascii="Source Code Pro" w:hAnsi="Source Code Pro"/>
          <w:color w:val="000000"/>
          <w:sz w:val="21"/>
          <w:szCs w:val="21"/>
          <w:shd w:val="clear" w:color="auto" w:fill="FAFAFA"/>
          <w:lang w:val="en-US"/>
        </w:rPr>
        <w:t xml:space="preserve"> </w:t>
      </w:r>
      <w:proofErr w:type="spellStart"/>
      <w:proofErr w:type="gramStart"/>
      <w:r w:rsidRPr="009C38D5">
        <w:rPr>
          <w:rStyle w:val="hljs-attr"/>
          <w:rFonts w:ascii="Source Code Pro" w:hAnsi="Source Code Pro"/>
          <w:color w:val="000000"/>
          <w:sz w:val="21"/>
          <w:szCs w:val="21"/>
          <w:shd w:val="clear" w:color="auto" w:fill="FAFAFA"/>
          <w:lang w:val="en-US"/>
        </w:rPr>
        <w:t>th:each</w:t>
      </w:r>
      <w:proofErr w:type="spellEnd"/>
      <w:proofErr w:type="gramEnd"/>
      <w:r w:rsidRPr="009C38D5">
        <w:rPr>
          <w:rStyle w:val="hljs-tag"/>
          <w:rFonts w:ascii="Source Code Pro" w:hAnsi="Source Code Pro"/>
          <w:color w:val="000000"/>
          <w:sz w:val="21"/>
          <w:szCs w:val="21"/>
          <w:shd w:val="clear" w:color="auto" w:fill="FAFAFA"/>
          <w:lang w:val="en-US"/>
        </w:rPr>
        <w:t>=</w:t>
      </w:r>
      <w:r w:rsidRPr="009C38D5">
        <w:rPr>
          <w:rStyle w:val="hljs-string"/>
          <w:rFonts w:ascii="Source Code Pro" w:hAnsi="Source Code Pro"/>
          <w:color w:val="4E9359"/>
          <w:sz w:val="21"/>
          <w:szCs w:val="21"/>
          <w:shd w:val="clear" w:color="auto" w:fill="FAFAFA"/>
          <w:lang w:val="en-US"/>
        </w:rPr>
        <w:t>"err : ${#fields.errors('all')}"</w:t>
      </w:r>
      <w:r w:rsidRPr="009C38D5">
        <w:rPr>
          <w:rStyle w:val="hljs-tag"/>
          <w:rFonts w:ascii="Source Code Pro" w:hAnsi="Source Code Pro"/>
          <w:color w:val="000000"/>
          <w:sz w:val="21"/>
          <w:szCs w:val="21"/>
          <w:shd w:val="clear" w:color="auto" w:fill="FAFAFA"/>
          <w:lang w:val="en-US"/>
        </w:rPr>
        <w:t xml:space="preserve"> </w:t>
      </w:r>
      <w:proofErr w:type="spellStart"/>
      <w:r w:rsidRPr="009C38D5">
        <w:rPr>
          <w:rStyle w:val="hljs-attr"/>
          <w:rFonts w:ascii="Source Code Pro" w:hAnsi="Source Code Pro"/>
          <w:color w:val="000000"/>
          <w:sz w:val="21"/>
          <w:szCs w:val="21"/>
          <w:shd w:val="clear" w:color="auto" w:fill="FAFAFA"/>
          <w:lang w:val="en-US"/>
        </w:rPr>
        <w:t>th:text</w:t>
      </w:r>
      <w:proofErr w:type="spellEnd"/>
      <w:r w:rsidRPr="009C38D5">
        <w:rPr>
          <w:rStyle w:val="hljs-tag"/>
          <w:rFonts w:ascii="Source Code Pro" w:hAnsi="Source Code Pro"/>
          <w:color w:val="000000"/>
          <w:sz w:val="21"/>
          <w:szCs w:val="21"/>
          <w:shd w:val="clear" w:color="auto" w:fill="FAFAFA"/>
          <w:lang w:val="en-US"/>
        </w:rPr>
        <w:t>=</w:t>
      </w:r>
      <w:r w:rsidRPr="009C38D5">
        <w:rPr>
          <w:rStyle w:val="hljs-string"/>
          <w:rFonts w:ascii="Source Code Pro" w:hAnsi="Source Code Pro"/>
          <w:color w:val="4E9359"/>
          <w:sz w:val="21"/>
          <w:szCs w:val="21"/>
          <w:shd w:val="clear" w:color="auto" w:fill="FAFAFA"/>
          <w:lang w:val="en-US"/>
        </w:rPr>
        <w:t>"${err}"</w:t>
      </w:r>
      <w:r w:rsidRPr="009C38D5">
        <w:rPr>
          <w:rStyle w:val="hljs-tag"/>
          <w:rFonts w:ascii="Source Code Pro" w:hAnsi="Source Code Pro"/>
          <w:color w:val="000000"/>
          <w:sz w:val="21"/>
          <w:szCs w:val="21"/>
          <w:shd w:val="clear" w:color="auto" w:fill="FAFAFA"/>
          <w:lang w:val="en-US"/>
        </w:rPr>
        <w:t xml:space="preserve"> /&gt;</w:t>
      </w:r>
    </w:p>
    <w:p w14:paraId="1B6865AF" w14:textId="2CFD0790" w:rsidR="009C38D5" w:rsidRDefault="009C38D5" w:rsidP="009C38D5">
      <w:pPr>
        <w:pStyle w:val="HTML0"/>
        <w:rPr>
          <w:sz w:val="24"/>
          <w:szCs w:val="24"/>
          <w:lang w:val="en-US"/>
        </w:rPr>
      </w:pPr>
      <w:r w:rsidRPr="009C38D5">
        <w:rPr>
          <w:rStyle w:val="hljs-tag"/>
          <w:rFonts w:ascii="Source Code Pro" w:hAnsi="Source Code Pro"/>
          <w:color w:val="000000"/>
          <w:sz w:val="21"/>
          <w:szCs w:val="21"/>
          <w:shd w:val="clear" w:color="auto" w:fill="FAFAFA"/>
          <w:lang w:val="en-US"/>
        </w:rPr>
        <w:t>&lt;/</w:t>
      </w:r>
      <w:proofErr w:type="spellStart"/>
      <w:r w:rsidRPr="009C38D5">
        <w:rPr>
          <w:rStyle w:val="hljs-name"/>
          <w:rFonts w:ascii="Source Code Pro" w:hAnsi="Source Code Pro"/>
          <w:b/>
          <w:bCs/>
          <w:color w:val="63B175"/>
          <w:sz w:val="21"/>
          <w:szCs w:val="21"/>
          <w:shd w:val="clear" w:color="auto" w:fill="FAFAFA"/>
          <w:lang w:val="en-US"/>
        </w:rPr>
        <w:t>ul</w:t>
      </w:r>
      <w:proofErr w:type="spellEnd"/>
      <w:r w:rsidRPr="009C38D5">
        <w:rPr>
          <w:rStyle w:val="hljs-tag"/>
          <w:rFonts w:ascii="Source Code Pro" w:hAnsi="Source Code Pro"/>
          <w:color w:val="000000"/>
          <w:sz w:val="21"/>
          <w:szCs w:val="21"/>
          <w:shd w:val="clear" w:color="auto" w:fill="FAFAFA"/>
          <w:lang w:val="en-US"/>
        </w:rPr>
        <w:t>&gt;</w:t>
      </w:r>
    </w:p>
    <w:p w14:paraId="0217DC3C" w14:textId="77777777" w:rsidR="0020041C" w:rsidRPr="009C38D5" w:rsidRDefault="0020041C" w:rsidP="009C38D5">
      <w:pPr>
        <w:pStyle w:val="HTML0"/>
        <w:rPr>
          <w:sz w:val="24"/>
          <w:szCs w:val="24"/>
          <w:lang w:val="en-US"/>
        </w:rPr>
      </w:pPr>
    </w:p>
    <w:p w14:paraId="0F11B79B" w14:textId="77777777" w:rsidR="009C38D5" w:rsidRPr="009C38D5" w:rsidRDefault="009C38D5" w:rsidP="009C38D5">
      <w:pPr>
        <w:pStyle w:val="brush"/>
        <w:spacing w:before="0" w:beforeAutospacing="0" w:after="150" w:afterAutospacing="0"/>
        <w:rPr>
          <w:color w:val="000000"/>
          <w:lang w:val="en-US"/>
        </w:rPr>
      </w:pPr>
      <w:r w:rsidRPr="009C38D5">
        <w:rPr>
          <w:color w:val="000000"/>
          <w:lang w:val="en-US"/>
        </w:rPr>
        <w:t>Similarly, we can display global errors in Spring using the </w:t>
      </w:r>
      <w:r w:rsidRPr="009C38D5">
        <w:rPr>
          <w:rStyle w:val="a6"/>
          <w:color w:val="000000"/>
          <w:lang w:val="en-US"/>
        </w:rPr>
        <w:t>global</w:t>
      </w:r>
      <w:r w:rsidRPr="009C38D5">
        <w:rPr>
          <w:color w:val="000000"/>
          <w:lang w:val="en-US"/>
        </w:rPr>
        <w:t> constant.</w:t>
      </w:r>
    </w:p>
    <w:p w14:paraId="35BD5E4C" w14:textId="77777777" w:rsidR="009C38D5" w:rsidRPr="009C38D5" w:rsidRDefault="009C38D5" w:rsidP="009C38D5">
      <w:pPr>
        <w:pStyle w:val="brush"/>
        <w:spacing w:before="0" w:beforeAutospacing="0" w:after="150" w:afterAutospacing="0"/>
        <w:rPr>
          <w:color w:val="000000"/>
          <w:lang w:val="en-US"/>
        </w:rPr>
      </w:pPr>
      <w:r w:rsidRPr="009C38D5">
        <w:rPr>
          <w:color w:val="000000"/>
          <w:lang w:val="en-US"/>
        </w:rPr>
        <w:t>Here's the HTML code to display global errors:</w:t>
      </w:r>
    </w:p>
    <w:p w14:paraId="3CD74ACC"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ljs-tag"/>
          <w:rFonts w:ascii="Source Code Pro" w:hAnsi="Source Code Pro"/>
          <w:color w:val="000000"/>
          <w:sz w:val="21"/>
          <w:szCs w:val="21"/>
          <w:shd w:val="clear" w:color="auto" w:fill="FAFAFA"/>
          <w:lang w:val="en-US"/>
        </w:rPr>
        <w:t>&lt;</w:t>
      </w:r>
      <w:proofErr w:type="spellStart"/>
      <w:r w:rsidRPr="009C38D5">
        <w:rPr>
          <w:rStyle w:val="hljs-name"/>
          <w:rFonts w:ascii="Source Code Pro" w:hAnsi="Source Code Pro"/>
          <w:b/>
          <w:bCs/>
          <w:color w:val="63B175"/>
          <w:sz w:val="21"/>
          <w:szCs w:val="21"/>
          <w:shd w:val="clear" w:color="auto" w:fill="FAFAFA"/>
          <w:lang w:val="en-US"/>
        </w:rPr>
        <w:t>ul</w:t>
      </w:r>
      <w:proofErr w:type="spellEnd"/>
      <w:r w:rsidRPr="009C38D5">
        <w:rPr>
          <w:rStyle w:val="hljs-tag"/>
          <w:rFonts w:ascii="Source Code Pro" w:hAnsi="Source Code Pro"/>
          <w:color w:val="000000"/>
          <w:sz w:val="21"/>
          <w:szCs w:val="21"/>
          <w:shd w:val="clear" w:color="auto" w:fill="FAFAFA"/>
          <w:lang w:val="en-US"/>
        </w:rPr>
        <w:t>&gt;</w:t>
      </w:r>
    </w:p>
    <w:p w14:paraId="2A5D4F00"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TML"/>
          <w:rFonts w:ascii="Source Code Pro" w:hAnsi="Source Code Pro"/>
          <w:color w:val="000000"/>
          <w:sz w:val="21"/>
          <w:szCs w:val="21"/>
          <w:shd w:val="clear" w:color="auto" w:fill="FAFAFA"/>
          <w:lang w:val="en-US"/>
        </w:rPr>
        <w:t xml:space="preserve">    </w:t>
      </w:r>
      <w:r w:rsidRPr="009C38D5">
        <w:rPr>
          <w:rStyle w:val="hljs-tag"/>
          <w:rFonts w:ascii="Source Code Pro" w:hAnsi="Source Code Pro"/>
          <w:color w:val="000000"/>
          <w:sz w:val="21"/>
          <w:szCs w:val="21"/>
          <w:shd w:val="clear" w:color="auto" w:fill="FAFAFA"/>
          <w:lang w:val="en-US"/>
        </w:rPr>
        <w:t>&lt;</w:t>
      </w:r>
      <w:r w:rsidRPr="009C38D5">
        <w:rPr>
          <w:rStyle w:val="hljs-name"/>
          <w:rFonts w:ascii="Source Code Pro" w:hAnsi="Source Code Pro"/>
          <w:b/>
          <w:bCs/>
          <w:color w:val="63B175"/>
          <w:sz w:val="21"/>
          <w:szCs w:val="21"/>
          <w:shd w:val="clear" w:color="auto" w:fill="FAFAFA"/>
          <w:lang w:val="en-US"/>
        </w:rPr>
        <w:t>li</w:t>
      </w:r>
      <w:r w:rsidRPr="009C38D5">
        <w:rPr>
          <w:rStyle w:val="hljs-tag"/>
          <w:rFonts w:ascii="Source Code Pro" w:hAnsi="Source Code Pro"/>
          <w:color w:val="000000"/>
          <w:sz w:val="21"/>
          <w:szCs w:val="21"/>
          <w:shd w:val="clear" w:color="auto" w:fill="FAFAFA"/>
          <w:lang w:val="en-US"/>
        </w:rPr>
        <w:t xml:space="preserve"> </w:t>
      </w:r>
      <w:proofErr w:type="spellStart"/>
      <w:proofErr w:type="gramStart"/>
      <w:r w:rsidRPr="009C38D5">
        <w:rPr>
          <w:rStyle w:val="hljs-attr"/>
          <w:rFonts w:ascii="Source Code Pro" w:hAnsi="Source Code Pro"/>
          <w:color w:val="000000"/>
          <w:sz w:val="21"/>
          <w:szCs w:val="21"/>
          <w:shd w:val="clear" w:color="auto" w:fill="FAFAFA"/>
          <w:lang w:val="en-US"/>
        </w:rPr>
        <w:t>th:each</w:t>
      </w:r>
      <w:proofErr w:type="spellEnd"/>
      <w:proofErr w:type="gramEnd"/>
      <w:r w:rsidRPr="009C38D5">
        <w:rPr>
          <w:rStyle w:val="hljs-tag"/>
          <w:rFonts w:ascii="Source Code Pro" w:hAnsi="Source Code Pro"/>
          <w:color w:val="000000"/>
          <w:sz w:val="21"/>
          <w:szCs w:val="21"/>
          <w:shd w:val="clear" w:color="auto" w:fill="FAFAFA"/>
          <w:lang w:val="en-US"/>
        </w:rPr>
        <w:t>=</w:t>
      </w:r>
      <w:r w:rsidRPr="009C38D5">
        <w:rPr>
          <w:rStyle w:val="hljs-string"/>
          <w:rFonts w:ascii="Source Code Pro" w:hAnsi="Source Code Pro"/>
          <w:color w:val="4E9359"/>
          <w:sz w:val="21"/>
          <w:szCs w:val="21"/>
          <w:shd w:val="clear" w:color="auto" w:fill="FAFAFA"/>
          <w:lang w:val="en-US"/>
        </w:rPr>
        <w:t>"err : ${#fields.errors('global')}"</w:t>
      </w:r>
      <w:r w:rsidRPr="009C38D5">
        <w:rPr>
          <w:rStyle w:val="hljs-tag"/>
          <w:rFonts w:ascii="Source Code Pro" w:hAnsi="Source Code Pro"/>
          <w:color w:val="000000"/>
          <w:sz w:val="21"/>
          <w:szCs w:val="21"/>
          <w:shd w:val="clear" w:color="auto" w:fill="FAFAFA"/>
          <w:lang w:val="en-US"/>
        </w:rPr>
        <w:t xml:space="preserve"> </w:t>
      </w:r>
      <w:proofErr w:type="spellStart"/>
      <w:r w:rsidRPr="009C38D5">
        <w:rPr>
          <w:rStyle w:val="hljs-attr"/>
          <w:rFonts w:ascii="Source Code Pro" w:hAnsi="Source Code Pro"/>
          <w:color w:val="000000"/>
          <w:sz w:val="21"/>
          <w:szCs w:val="21"/>
          <w:shd w:val="clear" w:color="auto" w:fill="FAFAFA"/>
          <w:lang w:val="en-US"/>
        </w:rPr>
        <w:t>th:text</w:t>
      </w:r>
      <w:proofErr w:type="spellEnd"/>
      <w:r w:rsidRPr="009C38D5">
        <w:rPr>
          <w:rStyle w:val="hljs-tag"/>
          <w:rFonts w:ascii="Source Code Pro" w:hAnsi="Source Code Pro"/>
          <w:color w:val="000000"/>
          <w:sz w:val="21"/>
          <w:szCs w:val="21"/>
          <w:shd w:val="clear" w:color="auto" w:fill="FAFAFA"/>
          <w:lang w:val="en-US"/>
        </w:rPr>
        <w:t>=</w:t>
      </w:r>
      <w:r w:rsidRPr="009C38D5">
        <w:rPr>
          <w:rStyle w:val="hljs-string"/>
          <w:rFonts w:ascii="Source Code Pro" w:hAnsi="Source Code Pro"/>
          <w:color w:val="4E9359"/>
          <w:sz w:val="21"/>
          <w:szCs w:val="21"/>
          <w:shd w:val="clear" w:color="auto" w:fill="FAFAFA"/>
          <w:lang w:val="en-US"/>
        </w:rPr>
        <w:t>"${err}"</w:t>
      </w:r>
      <w:r w:rsidRPr="009C38D5">
        <w:rPr>
          <w:rStyle w:val="hljs-tag"/>
          <w:rFonts w:ascii="Source Code Pro" w:hAnsi="Source Code Pro"/>
          <w:color w:val="000000"/>
          <w:sz w:val="21"/>
          <w:szCs w:val="21"/>
          <w:shd w:val="clear" w:color="auto" w:fill="FAFAFA"/>
          <w:lang w:val="en-US"/>
        </w:rPr>
        <w:t xml:space="preserve"> /&gt;</w:t>
      </w:r>
    </w:p>
    <w:p w14:paraId="58AC7323" w14:textId="600DD3BD" w:rsidR="009C38D5" w:rsidRDefault="009C38D5" w:rsidP="009C38D5">
      <w:pPr>
        <w:pStyle w:val="HTML0"/>
        <w:rPr>
          <w:sz w:val="24"/>
          <w:szCs w:val="24"/>
          <w:lang w:val="en-US"/>
        </w:rPr>
      </w:pPr>
      <w:r w:rsidRPr="009C38D5">
        <w:rPr>
          <w:rStyle w:val="hljs-tag"/>
          <w:rFonts w:ascii="Source Code Pro" w:hAnsi="Source Code Pro"/>
          <w:color w:val="000000"/>
          <w:sz w:val="21"/>
          <w:szCs w:val="21"/>
          <w:shd w:val="clear" w:color="auto" w:fill="FAFAFA"/>
          <w:lang w:val="en-US"/>
        </w:rPr>
        <w:t>&lt;/</w:t>
      </w:r>
      <w:proofErr w:type="spellStart"/>
      <w:r w:rsidRPr="009C38D5">
        <w:rPr>
          <w:rStyle w:val="hljs-name"/>
          <w:rFonts w:ascii="Source Code Pro" w:hAnsi="Source Code Pro"/>
          <w:b/>
          <w:bCs/>
          <w:color w:val="63B175"/>
          <w:sz w:val="21"/>
          <w:szCs w:val="21"/>
          <w:shd w:val="clear" w:color="auto" w:fill="FAFAFA"/>
          <w:lang w:val="en-US"/>
        </w:rPr>
        <w:t>ul</w:t>
      </w:r>
      <w:proofErr w:type="spellEnd"/>
      <w:r w:rsidRPr="009C38D5">
        <w:rPr>
          <w:rStyle w:val="hljs-tag"/>
          <w:rFonts w:ascii="Source Code Pro" w:hAnsi="Source Code Pro"/>
          <w:color w:val="000000"/>
          <w:sz w:val="21"/>
          <w:szCs w:val="21"/>
          <w:shd w:val="clear" w:color="auto" w:fill="FAFAFA"/>
          <w:lang w:val="en-US"/>
        </w:rPr>
        <w:t>&gt;</w:t>
      </w:r>
    </w:p>
    <w:p w14:paraId="0D80E915" w14:textId="77777777" w:rsidR="0020041C" w:rsidRPr="009C38D5" w:rsidRDefault="0020041C" w:rsidP="009C38D5">
      <w:pPr>
        <w:pStyle w:val="HTML0"/>
        <w:rPr>
          <w:sz w:val="24"/>
          <w:szCs w:val="24"/>
          <w:lang w:val="en-US"/>
        </w:rPr>
      </w:pPr>
    </w:p>
    <w:p w14:paraId="6AC9F222" w14:textId="77777777" w:rsidR="009C38D5" w:rsidRPr="009C38D5" w:rsidRDefault="009C38D5" w:rsidP="009C38D5">
      <w:pPr>
        <w:pStyle w:val="brush"/>
        <w:spacing w:before="0" w:beforeAutospacing="0" w:after="150" w:afterAutospacing="0"/>
        <w:rPr>
          <w:color w:val="000000"/>
          <w:lang w:val="en-US"/>
        </w:rPr>
      </w:pPr>
      <w:r w:rsidRPr="009C38D5">
        <w:rPr>
          <w:color w:val="000000"/>
          <w:lang w:val="en-US"/>
        </w:rPr>
        <w:t>Also, we can use the </w:t>
      </w:r>
      <w:proofErr w:type="spellStart"/>
      <w:proofErr w:type="gramStart"/>
      <w:r w:rsidRPr="009C38D5">
        <w:rPr>
          <w:rStyle w:val="a6"/>
          <w:color w:val="000000"/>
          <w:lang w:val="en-US"/>
        </w:rPr>
        <w:t>th:errors</w:t>
      </w:r>
      <w:proofErr w:type="spellEnd"/>
      <w:proofErr w:type="gramEnd"/>
      <w:r w:rsidRPr="009C38D5">
        <w:rPr>
          <w:color w:val="000000"/>
          <w:lang w:val="en-US"/>
        </w:rPr>
        <w:t> attribute to display error messages.</w:t>
      </w:r>
    </w:p>
    <w:p w14:paraId="605AFC2F" w14:textId="77777777" w:rsidR="009C38D5" w:rsidRPr="009C38D5" w:rsidRDefault="009C38D5" w:rsidP="009C38D5">
      <w:pPr>
        <w:pStyle w:val="brush"/>
        <w:spacing w:before="0" w:beforeAutospacing="0" w:after="150" w:afterAutospacing="0"/>
        <w:rPr>
          <w:color w:val="000000"/>
          <w:lang w:val="en-US"/>
        </w:rPr>
      </w:pPr>
      <w:r w:rsidRPr="009C38D5">
        <w:rPr>
          <w:color w:val="000000"/>
          <w:lang w:val="en-US"/>
        </w:rPr>
        <w:t>The previous code to display errors in the form can be rewritten using </w:t>
      </w:r>
      <w:proofErr w:type="spellStart"/>
      <w:proofErr w:type="gramStart"/>
      <w:r w:rsidRPr="009C38D5">
        <w:rPr>
          <w:rStyle w:val="a6"/>
          <w:color w:val="000000"/>
          <w:lang w:val="en-US"/>
        </w:rPr>
        <w:t>th:errors</w:t>
      </w:r>
      <w:proofErr w:type="spellEnd"/>
      <w:proofErr w:type="gramEnd"/>
      <w:r w:rsidRPr="009C38D5">
        <w:rPr>
          <w:color w:val="000000"/>
          <w:lang w:val="en-US"/>
        </w:rPr>
        <w:t> attribute:</w:t>
      </w:r>
    </w:p>
    <w:p w14:paraId="1D897E67"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ljs-tag"/>
          <w:rFonts w:ascii="Source Code Pro" w:hAnsi="Source Code Pro"/>
          <w:color w:val="000000"/>
          <w:sz w:val="21"/>
          <w:szCs w:val="21"/>
          <w:shd w:val="clear" w:color="auto" w:fill="FAFAFA"/>
          <w:lang w:val="en-US"/>
        </w:rPr>
        <w:t>&lt;</w:t>
      </w:r>
      <w:proofErr w:type="spellStart"/>
      <w:r w:rsidRPr="009C38D5">
        <w:rPr>
          <w:rStyle w:val="hljs-name"/>
          <w:rFonts w:ascii="Source Code Pro" w:hAnsi="Source Code Pro"/>
          <w:b/>
          <w:bCs/>
          <w:color w:val="63B175"/>
          <w:sz w:val="21"/>
          <w:szCs w:val="21"/>
          <w:shd w:val="clear" w:color="auto" w:fill="FAFAFA"/>
          <w:lang w:val="en-US"/>
        </w:rPr>
        <w:t>ul</w:t>
      </w:r>
      <w:proofErr w:type="spellEnd"/>
      <w:r w:rsidRPr="009C38D5">
        <w:rPr>
          <w:rStyle w:val="hljs-tag"/>
          <w:rFonts w:ascii="Source Code Pro" w:hAnsi="Source Code Pro"/>
          <w:color w:val="000000"/>
          <w:sz w:val="21"/>
          <w:szCs w:val="21"/>
          <w:shd w:val="clear" w:color="auto" w:fill="FAFAFA"/>
          <w:lang w:val="en-US"/>
        </w:rPr>
        <w:t>&gt;</w:t>
      </w:r>
    </w:p>
    <w:p w14:paraId="3EC2FB67"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TML"/>
          <w:rFonts w:ascii="Source Code Pro" w:hAnsi="Source Code Pro"/>
          <w:color w:val="000000"/>
          <w:sz w:val="21"/>
          <w:szCs w:val="21"/>
          <w:shd w:val="clear" w:color="auto" w:fill="FAFAFA"/>
          <w:lang w:val="en-US"/>
        </w:rPr>
        <w:t xml:space="preserve">    </w:t>
      </w:r>
      <w:r w:rsidRPr="009C38D5">
        <w:rPr>
          <w:rStyle w:val="hljs-tag"/>
          <w:rFonts w:ascii="Source Code Pro" w:hAnsi="Source Code Pro"/>
          <w:color w:val="000000"/>
          <w:sz w:val="21"/>
          <w:szCs w:val="21"/>
          <w:shd w:val="clear" w:color="auto" w:fill="FAFAFA"/>
          <w:lang w:val="en-US"/>
        </w:rPr>
        <w:t>&lt;</w:t>
      </w:r>
      <w:r w:rsidRPr="009C38D5">
        <w:rPr>
          <w:rStyle w:val="hljs-name"/>
          <w:rFonts w:ascii="Source Code Pro" w:hAnsi="Source Code Pro"/>
          <w:b/>
          <w:bCs/>
          <w:color w:val="63B175"/>
          <w:sz w:val="21"/>
          <w:szCs w:val="21"/>
          <w:shd w:val="clear" w:color="auto" w:fill="FAFAFA"/>
          <w:lang w:val="en-US"/>
        </w:rPr>
        <w:t>li</w:t>
      </w:r>
      <w:r w:rsidRPr="009C38D5">
        <w:rPr>
          <w:rStyle w:val="hljs-tag"/>
          <w:rFonts w:ascii="Source Code Pro" w:hAnsi="Source Code Pro"/>
          <w:color w:val="000000"/>
          <w:sz w:val="21"/>
          <w:szCs w:val="21"/>
          <w:shd w:val="clear" w:color="auto" w:fill="FAFAFA"/>
          <w:lang w:val="en-US"/>
        </w:rPr>
        <w:t xml:space="preserve"> </w:t>
      </w:r>
      <w:proofErr w:type="spellStart"/>
      <w:proofErr w:type="gramStart"/>
      <w:r w:rsidRPr="009C38D5">
        <w:rPr>
          <w:rStyle w:val="hljs-attr"/>
          <w:rFonts w:ascii="Source Code Pro" w:hAnsi="Source Code Pro"/>
          <w:color w:val="000000"/>
          <w:sz w:val="21"/>
          <w:szCs w:val="21"/>
          <w:shd w:val="clear" w:color="auto" w:fill="FAFAFA"/>
          <w:lang w:val="en-US"/>
        </w:rPr>
        <w:t>th:errors</w:t>
      </w:r>
      <w:proofErr w:type="spellEnd"/>
      <w:proofErr w:type="gramEnd"/>
      <w:r w:rsidRPr="009C38D5">
        <w:rPr>
          <w:rStyle w:val="hljs-tag"/>
          <w:rFonts w:ascii="Source Code Pro" w:hAnsi="Source Code Pro"/>
          <w:color w:val="000000"/>
          <w:sz w:val="21"/>
          <w:szCs w:val="21"/>
          <w:shd w:val="clear" w:color="auto" w:fill="FAFAFA"/>
          <w:lang w:val="en-US"/>
        </w:rPr>
        <w:t>=</w:t>
      </w:r>
      <w:r w:rsidRPr="009C38D5">
        <w:rPr>
          <w:rStyle w:val="hljs-string"/>
          <w:rFonts w:ascii="Source Code Pro" w:hAnsi="Source Code Pro"/>
          <w:color w:val="4E9359"/>
          <w:sz w:val="21"/>
          <w:szCs w:val="21"/>
          <w:shd w:val="clear" w:color="auto" w:fill="FAFAFA"/>
          <w:lang w:val="en-US"/>
        </w:rPr>
        <w:t>"*{id}"</w:t>
      </w:r>
      <w:r w:rsidRPr="009C38D5">
        <w:rPr>
          <w:rStyle w:val="hljs-tag"/>
          <w:rFonts w:ascii="Source Code Pro" w:hAnsi="Source Code Pro"/>
          <w:color w:val="000000"/>
          <w:sz w:val="21"/>
          <w:szCs w:val="21"/>
          <w:shd w:val="clear" w:color="auto" w:fill="FAFAFA"/>
          <w:lang w:val="en-US"/>
        </w:rPr>
        <w:t xml:space="preserve"> /&gt;</w:t>
      </w:r>
    </w:p>
    <w:p w14:paraId="59336AEB"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TML"/>
          <w:rFonts w:ascii="Source Code Pro" w:hAnsi="Source Code Pro"/>
          <w:color w:val="000000"/>
          <w:sz w:val="21"/>
          <w:szCs w:val="21"/>
          <w:shd w:val="clear" w:color="auto" w:fill="FAFAFA"/>
          <w:lang w:val="en-US"/>
        </w:rPr>
        <w:t xml:space="preserve">    </w:t>
      </w:r>
      <w:r w:rsidRPr="009C38D5">
        <w:rPr>
          <w:rStyle w:val="hljs-tag"/>
          <w:rFonts w:ascii="Source Code Pro" w:hAnsi="Source Code Pro"/>
          <w:color w:val="000000"/>
          <w:sz w:val="21"/>
          <w:szCs w:val="21"/>
          <w:shd w:val="clear" w:color="auto" w:fill="FAFAFA"/>
          <w:lang w:val="en-US"/>
        </w:rPr>
        <w:t>&lt;</w:t>
      </w:r>
      <w:r w:rsidRPr="009C38D5">
        <w:rPr>
          <w:rStyle w:val="hljs-name"/>
          <w:rFonts w:ascii="Source Code Pro" w:hAnsi="Source Code Pro"/>
          <w:b/>
          <w:bCs/>
          <w:color w:val="63B175"/>
          <w:sz w:val="21"/>
          <w:szCs w:val="21"/>
          <w:shd w:val="clear" w:color="auto" w:fill="FAFAFA"/>
          <w:lang w:val="en-US"/>
        </w:rPr>
        <w:t>li</w:t>
      </w:r>
      <w:r w:rsidRPr="009C38D5">
        <w:rPr>
          <w:rStyle w:val="hljs-tag"/>
          <w:rFonts w:ascii="Source Code Pro" w:hAnsi="Source Code Pro"/>
          <w:color w:val="000000"/>
          <w:sz w:val="21"/>
          <w:szCs w:val="21"/>
          <w:shd w:val="clear" w:color="auto" w:fill="FAFAFA"/>
          <w:lang w:val="en-US"/>
        </w:rPr>
        <w:t xml:space="preserve"> </w:t>
      </w:r>
      <w:proofErr w:type="spellStart"/>
      <w:proofErr w:type="gramStart"/>
      <w:r w:rsidRPr="009C38D5">
        <w:rPr>
          <w:rStyle w:val="hljs-attr"/>
          <w:rFonts w:ascii="Source Code Pro" w:hAnsi="Source Code Pro"/>
          <w:color w:val="000000"/>
          <w:sz w:val="21"/>
          <w:szCs w:val="21"/>
          <w:shd w:val="clear" w:color="auto" w:fill="FAFAFA"/>
          <w:lang w:val="en-US"/>
        </w:rPr>
        <w:t>th:errors</w:t>
      </w:r>
      <w:proofErr w:type="spellEnd"/>
      <w:proofErr w:type="gramEnd"/>
      <w:r w:rsidRPr="009C38D5">
        <w:rPr>
          <w:rStyle w:val="hljs-tag"/>
          <w:rFonts w:ascii="Source Code Pro" w:hAnsi="Source Code Pro"/>
          <w:color w:val="000000"/>
          <w:sz w:val="21"/>
          <w:szCs w:val="21"/>
          <w:shd w:val="clear" w:color="auto" w:fill="FAFAFA"/>
          <w:lang w:val="en-US"/>
        </w:rPr>
        <w:t>=</w:t>
      </w:r>
      <w:r w:rsidRPr="009C38D5">
        <w:rPr>
          <w:rStyle w:val="hljs-string"/>
          <w:rFonts w:ascii="Source Code Pro" w:hAnsi="Source Code Pro"/>
          <w:color w:val="4E9359"/>
          <w:sz w:val="21"/>
          <w:szCs w:val="21"/>
          <w:shd w:val="clear" w:color="auto" w:fill="FAFAFA"/>
          <w:lang w:val="en-US"/>
        </w:rPr>
        <w:t>"*{name}"</w:t>
      </w:r>
      <w:r w:rsidRPr="009C38D5">
        <w:rPr>
          <w:rStyle w:val="hljs-tag"/>
          <w:rFonts w:ascii="Source Code Pro" w:hAnsi="Source Code Pro"/>
          <w:color w:val="000000"/>
          <w:sz w:val="21"/>
          <w:szCs w:val="21"/>
          <w:shd w:val="clear" w:color="auto" w:fill="FAFAFA"/>
          <w:lang w:val="en-US"/>
        </w:rPr>
        <w:t xml:space="preserve"> /&gt;</w:t>
      </w:r>
    </w:p>
    <w:p w14:paraId="2499A4AC" w14:textId="34B145B1" w:rsidR="009C38D5" w:rsidRPr="009C38D5" w:rsidRDefault="009C38D5" w:rsidP="009C38D5">
      <w:pPr>
        <w:pStyle w:val="HTML0"/>
        <w:rPr>
          <w:sz w:val="24"/>
          <w:szCs w:val="24"/>
          <w:lang w:val="en-US"/>
        </w:rPr>
      </w:pPr>
      <w:r w:rsidRPr="009C38D5">
        <w:rPr>
          <w:rStyle w:val="hljs-tag"/>
          <w:rFonts w:ascii="Source Code Pro" w:hAnsi="Source Code Pro"/>
          <w:color w:val="000000"/>
          <w:sz w:val="21"/>
          <w:szCs w:val="21"/>
          <w:shd w:val="clear" w:color="auto" w:fill="FAFAFA"/>
          <w:lang w:val="en-US"/>
        </w:rPr>
        <w:t>&lt;/</w:t>
      </w:r>
      <w:proofErr w:type="spellStart"/>
      <w:r w:rsidRPr="009C38D5">
        <w:rPr>
          <w:rStyle w:val="hljs-name"/>
          <w:rFonts w:ascii="Source Code Pro" w:hAnsi="Source Code Pro"/>
          <w:b/>
          <w:bCs/>
          <w:color w:val="63B175"/>
          <w:sz w:val="21"/>
          <w:szCs w:val="21"/>
          <w:shd w:val="clear" w:color="auto" w:fill="FAFAFA"/>
          <w:lang w:val="en-US"/>
        </w:rPr>
        <w:t>ul</w:t>
      </w:r>
      <w:proofErr w:type="spellEnd"/>
      <w:r w:rsidRPr="009C38D5">
        <w:rPr>
          <w:rStyle w:val="hljs-tag"/>
          <w:rFonts w:ascii="Source Code Pro" w:hAnsi="Source Code Pro"/>
          <w:color w:val="000000"/>
          <w:sz w:val="21"/>
          <w:szCs w:val="21"/>
          <w:shd w:val="clear" w:color="auto" w:fill="FAFAFA"/>
          <w:lang w:val="en-US"/>
        </w:rPr>
        <w:t>&gt;</w:t>
      </w:r>
    </w:p>
    <w:p w14:paraId="354F1228" w14:textId="77777777" w:rsidR="009C38D5" w:rsidRPr="009C38D5" w:rsidRDefault="009C38D5" w:rsidP="009C38D5">
      <w:pPr>
        <w:pStyle w:val="2"/>
        <w:spacing w:before="504" w:beforeAutospacing="0" w:after="312" w:afterAutospacing="0"/>
        <w:rPr>
          <w:rFonts w:ascii="inherit" w:hAnsi="inherit"/>
          <w:color w:val="000000"/>
          <w:sz w:val="44"/>
          <w:szCs w:val="44"/>
          <w:lang w:val="en-US"/>
        </w:rPr>
      </w:pPr>
      <w:r w:rsidRPr="009C38D5">
        <w:rPr>
          <w:rStyle w:val="a4"/>
          <w:rFonts w:ascii="inherit" w:hAnsi="inherit"/>
          <w:b/>
          <w:bCs/>
          <w:color w:val="000000"/>
          <w:sz w:val="44"/>
          <w:szCs w:val="44"/>
          <w:lang w:val="en-US"/>
        </w:rPr>
        <w:t>9. Using Conversions</w:t>
      </w:r>
    </w:p>
    <w:p w14:paraId="357860CC" w14:textId="77777777" w:rsidR="009C38D5" w:rsidRPr="009C38D5" w:rsidRDefault="009C38D5" w:rsidP="009C38D5">
      <w:pPr>
        <w:pStyle w:val="brush"/>
        <w:spacing w:before="0" w:beforeAutospacing="0" w:after="150" w:afterAutospacing="0"/>
        <w:rPr>
          <w:color w:val="000000"/>
          <w:lang w:val="en-US"/>
        </w:rPr>
      </w:pPr>
      <w:r w:rsidRPr="009C38D5">
        <w:rPr>
          <w:color w:val="000000"/>
          <w:lang w:val="en-US"/>
        </w:rPr>
        <w:t>We use the double bracket syntax </w:t>
      </w:r>
      <w:r w:rsidRPr="009C38D5">
        <w:rPr>
          <w:rStyle w:val="a6"/>
          <w:color w:val="000000"/>
          <w:lang w:val="en-US"/>
        </w:rPr>
        <w:t>{{}}</w:t>
      </w:r>
      <w:r w:rsidRPr="009C38D5">
        <w:rPr>
          <w:color w:val="000000"/>
          <w:lang w:val="en-US"/>
        </w:rPr>
        <w:t> to format data for display. This makes use of the </w:t>
      </w:r>
      <w:r w:rsidRPr="009C38D5">
        <w:rPr>
          <w:rStyle w:val="a6"/>
          <w:color w:val="000000"/>
          <w:lang w:val="en-US"/>
        </w:rPr>
        <w:t>formatters</w:t>
      </w:r>
      <w:r w:rsidRPr="009C38D5">
        <w:rPr>
          <w:color w:val="000000"/>
          <w:lang w:val="en-US"/>
        </w:rPr>
        <w:t> configured for that type of field in the </w:t>
      </w:r>
      <w:proofErr w:type="spellStart"/>
      <w:r w:rsidRPr="009C38D5">
        <w:rPr>
          <w:rStyle w:val="a6"/>
          <w:color w:val="000000"/>
          <w:lang w:val="en-US"/>
        </w:rPr>
        <w:t>conversionService</w:t>
      </w:r>
      <w:proofErr w:type="spellEnd"/>
      <w:r w:rsidRPr="009C38D5">
        <w:rPr>
          <w:color w:val="000000"/>
          <w:lang w:val="en-US"/>
        </w:rPr>
        <w:t> bean of the context file.</w:t>
      </w:r>
    </w:p>
    <w:p w14:paraId="66264AE6" w14:textId="77777777" w:rsidR="009C38D5" w:rsidRPr="009C38D5" w:rsidRDefault="009C38D5" w:rsidP="009C38D5">
      <w:pPr>
        <w:pStyle w:val="brush"/>
        <w:spacing w:before="0" w:beforeAutospacing="0" w:after="150" w:afterAutospacing="0"/>
        <w:rPr>
          <w:color w:val="000000"/>
          <w:lang w:val="en-US"/>
        </w:rPr>
      </w:pPr>
      <w:r w:rsidRPr="009C38D5">
        <w:rPr>
          <w:color w:val="000000"/>
          <w:lang w:val="en-US"/>
        </w:rPr>
        <w:t>Let's see how to format the name field in the </w:t>
      </w:r>
      <w:proofErr w:type="gramStart"/>
      <w:r w:rsidRPr="009C38D5">
        <w:rPr>
          <w:rStyle w:val="a6"/>
          <w:color w:val="000000"/>
          <w:lang w:val="en-US"/>
        </w:rPr>
        <w:t>Student</w:t>
      </w:r>
      <w:proofErr w:type="gramEnd"/>
      <w:r w:rsidRPr="009C38D5">
        <w:rPr>
          <w:color w:val="000000"/>
          <w:lang w:val="en-US"/>
        </w:rPr>
        <w:t> class:</w:t>
      </w:r>
    </w:p>
    <w:p w14:paraId="66143CC2"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ljs-tag"/>
          <w:rFonts w:ascii="Source Code Pro" w:hAnsi="Source Code Pro"/>
          <w:color w:val="000000"/>
          <w:sz w:val="21"/>
          <w:szCs w:val="21"/>
          <w:shd w:val="clear" w:color="auto" w:fill="FAFAFA"/>
          <w:lang w:val="en-US"/>
        </w:rPr>
        <w:t>&lt;</w:t>
      </w:r>
      <w:r w:rsidRPr="009C38D5">
        <w:rPr>
          <w:rStyle w:val="hljs-name"/>
          <w:rFonts w:ascii="Source Code Pro" w:hAnsi="Source Code Pro"/>
          <w:b/>
          <w:bCs/>
          <w:color w:val="63B175"/>
          <w:sz w:val="21"/>
          <w:szCs w:val="21"/>
          <w:shd w:val="clear" w:color="auto" w:fill="FAFAFA"/>
          <w:lang w:val="en-US"/>
        </w:rPr>
        <w:t>tr</w:t>
      </w:r>
      <w:r w:rsidRPr="009C38D5">
        <w:rPr>
          <w:rStyle w:val="hljs-tag"/>
          <w:rFonts w:ascii="Source Code Pro" w:hAnsi="Source Code Pro"/>
          <w:color w:val="000000"/>
          <w:sz w:val="21"/>
          <w:szCs w:val="21"/>
          <w:shd w:val="clear" w:color="auto" w:fill="FAFAFA"/>
          <w:lang w:val="en-US"/>
        </w:rPr>
        <w:t xml:space="preserve"> </w:t>
      </w:r>
      <w:proofErr w:type="spellStart"/>
      <w:proofErr w:type="gramStart"/>
      <w:r w:rsidRPr="009C38D5">
        <w:rPr>
          <w:rStyle w:val="hljs-attr"/>
          <w:rFonts w:ascii="Source Code Pro" w:hAnsi="Source Code Pro"/>
          <w:color w:val="000000"/>
          <w:sz w:val="21"/>
          <w:szCs w:val="21"/>
          <w:shd w:val="clear" w:color="auto" w:fill="FAFAFA"/>
          <w:lang w:val="en-US"/>
        </w:rPr>
        <w:t>th:each</w:t>
      </w:r>
      <w:proofErr w:type="spellEnd"/>
      <w:proofErr w:type="gramEnd"/>
      <w:r w:rsidRPr="009C38D5">
        <w:rPr>
          <w:rStyle w:val="hljs-tag"/>
          <w:rFonts w:ascii="Source Code Pro" w:hAnsi="Source Code Pro"/>
          <w:color w:val="000000"/>
          <w:sz w:val="21"/>
          <w:szCs w:val="21"/>
          <w:shd w:val="clear" w:color="auto" w:fill="FAFAFA"/>
          <w:lang w:val="en-US"/>
        </w:rPr>
        <w:t>=</w:t>
      </w:r>
      <w:r w:rsidRPr="009C38D5">
        <w:rPr>
          <w:rStyle w:val="hljs-string"/>
          <w:rFonts w:ascii="Source Code Pro" w:hAnsi="Source Code Pro"/>
          <w:color w:val="4E9359"/>
          <w:sz w:val="21"/>
          <w:szCs w:val="21"/>
          <w:shd w:val="clear" w:color="auto" w:fill="FAFAFA"/>
          <w:lang w:val="en-US"/>
        </w:rPr>
        <w:t>"student: ${students}"</w:t>
      </w:r>
      <w:r w:rsidRPr="009C38D5">
        <w:rPr>
          <w:rStyle w:val="hljs-tag"/>
          <w:rFonts w:ascii="Source Code Pro" w:hAnsi="Source Code Pro"/>
          <w:color w:val="000000"/>
          <w:sz w:val="21"/>
          <w:szCs w:val="21"/>
          <w:shd w:val="clear" w:color="auto" w:fill="FAFAFA"/>
          <w:lang w:val="en-US"/>
        </w:rPr>
        <w:t>&gt;</w:t>
      </w:r>
    </w:p>
    <w:p w14:paraId="316BCB33"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TML"/>
          <w:rFonts w:ascii="Source Code Pro" w:hAnsi="Source Code Pro"/>
          <w:color w:val="000000"/>
          <w:sz w:val="21"/>
          <w:szCs w:val="21"/>
          <w:shd w:val="clear" w:color="auto" w:fill="FAFAFA"/>
          <w:lang w:val="en-US"/>
        </w:rPr>
        <w:t xml:space="preserve">    </w:t>
      </w:r>
      <w:r w:rsidRPr="009C38D5">
        <w:rPr>
          <w:rStyle w:val="hljs-tag"/>
          <w:rFonts w:ascii="Source Code Pro" w:hAnsi="Source Code Pro"/>
          <w:color w:val="000000"/>
          <w:sz w:val="21"/>
          <w:szCs w:val="21"/>
          <w:shd w:val="clear" w:color="auto" w:fill="FAFAFA"/>
          <w:lang w:val="en-US"/>
        </w:rPr>
        <w:t>&lt;</w:t>
      </w:r>
      <w:r w:rsidRPr="009C38D5">
        <w:rPr>
          <w:rStyle w:val="hljs-name"/>
          <w:rFonts w:ascii="Source Code Pro" w:hAnsi="Source Code Pro"/>
          <w:b/>
          <w:bCs/>
          <w:color w:val="63B175"/>
          <w:sz w:val="21"/>
          <w:szCs w:val="21"/>
          <w:shd w:val="clear" w:color="auto" w:fill="FAFAFA"/>
          <w:lang w:val="en-US"/>
        </w:rPr>
        <w:t>td</w:t>
      </w:r>
      <w:r w:rsidRPr="009C38D5">
        <w:rPr>
          <w:rStyle w:val="hljs-tag"/>
          <w:rFonts w:ascii="Source Code Pro" w:hAnsi="Source Code Pro"/>
          <w:color w:val="000000"/>
          <w:sz w:val="21"/>
          <w:szCs w:val="21"/>
          <w:shd w:val="clear" w:color="auto" w:fill="FAFAFA"/>
          <w:lang w:val="en-US"/>
        </w:rPr>
        <w:t xml:space="preserve"> </w:t>
      </w:r>
      <w:proofErr w:type="spellStart"/>
      <w:r w:rsidRPr="009C38D5">
        <w:rPr>
          <w:rStyle w:val="hljs-attr"/>
          <w:rFonts w:ascii="Source Code Pro" w:hAnsi="Source Code Pro"/>
          <w:color w:val="000000"/>
          <w:sz w:val="21"/>
          <w:szCs w:val="21"/>
          <w:shd w:val="clear" w:color="auto" w:fill="FAFAFA"/>
          <w:lang w:val="en-US"/>
        </w:rPr>
        <w:t>th:text</w:t>
      </w:r>
      <w:proofErr w:type="spellEnd"/>
      <w:r w:rsidRPr="009C38D5">
        <w:rPr>
          <w:rStyle w:val="hljs-tag"/>
          <w:rFonts w:ascii="Source Code Pro" w:hAnsi="Source Code Pro"/>
          <w:color w:val="000000"/>
          <w:sz w:val="21"/>
          <w:szCs w:val="21"/>
          <w:shd w:val="clear" w:color="auto" w:fill="FAFAFA"/>
          <w:lang w:val="en-US"/>
        </w:rPr>
        <w:t>=</w:t>
      </w:r>
      <w:r w:rsidRPr="009C38D5">
        <w:rPr>
          <w:rStyle w:val="hljs-string"/>
          <w:rFonts w:ascii="Source Code Pro" w:hAnsi="Source Code Pro"/>
          <w:color w:val="4E9359"/>
          <w:sz w:val="21"/>
          <w:szCs w:val="21"/>
          <w:shd w:val="clear" w:color="auto" w:fill="FAFAFA"/>
          <w:lang w:val="en-US"/>
        </w:rPr>
        <w:t>"${{student.name}}"</w:t>
      </w:r>
      <w:r w:rsidRPr="009C38D5">
        <w:rPr>
          <w:rStyle w:val="hljs-tag"/>
          <w:rFonts w:ascii="Source Code Pro" w:hAnsi="Source Code Pro"/>
          <w:color w:val="000000"/>
          <w:sz w:val="21"/>
          <w:szCs w:val="21"/>
          <w:shd w:val="clear" w:color="auto" w:fill="FAFAFA"/>
          <w:lang w:val="en-US"/>
        </w:rPr>
        <w:t xml:space="preserve"> /&gt;</w:t>
      </w:r>
    </w:p>
    <w:p w14:paraId="0F5F2C83" w14:textId="5E92D77F" w:rsidR="009C38D5" w:rsidRDefault="009C38D5" w:rsidP="009C38D5">
      <w:pPr>
        <w:pStyle w:val="HTML0"/>
        <w:rPr>
          <w:sz w:val="24"/>
          <w:szCs w:val="24"/>
          <w:lang w:val="en-US"/>
        </w:rPr>
      </w:pPr>
      <w:r w:rsidRPr="009C38D5">
        <w:rPr>
          <w:rStyle w:val="hljs-tag"/>
          <w:rFonts w:ascii="Source Code Pro" w:hAnsi="Source Code Pro"/>
          <w:color w:val="000000"/>
          <w:sz w:val="21"/>
          <w:szCs w:val="21"/>
          <w:shd w:val="clear" w:color="auto" w:fill="FAFAFA"/>
          <w:lang w:val="en-US"/>
        </w:rPr>
        <w:t>&lt;/</w:t>
      </w:r>
      <w:r w:rsidRPr="009C38D5">
        <w:rPr>
          <w:rStyle w:val="hljs-name"/>
          <w:rFonts w:ascii="Source Code Pro" w:hAnsi="Source Code Pro"/>
          <w:b/>
          <w:bCs/>
          <w:color w:val="63B175"/>
          <w:sz w:val="21"/>
          <w:szCs w:val="21"/>
          <w:shd w:val="clear" w:color="auto" w:fill="FAFAFA"/>
          <w:lang w:val="en-US"/>
        </w:rPr>
        <w:t>tr</w:t>
      </w:r>
      <w:r w:rsidRPr="009C38D5">
        <w:rPr>
          <w:rStyle w:val="hljs-tag"/>
          <w:rFonts w:ascii="Source Code Pro" w:hAnsi="Source Code Pro"/>
          <w:color w:val="000000"/>
          <w:sz w:val="21"/>
          <w:szCs w:val="21"/>
          <w:shd w:val="clear" w:color="auto" w:fill="FAFAFA"/>
          <w:lang w:val="en-US"/>
        </w:rPr>
        <w:t>&gt;</w:t>
      </w:r>
    </w:p>
    <w:p w14:paraId="426216C0" w14:textId="77777777" w:rsidR="0020041C" w:rsidRPr="009C38D5" w:rsidRDefault="0020041C" w:rsidP="009C38D5">
      <w:pPr>
        <w:pStyle w:val="HTML0"/>
        <w:rPr>
          <w:sz w:val="24"/>
          <w:szCs w:val="24"/>
          <w:lang w:val="en-US"/>
        </w:rPr>
      </w:pPr>
    </w:p>
    <w:p w14:paraId="513B4DEB" w14:textId="77777777" w:rsidR="009C38D5" w:rsidRPr="009C38D5" w:rsidRDefault="009C38D5" w:rsidP="009C38D5">
      <w:pPr>
        <w:pStyle w:val="brush"/>
        <w:spacing w:before="0" w:beforeAutospacing="0" w:after="150" w:afterAutospacing="0"/>
        <w:rPr>
          <w:color w:val="000000"/>
          <w:lang w:val="en-US"/>
        </w:rPr>
      </w:pPr>
      <w:r w:rsidRPr="009C38D5">
        <w:rPr>
          <w:color w:val="000000"/>
          <w:lang w:val="en-US"/>
        </w:rPr>
        <w:t>The above code uses the </w:t>
      </w:r>
      <w:proofErr w:type="spellStart"/>
      <w:r w:rsidRPr="009C38D5">
        <w:rPr>
          <w:rStyle w:val="a6"/>
          <w:color w:val="000000"/>
          <w:lang w:val="en-US"/>
        </w:rPr>
        <w:t>NameFormatter</w:t>
      </w:r>
      <w:proofErr w:type="spellEnd"/>
      <w:r w:rsidRPr="009C38D5">
        <w:rPr>
          <w:color w:val="000000"/>
          <w:lang w:val="en-US"/>
        </w:rPr>
        <w:t> class, configured by overriding the </w:t>
      </w:r>
      <w:proofErr w:type="spellStart"/>
      <w:proofErr w:type="gramStart"/>
      <w:r w:rsidRPr="009C38D5">
        <w:rPr>
          <w:rStyle w:val="a6"/>
          <w:color w:val="000000"/>
          <w:lang w:val="en-US"/>
        </w:rPr>
        <w:t>addFormatters</w:t>
      </w:r>
      <w:proofErr w:type="spellEnd"/>
      <w:r w:rsidRPr="009C38D5">
        <w:rPr>
          <w:rStyle w:val="a6"/>
          <w:color w:val="000000"/>
          <w:lang w:val="en-US"/>
        </w:rPr>
        <w:t>(</w:t>
      </w:r>
      <w:proofErr w:type="gramEnd"/>
      <w:r w:rsidRPr="009C38D5">
        <w:rPr>
          <w:rStyle w:val="a6"/>
          <w:color w:val="000000"/>
          <w:lang w:val="en-US"/>
        </w:rPr>
        <w:t>)</w:t>
      </w:r>
      <w:r w:rsidRPr="009C38D5">
        <w:rPr>
          <w:color w:val="000000"/>
          <w:lang w:val="en-US"/>
        </w:rPr>
        <w:t> method from the </w:t>
      </w:r>
      <w:proofErr w:type="spellStart"/>
      <w:r w:rsidRPr="009C38D5">
        <w:rPr>
          <w:rStyle w:val="a6"/>
          <w:color w:val="000000"/>
          <w:lang w:val="en-US"/>
        </w:rPr>
        <w:t>WebMvcConfigurer</w:t>
      </w:r>
      <w:proofErr w:type="spellEnd"/>
      <w:r w:rsidRPr="009C38D5">
        <w:rPr>
          <w:color w:val="000000"/>
          <w:lang w:val="en-US"/>
        </w:rPr>
        <w:t> interface.</w:t>
      </w:r>
    </w:p>
    <w:p w14:paraId="6B291047" w14:textId="77777777" w:rsidR="009C38D5" w:rsidRPr="009C38D5" w:rsidRDefault="009C38D5" w:rsidP="009C38D5">
      <w:pPr>
        <w:pStyle w:val="brush"/>
        <w:spacing w:before="0" w:beforeAutospacing="0" w:after="150" w:afterAutospacing="0"/>
        <w:rPr>
          <w:color w:val="000000"/>
          <w:lang w:val="en-US"/>
        </w:rPr>
      </w:pPr>
      <w:r w:rsidRPr="009C38D5">
        <w:rPr>
          <w:color w:val="000000"/>
          <w:lang w:val="en-US"/>
        </w:rPr>
        <w:t>For this purpose, our </w:t>
      </w:r>
      <w:r w:rsidRPr="009C38D5">
        <w:rPr>
          <w:rStyle w:val="a6"/>
          <w:color w:val="000000"/>
          <w:lang w:val="en-US"/>
        </w:rPr>
        <w:t>@Configuration</w:t>
      </w:r>
      <w:r w:rsidRPr="009C38D5">
        <w:rPr>
          <w:color w:val="000000"/>
          <w:lang w:val="en-US"/>
        </w:rPr>
        <w:t> class overrides the </w:t>
      </w:r>
      <w:proofErr w:type="spellStart"/>
      <w:r w:rsidRPr="009C38D5">
        <w:rPr>
          <w:rStyle w:val="a6"/>
          <w:color w:val="000000"/>
          <w:lang w:val="en-US"/>
        </w:rPr>
        <w:t>WebMvcConfigurerAdapter</w:t>
      </w:r>
      <w:proofErr w:type="spellEnd"/>
      <w:r w:rsidRPr="009C38D5">
        <w:rPr>
          <w:color w:val="000000"/>
          <w:lang w:val="en-US"/>
        </w:rPr>
        <w:t> class:</w:t>
      </w:r>
    </w:p>
    <w:p w14:paraId="216260D1"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ljs-meta"/>
          <w:rFonts w:ascii="Source Code Pro" w:hAnsi="Source Code Pro"/>
          <w:color w:val="1F7199"/>
          <w:sz w:val="21"/>
          <w:szCs w:val="21"/>
          <w:shd w:val="clear" w:color="auto" w:fill="FAFAFA"/>
          <w:lang w:val="en-US"/>
        </w:rPr>
        <w:t>@Configuration</w:t>
      </w:r>
    </w:p>
    <w:p w14:paraId="5628F07D"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ljs-keyword"/>
          <w:rFonts w:ascii="Source Code Pro" w:hAnsi="Source Code Pro"/>
          <w:b/>
          <w:bCs/>
          <w:color w:val="63B175"/>
          <w:sz w:val="21"/>
          <w:szCs w:val="21"/>
          <w:shd w:val="clear" w:color="auto" w:fill="FAFAFA"/>
          <w:lang w:val="en-US"/>
        </w:rPr>
        <w:lastRenderedPageBreak/>
        <w:t>public</w:t>
      </w:r>
      <w:r w:rsidRPr="009C38D5">
        <w:rPr>
          <w:rStyle w:val="HTML"/>
          <w:rFonts w:ascii="Source Code Pro" w:hAnsi="Source Code Pro"/>
          <w:color w:val="000000"/>
          <w:sz w:val="21"/>
          <w:szCs w:val="21"/>
          <w:shd w:val="clear" w:color="auto" w:fill="FAFAFA"/>
          <w:lang w:val="en-US"/>
        </w:rPr>
        <w:t xml:space="preserve"> </w:t>
      </w:r>
      <w:r w:rsidRPr="009C38D5">
        <w:rPr>
          <w:rStyle w:val="hljs-keyword"/>
          <w:rFonts w:ascii="Source Code Pro" w:hAnsi="Source Code Pro"/>
          <w:b/>
          <w:bCs/>
          <w:color w:val="63B175"/>
          <w:sz w:val="21"/>
          <w:szCs w:val="21"/>
          <w:shd w:val="clear" w:color="auto" w:fill="FAFAFA"/>
          <w:lang w:val="en-US"/>
        </w:rPr>
        <w:t>class</w:t>
      </w:r>
      <w:r w:rsidRPr="009C38D5">
        <w:rPr>
          <w:rStyle w:val="HTML"/>
          <w:rFonts w:ascii="Source Code Pro" w:hAnsi="Source Code Pro"/>
          <w:color w:val="000000"/>
          <w:sz w:val="21"/>
          <w:szCs w:val="21"/>
          <w:shd w:val="clear" w:color="auto" w:fill="FAFAFA"/>
          <w:lang w:val="en-US"/>
        </w:rPr>
        <w:t xml:space="preserve"> </w:t>
      </w:r>
      <w:proofErr w:type="spellStart"/>
      <w:r w:rsidRPr="009C38D5">
        <w:rPr>
          <w:rStyle w:val="hljs-title"/>
          <w:rFonts w:ascii="Source Code Pro" w:hAnsi="Source Code Pro"/>
          <w:b/>
          <w:bCs/>
          <w:color w:val="267438"/>
          <w:sz w:val="21"/>
          <w:szCs w:val="21"/>
          <w:shd w:val="clear" w:color="auto" w:fill="FAFAFA"/>
          <w:lang w:val="en-US"/>
        </w:rPr>
        <w:t>WebMVCConfig</w:t>
      </w:r>
      <w:proofErr w:type="spellEnd"/>
      <w:r w:rsidRPr="009C38D5">
        <w:rPr>
          <w:rStyle w:val="HTML"/>
          <w:rFonts w:ascii="Source Code Pro" w:hAnsi="Source Code Pro"/>
          <w:color w:val="000000"/>
          <w:sz w:val="21"/>
          <w:szCs w:val="21"/>
          <w:shd w:val="clear" w:color="auto" w:fill="FAFAFA"/>
          <w:lang w:val="en-US"/>
        </w:rPr>
        <w:t xml:space="preserve"> </w:t>
      </w:r>
      <w:r w:rsidRPr="009C38D5">
        <w:rPr>
          <w:rStyle w:val="hljs-keyword"/>
          <w:rFonts w:ascii="Source Code Pro" w:hAnsi="Source Code Pro"/>
          <w:b/>
          <w:bCs/>
          <w:color w:val="63B175"/>
          <w:sz w:val="21"/>
          <w:szCs w:val="21"/>
          <w:shd w:val="clear" w:color="auto" w:fill="FAFAFA"/>
          <w:lang w:val="en-US"/>
        </w:rPr>
        <w:t>extends</w:t>
      </w:r>
      <w:r w:rsidRPr="009C38D5">
        <w:rPr>
          <w:rStyle w:val="HTML"/>
          <w:rFonts w:ascii="Source Code Pro" w:hAnsi="Source Code Pro"/>
          <w:color w:val="000000"/>
          <w:sz w:val="21"/>
          <w:szCs w:val="21"/>
          <w:shd w:val="clear" w:color="auto" w:fill="FAFAFA"/>
          <w:lang w:val="en-US"/>
        </w:rPr>
        <w:t xml:space="preserve"> </w:t>
      </w:r>
      <w:proofErr w:type="spellStart"/>
      <w:r w:rsidRPr="009C38D5">
        <w:rPr>
          <w:rStyle w:val="hljs-title"/>
          <w:rFonts w:ascii="Source Code Pro" w:hAnsi="Source Code Pro"/>
          <w:b/>
          <w:bCs/>
          <w:color w:val="267438"/>
          <w:sz w:val="21"/>
          <w:szCs w:val="21"/>
          <w:shd w:val="clear" w:color="auto" w:fill="FAFAFA"/>
          <w:lang w:val="en-US"/>
        </w:rPr>
        <w:t>WebMvcConfigurerAdapter</w:t>
      </w:r>
      <w:proofErr w:type="spellEnd"/>
      <w:r w:rsidRPr="009C38D5">
        <w:rPr>
          <w:rStyle w:val="HTML"/>
          <w:rFonts w:ascii="Source Code Pro" w:hAnsi="Source Code Pro"/>
          <w:color w:val="000000"/>
          <w:sz w:val="21"/>
          <w:szCs w:val="21"/>
          <w:shd w:val="clear" w:color="auto" w:fill="FAFAFA"/>
          <w:lang w:val="en-US"/>
        </w:rPr>
        <w:t xml:space="preserve"> {</w:t>
      </w:r>
    </w:p>
    <w:p w14:paraId="7B9EDEF2"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TML"/>
          <w:rFonts w:ascii="Source Code Pro" w:hAnsi="Source Code Pro"/>
          <w:color w:val="000000"/>
          <w:sz w:val="21"/>
          <w:szCs w:val="21"/>
          <w:shd w:val="clear" w:color="auto" w:fill="FAFAFA"/>
          <w:lang w:val="en-US"/>
        </w:rPr>
        <w:t xml:space="preserve">    </w:t>
      </w:r>
      <w:r w:rsidRPr="009C38D5">
        <w:rPr>
          <w:rStyle w:val="hljs-comment"/>
          <w:rFonts w:ascii="Source Code Pro" w:hAnsi="Source Code Pro"/>
          <w:color w:val="888888"/>
          <w:sz w:val="21"/>
          <w:szCs w:val="21"/>
          <w:shd w:val="clear" w:color="auto" w:fill="FAFAFA"/>
          <w:lang w:val="en-US"/>
        </w:rPr>
        <w:t>// ...</w:t>
      </w:r>
    </w:p>
    <w:p w14:paraId="18DBED91"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TML"/>
          <w:rFonts w:ascii="Source Code Pro" w:hAnsi="Source Code Pro"/>
          <w:color w:val="000000"/>
          <w:sz w:val="21"/>
          <w:szCs w:val="21"/>
          <w:shd w:val="clear" w:color="auto" w:fill="FAFAFA"/>
          <w:lang w:val="en-US"/>
        </w:rPr>
        <w:t xml:space="preserve">    </w:t>
      </w:r>
      <w:r w:rsidRPr="009C38D5">
        <w:rPr>
          <w:rStyle w:val="hljs-meta"/>
          <w:rFonts w:ascii="Source Code Pro" w:hAnsi="Source Code Pro"/>
          <w:color w:val="1F7199"/>
          <w:sz w:val="21"/>
          <w:szCs w:val="21"/>
          <w:shd w:val="clear" w:color="auto" w:fill="FAFAFA"/>
          <w:lang w:val="en-US"/>
        </w:rPr>
        <w:t>@Override</w:t>
      </w:r>
    </w:p>
    <w:p w14:paraId="48358CB2"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TML"/>
          <w:rFonts w:ascii="Source Code Pro" w:hAnsi="Source Code Pro"/>
          <w:color w:val="000000"/>
          <w:sz w:val="21"/>
          <w:szCs w:val="21"/>
          <w:shd w:val="clear" w:color="auto" w:fill="FAFAFA"/>
          <w:lang w:val="en-US"/>
        </w:rPr>
        <w:t xml:space="preserve">    </w:t>
      </w:r>
      <w:r w:rsidRPr="009C38D5">
        <w:rPr>
          <w:rStyle w:val="hljs-meta"/>
          <w:rFonts w:ascii="Source Code Pro" w:hAnsi="Source Code Pro"/>
          <w:color w:val="1F7199"/>
          <w:sz w:val="21"/>
          <w:szCs w:val="21"/>
          <w:shd w:val="clear" w:color="auto" w:fill="FAFAFA"/>
          <w:lang w:val="en-US"/>
        </w:rPr>
        <w:t>@</w:t>
      </w:r>
      <w:proofErr w:type="gramStart"/>
      <w:r w:rsidRPr="009C38D5">
        <w:rPr>
          <w:rStyle w:val="hljs-meta"/>
          <w:rFonts w:ascii="Source Code Pro" w:hAnsi="Source Code Pro"/>
          <w:color w:val="1F7199"/>
          <w:sz w:val="21"/>
          <w:szCs w:val="21"/>
          <w:shd w:val="clear" w:color="auto" w:fill="FAFAFA"/>
          <w:lang w:val="en-US"/>
        </w:rPr>
        <w:t>Description(</w:t>
      </w:r>
      <w:proofErr w:type="gramEnd"/>
      <w:r w:rsidRPr="009C38D5">
        <w:rPr>
          <w:rStyle w:val="hljs-meta"/>
          <w:rFonts w:ascii="Source Code Pro" w:hAnsi="Source Code Pro"/>
          <w:color w:val="1F7199"/>
          <w:sz w:val="21"/>
          <w:szCs w:val="21"/>
          <w:shd w:val="clear" w:color="auto" w:fill="FAFAFA"/>
          <w:lang w:val="en-US"/>
        </w:rPr>
        <w:t>"Custom Conversion Service")</w:t>
      </w:r>
    </w:p>
    <w:p w14:paraId="49636B45"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TML"/>
          <w:rFonts w:ascii="Source Code Pro" w:hAnsi="Source Code Pro"/>
          <w:color w:val="000000"/>
          <w:sz w:val="21"/>
          <w:szCs w:val="21"/>
          <w:shd w:val="clear" w:color="auto" w:fill="FAFAFA"/>
          <w:lang w:val="en-US"/>
        </w:rPr>
        <w:t xml:space="preserve">    </w:t>
      </w:r>
      <w:r w:rsidRPr="009C38D5">
        <w:rPr>
          <w:rStyle w:val="hljs-keyword"/>
          <w:rFonts w:ascii="Source Code Pro" w:hAnsi="Source Code Pro"/>
          <w:b/>
          <w:bCs/>
          <w:color w:val="63B175"/>
          <w:sz w:val="21"/>
          <w:szCs w:val="21"/>
          <w:shd w:val="clear" w:color="auto" w:fill="FAFAFA"/>
          <w:lang w:val="en-US"/>
        </w:rPr>
        <w:t>public</w:t>
      </w:r>
      <w:r w:rsidRPr="009C38D5">
        <w:rPr>
          <w:rStyle w:val="HTML"/>
          <w:rFonts w:ascii="Source Code Pro" w:hAnsi="Source Code Pro"/>
          <w:color w:val="000000"/>
          <w:sz w:val="21"/>
          <w:szCs w:val="21"/>
          <w:shd w:val="clear" w:color="auto" w:fill="FAFAFA"/>
          <w:lang w:val="en-US"/>
        </w:rPr>
        <w:t xml:space="preserve"> </w:t>
      </w:r>
      <w:r w:rsidRPr="009C38D5">
        <w:rPr>
          <w:rStyle w:val="hljs-keyword"/>
          <w:rFonts w:ascii="Source Code Pro" w:hAnsi="Source Code Pro"/>
          <w:b/>
          <w:bCs/>
          <w:color w:val="63B175"/>
          <w:sz w:val="21"/>
          <w:szCs w:val="21"/>
          <w:shd w:val="clear" w:color="auto" w:fill="FAFAFA"/>
          <w:lang w:val="en-US"/>
        </w:rPr>
        <w:t>void</w:t>
      </w:r>
      <w:r w:rsidRPr="009C38D5">
        <w:rPr>
          <w:rStyle w:val="HTML"/>
          <w:rFonts w:ascii="Source Code Pro" w:hAnsi="Source Code Pro"/>
          <w:color w:val="000000"/>
          <w:sz w:val="21"/>
          <w:szCs w:val="21"/>
          <w:shd w:val="clear" w:color="auto" w:fill="FAFAFA"/>
          <w:lang w:val="en-US"/>
        </w:rPr>
        <w:t xml:space="preserve"> </w:t>
      </w:r>
      <w:proofErr w:type="spellStart"/>
      <w:proofErr w:type="gramStart"/>
      <w:r w:rsidRPr="009C38D5">
        <w:rPr>
          <w:rStyle w:val="hljs-title"/>
          <w:rFonts w:ascii="Source Code Pro" w:hAnsi="Source Code Pro"/>
          <w:b/>
          <w:bCs/>
          <w:color w:val="267438"/>
          <w:sz w:val="21"/>
          <w:szCs w:val="21"/>
          <w:shd w:val="clear" w:color="auto" w:fill="FAFAFA"/>
          <w:lang w:val="en-US"/>
        </w:rPr>
        <w:t>addFormatters</w:t>
      </w:r>
      <w:proofErr w:type="spellEnd"/>
      <w:r w:rsidRPr="009C38D5">
        <w:rPr>
          <w:rStyle w:val="hljs-params"/>
          <w:rFonts w:ascii="Source Code Pro" w:hAnsi="Source Code Pro"/>
          <w:color w:val="000000"/>
          <w:sz w:val="21"/>
          <w:szCs w:val="21"/>
          <w:shd w:val="clear" w:color="auto" w:fill="FAFAFA"/>
          <w:lang w:val="en-US"/>
        </w:rPr>
        <w:t>(</w:t>
      </w:r>
      <w:proofErr w:type="spellStart"/>
      <w:proofErr w:type="gramEnd"/>
      <w:r w:rsidRPr="009C38D5">
        <w:rPr>
          <w:rStyle w:val="hljs-params"/>
          <w:rFonts w:ascii="Source Code Pro" w:hAnsi="Source Code Pro"/>
          <w:color w:val="000000"/>
          <w:sz w:val="21"/>
          <w:szCs w:val="21"/>
          <w:shd w:val="clear" w:color="auto" w:fill="FAFAFA"/>
          <w:lang w:val="en-US"/>
        </w:rPr>
        <w:t>FormatterRegistry</w:t>
      </w:r>
      <w:proofErr w:type="spellEnd"/>
      <w:r w:rsidRPr="009C38D5">
        <w:rPr>
          <w:rStyle w:val="hljs-params"/>
          <w:rFonts w:ascii="Source Code Pro" w:hAnsi="Source Code Pro"/>
          <w:color w:val="000000"/>
          <w:sz w:val="21"/>
          <w:szCs w:val="21"/>
          <w:shd w:val="clear" w:color="auto" w:fill="FAFAFA"/>
          <w:lang w:val="en-US"/>
        </w:rPr>
        <w:t xml:space="preserve"> registry)</w:t>
      </w:r>
      <w:r w:rsidRPr="009C38D5">
        <w:rPr>
          <w:rStyle w:val="HTML"/>
          <w:rFonts w:ascii="Source Code Pro" w:hAnsi="Source Code Pro"/>
          <w:color w:val="000000"/>
          <w:sz w:val="21"/>
          <w:szCs w:val="21"/>
          <w:shd w:val="clear" w:color="auto" w:fill="FAFAFA"/>
          <w:lang w:val="en-US"/>
        </w:rPr>
        <w:t xml:space="preserve"> {</w:t>
      </w:r>
    </w:p>
    <w:p w14:paraId="06171168"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TML"/>
          <w:rFonts w:ascii="Source Code Pro" w:hAnsi="Source Code Pro"/>
          <w:color w:val="000000"/>
          <w:sz w:val="21"/>
          <w:szCs w:val="21"/>
          <w:shd w:val="clear" w:color="auto" w:fill="FAFAFA"/>
          <w:lang w:val="en-US"/>
        </w:rPr>
        <w:t xml:space="preserve">        </w:t>
      </w:r>
      <w:proofErr w:type="spellStart"/>
      <w:proofErr w:type="gramStart"/>
      <w:r w:rsidRPr="009C38D5">
        <w:rPr>
          <w:rStyle w:val="HTML"/>
          <w:rFonts w:ascii="Source Code Pro" w:hAnsi="Source Code Pro"/>
          <w:color w:val="000000"/>
          <w:sz w:val="21"/>
          <w:szCs w:val="21"/>
          <w:shd w:val="clear" w:color="auto" w:fill="FAFAFA"/>
          <w:lang w:val="en-US"/>
        </w:rPr>
        <w:t>registry.addFormatter</w:t>
      </w:r>
      <w:proofErr w:type="spellEnd"/>
      <w:proofErr w:type="gramEnd"/>
      <w:r w:rsidRPr="009C38D5">
        <w:rPr>
          <w:rStyle w:val="HTML"/>
          <w:rFonts w:ascii="Source Code Pro" w:hAnsi="Source Code Pro"/>
          <w:color w:val="000000"/>
          <w:sz w:val="21"/>
          <w:szCs w:val="21"/>
          <w:shd w:val="clear" w:color="auto" w:fill="FAFAFA"/>
          <w:lang w:val="en-US"/>
        </w:rPr>
        <w:t>(</w:t>
      </w:r>
      <w:r w:rsidRPr="009C38D5">
        <w:rPr>
          <w:rStyle w:val="hljs-keyword"/>
          <w:rFonts w:ascii="Source Code Pro" w:hAnsi="Source Code Pro"/>
          <w:b/>
          <w:bCs/>
          <w:color w:val="63B175"/>
          <w:sz w:val="21"/>
          <w:szCs w:val="21"/>
          <w:shd w:val="clear" w:color="auto" w:fill="FAFAFA"/>
          <w:lang w:val="en-US"/>
        </w:rPr>
        <w:t>new</w:t>
      </w:r>
      <w:r w:rsidRPr="009C38D5">
        <w:rPr>
          <w:rStyle w:val="HTML"/>
          <w:rFonts w:ascii="Source Code Pro" w:hAnsi="Source Code Pro"/>
          <w:color w:val="000000"/>
          <w:sz w:val="21"/>
          <w:szCs w:val="21"/>
          <w:shd w:val="clear" w:color="auto" w:fill="FAFAFA"/>
          <w:lang w:val="en-US"/>
        </w:rPr>
        <w:t xml:space="preserve"> </w:t>
      </w:r>
      <w:proofErr w:type="spellStart"/>
      <w:r w:rsidRPr="009C38D5">
        <w:rPr>
          <w:rStyle w:val="hljs-title"/>
          <w:rFonts w:ascii="Source Code Pro" w:hAnsi="Source Code Pro"/>
          <w:b/>
          <w:bCs/>
          <w:color w:val="267438"/>
          <w:sz w:val="21"/>
          <w:szCs w:val="21"/>
          <w:shd w:val="clear" w:color="auto" w:fill="FAFAFA"/>
          <w:lang w:val="en-US"/>
        </w:rPr>
        <w:t>NameFormatter</w:t>
      </w:r>
      <w:proofErr w:type="spellEnd"/>
      <w:r w:rsidRPr="009C38D5">
        <w:rPr>
          <w:rStyle w:val="HTML"/>
          <w:rFonts w:ascii="Source Code Pro" w:hAnsi="Source Code Pro"/>
          <w:color w:val="000000"/>
          <w:sz w:val="21"/>
          <w:szCs w:val="21"/>
          <w:shd w:val="clear" w:color="auto" w:fill="FAFAFA"/>
          <w:lang w:val="en-US"/>
        </w:rPr>
        <w:t>());</w:t>
      </w:r>
    </w:p>
    <w:p w14:paraId="3E03865E"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TML"/>
          <w:rFonts w:ascii="Source Code Pro" w:hAnsi="Source Code Pro"/>
          <w:color w:val="000000"/>
          <w:sz w:val="21"/>
          <w:szCs w:val="21"/>
          <w:shd w:val="clear" w:color="auto" w:fill="FAFAFA"/>
          <w:lang w:val="en-US"/>
        </w:rPr>
        <w:t xml:space="preserve">    }</w:t>
      </w:r>
    </w:p>
    <w:p w14:paraId="284697D8" w14:textId="7D30A843" w:rsidR="009C38D5" w:rsidRDefault="009C38D5" w:rsidP="009C38D5">
      <w:pPr>
        <w:pStyle w:val="HTML0"/>
        <w:rPr>
          <w:sz w:val="24"/>
          <w:szCs w:val="24"/>
          <w:lang w:val="en-US"/>
        </w:rPr>
      </w:pPr>
      <w:r w:rsidRPr="009C38D5">
        <w:rPr>
          <w:rStyle w:val="HTML"/>
          <w:rFonts w:ascii="Source Code Pro" w:hAnsi="Source Code Pro"/>
          <w:color w:val="000000"/>
          <w:sz w:val="21"/>
          <w:szCs w:val="21"/>
          <w:shd w:val="clear" w:color="auto" w:fill="FAFAFA"/>
          <w:lang w:val="en-US"/>
        </w:rPr>
        <w:t>}</w:t>
      </w:r>
    </w:p>
    <w:p w14:paraId="4EB411CB" w14:textId="77777777" w:rsidR="0020041C" w:rsidRPr="009C38D5" w:rsidRDefault="0020041C" w:rsidP="009C38D5">
      <w:pPr>
        <w:pStyle w:val="HTML0"/>
        <w:rPr>
          <w:sz w:val="24"/>
          <w:szCs w:val="24"/>
          <w:lang w:val="en-US"/>
        </w:rPr>
      </w:pPr>
    </w:p>
    <w:p w14:paraId="373C0F30" w14:textId="77777777" w:rsidR="009C38D5" w:rsidRPr="009C38D5" w:rsidRDefault="009C38D5" w:rsidP="009C38D5">
      <w:pPr>
        <w:pStyle w:val="brush"/>
        <w:spacing w:before="0" w:beforeAutospacing="0" w:after="150" w:afterAutospacing="0"/>
        <w:rPr>
          <w:color w:val="000000"/>
          <w:lang w:val="en-US"/>
        </w:rPr>
      </w:pPr>
      <w:r w:rsidRPr="009C38D5">
        <w:rPr>
          <w:color w:val="000000"/>
          <w:lang w:val="en-US"/>
        </w:rPr>
        <w:t>The </w:t>
      </w:r>
      <w:proofErr w:type="spellStart"/>
      <w:r w:rsidRPr="009C38D5">
        <w:rPr>
          <w:rStyle w:val="a6"/>
          <w:color w:val="000000"/>
          <w:lang w:val="en-US"/>
        </w:rPr>
        <w:t>NameFormatter</w:t>
      </w:r>
      <w:proofErr w:type="spellEnd"/>
      <w:r w:rsidRPr="009C38D5">
        <w:rPr>
          <w:color w:val="000000"/>
          <w:lang w:val="en-US"/>
        </w:rPr>
        <w:t> class implements the Spring </w:t>
      </w:r>
      <w:r w:rsidRPr="009C38D5">
        <w:rPr>
          <w:rStyle w:val="a6"/>
          <w:color w:val="000000"/>
          <w:lang w:val="en-US"/>
        </w:rPr>
        <w:t>Formatter</w:t>
      </w:r>
      <w:r w:rsidRPr="009C38D5">
        <w:rPr>
          <w:color w:val="000000"/>
          <w:lang w:val="en-US"/>
        </w:rPr>
        <w:t> interface.</w:t>
      </w:r>
    </w:p>
    <w:p w14:paraId="161F767D" w14:textId="77777777" w:rsidR="009C38D5" w:rsidRPr="009C38D5" w:rsidRDefault="009C38D5" w:rsidP="009C38D5">
      <w:pPr>
        <w:pStyle w:val="brush"/>
        <w:spacing w:before="0" w:beforeAutospacing="0" w:after="150" w:afterAutospacing="0"/>
        <w:rPr>
          <w:color w:val="000000"/>
          <w:lang w:val="en-US"/>
        </w:rPr>
      </w:pPr>
      <w:r w:rsidRPr="009C38D5">
        <w:rPr>
          <w:color w:val="000000"/>
          <w:lang w:val="en-US"/>
        </w:rPr>
        <w:t>We can also use the</w:t>
      </w:r>
      <w:r w:rsidRPr="009C38D5">
        <w:rPr>
          <w:rStyle w:val="a6"/>
          <w:color w:val="000000"/>
          <w:lang w:val="en-US"/>
        </w:rPr>
        <w:t> #conversions </w:t>
      </w:r>
      <w:r w:rsidRPr="009C38D5">
        <w:rPr>
          <w:color w:val="000000"/>
          <w:lang w:val="en-US"/>
        </w:rPr>
        <w:t>utility to convert objects for display. The syntax for the utility function is </w:t>
      </w:r>
      <w:r w:rsidRPr="009C38D5">
        <w:rPr>
          <w:rStyle w:val="a6"/>
          <w:color w:val="000000"/>
          <w:lang w:val="en-US"/>
        </w:rPr>
        <w:t>#</w:t>
      </w:r>
      <w:proofErr w:type="gramStart"/>
      <w:r w:rsidRPr="009C38D5">
        <w:rPr>
          <w:rStyle w:val="a6"/>
          <w:color w:val="000000"/>
          <w:lang w:val="en-US"/>
        </w:rPr>
        <w:t>conversions.convert</w:t>
      </w:r>
      <w:proofErr w:type="gramEnd"/>
      <w:r w:rsidRPr="009C38D5">
        <w:rPr>
          <w:rStyle w:val="a6"/>
          <w:color w:val="000000"/>
          <w:lang w:val="en-US"/>
        </w:rPr>
        <w:t>(Object, Class)</w:t>
      </w:r>
      <w:r w:rsidRPr="009C38D5">
        <w:rPr>
          <w:color w:val="000000"/>
          <w:lang w:val="en-US"/>
        </w:rPr>
        <w:t> where </w:t>
      </w:r>
      <w:r w:rsidRPr="009C38D5">
        <w:rPr>
          <w:rStyle w:val="a6"/>
          <w:color w:val="000000"/>
          <w:lang w:val="en-US"/>
        </w:rPr>
        <w:t>Object</w:t>
      </w:r>
      <w:r w:rsidRPr="009C38D5">
        <w:rPr>
          <w:color w:val="000000"/>
          <w:lang w:val="en-US"/>
        </w:rPr>
        <w:t> is converted to </w:t>
      </w:r>
      <w:r w:rsidRPr="009C38D5">
        <w:rPr>
          <w:rStyle w:val="a6"/>
          <w:color w:val="000000"/>
          <w:lang w:val="en-US"/>
        </w:rPr>
        <w:t>Class</w:t>
      </w:r>
      <w:r w:rsidRPr="009C38D5">
        <w:rPr>
          <w:color w:val="000000"/>
          <w:lang w:val="en-US"/>
        </w:rPr>
        <w:t> type.</w:t>
      </w:r>
    </w:p>
    <w:p w14:paraId="501148EA" w14:textId="77777777" w:rsidR="009C38D5" w:rsidRPr="009C38D5" w:rsidRDefault="009C38D5" w:rsidP="009C38D5">
      <w:pPr>
        <w:pStyle w:val="brush"/>
        <w:spacing w:before="0" w:beforeAutospacing="0" w:after="150" w:afterAutospacing="0"/>
        <w:rPr>
          <w:color w:val="000000"/>
          <w:lang w:val="en-US"/>
        </w:rPr>
      </w:pPr>
      <w:r w:rsidRPr="009C38D5">
        <w:rPr>
          <w:color w:val="000000"/>
          <w:lang w:val="en-US"/>
        </w:rPr>
        <w:t>Here's how to display </w:t>
      </w:r>
      <w:r w:rsidRPr="009C38D5">
        <w:rPr>
          <w:rStyle w:val="a6"/>
          <w:color w:val="000000"/>
          <w:lang w:val="en-US"/>
        </w:rPr>
        <w:t>student</w:t>
      </w:r>
      <w:r w:rsidRPr="009C38D5">
        <w:rPr>
          <w:color w:val="000000"/>
          <w:lang w:val="en-US"/>
        </w:rPr>
        <w:t> object </w:t>
      </w:r>
      <w:r w:rsidRPr="009C38D5">
        <w:rPr>
          <w:rStyle w:val="a6"/>
          <w:color w:val="000000"/>
          <w:lang w:val="en-US"/>
        </w:rPr>
        <w:t>percentage</w:t>
      </w:r>
      <w:r w:rsidRPr="009C38D5">
        <w:rPr>
          <w:color w:val="000000"/>
          <w:lang w:val="en-US"/>
        </w:rPr>
        <w:t> field with the fractional part removed:</w:t>
      </w:r>
    </w:p>
    <w:p w14:paraId="422718FE"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ljs-tag"/>
          <w:rFonts w:ascii="Source Code Pro" w:hAnsi="Source Code Pro"/>
          <w:color w:val="000000"/>
          <w:sz w:val="21"/>
          <w:szCs w:val="21"/>
          <w:shd w:val="clear" w:color="auto" w:fill="FAFAFA"/>
          <w:lang w:val="en-US"/>
        </w:rPr>
        <w:t>&lt;</w:t>
      </w:r>
      <w:r w:rsidRPr="009C38D5">
        <w:rPr>
          <w:rStyle w:val="hljs-name"/>
          <w:rFonts w:ascii="Source Code Pro" w:hAnsi="Source Code Pro"/>
          <w:b/>
          <w:bCs/>
          <w:color w:val="63B175"/>
          <w:sz w:val="21"/>
          <w:szCs w:val="21"/>
          <w:shd w:val="clear" w:color="auto" w:fill="FAFAFA"/>
          <w:lang w:val="en-US"/>
        </w:rPr>
        <w:t>tr</w:t>
      </w:r>
      <w:r w:rsidRPr="009C38D5">
        <w:rPr>
          <w:rStyle w:val="hljs-tag"/>
          <w:rFonts w:ascii="Source Code Pro" w:hAnsi="Source Code Pro"/>
          <w:color w:val="000000"/>
          <w:sz w:val="21"/>
          <w:szCs w:val="21"/>
          <w:shd w:val="clear" w:color="auto" w:fill="FAFAFA"/>
          <w:lang w:val="en-US"/>
        </w:rPr>
        <w:t xml:space="preserve"> </w:t>
      </w:r>
      <w:proofErr w:type="spellStart"/>
      <w:proofErr w:type="gramStart"/>
      <w:r w:rsidRPr="009C38D5">
        <w:rPr>
          <w:rStyle w:val="hljs-attr"/>
          <w:rFonts w:ascii="Source Code Pro" w:hAnsi="Source Code Pro"/>
          <w:color w:val="000000"/>
          <w:sz w:val="21"/>
          <w:szCs w:val="21"/>
          <w:shd w:val="clear" w:color="auto" w:fill="FAFAFA"/>
          <w:lang w:val="en-US"/>
        </w:rPr>
        <w:t>th:each</w:t>
      </w:r>
      <w:proofErr w:type="spellEnd"/>
      <w:proofErr w:type="gramEnd"/>
      <w:r w:rsidRPr="009C38D5">
        <w:rPr>
          <w:rStyle w:val="hljs-tag"/>
          <w:rFonts w:ascii="Source Code Pro" w:hAnsi="Source Code Pro"/>
          <w:color w:val="000000"/>
          <w:sz w:val="21"/>
          <w:szCs w:val="21"/>
          <w:shd w:val="clear" w:color="auto" w:fill="FAFAFA"/>
          <w:lang w:val="en-US"/>
        </w:rPr>
        <w:t>=</w:t>
      </w:r>
      <w:r w:rsidRPr="009C38D5">
        <w:rPr>
          <w:rStyle w:val="hljs-string"/>
          <w:rFonts w:ascii="Source Code Pro" w:hAnsi="Source Code Pro"/>
          <w:color w:val="4E9359"/>
          <w:sz w:val="21"/>
          <w:szCs w:val="21"/>
          <w:shd w:val="clear" w:color="auto" w:fill="FAFAFA"/>
          <w:lang w:val="en-US"/>
        </w:rPr>
        <w:t>"student: ${students}"</w:t>
      </w:r>
      <w:r w:rsidRPr="009C38D5">
        <w:rPr>
          <w:rStyle w:val="hljs-tag"/>
          <w:rFonts w:ascii="Source Code Pro" w:hAnsi="Source Code Pro"/>
          <w:color w:val="000000"/>
          <w:sz w:val="21"/>
          <w:szCs w:val="21"/>
          <w:shd w:val="clear" w:color="auto" w:fill="FAFAFA"/>
          <w:lang w:val="en-US"/>
        </w:rPr>
        <w:t>&gt;</w:t>
      </w:r>
    </w:p>
    <w:p w14:paraId="70F695E6"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TML"/>
          <w:rFonts w:ascii="Source Code Pro" w:hAnsi="Source Code Pro"/>
          <w:color w:val="000000"/>
          <w:sz w:val="21"/>
          <w:szCs w:val="21"/>
          <w:shd w:val="clear" w:color="auto" w:fill="FAFAFA"/>
          <w:lang w:val="en-US"/>
        </w:rPr>
        <w:t xml:space="preserve">    </w:t>
      </w:r>
      <w:r w:rsidRPr="009C38D5">
        <w:rPr>
          <w:rStyle w:val="hljs-tag"/>
          <w:rFonts w:ascii="Source Code Pro" w:hAnsi="Source Code Pro"/>
          <w:color w:val="000000"/>
          <w:sz w:val="21"/>
          <w:szCs w:val="21"/>
          <w:shd w:val="clear" w:color="auto" w:fill="FAFAFA"/>
          <w:lang w:val="en-US"/>
        </w:rPr>
        <w:t>&lt;</w:t>
      </w:r>
      <w:r w:rsidRPr="009C38D5">
        <w:rPr>
          <w:rStyle w:val="hljs-name"/>
          <w:rFonts w:ascii="Source Code Pro" w:hAnsi="Source Code Pro"/>
          <w:b/>
          <w:bCs/>
          <w:color w:val="63B175"/>
          <w:sz w:val="21"/>
          <w:szCs w:val="21"/>
          <w:shd w:val="clear" w:color="auto" w:fill="FAFAFA"/>
          <w:lang w:val="en-US"/>
        </w:rPr>
        <w:t>td</w:t>
      </w:r>
      <w:r w:rsidRPr="009C38D5">
        <w:rPr>
          <w:rStyle w:val="hljs-tag"/>
          <w:rFonts w:ascii="Source Code Pro" w:hAnsi="Source Code Pro"/>
          <w:color w:val="000000"/>
          <w:sz w:val="21"/>
          <w:szCs w:val="21"/>
          <w:shd w:val="clear" w:color="auto" w:fill="FAFAFA"/>
          <w:lang w:val="en-US"/>
        </w:rPr>
        <w:t xml:space="preserve"> </w:t>
      </w:r>
      <w:proofErr w:type="spellStart"/>
      <w:r w:rsidRPr="009C38D5">
        <w:rPr>
          <w:rStyle w:val="hljs-attr"/>
          <w:rFonts w:ascii="Source Code Pro" w:hAnsi="Source Code Pro"/>
          <w:color w:val="000000"/>
          <w:sz w:val="21"/>
          <w:szCs w:val="21"/>
          <w:shd w:val="clear" w:color="auto" w:fill="FAFAFA"/>
          <w:lang w:val="en-US"/>
        </w:rPr>
        <w:t>th:text</w:t>
      </w:r>
      <w:proofErr w:type="spellEnd"/>
      <w:r w:rsidRPr="009C38D5">
        <w:rPr>
          <w:rStyle w:val="hljs-tag"/>
          <w:rFonts w:ascii="Source Code Pro" w:hAnsi="Source Code Pro"/>
          <w:color w:val="000000"/>
          <w:sz w:val="21"/>
          <w:szCs w:val="21"/>
          <w:shd w:val="clear" w:color="auto" w:fill="FAFAFA"/>
          <w:lang w:val="en-US"/>
        </w:rPr>
        <w:t>=</w:t>
      </w:r>
      <w:r w:rsidRPr="009C38D5">
        <w:rPr>
          <w:rStyle w:val="hljs-string"/>
          <w:rFonts w:ascii="Source Code Pro" w:hAnsi="Source Code Pro"/>
          <w:color w:val="4E9359"/>
          <w:sz w:val="21"/>
          <w:szCs w:val="21"/>
          <w:shd w:val="clear" w:color="auto" w:fill="FAFAFA"/>
          <w:lang w:val="en-US"/>
        </w:rPr>
        <w:t>"${#</w:t>
      </w:r>
      <w:proofErr w:type="gramStart"/>
      <w:r w:rsidRPr="009C38D5">
        <w:rPr>
          <w:rStyle w:val="hljs-string"/>
          <w:rFonts w:ascii="Source Code Pro" w:hAnsi="Source Code Pro"/>
          <w:color w:val="4E9359"/>
          <w:sz w:val="21"/>
          <w:szCs w:val="21"/>
          <w:shd w:val="clear" w:color="auto" w:fill="FAFAFA"/>
          <w:lang w:val="en-US"/>
        </w:rPr>
        <w:t>conversions.convert</w:t>
      </w:r>
      <w:proofErr w:type="gramEnd"/>
      <w:r w:rsidRPr="009C38D5">
        <w:rPr>
          <w:rStyle w:val="hljs-string"/>
          <w:rFonts w:ascii="Source Code Pro" w:hAnsi="Source Code Pro"/>
          <w:color w:val="4E9359"/>
          <w:sz w:val="21"/>
          <w:szCs w:val="21"/>
          <w:shd w:val="clear" w:color="auto" w:fill="FAFAFA"/>
          <w:lang w:val="en-US"/>
        </w:rPr>
        <w:t>(student.percentage, 'Integer')}"</w:t>
      </w:r>
      <w:r w:rsidRPr="009C38D5">
        <w:rPr>
          <w:rStyle w:val="hljs-tag"/>
          <w:rFonts w:ascii="Source Code Pro" w:hAnsi="Source Code Pro"/>
          <w:color w:val="000000"/>
          <w:sz w:val="21"/>
          <w:szCs w:val="21"/>
          <w:shd w:val="clear" w:color="auto" w:fill="FAFAFA"/>
          <w:lang w:val="en-US"/>
        </w:rPr>
        <w:t xml:space="preserve"> /&gt;</w:t>
      </w:r>
    </w:p>
    <w:p w14:paraId="3EE1794A" w14:textId="4EEEC412" w:rsidR="009C38D5" w:rsidRPr="009C38D5" w:rsidRDefault="009C38D5" w:rsidP="009C38D5">
      <w:pPr>
        <w:pStyle w:val="HTML0"/>
        <w:rPr>
          <w:sz w:val="24"/>
          <w:szCs w:val="24"/>
          <w:lang w:val="en-US"/>
        </w:rPr>
      </w:pPr>
      <w:r w:rsidRPr="009C38D5">
        <w:rPr>
          <w:rStyle w:val="hljs-tag"/>
          <w:rFonts w:ascii="Source Code Pro" w:hAnsi="Source Code Pro"/>
          <w:color w:val="000000"/>
          <w:sz w:val="21"/>
          <w:szCs w:val="21"/>
          <w:shd w:val="clear" w:color="auto" w:fill="FAFAFA"/>
          <w:lang w:val="en-US"/>
        </w:rPr>
        <w:t>&lt;/</w:t>
      </w:r>
      <w:r w:rsidRPr="009C38D5">
        <w:rPr>
          <w:rStyle w:val="hljs-name"/>
          <w:rFonts w:ascii="Source Code Pro" w:hAnsi="Source Code Pro"/>
          <w:b/>
          <w:bCs/>
          <w:color w:val="63B175"/>
          <w:sz w:val="21"/>
          <w:szCs w:val="21"/>
          <w:shd w:val="clear" w:color="auto" w:fill="FAFAFA"/>
          <w:lang w:val="en-US"/>
        </w:rPr>
        <w:t>tr</w:t>
      </w:r>
      <w:r w:rsidRPr="009C38D5">
        <w:rPr>
          <w:rStyle w:val="hljs-tag"/>
          <w:rFonts w:ascii="Source Code Pro" w:hAnsi="Source Code Pro"/>
          <w:color w:val="000000"/>
          <w:sz w:val="21"/>
          <w:szCs w:val="21"/>
          <w:shd w:val="clear" w:color="auto" w:fill="FAFAFA"/>
          <w:lang w:val="en-US"/>
        </w:rPr>
        <w:t>&gt;</w:t>
      </w:r>
    </w:p>
    <w:p w14:paraId="6AF6D28A" w14:textId="77777777" w:rsidR="009C38D5" w:rsidRPr="009C38D5" w:rsidRDefault="009C38D5" w:rsidP="009C38D5">
      <w:pPr>
        <w:pStyle w:val="2"/>
        <w:spacing w:before="504" w:beforeAutospacing="0" w:after="312" w:afterAutospacing="0"/>
        <w:rPr>
          <w:rFonts w:ascii="inherit" w:hAnsi="inherit"/>
          <w:color w:val="000000"/>
          <w:sz w:val="44"/>
          <w:szCs w:val="44"/>
          <w:lang w:val="en-US"/>
        </w:rPr>
      </w:pPr>
      <w:r w:rsidRPr="009C38D5">
        <w:rPr>
          <w:rStyle w:val="a4"/>
          <w:rFonts w:ascii="inherit" w:hAnsi="inherit"/>
          <w:b/>
          <w:bCs/>
          <w:color w:val="000000"/>
          <w:sz w:val="44"/>
          <w:szCs w:val="44"/>
          <w:lang w:val="en-US"/>
        </w:rPr>
        <w:t>10. Conclusion</w:t>
      </w:r>
    </w:p>
    <w:p w14:paraId="19F7DCFD" w14:textId="77777777" w:rsidR="009C38D5" w:rsidRPr="009C38D5" w:rsidRDefault="009C38D5" w:rsidP="009C38D5">
      <w:pPr>
        <w:pStyle w:val="brush"/>
        <w:spacing w:before="0" w:beforeAutospacing="0" w:after="150" w:afterAutospacing="0"/>
        <w:rPr>
          <w:color w:val="000000"/>
          <w:lang w:val="en-US"/>
        </w:rPr>
      </w:pPr>
      <w:r w:rsidRPr="009C38D5">
        <w:rPr>
          <w:color w:val="000000"/>
          <w:lang w:val="en-US"/>
        </w:rPr>
        <w:t xml:space="preserve">In this article, we've seen how to integrate and use </w:t>
      </w:r>
      <w:proofErr w:type="spellStart"/>
      <w:r w:rsidRPr="009C38D5">
        <w:rPr>
          <w:color w:val="000000"/>
          <w:lang w:val="en-US"/>
        </w:rPr>
        <w:t>Thymeleaf</w:t>
      </w:r>
      <w:proofErr w:type="spellEnd"/>
      <w:r w:rsidRPr="009C38D5">
        <w:rPr>
          <w:color w:val="000000"/>
          <w:lang w:val="en-US"/>
        </w:rPr>
        <w:t xml:space="preserve"> in a Spring MVC application.</w:t>
      </w:r>
    </w:p>
    <w:p w14:paraId="54E59C44" w14:textId="77777777" w:rsidR="009C38D5" w:rsidRPr="009C38D5" w:rsidRDefault="009C38D5" w:rsidP="009C38D5">
      <w:pPr>
        <w:pStyle w:val="brush"/>
        <w:spacing w:before="0" w:beforeAutospacing="0" w:after="150" w:afterAutospacing="0"/>
        <w:rPr>
          <w:color w:val="000000"/>
          <w:lang w:val="en-US"/>
        </w:rPr>
      </w:pPr>
      <w:r w:rsidRPr="009C38D5">
        <w:rPr>
          <w:color w:val="000000"/>
          <w:lang w:val="en-US"/>
        </w:rPr>
        <w:t>We have also seen examples of how to display fields, accept input, display validation errors, and convert data for display.</w:t>
      </w:r>
    </w:p>
    <w:p w14:paraId="378BF92C" w14:textId="2845D710" w:rsidR="00C265C6" w:rsidRDefault="00C265C6">
      <w:pPr>
        <w:rPr>
          <w:rFonts w:ascii="Times New Roman" w:eastAsia="Times New Roman" w:hAnsi="Times New Roman" w:cs="Times New Roman"/>
          <w:sz w:val="24"/>
          <w:szCs w:val="24"/>
          <w:lang w:val="en-US" w:eastAsia="ru-RU"/>
        </w:rPr>
      </w:pPr>
      <w:r>
        <w:rPr>
          <w:lang w:val="en-US"/>
        </w:rPr>
        <w:br w:type="page"/>
      </w:r>
    </w:p>
    <w:p w14:paraId="573ED5E6" w14:textId="77777777" w:rsidR="0041015E" w:rsidRPr="0041015E" w:rsidRDefault="0041015E" w:rsidP="0041015E">
      <w:pPr>
        <w:pStyle w:val="a8"/>
        <w:jc w:val="center"/>
        <w:rPr>
          <w:lang w:val="en-US"/>
        </w:rPr>
      </w:pPr>
      <w:r w:rsidRPr="0041015E">
        <w:rPr>
          <w:lang w:val="en-US"/>
        </w:rPr>
        <w:lastRenderedPageBreak/>
        <w:t>Logging in Java</w:t>
      </w:r>
    </w:p>
    <w:p w14:paraId="39791CC2" w14:textId="77777777" w:rsidR="0041015E" w:rsidRPr="0041015E" w:rsidRDefault="0041015E" w:rsidP="0041015E">
      <w:pPr>
        <w:pStyle w:val="a3"/>
        <w:shd w:val="clear" w:color="auto" w:fill="FFFFFF"/>
        <w:spacing w:before="288" w:after="288"/>
        <w:rPr>
          <w:lang w:val="en-US"/>
        </w:rPr>
      </w:pPr>
    </w:p>
    <w:p w14:paraId="7650FF70" w14:textId="77777777" w:rsidR="0041015E" w:rsidRPr="0041015E" w:rsidRDefault="0041015E" w:rsidP="0041015E">
      <w:pPr>
        <w:pStyle w:val="a3"/>
        <w:shd w:val="clear" w:color="auto" w:fill="FFFFFF"/>
        <w:spacing w:before="288" w:after="288"/>
        <w:rPr>
          <w:sz w:val="28"/>
          <w:szCs w:val="28"/>
          <w:lang w:val="en-US"/>
        </w:rPr>
      </w:pPr>
      <w:r w:rsidRPr="0041015E">
        <w:rPr>
          <w:sz w:val="28"/>
          <w:szCs w:val="28"/>
          <w:lang w:val="en-US"/>
        </w:rPr>
        <w:t>Java provides the ability to capture the log files.</w:t>
      </w:r>
    </w:p>
    <w:p w14:paraId="1C645809" w14:textId="77777777" w:rsidR="0041015E" w:rsidRPr="0041015E" w:rsidRDefault="0041015E" w:rsidP="0041015E">
      <w:pPr>
        <w:pStyle w:val="a3"/>
        <w:shd w:val="clear" w:color="auto" w:fill="FFFFFF"/>
        <w:spacing w:before="288" w:after="288"/>
        <w:rPr>
          <w:sz w:val="28"/>
          <w:szCs w:val="28"/>
          <w:lang w:val="en-US"/>
        </w:rPr>
      </w:pPr>
    </w:p>
    <w:p w14:paraId="50921DEC" w14:textId="77777777" w:rsidR="0041015E" w:rsidRPr="0041015E" w:rsidRDefault="0041015E" w:rsidP="0041015E">
      <w:pPr>
        <w:pStyle w:val="a3"/>
        <w:shd w:val="clear" w:color="auto" w:fill="FFFFFF"/>
        <w:spacing w:before="288" w:after="288"/>
        <w:rPr>
          <w:b/>
          <w:bCs/>
          <w:sz w:val="28"/>
          <w:szCs w:val="28"/>
          <w:lang w:val="en-US"/>
        </w:rPr>
      </w:pPr>
      <w:r w:rsidRPr="0041015E">
        <w:rPr>
          <w:b/>
          <w:bCs/>
          <w:sz w:val="28"/>
          <w:szCs w:val="28"/>
          <w:lang w:val="en-US"/>
        </w:rPr>
        <w:t>The need for Log capture</w:t>
      </w:r>
    </w:p>
    <w:p w14:paraId="1092B99C" w14:textId="77777777" w:rsidR="0041015E" w:rsidRPr="0041015E" w:rsidRDefault="0041015E" w:rsidP="0041015E">
      <w:pPr>
        <w:pStyle w:val="a3"/>
        <w:shd w:val="clear" w:color="auto" w:fill="FFFFFF"/>
        <w:spacing w:before="288" w:after="288"/>
        <w:rPr>
          <w:sz w:val="28"/>
          <w:szCs w:val="28"/>
          <w:lang w:val="en-US"/>
        </w:rPr>
      </w:pPr>
      <w:r w:rsidRPr="0041015E">
        <w:rPr>
          <w:sz w:val="28"/>
          <w:szCs w:val="28"/>
          <w:lang w:val="en-US"/>
        </w:rPr>
        <w:t>There are multiple reasons why we may need to capture the application activity.</w:t>
      </w:r>
    </w:p>
    <w:p w14:paraId="67E74519" w14:textId="77777777" w:rsidR="0041015E" w:rsidRPr="0041015E" w:rsidRDefault="0041015E" w:rsidP="0041015E">
      <w:pPr>
        <w:pStyle w:val="a3"/>
        <w:shd w:val="clear" w:color="auto" w:fill="FFFFFF"/>
        <w:spacing w:before="288" w:after="288"/>
        <w:rPr>
          <w:sz w:val="28"/>
          <w:szCs w:val="28"/>
          <w:lang w:val="en-US"/>
        </w:rPr>
      </w:pPr>
    </w:p>
    <w:p w14:paraId="2E52CF76" w14:textId="77777777" w:rsidR="0041015E" w:rsidRPr="0041015E" w:rsidRDefault="0041015E">
      <w:pPr>
        <w:pStyle w:val="a3"/>
        <w:numPr>
          <w:ilvl w:val="0"/>
          <w:numId w:val="59"/>
        </w:numPr>
        <w:shd w:val="clear" w:color="auto" w:fill="FFFFFF"/>
        <w:spacing w:before="288" w:after="288"/>
        <w:rPr>
          <w:sz w:val="28"/>
          <w:szCs w:val="28"/>
          <w:lang w:val="en-US"/>
        </w:rPr>
      </w:pPr>
      <w:r w:rsidRPr="0041015E">
        <w:rPr>
          <w:sz w:val="28"/>
          <w:szCs w:val="28"/>
          <w:lang w:val="en-US"/>
        </w:rPr>
        <w:t>Recording unusual circumstances or errors that may be happening in the program</w:t>
      </w:r>
    </w:p>
    <w:p w14:paraId="39EDB39D" w14:textId="77777777" w:rsidR="0041015E" w:rsidRPr="0041015E" w:rsidRDefault="0041015E">
      <w:pPr>
        <w:pStyle w:val="a3"/>
        <w:numPr>
          <w:ilvl w:val="0"/>
          <w:numId w:val="59"/>
        </w:numPr>
        <w:shd w:val="clear" w:color="auto" w:fill="FFFFFF"/>
        <w:spacing w:before="288" w:after="288"/>
        <w:rPr>
          <w:sz w:val="28"/>
          <w:szCs w:val="28"/>
          <w:lang w:val="en-US"/>
        </w:rPr>
      </w:pPr>
      <w:r w:rsidRPr="0041015E">
        <w:rPr>
          <w:sz w:val="28"/>
          <w:szCs w:val="28"/>
          <w:lang w:val="en-US"/>
        </w:rPr>
        <w:t xml:space="preserve">Getting the info about </w:t>
      </w:r>
      <w:proofErr w:type="spellStart"/>
      <w:r w:rsidRPr="0041015E">
        <w:rPr>
          <w:sz w:val="28"/>
          <w:szCs w:val="28"/>
          <w:lang w:val="en-US"/>
        </w:rPr>
        <w:t>whats</w:t>
      </w:r>
      <w:proofErr w:type="spellEnd"/>
      <w:r w:rsidRPr="0041015E">
        <w:rPr>
          <w:sz w:val="28"/>
          <w:szCs w:val="28"/>
          <w:lang w:val="en-US"/>
        </w:rPr>
        <w:t xml:space="preserve"> going in the application</w:t>
      </w:r>
    </w:p>
    <w:p w14:paraId="6F106E64" w14:textId="77777777" w:rsidR="0041015E" w:rsidRPr="0041015E" w:rsidRDefault="0041015E" w:rsidP="0041015E">
      <w:pPr>
        <w:pStyle w:val="a3"/>
        <w:shd w:val="clear" w:color="auto" w:fill="FFFFFF"/>
        <w:spacing w:before="288" w:after="288"/>
        <w:rPr>
          <w:sz w:val="28"/>
          <w:szCs w:val="28"/>
          <w:lang w:val="en-US"/>
        </w:rPr>
      </w:pPr>
      <w:r w:rsidRPr="0041015E">
        <w:rPr>
          <w:sz w:val="28"/>
          <w:szCs w:val="28"/>
          <w:lang w:val="en-US"/>
        </w:rPr>
        <w:t>The details which can be obtained from the logs can vary. Sometimes, we may want a lot of details regarding the issue, or sometimes some light information only.</w:t>
      </w:r>
    </w:p>
    <w:p w14:paraId="6467E2CB" w14:textId="77777777" w:rsidR="0041015E" w:rsidRPr="0041015E" w:rsidRDefault="0041015E" w:rsidP="0041015E">
      <w:pPr>
        <w:pStyle w:val="a3"/>
        <w:shd w:val="clear" w:color="auto" w:fill="FFFFFF"/>
        <w:spacing w:before="288" w:after="288"/>
        <w:rPr>
          <w:sz w:val="28"/>
          <w:szCs w:val="28"/>
          <w:lang w:val="en-US"/>
        </w:rPr>
      </w:pPr>
      <w:r w:rsidRPr="0041015E">
        <w:rPr>
          <w:sz w:val="28"/>
          <w:szCs w:val="28"/>
          <w:lang w:val="en-US"/>
        </w:rPr>
        <w:t>Like when the application is under development and is undergoing testing phase, we may need to capture a lot of details.</w:t>
      </w:r>
    </w:p>
    <w:p w14:paraId="00747851" w14:textId="77777777" w:rsidR="0041015E" w:rsidRPr="0041015E" w:rsidRDefault="0041015E" w:rsidP="0041015E">
      <w:pPr>
        <w:pStyle w:val="a3"/>
        <w:shd w:val="clear" w:color="auto" w:fill="FFFFFF"/>
        <w:spacing w:before="288" w:after="288"/>
        <w:rPr>
          <w:sz w:val="28"/>
          <w:szCs w:val="28"/>
          <w:lang w:val="en-US"/>
        </w:rPr>
      </w:pPr>
    </w:p>
    <w:p w14:paraId="0F38647D" w14:textId="77777777" w:rsidR="0041015E" w:rsidRPr="0041015E" w:rsidRDefault="0041015E" w:rsidP="0041015E">
      <w:pPr>
        <w:pStyle w:val="a3"/>
        <w:shd w:val="clear" w:color="auto" w:fill="FFFFFF"/>
        <w:spacing w:before="288" w:after="288"/>
        <w:rPr>
          <w:b/>
          <w:bCs/>
          <w:sz w:val="28"/>
          <w:szCs w:val="28"/>
          <w:lang w:val="en-US"/>
        </w:rPr>
      </w:pPr>
      <w:r w:rsidRPr="0041015E">
        <w:rPr>
          <w:b/>
          <w:bCs/>
          <w:sz w:val="28"/>
          <w:szCs w:val="28"/>
          <w:lang w:val="en-US"/>
        </w:rPr>
        <w:t>Log Levels</w:t>
      </w:r>
    </w:p>
    <w:p w14:paraId="0173D792" w14:textId="77777777" w:rsidR="0041015E" w:rsidRPr="0041015E" w:rsidRDefault="0041015E" w:rsidP="0041015E">
      <w:pPr>
        <w:pStyle w:val="a3"/>
        <w:shd w:val="clear" w:color="auto" w:fill="FFFFFF"/>
        <w:spacing w:before="288" w:after="288"/>
        <w:rPr>
          <w:sz w:val="28"/>
          <w:szCs w:val="28"/>
          <w:lang w:val="en-US"/>
        </w:rPr>
      </w:pPr>
      <w:r w:rsidRPr="0041015E">
        <w:rPr>
          <w:sz w:val="28"/>
          <w:szCs w:val="28"/>
          <w:lang w:val="en-US"/>
        </w:rPr>
        <w:t>The log levels control the logging details. They determine the extent to which depth the log files are generated. Each level is associated with a numeric value and there are 7 basic log levels and 2 special ones.</w:t>
      </w:r>
    </w:p>
    <w:p w14:paraId="1A5848AC" w14:textId="41952987" w:rsidR="001A4F39" w:rsidRDefault="0041015E" w:rsidP="0041015E">
      <w:pPr>
        <w:pStyle w:val="a3"/>
        <w:shd w:val="clear" w:color="auto" w:fill="FFFFFF"/>
        <w:spacing w:before="288" w:beforeAutospacing="0" w:after="288" w:afterAutospacing="0"/>
        <w:rPr>
          <w:sz w:val="28"/>
          <w:szCs w:val="28"/>
          <w:lang w:val="en-US"/>
        </w:rPr>
      </w:pPr>
      <w:r w:rsidRPr="0041015E">
        <w:rPr>
          <w:sz w:val="28"/>
          <w:szCs w:val="28"/>
          <w:lang w:val="en-US"/>
        </w:rPr>
        <w:t>We need to specify the desired level of logging every time, we seek to interact with the log system. The basic logging levels are:</w:t>
      </w:r>
    </w:p>
    <w:p w14:paraId="22FBC4DD" w14:textId="77777777" w:rsidR="0041015E" w:rsidRDefault="0041015E">
      <w:pPr>
        <w:pStyle w:val="a3"/>
        <w:numPr>
          <w:ilvl w:val="0"/>
          <w:numId w:val="60"/>
        </w:numPr>
        <w:shd w:val="clear" w:color="auto" w:fill="FFFFFF"/>
        <w:spacing w:before="288" w:beforeAutospacing="0" w:after="288" w:afterAutospacing="0"/>
        <w:rPr>
          <w:rFonts w:ascii="Source Code Pro" w:hAnsi="Source Code Pro"/>
          <w:color w:val="000000"/>
          <w:sz w:val="21"/>
          <w:szCs w:val="21"/>
          <w:shd w:val="clear" w:color="auto" w:fill="FAFAFA"/>
          <w:lang w:val="en-US"/>
        </w:rPr>
      </w:pPr>
      <w:r w:rsidRPr="0041015E">
        <w:rPr>
          <w:rFonts w:ascii="Source Code Pro" w:hAnsi="Source Code Pro"/>
          <w:color w:val="000000"/>
          <w:sz w:val="21"/>
          <w:szCs w:val="21"/>
          <w:shd w:val="clear" w:color="auto" w:fill="FAFAFA"/>
          <w:lang w:val="en-US"/>
        </w:rPr>
        <w:t xml:space="preserve">2016-06-16 17:02:13 TRACE </w:t>
      </w:r>
      <w:proofErr w:type="spellStart"/>
      <w:r w:rsidRPr="0041015E">
        <w:rPr>
          <w:rFonts w:ascii="Source Code Pro" w:hAnsi="Source Code Pro"/>
          <w:color w:val="000000"/>
          <w:sz w:val="21"/>
          <w:szCs w:val="21"/>
          <w:shd w:val="clear" w:color="auto" w:fill="FAFAFA"/>
          <w:lang w:val="en-US"/>
        </w:rPr>
        <w:t>Trace</w:t>
      </w:r>
      <w:proofErr w:type="spellEnd"/>
      <w:r w:rsidRPr="0041015E">
        <w:rPr>
          <w:rFonts w:ascii="Source Code Pro" w:hAnsi="Source Code Pro"/>
          <w:color w:val="000000"/>
          <w:sz w:val="21"/>
          <w:szCs w:val="21"/>
          <w:shd w:val="clear" w:color="auto" w:fill="FAFAFA"/>
          <w:lang w:val="en-US"/>
        </w:rPr>
        <w:t xml:space="preserve"> log message </w:t>
      </w:r>
    </w:p>
    <w:p w14:paraId="5C862C61" w14:textId="77777777" w:rsidR="0041015E" w:rsidRDefault="0041015E">
      <w:pPr>
        <w:pStyle w:val="a3"/>
        <w:numPr>
          <w:ilvl w:val="0"/>
          <w:numId w:val="60"/>
        </w:numPr>
        <w:shd w:val="clear" w:color="auto" w:fill="FFFFFF"/>
        <w:spacing w:before="288" w:beforeAutospacing="0" w:after="288" w:afterAutospacing="0"/>
        <w:rPr>
          <w:rFonts w:ascii="Source Code Pro" w:hAnsi="Source Code Pro"/>
          <w:color w:val="000000"/>
          <w:sz w:val="21"/>
          <w:szCs w:val="21"/>
          <w:shd w:val="clear" w:color="auto" w:fill="FAFAFA"/>
          <w:lang w:val="en-US"/>
        </w:rPr>
      </w:pPr>
      <w:r w:rsidRPr="0041015E">
        <w:rPr>
          <w:rFonts w:ascii="Source Code Pro" w:hAnsi="Source Code Pro"/>
          <w:color w:val="000000"/>
          <w:sz w:val="21"/>
          <w:szCs w:val="21"/>
          <w:shd w:val="clear" w:color="auto" w:fill="FAFAFA"/>
          <w:lang w:val="en-US"/>
        </w:rPr>
        <w:t xml:space="preserve">2016-06-16 17:02:13 DEBUG </w:t>
      </w:r>
      <w:proofErr w:type="spellStart"/>
      <w:r w:rsidRPr="0041015E">
        <w:rPr>
          <w:rFonts w:ascii="Source Code Pro" w:hAnsi="Source Code Pro"/>
          <w:color w:val="000000"/>
          <w:sz w:val="21"/>
          <w:szCs w:val="21"/>
          <w:shd w:val="clear" w:color="auto" w:fill="FAFAFA"/>
          <w:lang w:val="en-US"/>
        </w:rPr>
        <w:t>Debug</w:t>
      </w:r>
      <w:proofErr w:type="spellEnd"/>
      <w:r w:rsidRPr="0041015E">
        <w:rPr>
          <w:rFonts w:ascii="Source Code Pro" w:hAnsi="Source Code Pro"/>
          <w:color w:val="000000"/>
          <w:sz w:val="21"/>
          <w:szCs w:val="21"/>
          <w:shd w:val="clear" w:color="auto" w:fill="FAFAFA"/>
          <w:lang w:val="en-US"/>
        </w:rPr>
        <w:t xml:space="preserve"> log message </w:t>
      </w:r>
    </w:p>
    <w:p w14:paraId="0EF35823" w14:textId="77777777" w:rsidR="0041015E" w:rsidRDefault="0041015E">
      <w:pPr>
        <w:pStyle w:val="a3"/>
        <w:numPr>
          <w:ilvl w:val="0"/>
          <w:numId w:val="60"/>
        </w:numPr>
        <w:shd w:val="clear" w:color="auto" w:fill="FFFFFF"/>
        <w:spacing w:before="288" w:beforeAutospacing="0" w:after="288" w:afterAutospacing="0"/>
        <w:rPr>
          <w:rFonts w:ascii="Source Code Pro" w:hAnsi="Source Code Pro"/>
          <w:color w:val="000000"/>
          <w:sz w:val="21"/>
          <w:szCs w:val="21"/>
          <w:shd w:val="clear" w:color="auto" w:fill="FAFAFA"/>
          <w:lang w:val="en-US"/>
        </w:rPr>
      </w:pPr>
      <w:r w:rsidRPr="0041015E">
        <w:rPr>
          <w:rFonts w:ascii="Source Code Pro" w:hAnsi="Source Code Pro"/>
          <w:color w:val="000000"/>
          <w:sz w:val="21"/>
          <w:szCs w:val="21"/>
          <w:shd w:val="clear" w:color="auto" w:fill="FAFAFA"/>
          <w:lang w:val="en-US"/>
        </w:rPr>
        <w:t xml:space="preserve">2016-06-16 17:02:13 INFO </w:t>
      </w:r>
      <w:proofErr w:type="spellStart"/>
      <w:r w:rsidRPr="0041015E">
        <w:rPr>
          <w:rFonts w:ascii="Source Code Pro" w:hAnsi="Source Code Pro"/>
          <w:color w:val="000000"/>
          <w:sz w:val="21"/>
          <w:szCs w:val="21"/>
          <w:shd w:val="clear" w:color="auto" w:fill="FAFAFA"/>
          <w:lang w:val="en-US"/>
        </w:rPr>
        <w:t>Info</w:t>
      </w:r>
      <w:proofErr w:type="spellEnd"/>
      <w:r w:rsidRPr="0041015E">
        <w:rPr>
          <w:rFonts w:ascii="Source Code Pro" w:hAnsi="Source Code Pro"/>
          <w:color w:val="000000"/>
          <w:sz w:val="21"/>
          <w:szCs w:val="21"/>
          <w:shd w:val="clear" w:color="auto" w:fill="FAFAFA"/>
          <w:lang w:val="en-US"/>
        </w:rPr>
        <w:t xml:space="preserve"> log message </w:t>
      </w:r>
    </w:p>
    <w:p w14:paraId="1266E714" w14:textId="2EF0C5DA" w:rsidR="00041634" w:rsidRDefault="0041015E">
      <w:pPr>
        <w:pStyle w:val="a3"/>
        <w:numPr>
          <w:ilvl w:val="0"/>
          <w:numId w:val="60"/>
        </w:numPr>
        <w:shd w:val="clear" w:color="auto" w:fill="FFFFFF"/>
        <w:spacing w:before="288" w:beforeAutospacing="0" w:after="288" w:afterAutospacing="0"/>
        <w:rPr>
          <w:rFonts w:ascii="Source Code Pro" w:hAnsi="Source Code Pro"/>
          <w:color w:val="000000"/>
          <w:sz w:val="21"/>
          <w:szCs w:val="21"/>
          <w:shd w:val="clear" w:color="auto" w:fill="FAFAFA"/>
          <w:lang w:val="en-US"/>
        </w:rPr>
      </w:pPr>
      <w:r w:rsidRPr="0041015E">
        <w:rPr>
          <w:rFonts w:ascii="Source Code Pro" w:hAnsi="Source Code Pro"/>
          <w:color w:val="000000"/>
          <w:sz w:val="21"/>
          <w:szCs w:val="21"/>
          <w:shd w:val="clear" w:color="auto" w:fill="FAFAFA"/>
          <w:lang w:val="en-US"/>
        </w:rPr>
        <w:t xml:space="preserve">2016-06-16 17:02:13 ERROR </w:t>
      </w:r>
      <w:proofErr w:type="spellStart"/>
      <w:r w:rsidRPr="0041015E">
        <w:rPr>
          <w:rFonts w:ascii="Source Code Pro" w:hAnsi="Source Code Pro"/>
          <w:color w:val="000000"/>
          <w:sz w:val="21"/>
          <w:szCs w:val="21"/>
          <w:shd w:val="clear" w:color="auto" w:fill="FAFAFA"/>
          <w:lang w:val="en-US"/>
        </w:rPr>
        <w:t>Error</w:t>
      </w:r>
      <w:proofErr w:type="spellEnd"/>
      <w:r w:rsidRPr="0041015E">
        <w:rPr>
          <w:rFonts w:ascii="Source Code Pro" w:hAnsi="Source Code Pro"/>
          <w:color w:val="000000"/>
          <w:sz w:val="21"/>
          <w:szCs w:val="21"/>
          <w:shd w:val="clear" w:color="auto" w:fill="FAFAFA"/>
          <w:lang w:val="en-US"/>
        </w:rPr>
        <w:t xml:space="preserve"> log message</w:t>
      </w:r>
    </w:p>
    <w:p w14:paraId="65E30D0A" w14:textId="77777777" w:rsidR="00041634" w:rsidRDefault="00041634">
      <w:pPr>
        <w:rPr>
          <w:rFonts w:ascii="Source Code Pro" w:eastAsia="Times New Roman" w:hAnsi="Source Code Pro" w:cs="Times New Roman"/>
          <w:color w:val="000000"/>
          <w:sz w:val="21"/>
          <w:szCs w:val="21"/>
          <w:shd w:val="clear" w:color="auto" w:fill="FAFAFA"/>
          <w:lang w:val="en-US" w:eastAsia="ru-RU"/>
        </w:rPr>
      </w:pPr>
      <w:r>
        <w:rPr>
          <w:rFonts w:ascii="Source Code Pro" w:hAnsi="Source Code Pro"/>
          <w:color w:val="000000"/>
          <w:sz w:val="21"/>
          <w:szCs w:val="21"/>
          <w:shd w:val="clear" w:color="auto" w:fill="FAFAFA"/>
          <w:lang w:val="en-US"/>
        </w:rPr>
        <w:br w:type="page"/>
      </w:r>
    </w:p>
    <w:p w14:paraId="25D78080" w14:textId="77777777" w:rsidR="00041634" w:rsidRDefault="00041634" w:rsidP="00041634">
      <w:pPr>
        <w:pStyle w:val="1"/>
        <w:spacing w:before="0"/>
        <w:jc w:val="center"/>
        <w:rPr>
          <w:rFonts w:ascii="Heebo" w:hAnsi="Heebo" w:cs="Heebo"/>
          <w:color w:val="303030"/>
          <w:sz w:val="42"/>
          <w:szCs w:val="42"/>
        </w:rPr>
      </w:pPr>
      <w:r>
        <w:rPr>
          <w:rFonts w:ascii="Heebo" w:hAnsi="Heebo" w:cs="Heebo" w:hint="cs"/>
          <w:b/>
          <w:bCs/>
          <w:color w:val="303030"/>
          <w:sz w:val="42"/>
          <w:szCs w:val="42"/>
        </w:rPr>
        <w:lastRenderedPageBreak/>
        <w:t xml:space="preserve">Java 8 - </w:t>
      </w:r>
      <w:proofErr w:type="spellStart"/>
      <w:r>
        <w:rPr>
          <w:rFonts w:ascii="Heebo" w:hAnsi="Heebo" w:cs="Heebo" w:hint="cs"/>
          <w:b/>
          <w:bCs/>
          <w:color w:val="303030"/>
          <w:sz w:val="42"/>
          <w:szCs w:val="42"/>
        </w:rPr>
        <w:t>Optional</w:t>
      </w:r>
      <w:proofErr w:type="spellEnd"/>
      <w:r>
        <w:rPr>
          <w:rFonts w:ascii="Heebo" w:hAnsi="Heebo" w:cs="Heebo" w:hint="cs"/>
          <w:b/>
          <w:bCs/>
          <w:color w:val="303030"/>
          <w:sz w:val="42"/>
          <w:szCs w:val="42"/>
        </w:rPr>
        <w:t xml:space="preserve"> Class</w:t>
      </w:r>
    </w:p>
    <w:p w14:paraId="33406155" w14:textId="08B6060A" w:rsidR="00041634" w:rsidRPr="00041634" w:rsidRDefault="00000000" w:rsidP="00041634">
      <w:pPr>
        <w:rPr>
          <w:rFonts w:ascii="Times New Roman" w:hAnsi="Times New Roman" w:cs="Times New Roman"/>
          <w:sz w:val="24"/>
          <w:szCs w:val="24"/>
        </w:rPr>
      </w:pPr>
      <w:r>
        <w:pict w14:anchorId="5DA65C71">
          <v:rect id="_x0000_i1080" style="width:0;height:.75pt" o:hralign="center" o:hrstd="t" o:hrnoshade="t" o:hr="t" fillcolor="#9a9ea4" stroked="f"/>
        </w:pict>
      </w:r>
      <w:r w:rsidR="00041634">
        <w:rPr>
          <w:rFonts w:ascii="Nunito" w:hAnsi="Nunito"/>
          <w:color w:val="747579"/>
          <w:sz w:val="23"/>
          <w:szCs w:val="23"/>
        </w:rPr>
        <w:fldChar w:fldCharType="begin"/>
      </w:r>
      <w:r w:rsidR="00041634" w:rsidRPr="00041634">
        <w:rPr>
          <w:rFonts w:ascii="Nunito" w:hAnsi="Nunito"/>
          <w:color w:val="747579"/>
          <w:sz w:val="23"/>
          <w:szCs w:val="23"/>
          <w:lang w:val="en-US"/>
        </w:rPr>
        <w:instrText xml:space="preserve"> HYPERLINK "https://www.tutorialspoint.com/core-java-bootcamp-program-with-hands-on-practice/index.asp" \t "_blank" </w:instrText>
      </w:r>
      <w:r w:rsidR="00041634">
        <w:rPr>
          <w:rFonts w:ascii="Nunito" w:hAnsi="Nunito"/>
          <w:color w:val="747579"/>
          <w:sz w:val="23"/>
          <w:szCs w:val="23"/>
        </w:rPr>
      </w:r>
      <w:r w:rsidR="00041634">
        <w:rPr>
          <w:rFonts w:ascii="Nunito" w:hAnsi="Nunito"/>
          <w:color w:val="747579"/>
          <w:sz w:val="23"/>
          <w:szCs w:val="23"/>
        </w:rPr>
        <w:fldChar w:fldCharType="separate"/>
      </w:r>
    </w:p>
    <w:p w14:paraId="47E2B6F2" w14:textId="77777777" w:rsidR="00041634" w:rsidRPr="00041634" w:rsidRDefault="00041634" w:rsidP="00041634">
      <w:pPr>
        <w:shd w:val="clear" w:color="auto" w:fill="FFFFFF"/>
        <w:rPr>
          <w:rFonts w:ascii="Nunito" w:hAnsi="Nunito"/>
          <w:color w:val="747579"/>
          <w:sz w:val="23"/>
          <w:szCs w:val="23"/>
          <w:lang w:val="en-US"/>
        </w:rPr>
      </w:pPr>
      <w:r>
        <w:rPr>
          <w:rFonts w:ascii="Nunito" w:hAnsi="Nunito"/>
          <w:color w:val="747579"/>
          <w:sz w:val="23"/>
          <w:szCs w:val="23"/>
        </w:rPr>
        <w:fldChar w:fldCharType="end"/>
      </w:r>
    </w:p>
    <w:p w14:paraId="5F913D2D" w14:textId="77777777" w:rsidR="00041634" w:rsidRPr="00041634" w:rsidRDefault="00041634" w:rsidP="00041634">
      <w:pPr>
        <w:pStyle w:val="a3"/>
        <w:spacing w:before="120" w:beforeAutospacing="0" w:after="144" w:afterAutospacing="0"/>
        <w:jc w:val="both"/>
        <w:rPr>
          <w:rFonts w:ascii="Nunito" w:hAnsi="Nunito"/>
          <w:color w:val="000000"/>
          <w:lang w:val="en-US"/>
        </w:rPr>
      </w:pPr>
      <w:r w:rsidRPr="00041634">
        <w:rPr>
          <w:rFonts w:ascii="Nunito" w:hAnsi="Nunito"/>
          <w:color w:val="000000"/>
          <w:lang w:val="en-US"/>
        </w:rPr>
        <w:t>Optional is a container object used to contain not-null objects. Optional object is used to represent null with absent value. This class has various utility methods to facilitate code to handle values as ‘available’ or ‘not available’ instead of checking null values. It is introduced in Java 8 and is similar to what Optional is in Guava.</w:t>
      </w:r>
    </w:p>
    <w:p w14:paraId="61E4CA54" w14:textId="77777777" w:rsidR="00041634" w:rsidRPr="00041634" w:rsidRDefault="00041634" w:rsidP="00041634">
      <w:pPr>
        <w:pStyle w:val="2"/>
        <w:rPr>
          <w:rFonts w:ascii="Heebo" w:hAnsi="Heebo" w:cs="Heebo"/>
          <w:b w:val="0"/>
          <w:bCs w:val="0"/>
          <w:color w:val="000000"/>
          <w:sz w:val="35"/>
          <w:szCs w:val="35"/>
          <w:lang w:val="en-US"/>
        </w:rPr>
      </w:pPr>
      <w:r w:rsidRPr="00041634">
        <w:rPr>
          <w:rFonts w:ascii="Heebo" w:hAnsi="Heebo" w:cs="Heebo" w:hint="cs"/>
          <w:b w:val="0"/>
          <w:bCs w:val="0"/>
          <w:color w:val="000000"/>
          <w:sz w:val="35"/>
          <w:szCs w:val="35"/>
          <w:lang w:val="en-US"/>
        </w:rPr>
        <w:t>Class Declaration</w:t>
      </w:r>
    </w:p>
    <w:p w14:paraId="2132D055" w14:textId="77777777" w:rsidR="00041634" w:rsidRPr="00041634" w:rsidRDefault="00041634" w:rsidP="00041634">
      <w:pPr>
        <w:pStyle w:val="a3"/>
        <w:spacing w:before="120" w:beforeAutospacing="0" w:after="144" w:afterAutospacing="0"/>
        <w:jc w:val="both"/>
        <w:rPr>
          <w:rFonts w:ascii="Nunito" w:hAnsi="Nunito"/>
          <w:color w:val="000000"/>
          <w:lang w:val="en-US"/>
        </w:rPr>
      </w:pPr>
      <w:r w:rsidRPr="00041634">
        <w:rPr>
          <w:rFonts w:ascii="Nunito" w:hAnsi="Nunito"/>
          <w:color w:val="000000"/>
          <w:lang w:val="en-US"/>
        </w:rPr>
        <w:t>Following is the declaration for </w:t>
      </w:r>
      <w:proofErr w:type="spellStart"/>
      <w:proofErr w:type="gramStart"/>
      <w:r w:rsidRPr="00041634">
        <w:rPr>
          <w:rFonts w:ascii="Nunito" w:hAnsi="Nunito"/>
          <w:b/>
          <w:bCs/>
          <w:color w:val="000000"/>
          <w:lang w:val="en-US"/>
        </w:rPr>
        <w:t>java.util</w:t>
      </w:r>
      <w:proofErr w:type="gramEnd"/>
      <w:r w:rsidRPr="00041634">
        <w:rPr>
          <w:rFonts w:ascii="Nunito" w:hAnsi="Nunito"/>
          <w:b/>
          <w:bCs/>
          <w:color w:val="000000"/>
          <w:lang w:val="en-US"/>
        </w:rPr>
        <w:t>.Optional</w:t>
      </w:r>
      <w:proofErr w:type="spellEnd"/>
      <w:r w:rsidRPr="00041634">
        <w:rPr>
          <w:rFonts w:ascii="Nunito" w:hAnsi="Nunito"/>
          <w:b/>
          <w:bCs/>
          <w:color w:val="000000"/>
          <w:lang w:val="en-US"/>
        </w:rPr>
        <w:t>&lt;T&gt;</w:t>
      </w:r>
      <w:r w:rsidRPr="00041634">
        <w:rPr>
          <w:rFonts w:ascii="Nunito" w:hAnsi="Nunito"/>
          <w:color w:val="000000"/>
          <w:lang w:val="en-US"/>
        </w:rPr>
        <w:t> class −</w:t>
      </w:r>
    </w:p>
    <w:p w14:paraId="356F2239" w14:textId="77777777" w:rsidR="00041634" w:rsidRPr="00041634" w:rsidRDefault="00041634" w:rsidP="00041634">
      <w:pPr>
        <w:pStyle w:val="HTML0"/>
        <w:shd w:val="clear" w:color="auto" w:fill="EEEEEE"/>
        <w:rPr>
          <w:rFonts w:ascii="var(--bs-font-monospace)" w:hAnsi="var(--bs-font-monospace)"/>
          <w:color w:val="000000"/>
          <w:sz w:val="23"/>
          <w:szCs w:val="23"/>
          <w:lang w:val="en-US"/>
        </w:rPr>
      </w:pPr>
      <w:r w:rsidRPr="00041634">
        <w:rPr>
          <w:rFonts w:ascii="var(--bs-font-monospace)" w:hAnsi="var(--bs-font-monospace)"/>
          <w:color w:val="000000"/>
          <w:sz w:val="23"/>
          <w:szCs w:val="23"/>
          <w:lang w:val="en-US"/>
        </w:rPr>
        <w:t>public final class Optional&lt;T&gt; extends Object</w:t>
      </w:r>
    </w:p>
    <w:p w14:paraId="0380BA47" w14:textId="77777777" w:rsidR="00041634" w:rsidRDefault="00041634" w:rsidP="00041634">
      <w:pPr>
        <w:pStyle w:val="2"/>
        <w:rPr>
          <w:rFonts w:ascii="Heebo" w:hAnsi="Heebo" w:cs="Heebo"/>
          <w:b w:val="0"/>
          <w:bCs w:val="0"/>
          <w:color w:val="000000"/>
          <w:sz w:val="35"/>
          <w:szCs w:val="35"/>
        </w:rPr>
      </w:pPr>
      <w:r>
        <w:rPr>
          <w:rFonts w:ascii="Heebo" w:hAnsi="Heebo" w:cs="Heebo" w:hint="cs"/>
          <w:b w:val="0"/>
          <w:bCs w:val="0"/>
          <w:color w:val="000000"/>
          <w:sz w:val="35"/>
          <w:szCs w:val="35"/>
        </w:rPr>
        <w:t xml:space="preserve">Class </w:t>
      </w:r>
      <w:proofErr w:type="spellStart"/>
      <w:r>
        <w:rPr>
          <w:rFonts w:ascii="Heebo" w:hAnsi="Heebo" w:cs="Heebo" w:hint="cs"/>
          <w:b w:val="0"/>
          <w:bCs w:val="0"/>
          <w:color w:val="000000"/>
          <w:sz w:val="35"/>
          <w:szCs w:val="35"/>
        </w:rPr>
        <w:t>Method</w:t>
      </w:r>
      <w:proofErr w:type="spellEnd"/>
    </w:p>
    <w:tbl>
      <w:tblPr>
        <w:tblW w:w="10026" w:type="dxa"/>
        <w:tblInd w:w="-292" w:type="dxa"/>
        <w:tblCellMar>
          <w:top w:w="15" w:type="dxa"/>
          <w:left w:w="15" w:type="dxa"/>
          <w:bottom w:w="15" w:type="dxa"/>
          <w:right w:w="15" w:type="dxa"/>
        </w:tblCellMar>
        <w:tblLook w:val="04A0" w:firstRow="1" w:lastRow="0" w:firstColumn="1" w:lastColumn="0" w:noHBand="0" w:noVBand="1"/>
      </w:tblPr>
      <w:tblGrid>
        <w:gridCol w:w="1135"/>
        <w:gridCol w:w="8891"/>
      </w:tblGrid>
      <w:tr w:rsidR="00041634" w14:paraId="5DF478C6" w14:textId="77777777" w:rsidTr="00041634">
        <w:trPr>
          <w:trHeight w:val="500"/>
        </w:trPr>
        <w:tc>
          <w:tcPr>
            <w:tcW w:w="1135"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7C76F9E6" w14:textId="77777777" w:rsidR="00041634" w:rsidRDefault="00041634">
            <w:pPr>
              <w:jc w:val="center"/>
              <w:rPr>
                <w:rFonts w:ascii="Nunito" w:hAnsi="Nunito" w:cs="Times New Roman"/>
                <w:b/>
                <w:bCs/>
                <w:color w:val="212529"/>
                <w:sz w:val="23"/>
                <w:szCs w:val="23"/>
              </w:rPr>
            </w:pPr>
            <w:proofErr w:type="spellStart"/>
            <w:r>
              <w:rPr>
                <w:rFonts w:ascii="Nunito" w:hAnsi="Nunito"/>
                <w:b/>
                <w:bCs/>
                <w:color w:val="212529"/>
                <w:sz w:val="23"/>
                <w:szCs w:val="23"/>
              </w:rPr>
              <w:t>Sr.No</w:t>
            </w:r>
            <w:proofErr w:type="spellEnd"/>
            <w:r>
              <w:rPr>
                <w:rFonts w:ascii="Nunito" w:hAnsi="Nunito"/>
                <w:b/>
                <w:bCs/>
                <w:color w:val="212529"/>
                <w:sz w:val="23"/>
                <w:szCs w:val="23"/>
              </w:rPr>
              <w:t>.</w:t>
            </w:r>
          </w:p>
        </w:tc>
        <w:tc>
          <w:tcPr>
            <w:tcW w:w="8891"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7B5DF106" w14:textId="77777777" w:rsidR="00041634" w:rsidRDefault="00041634">
            <w:pPr>
              <w:jc w:val="center"/>
              <w:rPr>
                <w:rFonts w:ascii="Nunito" w:hAnsi="Nunito"/>
                <w:b/>
                <w:bCs/>
                <w:color w:val="212529"/>
                <w:sz w:val="23"/>
                <w:szCs w:val="23"/>
              </w:rPr>
            </w:pPr>
            <w:proofErr w:type="spellStart"/>
            <w:r>
              <w:rPr>
                <w:rFonts w:ascii="Nunito" w:hAnsi="Nunito"/>
                <w:b/>
                <w:bCs/>
                <w:color w:val="212529"/>
                <w:sz w:val="23"/>
                <w:szCs w:val="23"/>
              </w:rPr>
              <w:t>Method</w:t>
            </w:r>
            <w:proofErr w:type="spellEnd"/>
            <w:r>
              <w:rPr>
                <w:rFonts w:ascii="Nunito" w:hAnsi="Nunito"/>
                <w:b/>
                <w:bCs/>
                <w:color w:val="212529"/>
                <w:sz w:val="23"/>
                <w:szCs w:val="23"/>
              </w:rPr>
              <w:t xml:space="preserve"> &amp; </w:t>
            </w:r>
            <w:proofErr w:type="spellStart"/>
            <w:r>
              <w:rPr>
                <w:rFonts w:ascii="Nunito" w:hAnsi="Nunito"/>
                <w:b/>
                <w:bCs/>
                <w:color w:val="212529"/>
                <w:sz w:val="23"/>
                <w:szCs w:val="23"/>
              </w:rPr>
              <w:t>Description</w:t>
            </w:r>
            <w:proofErr w:type="spellEnd"/>
          </w:p>
        </w:tc>
      </w:tr>
      <w:tr w:rsidR="00041634" w:rsidRPr="00EA16EA" w14:paraId="5D1BD27A" w14:textId="77777777" w:rsidTr="00041634">
        <w:trPr>
          <w:trHeight w:val="142"/>
        </w:trPr>
        <w:tc>
          <w:tcPr>
            <w:tcW w:w="1135"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6CA3F0A" w14:textId="77777777" w:rsidR="00041634" w:rsidRDefault="00041634">
            <w:pPr>
              <w:rPr>
                <w:rFonts w:ascii="Nunito" w:hAnsi="Nunito"/>
                <w:color w:val="212529"/>
                <w:sz w:val="23"/>
                <w:szCs w:val="23"/>
              </w:rPr>
            </w:pPr>
            <w:r>
              <w:rPr>
                <w:rFonts w:ascii="Nunito" w:hAnsi="Nunito"/>
                <w:color w:val="212529"/>
                <w:sz w:val="23"/>
                <w:szCs w:val="23"/>
              </w:rPr>
              <w:t>1</w:t>
            </w:r>
          </w:p>
        </w:tc>
        <w:tc>
          <w:tcPr>
            <w:tcW w:w="8891"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7E126D2" w14:textId="77777777" w:rsidR="00041634" w:rsidRPr="00041634" w:rsidRDefault="00041634">
            <w:pPr>
              <w:pStyle w:val="a3"/>
              <w:spacing w:before="120" w:beforeAutospacing="0" w:after="144" w:afterAutospacing="0"/>
              <w:jc w:val="both"/>
              <w:rPr>
                <w:rFonts w:ascii="Nunito" w:hAnsi="Nunito"/>
                <w:color w:val="000000"/>
                <w:lang w:val="en-US"/>
              </w:rPr>
            </w:pPr>
            <w:r w:rsidRPr="00041634">
              <w:rPr>
                <w:rFonts w:ascii="Nunito" w:hAnsi="Nunito"/>
                <w:b/>
                <w:bCs/>
                <w:color w:val="000000"/>
                <w:lang w:val="en-US"/>
              </w:rPr>
              <w:t xml:space="preserve">static &lt;T&gt; Optional&lt;T&gt; </w:t>
            </w:r>
            <w:proofErr w:type="gramStart"/>
            <w:r w:rsidRPr="00041634">
              <w:rPr>
                <w:rFonts w:ascii="Nunito" w:hAnsi="Nunito"/>
                <w:b/>
                <w:bCs/>
                <w:color w:val="000000"/>
                <w:lang w:val="en-US"/>
              </w:rPr>
              <w:t>empty(</w:t>
            </w:r>
            <w:proofErr w:type="gramEnd"/>
            <w:r w:rsidRPr="00041634">
              <w:rPr>
                <w:rFonts w:ascii="Nunito" w:hAnsi="Nunito"/>
                <w:b/>
                <w:bCs/>
                <w:color w:val="000000"/>
                <w:lang w:val="en-US"/>
              </w:rPr>
              <w:t>)</w:t>
            </w:r>
          </w:p>
          <w:p w14:paraId="339B0501" w14:textId="77777777" w:rsidR="00041634" w:rsidRPr="00041634" w:rsidRDefault="00041634">
            <w:pPr>
              <w:pStyle w:val="a3"/>
              <w:spacing w:before="120" w:beforeAutospacing="0" w:after="144" w:afterAutospacing="0"/>
              <w:jc w:val="both"/>
              <w:rPr>
                <w:rFonts w:ascii="Nunito" w:hAnsi="Nunito"/>
                <w:color w:val="000000"/>
                <w:lang w:val="en-US"/>
              </w:rPr>
            </w:pPr>
            <w:r w:rsidRPr="00041634">
              <w:rPr>
                <w:rFonts w:ascii="Nunito" w:hAnsi="Nunito"/>
                <w:color w:val="000000"/>
                <w:lang w:val="en-US"/>
              </w:rPr>
              <w:t>Returns an empty Optional instance.</w:t>
            </w:r>
          </w:p>
        </w:tc>
      </w:tr>
      <w:tr w:rsidR="00041634" w:rsidRPr="00EA16EA" w14:paraId="6664536C" w14:textId="77777777" w:rsidTr="00041634">
        <w:trPr>
          <w:trHeight w:val="142"/>
        </w:trPr>
        <w:tc>
          <w:tcPr>
            <w:tcW w:w="1135"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F66675E" w14:textId="77777777" w:rsidR="00041634" w:rsidRDefault="00041634">
            <w:pPr>
              <w:rPr>
                <w:rFonts w:ascii="Nunito" w:hAnsi="Nunito"/>
                <w:color w:val="212529"/>
                <w:sz w:val="23"/>
                <w:szCs w:val="23"/>
              </w:rPr>
            </w:pPr>
            <w:r>
              <w:rPr>
                <w:rFonts w:ascii="Nunito" w:hAnsi="Nunito"/>
                <w:color w:val="212529"/>
                <w:sz w:val="23"/>
                <w:szCs w:val="23"/>
              </w:rPr>
              <w:t>2</w:t>
            </w:r>
          </w:p>
        </w:tc>
        <w:tc>
          <w:tcPr>
            <w:tcW w:w="8891"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6983AD7" w14:textId="77777777" w:rsidR="00041634" w:rsidRPr="00041634" w:rsidRDefault="00041634">
            <w:pPr>
              <w:pStyle w:val="a3"/>
              <w:spacing w:before="120" w:beforeAutospacing="0" w:after="144" w:afterAutospacing="0"/>
              <w:jc w:val="both"/>
              <w:rPr>
                <w:rFonts w:ascii="Nunito" w:hAnsi="Nunito"/>
                <w:color w:val="000000"/>
                <w:lang w:val="en-US"/>
              </w:rPr>
            </w:pPr>
            <w:proofErr w:type="spellStart"/>
            <w:r w:rsidRPr="00041634">
              <w:rPr>
                <w:rFonts w:ascii="Nunito" w:hAnsi="Nunito"/>
                <w:b/>
                <w:bCs/>
                <w:color w:val="000000"/>
                <w:lang w:val="en-US"/>
              </w:rPr>
              <w:t>boolean</w:t>
            </w:r>
            <w:proofErr w:type="spellEnd"/>
            <w:r w:rsidRPr="00041634">
              <w:rPr>
                <w:rFonts w:ascii="Nunito" w:hAnsi="Nunito"/>
                <w:b/>
                <w:bCs/>
                <w:color w:val="000000"/>
                <w:lang w:val="en-US"/>
              </w:rPr>
              <w:t xml:space="preserve"> </w:t>
            </w:r>
            <w:proofErr w:type="gramStart"/>
            <w:r w:rsidRPr="00041634">
              <w:rPr>
                <w:rFonts w:ascii="Nunito" w:hAnsi="Nunito"/>
                <w:b/>
                <w:bCs/>
                <w:color w:val="000000"/>
                <w:lang w:val="en-US"/>
              </w:rPr>
              <w:t>equals(</w:t>
            </w:r>
            <w:proofErr w:type="gramEnd"/>
            <w:r w:rsidRPr="00041634">
              <w:rPr>
                <w:rFonts w:ascii="Nunito" w:hAnsi="Nunito"/>
                <w:b/>
                <w:bCs/>
                <w:color w:val="000000"/>
                <w:lang w:val="en-US"/>
              </w:rPr>
              <w:t>Object obj)</w:t>
            </w:r>
          </w:p>
          <w:p w14:paraId="7916450F" w14:textId="77777777" w:rsidR="00041634" w:rsidRPr="00041634" w:rsidRDefault="00041634">
            <w:pPr>
              <w:pStyle w:val="a3"/>
              <w:spacing w:before="120" w:beforeAutospacing="0" w:after="144" w:afterAutospacing="0"/>
              <w:jc w:val="both"/>
              <w:rPr>
                <w:rFonts w:ascii="Nunito" w:hAnsi="Nunito"/>
                <w:color w:val="000000"/>
                <w:lang w:val="en-US"/>
              </w:rPr>
            </w:pPr>
            <w:r w:rsidRPr="00041634">
              <w:rPr>
                <w:rFonts w:ascii="Nunito" w:hAnsi="Nunito"/>
                <w:color w:val="000000"/>
                <w:lang w:val="en-US"/>
              </w:rPr>
              <w:t>Indicates whether some other object is "equal to" this Optional.</w:t>
            </w:r>
          </w:p>
        </w:tc>
      </w:tr>
      <w:tr w:rsidR="00041634" w:rsidRPr="00EA16EA" w14:paraId="1A4C78B1" w14:textId="77777777" w:rsidTr="00041634">
        <w:trPr>
          <w:trHeight w:val="142"/>
        </w:trPr>
        <w:tc>
          <w:tcPr>
            <w:tcW w:w="1135"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1E1438E" w14:textId="77777777" w:rsidR="00041634" w:rsidRDefault="00041634">
            <w:pPr>
              <w:rPr>
                <w:rFonts w:ascii="Nunito" w:hAnsi="Nunito"/>
                <w:color w:val="212529"/>
                <w:sz w:val="23"/>
                <w:szCs w:val="23"/>
              </w:rPr>
            </w:pPr>
            <w:r>
              <w:rPr>
                <w:rFonts w:ascii="Nunito" w:hAnsi="Nunito"/>
                <w:color w:val="212529"/>
                <w:sz w:val="23"/>
                <w:szCs w:val="23"/>
              </w:rPr>
              <w:t>3</w:t>
            </w:r>
          </w:p>
        </w:tc>
        <w:tc>
          <w:tcPr>
            <w:tcW w:w="8891"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9E978F3" w14:textId="77777777" w:rsidR="00041634" w:rsidRPr="00041634" w:rsidRDefault="00041634">
            <w:pPr>
              <w:pStyle w:val="a3"/>
              <w:spacing w:before="120" w:beforeAutospacing="0" w:after="144" w:afterAutospacing="0"/>
              <w:jc w:val="both"/>
              <w:rPr>
                <w:rFonts w:ascii="Nunito" w:hAnsi="Nunito"/>
                <w:color w:val="000000"/>
                <w:lang w:val="en-US"/>
              </w:rPr>
            </w:pPr>
            <w:r w:rsidRPr="00041634">
              <w:rPr>
                <w:rFonts w:ascii="Nunito" w:hAnsi="Nunito"/>
                <w:b/>
                <w:bCs/>
                <w:color w:val="000000"/>
                <w:lang w:val="en-US"/>
              </w:rPr>
              <w:t xml:space="preserve">Optional&lt;T&gt; </w:t>
            </w:r>
            <w:proofErr w:type="gramStart"/>
            <w:r w:rsidRPr="00041634">
              <w:rPr>
                <w:rFonts w:ascii="Nunito" w:hAnsi="Nunito"/>
                <w:b/>
                <w:bCs/>
                <w:color w:val="000000"/>
                <w:lang w:val="en-US"/>
              </w:rPr>
              <w:t>filter(</w:t>
            </w:r>
            <w:proofErr w:type="gramEnd"/>
            <w:r w:rsidRPr="00041634">
              <w:rPr>
                <w:rFonts w:ascii="Nunito" w:hAnsi="Nunito"/>
                <w:b/>
                <w:bCs/>
                <w:color w:val="000000"/>
                <w:lang w:val="en-US"/>
              </w:rPr>
              <w:t>Predicate&lt;? super &lt;T&gt; predicate)</w:t>
            </w:r>
          </w:p>
          <w:p w14:paraId="7CD1DE5C" w14:textId="77777777" w:rsidR="00041634" w:rsidRPr="00041634" w:rsidRDefault="00041634">
            <w:pPr>
              <w:pStyle w:val="a3"/>
              <w:spacing w:before="120" w:beforeAutospacing="0" w:after="144" w:afterAutospacing="0"/>
              <w:jc w:val="both"/>
              <w:rPr>
                <w:rFonts w:ascii="Nunito" w:hAnsi="Nunito"/>
                <w:color w:val="000000"/>
                <w:lang w:val="en-US"/>
              </w:rPr>
            </w:pPr>
            <w:r w:rsidRPr="00041634">
              <w:rPr>
                <w:rFonts w:ascii="Nunito" w:hAnsi="Nunito"/>
                <w:color w:val="000000"/>
                <w:lang w:val="en-US"/>
              </w:rPr>
              <w:t>If a value is present and the value matches a given predicate, it returns an Optional describing the value, otherwise returns an empty Optional.</w:t>
            </w:r>
          </w:p>
        </w:tc>
      </w:tr>
      <w:tr w:rsidR="00041634" w:rsidRPr="00EA16EA" w14:paraId="3FAAB2FA" w14:textId="77777777" w:rsidTr="00041634">
        <w:trPr>
          <w:trHeight w:val="142"/>
        </w:trPr>
        <w:tc>
          <w:tcPr>
            <w:tcW w:w="1135"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2BEEF27" w14:textId="77777777" w:rsidR="00041634" w:rsidRDefault="00041634">
            <w:pPr>
              <w:rPr>
                <w:rFonts w:ascii="Nunito" w:hAnsi="Nunito"/>
                <w:color w:val="212529"/>
                <w:sz w:val="23"/>
                <w:szCs w:val="23"/>
              </w:rPr>
            </w:pPr>
            <w:r>
              <w:rPr>
                <w:rFonts w:ascii="Nunito" w:hAnsi="Nunito"/>
                <w:color w:val="212529"/>
                <w:sz w:val="23"/>
                <w:szCs w:val="23"/>
              </w:rPr>
              <w:t>4</w:t>
            </w:r>
          </w:p>
        </w:tc>
        <w:tc>
          <w:tcPr>
            <w:tcW w:w="8891"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1E95E44" w14:textId="77777777" w:rsidR="00041634" w:rsidRPr="00041634" w:rsidRDefault="00041634">
            <w:pPr>
              <w:pStyle w:val="a3"/>
              <w:spacing w:before="120" w:beforeAutospacing="0" w:after="144" w:afterAutospacing="0"/>
              <w:jc w:val="both"/>
              <w:rPr>
                <w:rFonts w:ascii="Nunito" w:hAnsi="Nunito"/>
                <w:color w:val="000000"/>
                <w:lang w:val="en-US"/>
              </w:rPr>
            </w:pPr>
            <w:r w:rsidRPr="00041634">
              <w:rPr>
                <w:rFonts w:ascii="Nunito" w:hAnsi="Nunito"/>
                <w:b/>
                <w:bCs/>
                <w:color w:val="000000"/>
                <w:lang w:val="en-US"/>
              </w:rPr>
              <w:t xml:space="preserve">&lt;U&gt; Optional&lt;U&gt; </w:t>
            </w:r>
            <w:proofErr w:type="spellStart"/>
            <w:proofErr w:type="gramStart"/>
            <w:r w:rsidRPr="00041634">
              <w:rPr>
                <w:rFonts w:ascii="Nunito" w:hAnsi="Nunito"/>
                <w:b/>
                <w:bCs/>
                <w:color w:val="000000"/>
                <w:lang w:val="en-US"/>
              </w:rPr>
              <w:t>flatMap</w:t>
            </w:r>
            <w:proofErr w:type="spellEnd"/>
            <w:r w:rsidRPr="00041634">
              <w:rPr>
                <w:rFonts w:ascii="Nunito" w:hAnsi="Nunito"/>
                <w:b/>
                <w:bCs/>
                <w:color w:val="000000"/>
                <w:lang w:val="en-US"/>
              </w:rPr>
              <w:t>(</w:t>
            </w:r>
            <w:proofErr w:type="gramEnd"/>
            <w:r w:rsidRPr="00041634">
              <w:rPr>
                <w:rFonts w:ascii="Nunito" w:hAnsi="Nunito"/>
                <w:b/>
                <w:bCs/>
                <w:color w:val="000000"/>
                <w:lang w:val="en-US"/>
              </w:rPr>
              <w:t xml:space="preserve">Function&lt;? super </w:t>
            </w:r>
            <w:proofErr w:type="spellStart"/>
            <w:r w:rsidRPr="00041634">
              <w:rPr>
                <w:rFonts w:ascii="Nunito" w:hAnsi="Nunito"/>
                <w:b/>
                <w:bCs/>
                <w:color w:val="000000"/>
                <w:lang w:val="en-US"/>
              </w:rPr>
              <w:t>T,Optional</w:t>
            </w:r>
            <w:proofErr w:type="spellEnd"/>
            <w:r w:rsidRPr="00041634">
              <w:rPr>
                <w:rFonts w:ascii="Nunito" w:hAnsi="Nunito"/>
                <w:b/>
                <w:bCs/>
                <w:color w:val="000000"/>
                <w:lang w:val="en-US"/>
              </w:rPr>
              <w:t>&lt;U&gt;&gt; mapper)</w:t>
            </w:r>
          </w:p>
          <w:p w14:paraId="20D25244" w14:textId="77777777" w:rsidR="00041634" w:rsidRPr="00041634" w:rsidRDefault="00041634">
            <w:pPr>
              <w:pStyle w:val="a3"/>
              <w:spacing w:before="120" w:beforeAutospacing="0" w:after="144" w:afterAutospacing="0"/>
              <w:jc w:val="both"/>
              <w:rPr>
                <w:rFonts w:ascii="Nunito" w:hAnsi="Nunito"/>
                <w:color w:val="000000"/>
                <w:lang w:val="en-US"/>
              </w:rPr>
            </w:pPr>
            <w:r w:rsidRPr="00041634">
              <w:rPr>
                <w:rFonts w:ascii="Nunito" w:hAnsi="Nunito"/>
                <w:color w:val="000000"/>
                <w:lang w:val="en-US"/>
              </w:rPr>
              <w:t>If a value is present, it applies the provided Optional-bearing mapping function to it, returns that result, otherwise returns an empty Optional.</w:t>
            </w:r>
          </w:p>
        </w:tc>
      </w:tr>
      <w:tr w:rsidR="00041634" w:rsidRPr="00EA16EA" w14:paraId="1BB6DBDF" w14:textId="77777777" w:rsidTr="00041634">
        <w:trPr>
          <w:trHeight w:val="583"/>
        </w:trPr>
        <w:tc>
          <w:tcPr>
            <w:tcW w:w="1135"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2A0E41C" w14:textId="77777777" w:rsidR="00041634" w:rsidRDefault="00041634">
            <w:pPr>
              <w:rPr>
                <w:rFonts w:ascii="Nunito" w:hAnsi="Nunito"/>
                <w:color w:val="212529"/>
                <w:sz w:val="23"/>
                <w:szCs w:val="23"/>
              </w:rPr>
            </w:pPr>
            <w:r>
              <w:rPr>
                <w:rFonts w:ascii="Nunito" w:hAnsi="Nunito"/>
                <w:color w:val="212529"/>
                <w:sz w:val="23"/>
                <w:szCs w:val="23"/>
              </w:rPr>
              <w:t>5</w:t>
            </w:r>
          </w:p>
        </w:tc>
        <w:tc>
          <w:tcPr>
            <w:tcW w:w="8891"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15BBDFE" w14:textId="77777777" w:rsidR="00041634" w:rsidRPr="00041634" w:rsidRDefault="00041634">
            <w:pPr>
              <w:pStyle w:val="a3"/>
              <w:spacing w:before="120" w:beforeAutospacing="0" w:after="144" w:afterAutospacing="0"/>
              <w:jc w:val="both"/>
              <w:rPr>
                <w:rFonts w:ascii="Nunito" w:hAnsi="Nunito"/>
                <w:color w:val="000000"/>
                <w:lang w:val="en-US"/>
              </w:rPr>
            </w:pPr>
            <w:r w:rsidRPr="00041634">
              <w:rPr>
                <w:rFonts w:ascii="Nunito" w:hAnsi="Nunito"/>
                <w:b/>
                <w:bCs/>
                <w:color w:val="000000"/>
                <w:lang w:val="en-US"/>
              </w:rPr>
              <w:t xml:space="preserve">T </w:t>
            </w:r>
            <w:proofErr w:type="gramStart"/>
            <w:r w:rsidRPr="00041634">
              <w:rPr>
                <w:rFonts w:ascii="Nunito" w:hAnsi="Nunito"/>
                <w:b/>
                <w:bCs/>
                <w:color w:val="000000"/>
                <w:lang w:val="en-US"/>
              </w:rPr>
              <w:t>get(</w:t>
            </w:r>
            <w:proofErr w:type="gramEnd"/>
            <w:r w:rsidRPr="00041634">
              <w:rPr>
                <w:rFonts w:ascii="Nunito" w:hAnsi="Nunito"/>
                <w:b/>
                <w:bCs/>
                <w:color w:val="000000"/>
                <w:lang w:val="en-US"/>
              </w:rPr>
              <w:t>)</w:t>
            </w:r>
          </w:p>
          <w:p w14:paraId="77949F79" w14:textId="77777777" w:rsidR="00041634" w:rsidRPr="00041634" w:rsidRDefault="00041634">
            <w:pPr>
              <w:pStyle w:val="a3"/>
              <w:spacing w:before="120" w:beforeAutospacing="0" w:after="144" w:afterAutospacing="0"/>
              <w:jc w:val="both"/>
              <w:rPr>
                <w:rFonts w:ascii="Nunito" w:hAnsi="Nunito"/>
                <w:color w:val="000000"/>
                <w:lang w:val="en-US"/>
              </w:rPr>
            </w:pPr>
            <w:r w:rsidRPr="00041634">
              <w:rPr>
                <w:rFonts w:ascii="Nunito" w:hAnsi="Nunito"/>
                <w:color w:val="000000"/>
                <w:lang w:val="en-US"/>
              </w:rPr>
              <w:lastRenderedPageBreak/>
              <w:t xml:space="preserve">If a value is present in this Optional, returns the value, otherwise throws </w:t>
            </w:r>
            <w:proofErr w:type="spellStart"/>
            <w:r w:rsidRPr="00041634">
              <w:rPr>
                <w:rFonts w:ascii="Nunito" w:hAnsi="Nunito"/>
                <w:color w:val="000000"/>
                <w:lang w:val="en-US"/>
              </w:rPr>
              <w:t>NoSuchElementException</w:t>
            </w:r>
            <w:proofErr w:type="spellEnd"/>
            <w:r w:rsidRPr="00041634">
              <w:rPr>
                <w:rFonts w:ascii="Nunito" w:hAnsi="Nunito"/>
                <w:color w:val="000000"/>
                <w:lang w:val="en-US"/>
              </w:rPr>
              <w:t>.</w:t>
            </w:r>
          </w:p>
        </w:tc>
      </w:tr>
      <w:tr w:rsidR="00041634" w:rsidRPr="00EA16EA" w14:paraId="35DCE2B2" w14:textId="77777777" w:rsidTr="00041634">
        <w:trPr>
          <w:trHeight w:val="1381"/>
        </w:trPr>
        <w:tc>
          <w:tcPr>
            <w:tcW w:w="1135"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11DB7AD" w14:textId="77777777" w:rsidR="00041634" w:rsidRDefault="00041634">
            <w:pPr>
              <w:rPr>
                <w:rFonts w:ascii="Nunito" w:hAnsi="Nunito"/>
                <w:color w:val="212529"/>
                <w:sz w:val="23"/>
                <w:szCs w:val="23"/>
              </w:rPr>
            </w:pPr>
            <w:r>
              <w:rPr>
                <w:rFonts w:ascii="Nunito" w:hAnsi="Nunito"/>
                <w:color w:val="212529"/>
                <w:sz w:val="23"/>
                <w:szCs w:val="23"/>
              </w:rPr>
              <w:lastRenderedPageBreak/>
              <w:t>6</w:t>
            </w:r>
          </w:p>
        </w:tc>
        <w:tc>
          <w:tcPr>
            <w:tcW w:w="8891"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C1C547E" w14:textId="77777777" w:rsidR="00041634" w:rsidRPr="00041634" w:rsidRDefault="00041634">
            <w:pPr>
              <w:pStyle w:val="a3"/>
              <w:spacing w:before="120" w:beforeAutospacing="0" w:after="144" w:afterAutospacing="0"/>
              <w:jc w:val="both"/>
              <w:rPr>
                <w:rFonts w:ascii="Nunito" w:hAnsi="Nunito"/>
                <w:color w:val="000000"/>
                <w:lang w:val="en-US"/>
              </w:rPr>
            </w:pPr>
            <w:r w:rsidRPr="00041634">
              <w:rPr>
                <w:rFonts w:ascii="Nunito" w:hAnsi="Nunito"/>
                <w:b/>
                <w:bCs/>
                <w:color w:val="000000"/>
                <w:lang w:val="en-US"/>
              </w:rPr>
              <w:t xml:space="preserve">int </w:t>
            </w:r>
            <w:proofErr w:type="spellStart"/>
            <w:proofErr w:type="gramStart"/>
            <w:r w:rsidRPr="00041634">
              <w:rPr>
                <w:rFonts w:ascii="Nunito" w:hAnsi="Nunito"/>
                <w:b/>
                <w:bCs/>
                <w:color w:val="000000"/>
                <w:lang w:val="en-US"/>
              </w:rPr>
              <w:t>hashCode</w:t>
            </w:r>
            <w:proofErr w:type="spellEnd"/>
            <w:r w:rsidRPr="00041634">
              <w:rPr>
                <w:rFonts w:ascii="Nunito" w:hAnsi="Nunito"/>
                <w:b/>
                <w:bCs/>
                <w:color w:val="000000"/>
                <w:lang w:val="en-US"/>
              </w:rPr>
              <w:t>(</w:t>
            </w:r>
            <w:proofErr w:type="gramEnd"/>
            <w:r w:rsidRPr="00041634">
              <w:rPr>
                <w:rFonts w:ascii="Nunito" w:hAnsi="Nunito"/>
                <w:b/>
                <w:bCs/>
                <w:color w:val="000000"/>
                <w:lang w:val="en-US"/>
              </w:rPr>
              <w:t>)</w:t>
            </w:r>
          </w:p>
          <w:p w14:paraId="65E24E26" w14:textId="77777777" w:rsidR="00041634" w:rsidRPr="00041634" w:rsidRDefault="00041634">
            <w:pPr>
              <w:pStyle w:val="a3"/>
              <w:spacing w:before="120" w:beforeAutospacing="0" w:after="144" w:afterAutospacing="0"/>
              <w:jc w:val="both"/>
              <w:rPr>
                <w:rFonts w:ascii="Nunito" w:hAnsi="Nunito"/>
                <w:color w:val="000000"/>
                <w:lang w:val="en-US"/>
              </w:rPr>
            </w:pPr>
            <w:r w:rsidRPr="00041634">
              <w:rPr>
                <w:rFonts w:ascii="Nunito" w:hAnsi="Nunito"/>
                <w:color w:val="000000"/>
                <w:lang w:val="en-US"/>
              </w:rPr>
              <w:t>Returns the hash code value of the present value, if any, or 0 (zero) if no value is present.</w:t>
            </w:r>
          </w:p>
        </w:tc>
      </w:tr>
      <w:tr w:rsidR="00041634" w:rsidRPr="00EA16EA" w14:paraId="54609071" w14:textId="77777777" w:rsidTr="00041634">
        <w:trPr>
          <w:trHeight w:val="1381"/>
        </w:trPr>
        <w:tc>
          <w:tcPr>
            <w:tcW w:w="1135"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5F186CD" w14:textId="77777777" w:rsidR="00041634" w:rsidRDefault="00041634">
            <w:pPr>
              <w:rPr>
                <w:rFonts w:ascii="Nunito" w:hAnsi="Nunito"/>
                <w:color w:val="212529"/>
                <w:sz w:val="23"/>
                <w:szCs w:val="23"/>
              </w:rPr>
            </w:pPr>
            <w:r>
              <w:rPr>
                <w:rFonts w:ascii="Nunito" w:hAnsi="Nunito"/>
                <w:color w:val="212529"/>
                <w:sz w:val="23"/>
                <w:szCs w:val="23"/>
              </w:rPr>
              <w:t>7</w:t>
            </w:r>
          </w:p>
        </w:tc>
        <w:tc>
          <w:tcPr>
            <w:tcW w:w="8891"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DCD52E5" w14:textId="77777777" w:rsidR="00041634" w:rsidRPr="00041634" w:rsidRDefault="00041634">
            <w:pPr>
              <w:pStyle w:val="a3"/>
              <w:spacing w:before="120" w:beforeAutospacing="0" w:after="144" w:afterAutospacing="0"/>
              <w:jc w:val="both"/>
              <w:rPr>
                <w:rFonts w:ascii="Nunito" w:hAnsi="Nunito"/>
                <w:color w:val="000000"/>
                <w:lang w:val="en-US"/>
              </w:rPr>
            </w:pPr>
            <w:r w:rsidRPr="00041634">
              <w:rPr>
                <w:rFonts w:ascii="Nunito" w:hAnsi="Nunito"/>
                <w:b/>
                <w:bCs/>
                <w:color w:val="000000"/>
                <w:lang w:val="en-US"/>
              </w:rPr>
              <w:t xml:space="preserve">void </w:t>
            </w:r>
            <w:proofErr w:type="spellStart"/>
            <w:proofErr w:type="gramStart"/>
            <w:r w:rsidRPr="00041634">
              <w:rPr>
                <w:rFonts w:ascii="Nunito" w:hAnsi="Nunito"/>
                <w:b/>
                <w:bCs/>
                <w:color w:val="000000"/>
                <w:lang w:val="en-US"/>
              </w:rPr>
              <w:t>ifPresent</w:t>
            </w:r>
            <w:proofErr w:type="spellEnd"/>
            <w:r w:rsidRPr="00041634">
              <w:rPr>
                <w:rFonts w:ascii="Nunito" w:hAnsi="Nunito"/>
                <w:b/>
                <w:bCs/>
                <w:color w:val="000000"/>
                <w:lang w:val="en-US"/>
              </w:rPr>
              <w:t>(</w:t>
            </w:r>
            <w:proofErr w:type="gramEnd"/>
            <w:r w:rsidRPr="00041634">
              <w:rPr>
                <w:rFonts w:ascii="Nunito" w:hAnsi="Nunito"/>
                <w:b/>
                <w:bCs/>
                <w:color w:val="000000"/>
                <w:lang w:val="en-US"/>
              </w:rPr>
              <w:t>Consumer&lt;? super T&gt; consumer)</w:t>
            </w:r>
          </w:p>
          <w:p w14:paraId="58F1EEBC" w14:textId="77777777" w:rsidR="00041634" w:rsidRPr="00041634" w:rsidRDefault="00041634">
            <w:pPr>
              <w:pStyle w:val="a3"/>
              <w:spacing w:before="120" w:beforeAutospacing="0" w:after="144" w:afterAutospacing="0"/>
              <w:jc w:val="both"/>
              <w:rPr>
                <w:rFonts w:ascii="Nunito" w:hAnsi="Nunito"/>
                <w:color w:val="000000"/>
                <w:lang w:val="en-US"/>
              </w:rPr>
            </w:pPr>
            <w:r w:rsidRPr="00041634">
              <w:rPr>
                <w:rFonts w:ascii="Nunito" w:hAnsi="Nunito"/>
                <w:color w:val="000000"/>
                <w:lang w:val="en-US"/>
              </w:rPr>
              <w:t>If a value is present, it invokes the specified consumer with the value, otherwise does nothing.</w:t>
            </w:r>
          </w:p>
        </w:tc>
      </w:tr>
      <w:tr w:rsidR="00041634" w:rsidRPr="00EA16EA" w14:paraId="372FB945" w14:textId="77777777" w:rsidTr="00041634">
        <w:trPr>
          <w:trHeight w:val="1059"/>
        </w:trPr>
        <w:tc>
          <w:tcPr>
            <w:tcW w:w="1135"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7921958" w14:textId="77777777" w:rsidR="00041634" w:rsidRDefault="00041634">
            <w:pPr>
              <w:rPr>
                <w:rFonts w:ascii="Nunito" w:hAnsi="Nunito"/>
                <w:color w:val="212529"/>
                <w:sz w:val="23"/>
                <w:szCs w:val="23"/>
              </w:rPr>
            </w:pPr>
            <w:r>
              <w:rPr>
                <w:rFonts w:ascii="Nunito" w:hAnsi="Nunito"/>
                <w:color w:val="212529"/>
                <w:sz w:val="23"/>
                <w:szCs w:val="23"/>
              </w:rPr>
              <w:t>8</w:t>
            </w:r>
          </w:p>
        </w:tc>
        <w:tc>
          <w:tcPr>
            <w:tcW w:w="8891"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AE2F3B9" w14:textId="77777777" w:rsidR="00041634" w:rsidRPr="00041634" w:rsidRDefault="00041634">
            <w:pPr>
              <w:pStyle w:val="a3"/>
              <w:spacing w:before="120" w:beforeAutospacing="0" w:after="144" w:afterAutospacing="0"/>
              <w:jc w:val="both"/>
              <w:rPr>
                <w:rFonts w:ascii="Nunito" w:hAnsi="Nunito"/>
                <w:color w:val="000000"/>
                <w:lang w:val="en-US"/>
              </w:rPr>
            </w:pPr>
            <w:proofErr w:type="spellStart"/>
            <w:r w:rsidRPr="00041634">
              <w:rPr>
                <w:rFonts w:ascii="Nunito" w:hAnsi="Nunito"/>
                <w:b/>
                <w:bCs/>
                <w:color w:val="000000"/>
                <w:lang w:val="en-US"/>
              </w:rPr>
              <w:t>boolean</w:t>
            </w:r>
            <w:proofErr w:type="spellEnd"/>
            <w:r w:rsidRPr="00041634">
              <w:rPr>
                <w:rFonts w:ascii="Nunito" w:hAnsi="Nunito"/>
                <w:b/>
                <w:bCs/>
                <w:color w:val="000000"/>
                <w:lang w:val="en-US"/>
              </w:rPr>
              <w:t xml:space="preserve"> </w:t>
            </w:r>
            <w:proofErr w:type="spellStart"/>
            <w:proofErr w:type="gramStart"/>
            <w:r w:rsidRPr="00041634">
              <w:rPr>
                <w:rFonts w:ascii="Nunito" w:hAnsi="Nunito"/>
                <w:b/>
                <w:bCs/>
                <w:color w:val="000000"/>
                <w:lang w:val="en-US"/>
              </w:rPr>
              <w:t>isPresent</w:t>
            </w:r>
            <w:proofErr w:type="spellEnd"/>
            <w:r w:rsidRPr="00041634">
              <w:rPr>
                <w:rFonts w:ascii="Nunito" w:hAnsi="Nunito"/>
                <w:b/>
                <w:bCs/>
                <w:color w:val="000000"/>
                <w:lang w:val="en-US"/>
              </w:rPr>
              <w:t>(</w:t>
            </w:r>
            <w:proofErr w:type="gramEnd"/>
            <w:r w:rsidRPr="00041634">
              <w:rPr>
                <w:rFonts w:ascii="Nunito" w:hAnsi="Nunito"/>
                <w:b/>
                <w:bCs/>
                <w:color w:val="000000"/>
                <w:lang w:val="en-US"/>
              </w:rPr>
              <w:t>)</w:t>
            </w:r>
          </w:p>
          <w:p w14:paraId="4FACE73C" w14:textId="77777777" w:rsidR="00041634" w:rsidRPr="00041634" w:rsidRDefault="00041634">
            <w:pPr>
              <w:pStyle w:val="a3"/>
              <w:spacing w:before="120" w:beforeAutospacing="0" w:after="144" w:afterAutospacing="0"/>
              <w:jc w:val="both"/>
              <w:rPr>
                <w:rFonts w:ascii="Nunito" w:hAnsi="Nunito"/>
                <w:color w:val="000000"/>
                <w:lang w:val="en-US"/>
              </w:rPr>
            </w:pPr>
            <w:r w:rsidRPr="00041634">
              <w:rPr>
                <w:rFonts w:ascii="Nunito" w:hAnsi="Nunito"/>
                <w:color w:val="000000"/>
                <w:lang w:val="en-US"/>
              </w:rPr>
              <w:t>Returns true if there is a value present, otherwise false.</w:t>
            </w:r>
          </w:p>
        </w:tc>
      </w:tr>
      <w:tr w:rsidR="00041634" w:rsidRPr="00EA16EA" w14:paraId="16F8A1BA" w14:textId="77777777" w:rsidTr="00041634">
        <w:trPr>
          <w:trHeight w:val="1381"/>
        </w:trPr>
        <w:tc>
          <w:tcPr>
            <w:tcW w:w="1135"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CE3690E" w14:textId="77777777" w:rsidR="00041634" w:rsidRDefault="00041634">
            <w:pPr>
              <w:rPr>
                <w:rFonts w:ascii="Nunito" w:hAnsi="Nunito"/>
                <w:color w:val="212529"/>
                <w:sz w:val="23"/>
                <w:szCs w:val="23"/>
              </w:rPr>
            </w:pPr>
            <w:r>
              <w:rPr>
                <w:rFonts w:ascii="Nunito" w:hAnsi="Nunito"/>
                <w:color w:val="212529"/>
                <w:sz w:val="23"/>
                <w:szCs w:val="23"/>
              </w:rPr>
              <w:t>9</w:t>
            </w:r>
          </w:p>
        </w:tc>
        <w:tc>
          <w:tcPr>
            <w:tcW w:w="8891"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B420185" w14:textId="77777777" w:rsidR="00041634" w:rsidRPr="00041634" w:rsidRDefault="00041634">
            <w:pPr>
              <w:pStyle w:val="a3"/>
              <w:spacing w:before="120" w:beforeAutospacing="0" w:after="144" w:afterAutospacing="0"/>
              <w:jc w:val="both"/>
              <w:rPr>
                <w:rFonts w:ascii="Nunito" w:hAnsi="Nunito"/>
                <w:color w:val="000000"/>
                <w:lang w:val="en-US"/>
              </w:rPr>
            </w:pPr>
            <w:r w:rsidRPr="00041634">
              <w:rPr>
                <w:rFonts w:ascii="Nunito" w:hAnsi="Nunito"/>
                <w:b/>
                <w:bCs/>
                <w:color w:val="000000"/>
                <w:lang w:val="en-US"/>
              </w:rPr>
              <w:t xml:space="preserve">&lt;U&gt;Optional&lt;U&gt; </w:t>
            </w:r>
            <w:proofErr w:type="gramStart"/>
            <w:r w:rsidRPr="00041634">
              <w:rPr>
                <w:rFonts w:ascii="Nunito" w:hAnsi="Nunito"/>
                <w:b/>
                <w:bCs/>
                <w:color w:val="000000"/>
                <w:lang w:val="en-US"/>
              </w:rPr>
              <w:t>map(</w:t>
            </w:r>
            <w:proofErr w:type="gramEnd"/>
            <w:r w:rsidRPr="00041634">
              <w:rPr>
                <w:rFonts w:ascii="Nunito" w:hAnsi="Nunito"/>
                <w:b/>
                <w:bCs/>
                <w:color w:val="000000"/>
                <w:lang w:val="en-US"/>
              </w:rPr>
              <w:t>Function&lt;? super T,? extends U&gt; mapper)</w:t>
            </w:r>
          </w:p>
          <w:p w14:paraId="2E413770" w14:textId="77777777" w:rsidR="00041634" w:rsidRPr="00041634" w:rsidRDefault="00041634">
            <w:pPr>
              <w:pStyle w:val="a3"/>
              <w:spacing w:before="120" w:beforeAutospacing="0" w:after="144" w:afterAutospacing="0"/>
              <w:jc w:val="both"/>
              <w:rPr>
                <w:rFonts w:ascii="Nunito" w:hAnsi="Nunito"/>
                <w:color w:val="000000"/>
                <w:lang w:val="en-US"/>
              </w:rPr>
            </w:pPr>
            <w:r w:rsidRPr="00041634">
              <w:rPr>
                <w:rFonts w:ascii="Nunito" w:hAnsi="Nunito"/>
                <w:color w:val="000000"/>
                <w:lang w:val="en-US"/>
              </w:rPr>
              <w:t>If a value is present, applies the provided mapping function to it, and if the result is non-null, returns an Optional describing the result.</w:t>
            </w:r>
          </w:p>
        </w:tc>
      </w:tr>
      <w:tr w:rsidR="00041634" w:rsidRPr="00EA16EA" w14:paraId="783D5793" w14:textId="77777777" w:rsidTr="00041634">
        <w:trPr>
          <w:trHeight w:val="1059"/>
        </w:trPr>
        <w:tc>
          <w:tcPr>
            <w:tcW w:w="1135"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B610E79" w14:textId="77777777" w:rsidR="00041634" w:rsidRDefault="00041634">
            <w:pPr>
              <w:rPr>
                <w:rFonts w:ascii="Nunito" w:hAnsi="Nunito"/>
                <w:color w:val="212529"/>
                <w:sz w:val="23"/>
                <w:szCs w:val="23"/>
              </w:rPr>
            </w:pPr>
            <w:r>
              <w:rPr>
                <w:rFonts w:ascii="Nunito" w:hAnsi="Nunito"/>
                <w:color w:val="212529"/>
                <w:sz w:val="23"/>
                <w:szCs w:val="23"/>
              </w:rPr>
              <w:t>10</w:t>
            </w:r>
          </w:p>
        </w:tc>
        <w:tc>
          <w:tcPr>
            <w:tcW w:w="8891"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57510BF" w14:textId="77777777" w:rsidR="00041634" w:rsidRPr="00041634" w:rsidRDefault="00041634">
            <w:pPr>
              <w:pStyle w:val="a3"/>
              <w:spacing w:before="120" w:beforeAutospacing="0" w:after="144" w:afterAutospacing="0"/>
              <w:jc w:val="both"/>
              <w:rPr>
                <w:rFonts w:ascii="Nunito" w:hAnsi="Nunito"/>
                <w:color w:val="000000"/>
                <w:lang w:val="en-US"/>
              </w:rPr>
            </w:pPr>
            <w:r w:rsidRPr="00041634">
              <w:rPr>
                <w:rFonts w:ascii="Nunito" w:hAnsi="Nunito"/>
                <w:b/>
                <w:bCs/>
                <w:color w:val="000000"/>
                <w:lang w:val="en-US"/>
              </w:rPr>
              <w:t xml:space="preserve">static &lt;T&gt; Optional&lt;T&gt; </w:t>
            </w:r>
            <w:proofErr w:type="gramStart"/>
            <w:r w:rsidRPr="00041634">
              <w:rPr>
                <w:rFonts w:ascii="Nunito" w:hAnsi="Nunito"/>
                <w:b/>
                <w:bCs/>
                <w:color w:val="000000"/>
                <w:lang w:val="en-US"/>
              </w:rPr>
              <w:t>of(</w:t>
            </w:r>
            <w:proofErr w:type="gramEnd"/>
            <w:r w:rsidRPr="00041634">
              <w:rPr>
                <w:rFonts w:ascii="Nunito" w:hAnsi="Nunito"/>
                <w:b/>
                <w:bCs/>
                <w:color w:val="000000"/>
                <w:lang w:val="en-US"/>
              </w:rPr>
              <w:t>T value)</w:t>
            </w:r>
          </w:p>
          <w:p w14:paraId="67105297" w14:textId="77777777" w:rsidR="00041634" w:rsidRPr="00041634" w:rsidRDefault="00041634">
            <w:pPr>
              <w:pStyle w:val="a3"/>
              <w:spacing w:before="120" w:beforeAutospacing="0" w:after="144" w:afterAutospacing="0"/>
              <w:jc w:val="both"/>
              <w:rPr>
                <w:rFonts w:ascii="Nunito" w:hAnsi="Nunito"/>
                <w:color w:val="000000"/>
                <w:lang w:val="en-US"/>
              </w:rPr>
            </w:pPr>
            <w:r w:rsidRPr="00041634">
              <w:rPr>
                <w:rFonts w:ascii="Nunito" w:hAnsi="Nunito"/>
                <w:color w:val="000000"/>
                <w:lang w:val="en-US"/>
              </w:rPr>
              <w:t>Returns an Optional with the specified present non-null value.</w:t>
            </w:r>
          </w:p>
        </w:tc>
      </w:tr>
      <w:tr w:rsidR="00041634" w:rsidRPr="00EA16EA" w14:paraId="731DD6C9" w14:textId="77777777" w:rsidTr="00041634">
        <w:trPr>
          <w:trHeight w:val="1381"/>
        </w:trPr>
        <w:tc>
          <w:tcPr>
            <w:tcW w:w="1135"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45591BE" w14:textId="77777777" w:rsidR="00041634" w:rsidRDefault="00041634">
            <w:pPr>
              <w:rPr>
                <w:rFonts w:ascii="Nunito" w:hAnsi="Nunito"/>
                <w:color w:val="212529"/>
                <w:sz w:val="23"/>
                <w:szCs w:val="23"/>
              </w:rPr>
            </w:pPr>
            <w:r>
              <w:rPr>
                <w:rFonts w:ascii="Nunito" w:hAnsi="Nunito"/>
                <w:color w:val="212529"/>
                <w:sz w:val="23"/>
                <w:szCs w:val="23"/>
              </w:rPr>
              <w:t>11</w:t>
            </w:r>
          </w:p>
        </w:tc>
        <w:tc>
          <w:tcPr>
            <w:tcW w:w="8891"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1C5233B" w14:textId="77777777" w:rsidR="00041634" w:rsidRPr="00041634" w:rsidRDefault="00041634">
            <w:pPr>
              <w:pStyle w:val="a3"/>
              <w:spacing w:before="120" w:beforeAutospacing="0" w:after="144" w:afterAutospacing="0"/>
              <w:jc w:val="both"/>
              <w:rPr>
                <w:rFonts w:ascii="Nunito" w:hAnsi="Nunito"/>
                <w:color w:val="000000"/>
                <w:lang w:val="en-US"/>
              </w:rPr>
            </w:pPr>
            <w:r w:rsidRPr="00041634">
              <w:rPr>
                <w:rFonts w:ascii="Nunito" w:hAnsi="Nunito"/>
                <w:b/>
                <w:bCs/>
                <w:color w:val="000000"/>
                <w:lang w:val="en-US"/>
              </w:rPr>
              <w:t xml:space="preserve">static &lt;T&gt; Optional&lt;T&gt; </w:t>
            </w:r>
            <w:proofErr w:type="spellStart"/>
            <w:proofErr w:type="gramStart"/>
            <w:r w:rsidRPr="00041634">
              <w:rPr>
                <w:rFonts w:ascii="Nunito" w:hAnsi="Nunito"/>
                <w:b/>
                <w:bCs/>
                <w:color w:val="000000"/>
                <w:lang w:val="en-US"/>
              </w:rPr>
              <w:t>ofNullable</w:t>
            </w:r>
            <w:proofErr w:type="spellEnd"/>
            <w:r w:rsidRPr="00041634">
              <w:rPr>
                <w:rFonts w:ascii="Nunito" w:hAnsi="Nunito"/>
                <w:b/>
                <w:bCs/>
                <w:color w:val="000000"/>
                <w:lang w:val="en-US"/>
              </w:rPr>
              <w:t>(</w:t>
            </w:r>
            <w:proofErr w:type="gramEnd"/>
            <w:r w:rsidRPr="00041634">
              <w:rPr>
                <w:rFonts w:ascii="Nunito" w:hAnsi="Nunito"/>
                <w:b/>
                <w:bCs/>
                <w:color w:val="000000"/>
                <w:lang w:val="en-US"/>
              </w:rPr>
              <w:t>T value)</w:t>
            </w:r>
          </w:p>
          <w:p w14:paraId="42E555EA" w14:textId="77777777" w:rsidR="00041634" w:rsidRPr="00041634" w:rsidRDefault="00041634">
            <w:pPr>
              <w:pStyle w:val="a3"/>
              <w:spacing w:before="120" w:beforeAutospacing="0" w:after="144" w:afterAutospacing="0"/>
              <w:jc w:val="both"/>
              <w:rPr>
                <w:rFonts w:ascii="Nunito" w:hAnsi="Nunito"/>
                <w:color w:val="000000"/>
                <w:lang w:val="en-US"/>
              </w:rPr>
            </w:pPr>
            <w:r w:rsidRPr="00041634">
              <w:rPr>
                <w:rFonts w:ascii="Nunito" w:hAnsi="Nunito"/>
                <w:color w:val="000000"/>
                <w:lang w:val="en-US"/>
              </w:rPr>
              <w:t>Returns an Optional describing the specified value, if non-null, otherwise returns an empty Optional.</w:t>
            </w:r>
          </w:p>
        </w:tc>
      </w:tr>
      <w:tr w:rsidR="00041634" w:rsidRPr="00EA16EA" w14:paraId="2006DDE2" w14:textId="77777777" w:rsidTr="00041634">
        <w:trPr>
          <w:trHeight w:val="1059"/>
        </w:trPr>
        <w:tc>
          <w:tcPr>
            <w:tcW w:w="1135"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AC5C29F" w14:textId="77777777" w:rsidR="00041634" w:rsidRDefault="00041634">
            <w:pPr>
              <w:rPr>
                <w:rFonts w:ascii="Nunito" w:hAnsi="Nunito"/>
                <w:color w:val="212529"/>
                <w:sz w:val="23"/>
                <w:szCs w:val="23"/>
              </w:rPr>
            </w:pPr>
            <w:r>
              <w:rPr>
                <w:rFonts w:ascii="Nunito" w:hAnsi="Nunito"/>
                <w:color w:val="212529"/>
                <w:sz w:val="23"/>
                <w:szCs w:val="23"/>
              </w:rPr>
              <w:t>12</w:t>
            </w:r>
          </w:p>
        </w:tc>
        <w:tc>
          <w:tcPr>
            <w:tcW w:w="8891"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FC83349" w14:textId="77777777" w:rsidR="00041634" w:rsidRPr="00041634" w:rsidRDefault="00041634">
            <w:pPr>
              <w:pStyle w:val="a3"/>
              <w:spacing w:before="120" w:beforeAutospacing="0" w:after="144" w:afterAutospacing="0"/>
              <w:jc w:val="both"/>
              <w:rPr>
                <w:rFonts w:ascii="Nunito" w:hAnsi="Nunito"/>
                <w:color w:val="000000"/>
                <w:lang w:val="en-US"/>
              </w:rPr>
            </w:pPr>
            <w:r w:rsidRPr="00041634">
              <w:rPr>
                <w:rFonts w:ascii="Nunito" w:hAnsi="Nunito"/>
                <w:b/>
                <w:bCs/>
                <w:color w:val="000000"/>
                <w:lang w:val="en-US"/>
              </w:rPr>
              <w:t xml:space="preserve">T </w:t>
            </w:r>
            <w:proofErr w:type="spellStart"/>
            <w:proofErr w:type="gramStart"/>
            <w:r w:rsidRPr="00041634">
              <w:rPr>
                <w:rFonts w:ascii="Nunito" w:hAnsi="Nunito"/>
                <w:b/>
                <w:bCs/>
                <w:color w:val="000000"/>
                <w:lang w:val="en-US"/>
              </w:rPr>
              <w:t>orElse</w:t>
            </w:r>
            <w:proofErr w:type="spellEnd"/>
            <w:r w:rsidRPr="00041634">
              <w:rPr>
                <w:rFonts w:ascii="Nunito" w:hAnsi="Nunito"/>
                <w:b/>
                <w:bCs/>
                <w:color w:val="000000"/>
                <w:lang w:val="en-US"/>
              </w:rPr>
              <w:t>(</w:t>
            </w:r>
            <w:proofErr w:type="gramEnd"/>
            <w:r w:rsidRPr="00041634">
              <w:rPr>
                <w:rFonts w:ascii="Nunito" w:hAnsi="Nunito"/>
                <w:b/>
                <w:bCs/>
                <w:color w:val="000000"/>
                <w:lang w:val="en-US"/>
              </w:rPr>
              <w:t>T other)</w:t>
            </w:r>
          </w:p>
          <w:p w14:paraId="6E647C71" w14:textId="77777777" w:rsidR="00041634" w:rsidRPr="00041634" w:rsidRDefault="00041634">
            <w:pPr>
              <w:pStyle w:val="a3"/>
              <w:spacing w:before="120" w:beforeAutospacing="0" w:after="144" w:afterAutospacing="0"/>
              <w:jc w:val="both"/>
              <w:rPr>
                <w:rFonts w:ascii="Nunito" w:hAnsi="Nunito"/>
                <w:color w:val="000000"/>
                <w:lang w:val="en-US"/>
              </w:rPr>
            </w:pPr>
            <w:r w:rsidRPr="00041634">
              <w:rPr>
                <w:rFonts w:ascii="Nunito" w:hAnsi="Nunito"/>
                <w:color w:val="000000"/>
                <w:lang w:val="en-US"/>
              </w:rPr>
              <w:t>Returns the value if present, otherwise returns other.</w:t>
            </w:r>
          </w:p>
        </w:tc>
      </w:tr>
      <w:tr w:rsidR="00041634" w:rsidRPr="00EA16EA" w14:paraId="12C11D53" w14:textId="77777777" w:rsidTr="00041634">
        <w:trPr>
          <w:trHeight w:val="1381"/>
        </w:trPr>
        <w:tc>
          <w:tcPr>
            <w:tcW w:w="1135"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27AF10E" w14:textId="77777777" w:rsidR="00041634" w:rsidRDefault="00041634">
            <w:pPr>
              <w:rPr>
                <w:rFonts w:ascii="Nunito" w:hAnsi="Nunito"/>
                <w:color w:val="212529"/>
                <w:sz w:val="23"/>
                <w:szCs w:val="23"/>
              </w:rPr>
            </w:pPr>
            <w:r>
              <w:rPr>
                <w:rFonts w:ascii="Nunito" w:hAnsi="Nunito"/>
                <w:color w:val="212529"/>
                <w:sz w:val="23"/>
                <w:szCs w:val="23"/>
              </w:rPr>
              <w:t>13</w:t>
            </w:r>
          </w:p>
        </w:tc>
        <w:tc>
          <w:tcPr>
            <w:tcW w:w="8891"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17E8AA5" w14:textId="77777777" w:rsidR="00041634" w:rsidRPr="00041634" w:rsidRDefault="00041634">
            <w:pPr>
              <w:pStyle w:val="a3"/>
              <w:spacing w:before="120" w:beforeAutospacing="0" w:after="144" w:afterAutospacing="0"/>
              <w:jc w:val="both"/>
              <w:rPr>
                <w:rFonts w:ascii="Nunito" w:hAnsi="Nunito"/>
                <w:color w:val="000000"/>
                <w:lang w:val="en-US"/>
              </w:rPr>
            </w:pPr>
            <w:r w:rsidRPr="00041634">
              <w:rPr>
                <w:rFonts w:ascii="Nunito" w:hAnsi="Nunito"/>
                <w:b/>
                <w:bCs/>
                <w:color w:val="000000"/>
                <w:lang w:val="en-US"/>
              </w:rPr>
              <w:t xml:space="preserve">T </w:t>
            </w:r>
            <w:proofErr w:type="spellStart"/>
            <w:proofErr w:type="gramStart"/>
            <w:r w:rsidRPr="00041634">
              <w:rPr>
                <w:rFonts w:ascii="Nunito" w:hAnsi="Nunito"/>
                <w:b/>
                <w:bCs/>
                <w:color w:val="000000"/>
                <w:lang w:val="en-US"/>
              </w:rPr>
              <w:t>orElseGet</w:t>
            </w:r>
            <w:proofErr w:type="spellEnd"/>
            <w:r w:rsidRPr="00041634">
              <w:rPr>
                <w:rFonts w:ascii="Nunito" w:hAnsi="Nunito"/>
                <w:b/>
                <w:bCs/>
                <w:color w:val="000000"/>
                <w:lang w:val="en-US"/>
              </w:rPr>
              <w:t>(</w:t>
            </w:r>
            <w:proofErr w:type="gramEnd"/>
            <w:r w:rsidRPr="00041634">
              <w:rPr>
                <w:rFonts w:ascii="Nunito" w:hAnsi="Nunito"/>
                <w:b/>
                <w:bCs/>
                <w:color w:val="000000"/>
                <w:lang w:val="en-US"/>
              </w:rPr>
              <w:t>Supplier&lt;? extends T&gt; other)</w:t>
            </w:r>
          </w:p>
          <w:p w14:paraId="6E998646" w14:textId="77777777" w:rsidR="00041634" w:rsidRPr="00041634" w:rsidRDefault="00041634">
            <w:pPr>
              <w:pStyle w:val="a3"/>
              <w:spacing w:before="120" w:beforeAutospacing="0" w:after="144" w:afterAutospacing="0"/>
              <w:jc w:val="both"/>
              <w:rPr>
                <w:rFonts w:ascii="Nunito" w:hAnsi="Nunito"/>
                <w:color w:val="000000"/>
                <w:lang w:val="en-US"/>
              </w:rPr>
            </w:pPr>
            <w:r w:rsidRPr="00041634">
              <w:rPr>
                <w:rFonts w:ascii="Nunito" w:hAnsi="Nunito"/>
                <w:color w:val="000000"/>
                <w:lang w:val="en-US"/>
              </w:rPr>
              <w:t>Returns the value if present, otherwise invokes other and returns the result of that invocation.</w:t>
            </w:r>
          </w:p>
        </w:tc>
      </w:tr>
      <w:tr w:rsidR="00041634" w:rsidRPr="00EA16EA" w14:paraId="27BEABB5" w14:textId="77777777" w:rsidTr="00041634">
        <w:trPr>
          <w:trHeight w:val="1702"/>
        </w:trPr>
        <w:tc>
          <w:tcPr>
            <w:tcW w:w="1135"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58EBBC4" w14:textId="77777777" w:rsidR="00041634" w:rsidRDefault="00041634">
            <w:pPr>
              <w:rPr>
                <w:rFonts w:ascii="Nunito" w:hAnsi="Nunito"/>
                <w:color w:val="212529"/>
                <w:sz w:val="23"/>
                <w:szCs w:val="23"/>
              </w:rPr>
            </w:pPr>
            <w:r>
              <w:rPr>
                <w:rFonts w:ascii="Nunito" w:hAnsi="Nunito"/>
                <w:color w:val="212529"/>
                <w:sz w:val="23"/>
                <w:szCs w:val="23"/>
              </w:rPr>
              <w:lastRenderedPageBreak/>
              <w:t>14</w:t>
            </w:r>
          </w:p>
        </w:tc>
        <w:tc>
          <w:tcPr>
            <w:tcW w:w="8891"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FC6140A" w14:textId="77777777" w:rsidR="00041634" w:rsidRPr="00041634" w:rsidRDefault="00041634">
            <w:pPr>
              <w:pStyle w:val="a3"/>
              <w:spacing w:before="120" w:beforeAutospacing="0" w:after="144" w:afterAutospacing="0"/>
              <w:jc w:val="both"/>
              <w:rPr>
                <w:rFonts w:ascii="Nunito" w:hAnsi="Nunito"/>
                <w:color w:val="000000"/>
                <w:lang w:val="en-US"/>
              </w:rPr>
            </w:pPr>
            <w:r w:rsidRPr="00041634">
              <w:rPr>
                <w:rFonts w:ascii="Nunito" w:hAnsi="Nunito"/>
                <w:b/>
                <w:bCs/>
                <w:color w:val="000000"/>
                <w:lang w:val="en-US"/>
              </w:rPr>
              <w:t xml:space="preserve">&lt;X extends Throwable&gt; T </w:t>
            </w:r>
            <w:proofErr w:type="spellStart"/>
            <w:proofErr w:type="gramStart"/>
            <w:r w:rsidRPr="00041634">
              <w:rPr>
                <w:rFonts w:ascii="Nunito" w:hAnsi="Nunito"/>
                <w:b/>
                <w:bCs/>
                <w:color w:val="000000"/>
                <w:lang w:val="en-US"/>
              </w:rPr>
              <w:t>orElseThrow</w:t>
            </w:r>
            <w:proofErr w:type="spellEnd"/>
            <w:r w:rsidRPr="00041634">
              <w:rPr>
                <w:rFonts w:ascii="Nunito" w:hAnsi="Nunito"/>
                <w:b/>
                <w:bCs/>
                <w:color w:val="000000"/>
                <w:lang w:val="en-US"/>
              </w:rPr>
              <w:t>(</w:t>
            </w:r>
            <w:proofErr w:type="gramEnd"/>
            <w:r w:rsidRPr="00041634">
              <w:rPr>
                <w:rFonts w:ascii="Nunito" w:hAnsi="Nunito"/>
                <w:b/>
                <w:bCs/>
                <w:color w:val="000000"/>
                <w:lang w:val="en-US"/>
              </w:rPr>
              <w:t xml:space="preserve">Supplier&lt;? extends X&gt; </w:t>
            </w:r>
            <w:proofErr w:type="spellStart"/>
            <w:r w:rsidRPr="00041634">
              <w:rPr>
                <w:rFonts w:ascii="Nunito" w:hAnsi="Nunito"/>
                <w:b/>
                <w:bCs/>
                <w:color w:val="000000"/>
                <w:lang w:val="en-US"/>
              </w:rPr>
              <w:t>exceptionSupplier</w:t>
            </w:r>
            <w:proofErr w:type="spellEnd"/>
            <w:r w:rsidRPr="00041634">
              <w:rPr>
                <w:rFonts w:ascii="Nunito" w:hAnsi="Nunito"/>
                <w:b/>
                <w:bCs/>
                <w:color w:val="000000"/>
                <w:lang w:val="en-US"/>
              </w:rPr>
              <w:t>)</w:t>
            </w:r>
          </w:p>
          <w:p w14:paraId="0CFB8234" w14:textId="77777777" w:rsidR="00041634" w:rsidRPr="00041634" w:rsidRDefault="00041634">
            <w:pPr>
              <w:pStyle w:val="a3"/>
              <w:spacing w:before="120" w:beforeAutospacing="0" w:after="144" w:afterAutospacing="0"/>
              <w:jc w:val="both"/>
              <w:rPr>
                <w:rFonts w:ascii="Nunito" w:hAnsi="Nunito"/>
                <w:color w:val="000000"/>
                <w:lang w:val="en-US"/>
              </w:rPr>
            </w:pPr>
            <w:r w:rsidRPr="00041634">
              <w:rPr>
                <w:rFonts w:ascii="Nunito" w:hAnsi="Nunito"/>
                <w:color w:val="000000"/>
                <w:lang w:val="en-US"/>
              </w:rPr>
              <w:t>Returns the contained value, if present, otherwise throws an exception to be created by the provided supplier.</w:t>
            </w:r>
          </w:p>
        </w:tc>
      </w:tr>
      <w:tr w:rsidR="00041634" w:rsidRPr="00EA16EA" w14:paraId="79C87827" w14:textId="77777777" w:rsidTr="00041634">
        <w:trPr>
          <w:trHeight w:val="1392"/>
        </w:trPr>
        <w:tc>
          <w:tcPr>
            <w:tcW w:w="1135"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8CDF5AD" w14:textId="77777777" w:rsidR="00041634" w:rsidRDefault="00041634">
            <w:pPr>
              <w:rPr>
                <w:rFonts w:ascii="Nunito" w:hAnsi="Nunito"/>
                <w:color w:val="212529"/>
                <w:sz w:val="23"/>
                <w:szCs w:val="23"/>
              </w:rPr>
            </w:pPr>
            <w:r>
              <w:rPr>
                <w:rFonts w:ascii="Nunito" w:hAnsi="Nunito"/>
                <w:color w:val="212529"/>
                <w:sz w:val="23"/>
                <w:szCs w:val="23"/>
              </w:rPr>
              <w:t>15</w:t>
            </w:r>
          </w:p>
        </w:tc>
        <w:tc>
          <w:tcPr>
            <w:tcW w:w="8891"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056CD27" w14:textId="77777777" w:rsidR="00041634" w:rsidRPr="00041634" w:rsidRDefault="00041634">
            <w:pPr>
              <w:pStyle w:val="a3"/>
              <w:spacing w:before="120" w:beforeAutospacing="0" w:after="144" w:afterAutospacing="0"/>
              <w:jc w:val="both"/>
              <w:rPr>
                <w:rFonts w:ascii="Nunito" w:hAnsi="Nunito"/>
                <w:color w:val="000000"/>
                <w:lang w:val="en-US"/>
              </w:rPr>
            </w:pPr>
            <w:r w:rsidRPr="00041634">
              <w:rPr>
                <w:rFonts w:ascii="Nunito" w:hAnsi="Nunito"/>
                <w:b/>
                <w:bCs/>
                <w:color w:val="000000"/>
                <w:lang w:val="en-US"/>
              </w:rPr>
              <w:t xml:space="preserve">String </w:t>
            </w:r>
            <w:proofErr w:type="spellStart"/>
            <w:proofErr w:type="gramStart"/>
            <w:r w:rsidRPr="00041634">
              <w:rPr>
                <w:rFonts w:ascii="Nunito" w:hAnsi="Nunito"/>
                <w:b/>
                <w:bCs/>
                <w:color w:val="000000"/>
                <w:lang w:val="en-US"/>
              </w:rPr>
              <w:t>toString</w:t>
            </w:r>
            <w:proofErr w:type="spellEnd"/>
            <w:r w:rsidRPr="00041634">
              <w:rPr>
                <w:rFonts w:ascii="Nunito" w:hAnsi="Nunito"/>
                <w:b/>
                <w:bCs/>
                <w:color w:val="000000"/>
                <w:lang w:val="en-US"/>
              </w:rPr>
              <w:t>(</w:t>
            </w:r>
            <w:proofErr w:type="gramEnd"/>
            <w:r w:rsidRPr="00041634">
              <w:rPr>
                <w:rFonts w:ascii="Nunito" w:hAnsi="Nunito"/>
                <w:b/>
                <w:bCs/>
                <w:color w:val="000000"/>
                <w:lang w:val="en-US"/>
              </w:rPr>
              <w:t>)</w:t>
            </w:r>
          </w:p>
          <w:p w14:paraId="4D09532B" w14:textId="77777777" w:rsidR="00041634" w:rsidRPr="00041634" w:rsidRDefault="00041634">
            <w:pPr>
              <w:pStyle w:val="a3"/>
              <w:spacing w:before="120" w:beforeAutospacing="0" w:after="144" w:afterAutospacing="0"/>
              <w:jc w:val="both"/>
              <w:rPr>
                <w:rFonts w:ascii="Nunito" w:hAnsi="Nunito"/>
                <w:color w:val="000000"/>
                <w:lang w:val="en-US"/>
              </w:rPr>
            </w:pPr>
            <w:r w:rsidRPr="00041634">
              <w:rPr>
                <w:rFonts w:ascii="Nunito" w:hAnsi="Nunito"/>
                <w:color w:val="000000"/>
                <w:lang w:val="en-US"/>
              </w:rPr>
              <w:t>Returns a non-empty string representation of this Optional suitable for debugging.</w:t>
            </w:r>
          </w:p>
        </w:tc>
      </w:tr>
    </w:tbl>
    <w:p w14:paraId="1AB660B6" w14:textId="77777777" w:rsidR="00041634" w:rsidRPr="00041634" w:rsidRDefault="00041634" w:rsidP="00041634">
      <w:pPr>
        <w:pStyle w:val="a3"/>
        <w:spacing w:before="120" w:beforeAutospacing="0" w:after="144" w:afterAutospacing="0"/>
        <w:jc w:val="both"/>
        <w:rPr>
          <w:rFonts w:ascii="Nunito" w:hAnsi="Nunito"/>
          <w:color w:val="000000"/>
          <w:lang w:val="en-US"/>
        </w:rPr>
      </w:pPr>
      <w:r w:rsidRPr="00041634">
        <w:rPr>
          <w:rFonts w:ascii="Nunito" w:hAnsi="Nunito"/>
          <w:color w:val="000000"/>
          <w:lang w:val="en-US"/>
        </w:rPr>
        <w:t>This class inherits methods from the following class −</w:t>
      </w:r>
    </w:p>
    <w:p w14:paraId="61A8F95C" w14:textId="77777777" w:rsidR="00041634" w:rsidRDefault="00041634" w:rsidP="00041634">
      <w:pPr>
        <w:numPr>
          <w:ilvl w:val="0"/>
          <w:numId w:val="61"/>
        </w:numPr>
        <w:spacing w:after="0" w:line="360" w:lineRule="atLeast"/>
        <w:ind w:left="1395"/>
        <w:rPr>
          <w:rFonts w:ascii="Nunito" w:hAnsi="Nunito"/>
          <w:color w:val="000000"/>
        </w:rPr>
      </w:pPr>
      <w:proofErr w:type="spellStart"/>
      <w:proofErr w:type="gramStart"/>
      <w:r>
        <w:rPr>
          <w:rFonts w:ascii="Nunito" w:hAnsi="Nunito"/>
          <w:color w:val="000000"/>
        </w:rPr>
        <w:t>java.lang</w:t>
      </w:r>
      <w:proofErr w:type="gramEnd"/>
      <w:r>
        <w:rPr>
          <w:rFonts w:ascii="Nunito" w:hAnsi="Nunito"/>
          <w:color w:val="000000"/>
        </w:rPr>
        <w:t>.Object</w:t>
      </w:r>
      <w:proofErr w:type="spellEnd"/>
    </w:p>
    <w:p w14:paraId="66889178" w14:textId="77777777" w:rsidR="00041634" w:rsidRDefault="00041634" w:rsidP="00041634">
      <w:pPr>
        <w:pStyle w:val="2"/>
        <w:rPr>
          <w:rFonts w:asciiTheme="minorHAnsi" w:hAnsiTheme="minorHAnsi" w:cs="Heebo"/>
          <w:b w:val="0"/>
          <w:bCs w:val="0"/>
          <w:color w:val="000000"/>
          <w:sz w:val="35"/>
          <w:szCs w:val="35"/>
        </w:rPr>
      </w:pPr>
    </w:p>
    <w:p w14:paraId="30B51B9B" w14:textId="1B27A492" w:rsidR="004016C1" w:rsidRDefault="004016C1">
      <w:pPr>
        <w:rPr>
          <w:rFonts w:ascii="Times New Roman" w:eastAsia="Times New Roman" w:hAnsi="Times New Roman" w:cs="Times New Roman"/>
          <w:sz w:val="28"/>
          <w:szCs w:val="28"/>
          <w:lang w:val="en-US" w:eastAsia="ru-RU"/>
        </w:rPr>
      </w:pPr>
      <w:r>
        <w:rPr>
          <w:sz w:val="28"/>
          <w:szCs w:val="28"/>
          <w:lang w:val="en-US"/>
        </w:rPr>
        <w:br w:type="page"/>
      </w:r>
    </w:p>
    <w:p w14:paraId="7C6CEF82" w14:textId="62E092F0" w:rsidR="004016C1" w:rsidRPr="00D82902" w:rsidRDefault="004016C1" w:rsidP="00D82902">
      <w:pPr>
        <w:pStyle w:val="1"/>
        <w:spacing w:before="0" w:after="450"/>
        <w:rPr>
          <w:color w:val="444444"/>
          <w:sz w:val="42"/>
          <w:szCs w:val="42"/>
          <w:lang w:val="en-US"/>
        </w:rPr>
      </w:pPr>
      <w:r w:rsidRPr="004016C1">
        <w:rPr>
          <w:color w:val="444444"/>
          <w:sz w:val="42"/>
          <w:szCs w:val="42"/>
          <w:lang w:val="en-US"/>
        </w:rPr>
        <w:lastRenderedPageBreak/>
        <w:t>Spring Boot Upload/Download File to/from Database example</w:t>
      </w:r>
    </w:p>
    <w:p w14:paraId="7A2D41C3" w14:textId="77777777" w:rsidR="004016C1" w:rsidRPr="004016C1" w:rsidRDefault="004016C1" w:rsidP="004016C1">
      <w:pPr>
        <w:pStyle w:val="a3"/>
        <w:spacing w:before="0" w:beforeAutospacing="0" w:after="150" w:afterAutospacing="0"/>
        <w:rPr>
          <w:rFonts w:ascii="Verdana" w:hAnsi="Verdana"/>
          <w:color w:val="6B6B6B"/>
          <w:sz w:val="21"/>
          <w:szCs w:val="21"/>
          <w:lang w:val="en-US"/>
        </w:rPr>
      </w:pPr>
      <w:r w:rsidRPr="004016C1">
        <w:rPr>
          <w:rFonts w:ascii="Verdana" w:hAnsi="Verdana"/>
          <w:color w:val="6B6B6B"/>
          <w:sz w:val="21"/>
          <w:szCs w:val="21"/>
          <w:lang w:val="en-US"/>
        </w:rPr>
        <w:t>In this tutorial, I will show you how to upload and download files to/from database with a Spring Boot Rest APIs. We also use Spring Web </w:t>
      </w:r>
      <w:proofErr w:type="spellStart"/>
      <w:r w:rsidRPr="004016C1">
        <w:rPr>
          <w:rStyle w:val="HTML"/>
          <w:rFonts w:ascii="Consolas" w:hAnsi="Consolas"/>
          <w:color w:val="555555"/>
          <w:sz w:val="21"/>
          <w:szCs w:val="21"/>
          <w:shd w:val="clear" w:color="auto" w:fill="F3F3F3"/>
          <w:lang w:val="en-US"/>
        </w:rPr>
        <w:t>MultipartFile</w:t>
      </w:r>
      <w:proofErr w:type="spellEnd"/>
      <w:r w:rsidRPr="004016C1">
        <w:rPr>
          <w:rFonts w:ascii="Verdana" w:hAnsi="Verdana"/>
          <w:color w:val="6B6B6B"/>
          <w:sz w:val="21"/>
          <w:szCs w:val="21"/>
          <w:lang w:val="en-US"/>
        </w:rPr>
        <w:t> interface to handle HTTP </w:t>
      </w:r>
      <w:hyperlink r:id="rId58" w:history="1">
        <w:r w:rsidRPr="004016C1">
          <w:rPr>
            <w:rStyle w:val="a5"/>
            <w:rFonts w:ascii="Verdana" w:hAnsi="Verdana"/>
            <w:color w:val="DA4453"/>
            <w:sz w:val="21"/>
            <w:szCs w:val="21"/>
            <w:u w:val="none"/>
            <w:lang w:val="en-US"/>
          </w:rPr>
          <w:t>multi-part</w:t>
        </w:r>
      </w:hyperlink>
      <w:r w:rsidRPr="004016C1">
        <w:rPr>
          <w:rFonts w:ascii="Verdana" w:hAnsi="Verdana"/>
          <w:color w:val="6B6B6B"/>
          <w:sz w:val="21"/>
          <w:szCs w:val="21"/>
          <w:lang w:val="en-US"/>
        </w:rPr>
        <w:t> requests.</w:t>
      </w:r>
    </w:p>
    <w:p w14:paraId="7D6CB2F0" w14:textId="77777777" w:rsidR="004016C1" w:rsidRPr="004016C1" w:rsidRDefault="004016C1" w:rsidP="004016C1">
      <w:pPr>
        <w:pStyle w:val="2"/>
        <w:spacing w:before="300" w:beforeAutospacing="0" w:after="150" w:afterAutospacing="0"/>
        <w:rPr>
          <w:color w:val="333333"/>
          <w:lang w:val="en-US"/>
        </w:rPr>
      </w:pPr>
      <w:r w:rsidRPr="004016C1">
        <w:rPr>
          <w:color w:val="333333"/>
          <w:lang w:val="en-US"/>
        </w:rPr>
        <w:t>Spring Boot Rest APIs for uploading Files to Database</w:t>
      </w:r>
    </w:p>
    <w:p w14:paraId="4E199194" w14:textId="77777777" w:rsidR="004016C1" w:rsidRPr="004016C1" w:rsidRDefault="004016C1" w:rsidP="004016C1">
      <w:pPr>
        <w:pStyle w:val="a3"/>
        <w:spacing w:before="0" w:beforeAutospacing="0" w:after="150" w:afterAutospacing="0"/>
        <w:rPr>
          <w:rFonts w:ascii="Verdana" w:hAnsi="Verdana"/>
          <w:color w:val="6B6B6B"/>
          <w:lang w:val="en-US"/>
        </w:rPr>
      </w:pPr>
      <w:r w:rsidRPr="004016C1">
        <w:rPr>
          <w:rFonts w:ascii="Verdana" w:hAnsi="Verdana"/>
          <w:color w:val="6B6B6B"/>
          <w:lang w:val="en-US"/>
        </w:rPr>
        <w:t>Our Spring Boot Application will provide APIs for:</w:t>
      </w:r>
    </w:p>
    <w:p w14:paraId="45F2C64A" w14:textId="77777777" w:rsidR="004016C1" w:rsidRPr="004016C1" w:rsidRDefault="004016C1">
      <w:pPr>
        <w:numPr>
          <w:ilvl w:val="0"/>
          <w:numId w:val="62"/>
        </w:numPr>
        <w:spacing w:before="100" w:beforeAutospacing="1" w:after="100" w:afterAutospacing="1" w:line="240" w:lineRule="auto"/>
        <w:rPr>
          <w:rFonts w:ascii="Verdana" w:hAnsi="Verdana"/>
          <w:color w:val="6B6B6B"/>
          <w:sz w:val="24"/>
          <w:szCs w:val="24"/>
          <w:lang w:val="en-US"/>
        </w:rPr>
      </w:pPr>
      <w:r w:rsidRPr="004016C1">
        <w:rPr>
          <w:rFonts w:ascii="Verdana" w:hAnsi="Verdana"/>
          <w:color w:val="6B6B6B"/>
          <w:sz w:val="24"/>
          <w:szCs w:val="24"/>
          <w:lang w:val="en-US"/>
        </w:rPr>
        <w:t>uploading File to PostgreSQL/MySQL database</w:t>
      </w:r>
    </w:p>
    <w:p w14:paraId="0DADD177" w14:textId="77777777" w:rsidR="004016C1" w:rsidRPr="004016C1" w:rsidRDefault="004016C1">
      <w:pPr>
        <w:numPr>
          <w:ilvl w:val="0"/>
          <w:numId w:val="62"/>
        </w:numPr>
        <w:spacing w:before="100" w:beforeAutospacing="1" w:after="100" w:afterAutospacing="1" w:line="240" w:lineRule="auto"/>
        <w:rPr>
          <w:rFonts w:ascii="Verdana" w:hAnsi="Verdana"/>
          <w:color w:val="6B6B6B"/>
          <w:sz w:val="24"/>
          <w:szCs w:val="24"/>
          <w:lang w:val="en-US"/>
        </w:rPr>
      </w:pPr>
      <w:r w:rsidRPr="004016C1">
        <w:rPr>
          <w:rFonts w:ascii="Verdana" w:hAnsi="Verdana"/>
          <w:color w:val="6B6B6B"/>
          <w:sz w:val="24"/>
          <w:szCs w:val="24"/>
          <w:lang w:val="en-US"/>
        </w:rPr>
        <w:t>downloading File database with the link</w:t>
      </w:r>
    </w:p>
    <w:p w14:paraId="604967C5" w14:textId="77777777" w:rsidR="004016C1" w:rsidRPr="004016C1" w:rsidRDefault="004016C1">
      <w:pPr>
        <w:numPr>
          <w:ilvl w:val="0"/>
          <w:numId w:val="62"/>
        </w:numPr>
        <w:spacing w:before="100" w:beforeAutospacing="1" w:after="100" w:afterAutospacing="1" w:line="240" w:lineRule="auto"/>
        <w:rPr>
          <w:rFonts w:ascii="Verdana" w:hAnsi="Verdana"/>
          <w:color w:val="6B6B6B"/>
          <w:sz w:val="24"/>
          <w:szCs w:val="24"/>
          <w:lang w:val="en-US"/>
        </w:rPr>
      </w:pPr>
      <w:r w:rsidRPr="004016C1">
        <w:rPr>
          <w:rFonts w:ascii="Verdana" w:hAnsi="Verdana"/>
          <w:color w:val="6B6B6B"/>
          <w:sz w:val="24"/>
          <w:szCs w:val="24"/>
          <w:lang w:val="en-US"/>
        </w:rPr>
        <w:t xml:space="preserve">getting list of Files’ information (file name, </w:t>
      </w:r>
      <w:proofErr w:type="spellStart"/>
      <w:r w:rsidRPr="004016C1">
        <w:rPr>
          <w:rFonts w:ascii="Verdana" w:hAnsi="Verdana"/>
          <w:color w:val="6B6B6B"/>
          <w:sz w:val="24"/>
          <w:szCs w:val="24"/>
          <w:lang w:val="en-US"/>
        </w:rPr>
        <w:t>url</w:t>
      </w:r>
      <w:proofErr w:type="spellEnd"/>
      <w:r w:rsidRPr="004016C1">
        <w:rPr>
          <w:rFonts w:ascii="Verdana" w:hAnsi="Verdana"/>
          <w:color w:val="6B6B6B"/>
          <w:sz w:val="24"/>
          <w:szCs w:val="24"/>
          <w:lang w:val="en-US"/>
        </w:rPr>
        <w:t>, type, size)</w:t>
      </w:r>
    </w:p>
    <w:p w14:paraId="7B1ECA7A" w14:textId="785DF9B2" w:rsidR="004016C1" w:rsidRPr="004016C1" w:rsidRDefault="004016C1" w:rsidP="004016C1">
      <w:pPr>
        <w:pStyle w:val="a3"/>
        <w:spacing w:before="0" w:beforeAutospacing="0" w:after="150" w:afterAutospacing="0"/>
        <w:rPr>
          <w:rFonts w:ascii="Verdana" w:hAnsi="Verdana"/>
          <w:color w:val="6B6B6B"/>
          <w:lang w:val="en-US"/>
        </w:rPr>
      </w:pPr>
      <w:r w:rsidRPr="004016C1">
        <w:rPr>
          <w:rFonts w:ascii="Verdana" w:hAnsi="Verdana"/>
          <w:color w:val="6B6B6B"/>
          <w:lang w:val="en-US"/>
        </w:rPr>
        <w:t>These are APIs to be exported:</w:t>
      </w:r>
    </w:p>
    <w:p w14:paraId="48410F95" w14:textId="77777777" w:rsidR="004016C1" w:rsidRPr="004016C1" w:rsidRDefault="004016C1" w:rsidP="004016C1">
      <w:pPr>
        <w:pStyle w:val="a3"/>
        <w:spacing w:before="0" w:beforeAutospacing="0" w:after="150" w:afterAutospacing="0"/>
        <w:rPr>
          <w:rFonts w:ascii="Verdana" w:hAnsi="Verdana"/>
          <w:color w:val="6B6B6B"/>
          <w:sz w:val="21"/>
          <w:szCs w:val="21"/>
          <w:lang w:val="en-US"/>
        </w:rPr>
      </w:pPr>
    </w:p>
    <w:tbl>
      <w:tblPr>
        <w:tblW w:w="5000" w:type="pct"/>
        <w:tblCellMar>
          <w:top w:w="15" w:type="dxa"/>
          <w:left w:w="15" w:type="dxa"/>
          <w:bottom w:w="15" w:type="dxa"/>
          <w:right w:w="15" w:type="dxa"/>
        </w:tblCellMar>
        <w:tblLook w:val="04A0" w:firstRow="1" w:lastRow="0" w:firstColumn="1" w:lastColumn="0" w:noHBand="0" w:noVBand="1"/>
      </w:tblPr>
      <w:tblGrid>
        <w:gridCol w:w="1609"/>
        <w:gridCol w:w="2058"/>
        <w:gridCol w:w="5359"/>
      </w:tblGrid>
      <w:tr w:rsidR="004016C1" w14:paraId="3DCEA6DD" w14:textId="77777777" w:rsidTr="004016C1">
        <w:trPr>
          <w:tblHeader/>
        </w:trPr>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674AA952" w14:textId="77777777" w:rsidR="004016C1" w:rsidRDefault="004016C1">
            <w:pPr>
              <w:spacing w:after="300"/>
              <w:rPr>
                <w:rFonts w:ascii="Times New Roman" w:hAnsi="Times New Roman"/>
                <w:b/>
                <w:bCs/>
                <w:sz w:val="24"/>
                <w:szCs w:val="24"/>
              </w:rPr>
            </w:pPr>
            <w:proofErr w:type="spellStart"/>
            <w:r>
              <w:rPr>
                <w:b/>
                <w:bCs/>
              </w:rPr>
              <w:t>Methods</w:t>
            </w:r>
            <w:proofErr w:type="spellEnd"/>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364EAA7F" w14:textId="77777777" w:rsidR="004016C1" w:rsidRDefault="004016C1">
            <w:pPr>
              <w:spacing w:after="300"/>
              <w:rPr>
                <w:b/>
                <w:bCs/>
              </w:rPr>
            </w:pPr>
            <w:proofErr w:type="spellStart"/>
            <w:r>
              <w:rPr>
                <w:b/>
                <w:bCs/>
              </w:rPr>
              <w:t>Urls</w:t>
            </w:r>
            <w:proofErr w:type="spellEnd"/>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02EF9FB5" w14:textId="77777777" w:rsidR="004016C1" w:rsidRDefault="004016C1">
            <w:pPr>
              <w:spacing w:after="300"/>
              <w:rPr>
                <w:b/>
                <w:bCs/>
              </w:rPr>
            </w:pPr>
            <w:proofErr w:type="spellStart"/>
            <w:r>
              <w:rPr>
                <w:b/>
                <w:bCs/>
              </w:rPr>
              <w:t>Actions</w:t>
            </w:r>
            <w:proofErr w:type="spellEnd"/>
          </w:p>
        </w:tc>
      </w:tr>
      <w:tr w:rsidR="004016C1" w14:paraId="1F3A7238" w14:textId="77777777" w:rsidTr="004016C1">
        <w:tc>
          <w:tcPr>
            <w:tcW w:w="0" w:type="auto"/>
            <w:tcBorders>
              <w:top w:val="single" w:sz="6" w:space="0" w:color="DDDDDD"/>
            </w:tcBorders>
            <w:shd w:val="clear" w:color="auto" w:fill="auto"/>
            <w:tcMar>
              <w:top w:w="120" w:type="dxa"/>
              <w:left w:w="120" w:type="dxa"/>
              <w:bottom w:w="120" w:type="dxa"/>
              <w:right w:w="120" w:type="dxa"/>
            </w:tcMar>
            <w:hideMark/>
          </w:tcPr>
          <w:p w14:paraId="3BE44A66" w14:textId="77777777" w:rsidR="004016C1" w:rsidRDefault="004016C1">
            <w:pPr>
              <w:spacing w:after="300"/>
            </w:pPr>
            <w:r>
              <w:t>POST</w:t>
            </w:r>
          </w:p>
        </w:tc>
        <w:tc>
          <w:tcPr>
            <w:tcW w:w="0" w:type="auto"/>
            <w:tcBorders>
              <w:top w:val="single" w:sz="6" w:space="0" w:color="DDDDDD"/>
            </w:tcBorders>
            <w:shd w:val="clear" w:color="auto" w:fill="auto"/>
            <w:tcMar>
              <w:top w:w="120" w:type="dxa"/>
              <w:left w:w="120" w:type="dxa"/>
              <w:bottom w:w="120" w:type="dxa"/>
              <w:right w:w="120" w:type="dxa"/>
            </w:tcMar>
            <w:hideMark/>
          </w:tcPr>
          <w:p w14:paraId="4006FAEE" w14:textId="77777777" w:rsidR="004016C1" w:rsidRDefault="004016C1">
            <w:pPr>
              <w:spacing w:after="300"/>
            </w:pPr>
            <w:r>
              <w:t>/</w:t>
            </w:r>
            <w:proofErr w:type="spellStart"/>
            <w:r>
              <w:t>upload</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66D54810" w14:textId="77777777" w:rsidR="004016C1" w:rsidRDefault="004016C1">
            <w:pPr>
              <w:spacing w:after="300"/>
            </w:pPr>
            <w:proofErr w:type="spellStart"/>
            <w:r>
              <w:t>upload</w:t>
            </w:r>
            <w:proofErr w:type="spellEnd"/>
            <w:r>
              <w:t xml:space="preserve"> a File</w:t>
            </w:r>
          </w:p>
        </w:tc>
      </w:tr>
      <w:tr w:rsidR="004016C1" w:rsidRPr="00EA16EA" w14:paraId="35ADBE11" w14:textId="77777777" w:rsidTr="004016C1">
        <w:tc>
          <w:tcPr>
            <w:tcW w:w="0" w:type="auto"/>
            <w:tcBorders>
              <w:top w:val="single" w:sz="6" w:space="0" w:color="DDDDDD"/>
            </w:tcBorders>
            <w:shd w:val="clear" w:color="auto" w:fill="auto"/>
            <w:tcMar>
              <w:top w:w="120" w:type="dxa"/>
              <w:left w:w="120" w:type="dxa"/>
              <w:bottom w:w="120" w:type="dxa"/>
              <w:right w:w="120" w:type="dxa"/>
            </w:tcMar>
            <w:hideMark/>
          </w:tcPr>
          <w:p w14:paraId="203C911B" w14:textId="77777777" w:rsidR="004016C1" w:rsidRDefault="004016C1">
            <w:pPr>
              <w:spacing w:after="300"/>
            </w:pPr>
            <w:r>
              <w:t>GET</w:t>
            </w:r>
          </w:p>
        </w:tc>
        <w:tc>
          <w:tcPr>
            <w:tcW w:w="0" w:type="auto"/>
            <w:tcBorders>
              <w:top w:val="single" w:sz="6" w:space="0" w:color="DDDDDD"/>
            </w:tcBorders>
            <w:shd w:val="clear" w:color="auto" w:fill="auto"/>
            <w:tcMar>
              <w:top w:w="120" w:type="dxa"/>
              <w:left w:w="120" w:type="dxa"/>
              <w:bottom w:w="120" w:type="dxa"/>
              <w:right w:w="120" w:type="dxa"/>
            </w:tcMar>
            <w:hideMark/>
          </w:tcPr>
          <w:p w14:paraId="4E978C94" w14:textId="77777777" w:rsidR="004016C1" w:rsidRDefault="004016C1">
            <w:pPr>
              <w:spacing w:after="300"/>
            </w:pPr>
            <w:r>
              <w:t>/</w:t>
            </w:r>
            <w:proofErr w:type="spellStart"/>
            <w:r>
              <w:t>files</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26F8E674" w14:textId="77777777" w:rsidR="004016C1" w:rsidRPr="004016C1" w:rsidRDefault="004016C1">
            <w:pPr>
              <w:spacing w:after="300"/>
              <w:rPr>
                <w:lang w:val="en-US"/>
              </w:rPr>
            </w:pPr>
            <w:r w:rsidRPr="004016C1">
              <w:rPr>
                <w:lang w:val="en-US"/>
              </w:rPr>
              <w:t xml:space="preserve">get List of Files (name, </w:t>
            </w:r>
            <w:proofErr w:type="spellStart"/>
            <w:r w:rsidRPr="004016C1">
              <w:rPr>
                <w:lang w:val="en-US"/>
              </w:rPr>
              <w:t>url</w:t>
            </w:r>
            <w:proofErr w:type="spellEnd"/>
            <w:r w:rsidRPr="004016C1">
              <w:rPr>
                <w:lang w:val="en-US"/>
              </w:rPr>
              <w:t>, type, size)</w:t>
            </w:r>
          </w:p>
        </w:tc>
      </w:tr>
      <w:tr w:rsidR="004016C1" w14:paraId="06746DF3" w14:textId="77777777" w:rsidTr="004016C1">
        <w:tc>
          <w:tcPr>
            <w:tcW w:w="0" w:type="auto"/>
            <w:tcBorders>
              <w:top w:val="single" w:sz="6" w:space="0" w:color="DDDDDD"/>
            </w:tcBorders>
            <w:shd w:val="clear" w:color="auto" w:fill="auto"/>
            <w:tcMar>
              <w:top w:w="120" w:type="dxa"/>
              <w:left w:w="120" w:type="dxa"/>
              <w:bottom w:w="120" w:type="dxa"/>
              <w:right w:w="120" w:type="dxa"/>
            </w:tcMar>
            <w:hideMark/>
          </w:tcPr>
          <w:p w14:paraId="6561686B" w14:textId="77777777" w:rsidR="004016C1" w:rsidRDefault="004016C1">
            <w:pPr>
              <w:spacing w:after="300"/>
            </w:pPr>
            <w:r>
              <w:t>GET</w:t>
            </w:r>
          </w:p>
        </w:tc>
        <w:tc>
          <w:tcPr>
            <w:tcW w:w="0" w:type="auto"/>
            <w:tcBorders>
              <w:top w:val="single" w:sz="6" w:space="0" w:color="DDDDDD"/>
            </w:tcBorders>
            <w:shd w:val="clear" w:color="auto" w:fill="auto"/>
            <w:tcMar>
              <w:top w:w="120" w:type="dxa"/>
              <w:left w:w="120" w:type="dxa"/>
              <w:bottom w:w="120" w:type="dxa"/>
              <w:right w:w="120" w:type="dxa"/>
            </w:tcMar>
            <w:hideMark/>
          </w:tcPr>
          <w:p w14:paraId="64EFAD55" w14:textId="77777777" w:rsidR="004016C1" w:rsidRDefault="004016C1">
            <w:pPr>
              <w:spacing w:after="300"/>
            </w:pPr>
            <w:r>
              <w:t>/</w:t>
            </w:r>
            <w:proofErr w:type="spellStart"/>
            <w:r>
              <w:t>files</w:t>
            </w:r>
            <w:proofErr w:type="spellEnd"/>
            <w:r>
              <w:t>/[</w:t>
            </w:r>
            <w:proofErr w:type="spellStart"/>
            <w:r>
              <w:t>fileId</w:t>
            </w:r>
            <w:proofErr w:type="spellEnd"/>
            <w:r>
              <w:t>]</w:t>
            </w:r>
          </w:p>
        </w:tc>
        <w:tc>
          <w:tcPr>
            <w:tcW w:w="0" w:type="auto"/>
            <w:tcBorders>
              <w:top w:val="single" w:sz="6" w:space="0" w:color="DDDDDD"/>
            </w:tcBorders>
            <w:shd w:val="clear" w:color="auto" w:fill="auto"/>
            <w:tcMar>
              <w:top w:w="120" w:type="dxa"/>
              <w:left w:w="120" w:type="dxa"/>
              <w:bottom w:w="120" w:type="dxa"/>
              <w:right w:w="120" w:type="dxa"/>
            </w:tcMar>
            <w:hideMark/>
          </w:tcPr>
          <w:p w14:paraId="59D97543" w14:textId="77777777" w:rsidR="004016C1" w:rsidRDefault="004016C1">
            <w:pPr>
              <w:spacing w:after="300"/>
            </w:pPr>
            <w:proofErr w:type="spellStart"/>
            <w:r>
              <w:t>download</w:t>
            </w:r>
            <w:proofErr w:type="spellEnd"/>
            <w:r>
              <w:t xml:space="preserve"> a File</w:t>
            </w:r>
          </w:p>
        </w:tc>
      </w:tr>
    </w:tbl>
    <w:p w14:paraId="72AC2EAD" w14:textId="77777777" w:rsidR="004016C1" w:rsidRDefault="004016C1" w:rsidP="004016C1">
      <w:pPr>
        <w:pStyle w:val="a3"/>
        <w:spacing w:before="0" w:beforeAutospacing="0" w:after="150" w:afterAutospacing="0"/>
        <w:rPr>
          <w:rFonts w:ascii="Verdana" w:hAnsi="Verdana"/>
          <w:color w:val="6B6B6B"/>
          <w:sz w:val="21"/>
          <w:szCs w:val="21"/>
          <w:lang w:val="en-US"/>
        </w:rPr>
      </w:pPr>
    </w:p>
    <w:p w14:paraId="3BAAB841" w14:textId="5EDD8109" w:rsidR="004016C1" w:rsidRPr="004016C1" w:rsidRDefault="004016C1" w:rsidP="004016C1">
      <w:pPr>
        <w:pStyle w:val="a3"/>
        <w:spacing w:before="0" w:beforeAutospacing="0" w:after="150" w:afterAutospacing="0"/>
        <w:rPr>
          <w:rFonts w:ascii="Verdana" w:hAnsi="Verdana"/>
          <w:color w:val="6B6B6B"/>
          <w:lang w:val="en-US"/>
        </w:rPr>
      </w:pPr>
      <w:r w:rsidRPr="004016C1">
        <w:rPr>
          <w:rFonts w:ascii="Verdana" w:hAnsi="Verdana"/>
          <w:color w:val="6B6B6B"/>
          <w:lang w:val="en-US"/>
        </w:rPr>
        <w:t>The uploaded files will be stored in PostgreSQL/MySQL Database </w:t>
      </w:r>
      <w:r w:rsidRPr="004016C1">
        <w:rPr>
          <w:rStyle w:val="a4"/>
          <w:rFonts w:ascii="Verdana" w:eastAsiaTheme="majorEastAsia" w:hAnsi="Verdana"/>
          <w:color w:val="6B6B6B"/>
          <w:lang w:val="en-US"/>
        </w:rPr>
        <w:t>files</w:t>
      </w:r>
      <w:r w:rsidRPr="004016C1">
        <w:rPr>
          <w:rFonts w:ascii="Verdana" w:hAnsi="Verdana"/>
          <w:color w:val="6B6B6B"/>
          <w:lang w:val="en-US"/>
        </w:rPr>
        <w:t> table with these fields: </w:t>
      </w:r>
      <w:r w:rsidRPr="004016C1">
        <w:rPr>
          <w:rStyle w:val="HTML"/>
          <w:rFonts w:ascii="Consolas" w:hAnsi="Consolas"/>
          <w:color w:val="555555"/>
          <w:sz w:val="24"/>
          <w:szCs w:val="24"/>
          <w:shd w:val="clear" w:color="auto" w:fill="F3F3F3"/>
          <w:lang w:val="en-US"/>
        </w:rPr>
        <w:t>id</w:t>
      </w:r>
      <w:r w:rsidRPr="004016C1">
        <w:rPr>
          <w:rFonts w:ascii="Verdana" w:hAnsi="Verdana"/>
          <w:color w:val="6B6B6B"/>
          <w:lang w:val="en-US"/>
        </w:rPr>
        <w:t>, </w:t>
      </w:r>
      <w:r w:rsidRPr="004016C1">
        <w:rPr>
          <w:rStyle w:val="HTML"/>
          <w:rFonts w:ascii="Consolas" w:hAnsi="Consolas"/>
          <w:color w:val="555555"/>
          <w:sz w:val="24"/>
          <w:szCs w:val="24"/>
          <w:shd w:val="clear" w:color="auto" w:fill="F3F3F3"/>
          <w:lang w:val="en-US"/>
        </w:rPr>
        <w:t>name</w:t>
      </w:r>
      <w:r w:rsidRPr="004016C1">
        <w:rPr>
          <w:rFonts w:ascii="Verdana" w:hAnsi="Verdana"/>
          <w:color w:val="6B6B6B"/>
          <w:lang w:val="en-US"/>
        </w:rPr>
        <w:t>, </w:t>
      </w:r>
      <w:r w:rsidRPr="004016C1">
        <w:rPr>
          <w:rStyle w:val="HTML"/>
          <w:rFonts w:ascii="Consolas" w:hAnsi="Consolas"/>
          <w:color w:val="555555"/>
          <w:sz w:val="24"/>
          <w:szCs w:val="24"/>
          <w:shd w:val="clear" w:color="auto" w:fill="F3F3F3"/>
          <w:lang w:val="en-US"/>
        </w:rPr>
        <w:t>type</w:t>
      </w:r>
      <w:r w:rsidRPr="004016C1">
        <w:rPr>
          <w:rFonts w:ascii="Verdana" w:hAnsi="Verdana"/>
          <w:color w:val="6B6B6B"/>
          <w:lang w:val="en-US"/>
        </w:rPr>
        <w:t> and </w:t>
      </w:r>
      <w:r w:rsidRPr="004016C1">
        <w:rPr>
          <w:rStyle w:val="HTML"/>
          <w:rFonts w:ascii="Consolas" w:hAnsi="Consolas"/>
          <w:color w:val="555555"/>
          <w:sz w:val="24"/>
          <w:szCs w:val="24"/>
          <w:shd w:val="clear" w:color="auto" w:fill="F3F3F3"/>
          <w:lang w:val="en-US"/>
        </w:rPr>
        <w:t>data</w:t>
      </w:r>
      <w:r w:rsidRPr="004016C1">
        <w:rPr>
          <w:rFonts w:ascii="Verdana" w:hAnsi="Verdana"/>
          <w:color w:val="6B6B6B"/>
          <w:lang w:val="en-US"/>
        </w:rPr>
        <w:t> as </w:t>
      </w:r>
      <w:r w:rsidRPr="004016C1">
        <w:rPr>
          <w:rStyle w:val="a4"/>
          <w:rFonts w:ascii="Verdana" w:eastAsiaTheme="majorEastAsia" w:hAnsi="Verdana"/>
          <w:color w:val="6B6B6B"/>
          <w:lang w:val="en-US"/>
        </w:rPr>
        <w:t>BLOB</w:t>
      </w:r>
      <w:r w:rsidRPr="004016C1">
        <w:rPr>
          <w:rFonts w:ascii="Verdana" w:hAnsi="Verdana"/>
          <w:color w:val="6B6B6B"/>
          <w:lang w:val="en-US"/>
        </w:rPr>
        <w:t> type (Binary Large Object is for storing binary data like file, image, audio, or video).</w:t>
      </w:r>
    </w:p>
    <w:p w14:paraId="1F6B5933" w14:textId="20625B86" w:rsidR="004016C1" w:rsidRDefault="004016C1" w:rsidP="004016C1">
      <w:pPr>
        <w:pStyle w:val="a3"/>
        <w:spacing w:before="0" w:beforeAutospacing="0" w:after="150" w:afterAutospacing="0"/>
        <w:rPr>
          <w:rFonts w:ascii="Verdana" w:hAnsi="Verdana"/>
          <w:color w:val="6B6B6B"/>
          <w:sz w:val="21"/>
          <w:szCs w:val="21"/>
        </w:rPr>
      </w:pPr>
      <w:r>
        <w:rPr>
          <w:rFonts w:ascii="Verdana" w:hAnsi="Verdana"/>
          <w:noProof/>
          <w:color w:val="6B6B6B"/>
          <w:sz w:val="21"/>
          <w:szCs w:val="21"/>
        </w:rPr>
        <w:drawing>
          <wp:inline distT="0" distB="0" distL="0" distR="0" wp14:anchorId="2996E663" wp14:editId="1B18C5A0">
            <wp:extent cx="4290060" cy="838200"/>
            <wp:effectExtent l="0" t="0" r="0" b="0"/>
            <wp:docPr id="32" name="Рисунок 32" descr="spring-boot-upload-files-to-database-table-fi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spring-boot-upload-files-to-database-table-files"/>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290060" cy="838200"/>
                    </a:xfrm>
                    <a:prstGeom prst="rect">
                      <a:avLst/>
                    </a:prstGeom>
                    <a:noFill/>
                    <a:ln>
                      <a:noFill/>
                    </a:ln>
                  </pic:spPr>
                </pic:pic>
              </a:graphicData>
            </a:graphic>
          </wp:inline>
        </w:drawing>
      </w:r>
    </w:p>
    <w:p w14:paraId="37EEA266" w14:textId="77777777" w:rsidR="004016C1" w:rsidRDefault="004016C1" w:rsidP="004016C1">
      <w:pPr>
        <w:pStyle w:val="2"/>
        <w:spacing w:before="300" w:beforeAutospacing="0" w:after="150" w:afterAutospacing="0"/>
        <w:rPr>
          <w:color w:val="333333"/>
        </w:rPr>
      </w:pPr>
    </w:p>
    <w:p w14:paraId="7449CD38" w14:textId="52879F14" w:rsidR="004016C1" w:rsidRPr="004016C1" w:rsidRDefault="004016C1" w:rsidP="004016C1">
      <w:pPr>
        <w:pStyle w:val="2"/>
        <w:spacing w:before="300" w:beforeAutospacing="0" w:after="150" w:afterAutospacing="0"/>
        <w:rPr>
          <w:color w:val="333333"/>
          <w:sz w:val="44"/>
          <w:szCs w:val="44"/>
        </w:rPr>
      </w:pPr>
      <w:r w:rsidRPr="004016C1">
        <w:rPr>
          <w:color w:val="333333"/>
          <w:sz w:val="44"/>
          <w:szCs w:val="44"/>
        </w:rPr>
        <w:t>Technology</w:t>
      </w:r>
    </w:p>
    <w:p w14:paraId="4E52D96D" w14:textId="77777777" w:rsidR="004016C1" w:rsidRPr="004016C1" w:rsidRDefault="004016C1">
      <w:pPr>
        <w:numPr>
          <w:ilvl w:val="0"/>
          <w:numId w:val="63"/>
        </w:numPr>
        <w:spacing w:before="100" w:beforeAutospacing="1" w:after="100" w:afterAutospacing="1" w:line="240" w:lineRule="auto"/>
        <w:rPr>
          <w:rFonts w:ascii="Verdana" w:hAnsi="Verdana"/>
          <w:color w:val="6B6B6B"/>
          <w:sz w:val="24"/>
          <w:szCs w:val="24"/>
        </w:rPr>
      </w:pPr>
      <w:r w:rsidRPr="004016C1">
        <w:rPr>
          <w:rFonts w:ascii="Verdana" w:hAnsi="Verdana"/>
          <w:color w:val="6B6B6B"/>
          <w:sz w:val="24"/>
          <w:szCs w:val="24"/>
        </w:rPr>
        <w:lastRenderedPageBreak/>
        <w:t>Java 8</w:t>
      </w:r>
    </w:p>
    <w:p w14:paraId="5B6BFCA5" w14:textId="77777777" w:rsidR="004016C1" w:rsidRPr="004016C1" w:rsidRDefault="004016C1">
      <w:pPr>
        <w:numPr>
          <w:ilvl w:val="0"/>
          <w:numId w:val="63"/>
        </w:numPr>
        <w:spacing w:before="100" w:beforeAutospacing="1" w:after="100" w:afterAutospacing="1" w:line="240" w:lineRule="auto"/>
        <w:rPr>
          <w:rFonts w:ascii="Verdana" w:hAnsi="Verdana"/>
          <w:color w:val="6B6B6B"/>
          <w:sz w:val="24"/>
          <w:szCs w:val="24"/>
          <w:lang w:val="en-US"/>
        </w:rPr>
      </w:pPr>
      <w:r w:rsidRPr="004016C1">
        <w:rPr>
          <w:rFonts w:ascii="Verdana" w:hAnsi="Verdana"/>
          <w:color w:val="6B6B6B"/>
          <w:sz w:val="24"/>
          <w:szCs w:val="24"/>
          <w:lang w:val="en-US"/>
        </w:rPr>
        <w:t>Spring Boot 2 (with Spring Web MVC)</w:t>
      </w:r>
    </w:p>
    <w:p w14:paraId="58C81BCF" w14:textId="77777777" w:rsidR="004016C1" w:rsidRPr="004016C1" w:rsidRDefault="004016C1">
      <w:pPr>
        <w:numPr>
          <w:ilvl w:val="0"/>
          <w:numId w:val="63"/>
        </w:numPr>
        <w:spacing w:before="100" w:beforeAutospacing="1" w:after="100" w:afterAutospacing="1" w:line="240" w:lineRule="auto"/>
        <w:rPr>
          <w:rFonts w:ascii="Verdana" w:hAnsi="Verdana"/>
          <w:color w:val="6B6B6B"/>
          <w:sz w:val="24"/>
          <w:szCs w:val="24"/>
        </w:rPr>
      </w:pPr>
      <w:proofErr w:type="spellStart"/>
      <w:r w:rsidRPr="004016C1">
        <w:rPr>
          <w:rFonts w:ascii="Verdana" w:hAnsi="Verdana"/>
          <w:color w:val="6B6B6B"/>
          <w:sz w:val="24"/>
          <w:szCs w:val="24"/>
        </w:rPr>
        <w:t>PostgreSQL</w:t>
      </w:r>
      <w:proofErr w:type="spellEnd"/>
      <w:r w:rsidRPr="004016C1">
        <w:rPr>
          <w:rFonts w:ascii="Verdana" w:hAnsi="Verdana"/>
          <w:color w:val="6B6B6B"/>
          <w:sz w:val="24"/>
          <w:szCs w:val="24"/>
        </w:rPr>
        <w:t>/MySQL Database</w:t>
      </w:r>
    </w:p>
    <w:p w14:paraId="0FDFB430" w14:textId="77777777" w:rsidR="004016C1" w:rsidRPr="004016C1" w:rsidRDefault="004016C1">
      <w:pPr>
        <w:numPr>
          <w:ilvl w:val="0"/>
          <w:numId w:val="63"/>
        </w:numPr>
        <w:spacing w:before="100" w:beforeAutospacing="1" w:after="100" w:afterAutospacing="1" w:line="240" w:lineRule="auto"/>
        <w:rPr>
          <w:rFonts w:ascii="Verdana" w:hAnsi="Verdana"/>
          <w:color w:val="6B6B6B"/>
          <w:sz w:val="24"/>
          <w:szCs w:val="24"/>
        </w:rPr>
      </w:pPr>
      <w:proofErr w:type="spellStart"/>
      <w:r w:rsidRPr="004016C1">
        <w:rPr>
          <w:rFonts w:ascii="Verdana" w:hAnsi="Verdana"/>
          <w:color w:val="6B6B6B"/>
          <w:sz w:val="24"/>
          <w:szCs w:val="24"/>
        </w:rPr>
        <w:t>Maven</w:t>
      </w:r>
      <w:proofErr w:type="spellEnd"/>
      <w:r w:rsidRPr="004016C1">
        <w:rPr>
          <w:rFonts w:ascii="Verdana" w:hAnsi="Verdana"/>
          <w:color w:val="6B6B6B"/>
          <w:sz w:val="24"/>
          <w:szCs w:val="24"/>
        </w:rPr>
        <w:t xml:space="preserve"> 3.6.1</w:t>
      </w:r>
    </w:p>
    <w:p w14:paraId="17ACCBE4" w14:textId="77777777" w:rsidR="004016C1" w:rsidRDefault="004016C1" w:rsidP="004016C1">
      <w:pPr>
        <w:pStyle w:val="2"/>
        <w:spacing w:before="300" w:beforeAutospacing="0" w:after="150" w:afterAutospacing="0"/>
        <w:rPr>
          <w:color w:val="333333"/>
        </w:rPr>
      </w:pPr>
    </w:p>
    <w:p w14:paraId="14103CB4" w14:textId="58D8FE9E" w:rsidR="004016C1" w:rsidRDefault="004016C1" w:rsidP="004016C1">
      <w:pPr>
        <w:pStyle w:val="2"/>
        <w:spacing w:before="300" w:beforeAutospacing="0" w:after="150" w:afterAutospacing="0"/>
        <w:rPr>
          <w:color w:val="333333"/>
        </w:rPr>
      </w:pPr>
      <w:r>
        <w:rPr>
          <w:color w:val="333333"/>
        </w:rPr>
        <w:t xml:space="preserve">Project </w:t>
      </w:r>
      <w:proofErr w:type="spellStart"/>
      <w:r>
        <w:rPr>
          <w:color w:val="333333"/>
        </w:rPr>
        <w:t>Structure</w:t>
      </w:r>
      <w:proofErr w:type="spellEnd"/>
    </w:p>
    <w:p w14:paraId="4DF57FC2" w14:textId="4BD9874B" w:rsidR="004016C1" w:rsidRDefault="004016C1" w:rsidP="004016C1">
      <w:pPr>
        <w:pStyle w:val="a3"/>
        <w:spacing w:before="0" w:beforeAutospacing="0" w:after="150" w:afterAutospacing="0"/>
        <w:rPr>
          <w:rFonts w:ascii="Verdana" w:hAnsi="Verdana"/>
          <w:color w:val="6B6B6B"/>
          <w:sz w:val="21"/>
          <w:szCs w:val="21"/>
        </w:rPr>
      </w:pPr>
      <w:r>
        <w:rPr>
          <w:rFonts w:ascii="Verdana" w:hAnsi="Verdana"/>
          <w:noProof/>
          <w:color w:val="6B6B6B"/>
          <w:sz w:val="21"/>
          <w:szCs w:val="21"/>
        </w:rPr>
        <w:drawing>
          <wp:inline distT="0" distB="0" distL="0" distR="0" wp14:anchorId="1D112694" wp14:editId="5818D613">
            <wp:extent cx="3429000" cy="4953000"/>
            <wp:effectExtent l="0" t="0" r="0" b="0"/>
            <wp:docPr id="31" name="Рисунок 31" descr="spring-boot-upload-files-to-database-project-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spring-boot-upload-files-to-database-project-structure"/>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429000" cy="4953000"/>
                    </a:xfrm>
                    <a:prstGeom prst="rect">
                      <a:avLst/>
                    </a:prstGeom>
                    <a:noFill/>
                    <a:ln>
                      <a:noFill/>
                    </a:ln>
                  </pic:spPr>
                </pic:pic>
              </a:graphicData>
            </a:graphic>
          </wp:inline>
        </w:drawing>
      </w:r>
    </w:p>
    <w:p w14:paraId="109748BD" w14:textId="77777777" w:rsidR="004016C1" w:rsidRDefault="004016C1" w:rsidP="004016C1">
      <w:pPr>
        <w:pStyle w:val="a3"/>
        <w:spacing w:before="0" w:beforeAutospacing="0" w:after="150" w:afterAutospacing="0"/>
        <w:rPr>
          <w:rFonts w:ascii="Verdana" w:hAnsi="Verdana"/>
          <w:color w:val="6B6B6B"/>
          <w:sz w:val="21"/>
          <w:szCs w:val="21"/>
          <w:lang w:val="en-US"/>
        </w:rPr>
      </w:pPr>
    </w:p>
    <w:p w14:paraId="6ABC671E" w14:textId="5B16B129" w:rsidR="004016C1" w:rsidRPr="004016C1" w:rsidRDefault="004016C1" w:rsidP="004016C1">
      <w:pPr>
        <w:pStyle w:val="a3"/>
        <w:spacing w:before="0" w:beforeAutospacing="0" w:after="150" w:afterAutospacing="0"/>
        <w:rPr>
          <w:rFonts w:ascii="Verdana" w:hAnsi="Verdana"/>
          <w:color w:val="6B6B6B"/>
          <w:lang w:val="en-US"/>
        </w:rPr>
      </w:pPr>
      <w:r w:rsidRPr="004016C1">
        <w:rPr>
          <w:rFonts w:ascii="Verdana" w:hAnsi="Verdana"/>
          <w:color w:val="6B6B6B"/>
          <w:lang w:val="en-US"/>
        </w:rPr>
        <w:t>– </w:t>
      </w:r>
      <w:proofErr w:type="spellStart"/>
      <w:r w:rsidRPr="004016C1">
        <w:rPr>
          <w:rStyle w:val="HTML"/>
          <w:rFonts w:ascii="Consolas" w:hAnsi="Consolas"/>
          <w:color w:val="555555"/>
          <w:sz w:val="24"/>
          <w:szCs w:val="24"/>
          <w:shd w:val="clear" w:color="auto" w:fill="F3F3F3"/>
          <w:lang w:val="en-US"/>
        </w:rPr>
        <w:t>FileDB</w:t>
      </w:r>
      <w:proofErr w:type="spellEnd"/>
      <w:r w:rsidRPr="004016C1">
        <w:rPr>
          <w:rFonts w:ascii="Verdana" w:hAnsi="Verdana"/>
          <w:color w:val="6B6B6B"/>
          <w:lang w:val="en-US"/>
        </w:rPr>
        <w:t> is the data model corresponding to </w:t>
      </w:r>
      <w:r w:rsidRPr="004016C1">
        <w:rPr>
          <w:rStyle w:val="a4"/>
          <w:rFonts w:ascii="Verdana" w:eastAsiaTheme="majorEastAsia" w:hAnsi="Verdana"/>
          <w:color w:val="6B6B6B"/>
          <w:lang w:val="en-US"/>
        </w:rPr>
        <w:t>files</w:t>
      </w:r>
      <w:r w:rsidRPr="004016C1">
        <w:rPr>
          <w:rFonts w:ascii="Verdana" w:hAnsi="Verdana"/>
          <w:color w:val="6B6B6B"/>
          <w:lang w:val="en-US"/>
        </w:rPr>
        <w:t> table in database.</w:t>
      </w:r>
      <w:r w:rsidRPr="004016C1">
        <w:rPr>
          <w:rFonts w:ascii="Verdana" w:hAnsi="Verdana"/>
          <w:color w:val="6B6B6B"/>
          <w:lang w:val="en-US"/>
        </w:rPr>
        <w:br/>
        <w:t>– </w:t>
      </w:r>
      <w:proofErr w:type="spellStart"/>
      <w:r w:rsidRPr="004016C1">
        <w:rPr>
          <w:rStyle w:val="HTML"/>
          <w:rFonts w:ascii="Consolas" w:hAnsi="Consolas"/>
          <w:color w:val="555555"/>
          <w:sz w:val="24"/>
          <w:szCs w:val="24"/>
          <w:shd w:val="clear" w:color="auto" w:fill="F3F3F3"/>
          <w:lang w:val="en-US"/>
        </w:rPr>
        <w:t>FileDBRepository</w:t>
      </w:r>
      <w:proofErr w:type="spellEnd"/>
      <w:r w:rsidRPr="004016C1">
        <w:rPr>
          <w:rFonts w:ascii="Verdana" w:hAnsi="Verdana"/>
          <w:color w:val="6B6B6B"/>
          <w:lang w:val="en-US"/>
        </w:rPr>
        <w:t> extends Spring Data </w:t>
      </w:r>
      <w:proofErr w:type="spellStart"/>
      <w:r w:rsidRPr="004016C1">
        <w:rPr>
          <w:rStyle w:val="HTML"/>
          <w:rFonts w:ascii="Consolas" w:hAnsi="Consolas"/>
          <w:color w:val="555555"/>
          <w:sz w:val="24"/>
          <w:szCs w:val="24"/>
          <w:shd w:val="clear" w:color="auto" w:fill="F3F3F3"/>
          <w:lang w:val="en-US"/>
        </w:rPr>
        <w:t>JpaRepository</w:t>
      </w:r>
      <w:proofErr w:type="spellEnd"/>
      <w:r w:rsidRPr="004016C1">
        <w:rPr>
          <w:rFonts w:ascii="Verdana" w:hAnsi="Verdana"/>
          <w:color w:val="6B6B6B"/>
          <w:lang w:val="en-US"/>
        </w:rPr>
        <w:t> which has methods to store and retrieve files.</w:t>
      </w:r>
      <w:r w:rsidRPr="004016C1">
        <w:rPr>
          <w:rFonts w:ascii="Verdana" w:hAnsi="Verdana"/>
          <w:color w:val="6B6B6B"/>
          <w:lang w:val="en-US"/>
        </w:rPr>
        <w:br/>
        <w:t>– </w:t>
      </w:r>
      <w:proofErr w:type="spellStart"/>
      <w:r w:rsidRPr="004016C1">
        <w:rPr>
          <w:rStyle w:val="HTML"/>
          <w:rFonts w:ascii="Consolas" w:hAnsi="Consolas"/>
          <w:color w:val="555555"/>
          <w:sz w:val="24"/>
          <w:szCs w:val="24"/>
          <w:shd w:val="clear" w:color="auto" w:fill="F3F3F3"/>
          <w:lang w:val="en-US"/>
        </w:rPr>
        <w:t>FilesStorageService</w:t>
      </w:r>
      <w:proofErr w:type="spellEnd"/>
      <w:r w:rsidRPr="004016C1">
        <w:rPr>
          <w:rFonts w:ascii="Verdana" w:hAnsi="Verdana"/>
          <w:color w:val="6B6B6B"/>
          <w:lang w:val="en-US"/>
        </w:rPr>
        <w:t> uses </w:t>
      </w:r>
      <w:proofErr w:type="spellStart"/>
      <w:r w:rsidRPr="004016C1">
        <w:rPr>
          <w:rStyle w:val="HTML"/>
          <w:rFonts w:ascii="Consolas" w:hAnsi="Consolas"/>
          <w:color w:val="555555"/>
          <w:sz w:val="24"/>
          <w:szCs w:val="24"/>
          <w:shd w:val="clear" w:color="auto" w:fill="F3F3F3"/>
          <w:lang w:val="en-US"/>
        </w:rPr>
        <w:t>FileDBRepository</w:t>
      </w:r>
      <w:proofErr w:type="spellEnd"/>
      <w:r w:rsidRPr="004016C1">
        <w:rPr>
          <w:rFonts w:ascii="Verdana" w:hAnsi="Verdana"/>
          <w:color w:val="6B6B6B"/>
          <w:lang w:val="en-US"/>
        </w:rPr>
        <w:t> to provide methods for saving new file, get file by id, get list of Files.</w:t>
      </w:r>
      <w:r w:rsidRPr="004016C1">
        <w:rPr>
          <w:rFonts w:ascii="Verdana" w:hAnsi="Verdana"/>
          <w:color w:val="6B6B6B"/>
          <w:lang w:val="en-US"/>
        </w:rPr>
        <w:br/>
        <w:t>– </w:t>
      </w:r>
      <w:proofErr w:type="spellStart"/>
      <w:r w:rsidRPr="004016C1">
        <w:rPr>
          <w:rStyle w:val="HTML"/>
          <w:rFonts w:ascii="Consolas" w:hAnsi="Consolas"/>
          <w:color w:val="555555"/>
          <w:sz w:val="24"/>
          <w:szCs w:val="24"/>
          <w:shd w:val="clear" w:color="auto" w:fill="F3F3F3"/>
          <w:lang w:val="en-US"/>
        </w:rPr>
        <w:t>FilesController</w:t>
      </w:r>
      <w:proofErr w:type="spellEnd"/>
      <w:r w:rsidRPr="004016C1">
        <w:rPr>
          <w:rFonts w:ascii="Verdana" w:hAnsi="Verdana"/>
          <w:color w:val="6B6B6B"/>
          <w:lang w:val="en-US"/>
        </w:rPr>
        <w:t> uses </w:t>
      </w:r>
      <w:proofErr w:type="spellStart"/>
      <w:r w:rsidRPr="004016C1">
        <w:rPr>
          <w:rStyle w:val="HTML"/>
          <w:rFonts w:ascii="Consolas" w:hAnsi="Consolas"/>
          <w:color w:val="555555"/>
          <w:sz w:val="24"/>
          <w:szCs w:val="24"/>
          <w:shd w:val="clear" w:color="auto" w:fill="F3F3F3"/>
          <w:lang w:val="en-US"/>
        </w:rPr>
        <w:t>FilesStorageService</w:t>
      </w:r>
      <w:proofErr w:type="spellEnd"/>
      <w:r w:rsidRPr="004016C1">
        <w:rPr>
          <w:rFonts w:ascii="Verdana" w:hAnsi="Verdana"/>
          <w:color w:val="6B6B6B"/>
          <w:lang w:val="en-US"/>
        </w:rPr>
        <w:t> to export Rest APIs: POST a file, GET all files’ information, download a File.</w:t>
      </w:r>
      <w:r w:rsidRPr="004016C1">
        <w:rPr>
          <w:rFonts w:ascii="Verdana" w:hAnsi="Verdana"/>
          <w:color w:val="6B6B6B"/>
          <w:lang w:val="en-US"/>
        </w:rPr>
        <w:br/>
        <w:t>– </w:t>
      </w:r>
      <w:proofErr w:type="spellStart"/>
      <w:r w:rsidRPr="004016C1">
        <w:rPr>
          <w:rStyle w:val="HTML"/>
          <w:rFonts w:ascii="Consolas" w:hAnsi="Consolas"/>
          <w:color w:val="555555"/>
          <w:sz w:val="24"/>
          <w:szCs w:val="24"/>
          <w:shd w:val="clear" w:color="auto" w:fill="F3F3F3"/>
          <w:lang w:val="en-US"/>
        </w:rPr>
        <w:t>FileUploadExceptionAdvice</w:t>
      </w:r>
      <w:proofErr w:type="spellEnd"/>
      <w:r w:rsidRPr="004016C1">
        <w:rPr>
          <w:rFonts w:ascii="Verdana" w:hAnsi="Verdana"/>
          <w:color w:val="6B6B6B"/>
          <w:lang w:val="en-US"/>
        </w:rPr>
        <w:t> handles exception when the controller processes file upload.</w:t>
      </w:r>
      <w:r w:rsidRPr="004016C1">
        <w:rPr>
          <w:rFonts w:ascii="Verdana" w:hAnsi="Verdana"/>
          <w:color w:val="6B6B6B"/>
          <w:lang w:val="en-US"/>
        </w:rPr>
        <w:br/>
      </w:r>
      <w:r w:rsidRPr="004016C1">
        <w:rPr>
          <w:rFonts w:ascii="Verdana" w:hAnsi="Verdana"/>
          <w:color w:val="6B6B6B"/>
          <w:lang w:val="en-US"/>
        </w:rPr>
        <w:lastRenderedPageBreak/>
        <w:t>– </w:t>
      </w:r>
      <w:proofErr w:type="spellStart"/>
      <w:r w:rsidRPr="004016C1">
        <w:rPr>
          <w:rStyle w:val="HTML"/>
          <w:rFonts w:ascii="Consolas" w:hAnsi="Consolas"/>
          <w:color w:val="555555"/>
          <w:sz w:val="24"/>
          <w:szCs w:val="24"/>
          <w:shd w:val="clear" w:color="auto" w:fill="F3F3F3"/>
          <w:lang w:val="en-US"/>
        </w:rPr>
        <w:t>ResponseFile</w:t>
      </w:r>
      <w:proofErr w:type="spellEnd"/>
      <w:r w:rsidRPr="004016C1">
        <w:rPr>
          <w:rFonts w:ascii="Verdana" w:hAnsi="Verdana"/>
          <w:color w:val="6B6B6B"/>
          <w:lang w:val="en-US"/>
        </w:rPr>
        <w:t xml:space="preserve"> contains information of the file (name, </w:t>
      </w:r>
      <w:proofErr w:type="spellStart"/>
      <w:r w:rsidRPr="004016C1">
        <w:rPr>
          <w:rFonts w:ascii="Verdana" w:hAnsi="Verdana"/>
          <w:color w:val="6B6B6B"/>
          <w:lang w:val="en-US"/>
        </w:rPr>
        <w:t>url</w:t>
      </w:r>
      <w:proofErr w:type="spellEnd"/>
      <w:r w:rsidRPr="004016C1">
        <w:rPr>
          <w:rFonts w:ascii="Verdana" w:hAnsi="Verdana"/>
          <w:color w:val="6B6B6B"/>
          <w:lang w:val="en-US"/>
        </w:rPr>
        <w:t>, type, size) for HTTP response payload.</w:t>
      </w:r>
      <w:r w:rsidRPr="004016C1">
        <w:rPr>
          <w:rFonts w:ascii="Verdana" w:hAnsi="Verdana"/>
          <w:color w:val="6B6B6B"/>
          <w:lang w:val="en-US"/>
        </w:rPr>
        <w:br/>
        <w:t>– </w:t>
      </w:r>
      <w:proofErr w:type="spellStart"/>
      <w:r w:rsidRPr="004016C1">
        <w:rPr>
          <w:rStyle w:val="a6"/>
          <w:rFonts w:ascii="Verdana" w:hAnsi="Verdana"/>
          <w:color w:val="6B6B6B"/>
          <w:lang w:val="en-US"/>
        </w:rPr>
        <w:t>application.properties</w:t>
      </w:r>
      <w:proofErr w:type="spellEnd"/>
      <w:r w:rsidRPr="004016C1">
        <w:rPr>
          <w:rFonts w:ascii="Verdana" w:hAnsi="Verdana"/>
          <w:color w:val="6B6B6B"/>
          <w:lang w:val="en-US"/>
        </w:rPr>
        <w:t> contains configuration for Servlet Multipart and PostgreSQL/MySQL database connection.</w:t>
      </w:r>
      <w:r w:rsidRPr="004016C1">
        <w:rPr>
          <w:rFonts w:ascii="Verdana" w:hAnsi="Verdana"/>
          <w:color w:val="6B6B6B"/>
          <w:lang w:val="en-US"/>
        </w:rPr>
        <w:br/>
        <w:t>– </w:t>
      </w:r>
      <w:r w:rsidRPr="004016C1">
        <w:rPr>
          <w:rStyle w:val="a6"/>
          <w:rFonts w:ascii="Verdana" w:hAnsi="Verdana"/>
          <w:color w:val="6B6B6B"/>
          <w:lang w:val="en-US"/>
        </w:rPr>
        <w:t>pom.xml</w:t>
      </w:r>
      <w:r w:rsidRPr="004016C1">
        <w:rPr>
          <w:rFonts w:ascii="Verdana" w:hAnsi="Verdana"/>
          <w:color w:val="6B6B6B"/>
          <w:lang w:val="en-US"/>
        </w:rPr>
        <w:t> for Spring Boot, Spring Data JPA and PostgreSQL/MySQL connector dependency.</w:t>
      </w:r>
    </w:p>
    <w:p w14:paraId="5AE14031" w14:textId="04C4E39C" w:rsidR="00C60F56" w:rsidRDefault="00C60F56">
      <w:pPr>
        <w:rPr>
          <w:rFonts w:ascii="Times New Roman" w:eastAsia="Times New Roman" w:hAnsi="Times New Roman" w:cs="Times New Roman"/>
          <w:sz w:val="28"/>
          <w:szCs w:val="28"/>
          <w:lang w:val="en-US" w:eastAsia="ru-RU"/>
        </w:rPr>
      </w:pPr>
      <w:r>
        <w:rPr>
          <w:sz w:val="28"/>
          <w:szCs w:val="28"/>
          <w:lang w:val="en-US"/>
        </w:rPr>
        <w:br w:type="page"/>
      </w:r>
    </w:p>
    <w:p w14:paraId="3CB4D28C" w14:textId="77777777" w:rsidR="00C60F56" w:rsidRPr="00C60F56" w:rsidRDefault="00C60F56" w:rsidP="00C60F56">
      <w:pPr>
        <w:pStyle w:val="1"/>
        <w:spacing w:before="900" w:after="150"/>
        <w:jc w:val="center"/>
        <w:rPr>
          <w:rFonts w:ascii="inherit" w:hAnsi="inherit"/>
          <w:color w:val="333333"/>
          <w:spacing w:val="-23"/>
          <w:sz w:val="66"/>
          <w:szCs w:val="14"/>
          <w:lang w:val="en-US"/>
        </w:rPr>
      </w:pPr>
      <w:r w:rsidRPr="00C60F56">
        <w:rPr>
          <w:rFonts w:ascii="inherit" w:hAnsi="inherit"/>
          <w:b/>
          <w:bCs/>
          <w:color w:val="333333"/>
          <w:spacing w:val="-23"/>
          <w:sz w:val="66"/>
          <w:szCs w:val="14"/>
          <w:lang w:val="en-US"/>
        </w:rPr>
        <w:lastRenderedPageBreak/>
        <w:t xml:space="preserve">Using Spring </w:t>
      </w:r>
      <w:proofErr w:type="spellStart"/>
      <w:r w:rsidRPr="00C60F56">
        <w:rPr>
          <w:rFonts w:ascii="inherit" w:hAnsi="inherit"/>
          <w:b/>
          <w:bCs/>
          <w:color w:val="333333"/>
          <w:spacing w:val="-23"/>
          <w:sz w:val="66"/>
          <w:szCs w:val="14"/>
          <w:lang w:val="en-US"/>
        </w:rPr>
        <w:t>ResponseEntity</w:t>
      </w:r>
      <w:proofErr w:type="spellEnd"/>
      <w:r w:rsidRPr="00C60F56">
        <w:rPr>
          <w:rFonts w:ascii="inherit" w:hAnsi="inherit"/>
          <w:b/>
          <w:bCs/>
          <w:color w:val="333333"/>
          <w:spacing w:val="-23"/>
          <w:sz w:val="66"/>
          <w:szCs w:val="14"/>
          <w:lang w:val="en-US"/>
        </w:rPr>
        <w:t xml:space="preserve"> to Manipulate the HTTP Response</w:t>
      </w:r>
    </w:p>
    <w:p w14:paraId="21BD2FFA" w14:textId="77777777" w:rsidR="00C60F56" w:rsidRPr="00C60F56" w:rsidRDefault="00C60F56" w:rsidP="00C60F56">
      <w:pPr>
        <w:pStyle w:val="2"/>
        <w:spacing w:before="504" w:beforeAutospacing="0" w:after="312" w:afterAutospacing="0"/>
        <w:rPr>
          <w:rFonts w:ascii="inherit" w:hAnsi="inherit"/>
          <w:color w:val="000000"/>
          <w:sz w:val="44"/>
          <w:szCs w:val="44"/>
          <w:lang w:val="en-US"/>
        </w:rPr>
      </w:pPr>
      <w:r w:rsidRPr="00C60F56">
        <w:rPr>
          <w:rFonts w:ascii="inherit" w:hAnsi="inherit"/>
          <w:color w:val="000000"/>
          <w:sz w:val="44"/>
          <w:szCs w:val="44"/>
          <w:lang w:val="en-US"/>
        </w:rPr>
        <w:t>1. Introduction</w:t>
      </w:r>
    </w:p>
    <w:p w14:paraId="71E6586B" w14:textId="77777777" w:rsidR="00C60F56" w:rsidRPr="00C60F56" w:rsidRDefault="00C60F56" w:rsidP="00C60F56">
      <w:pPr>
        <w:pStyle w:val="a3"/>
        <w:spacing w:before="0" w:beforeAutospacing="0" w:after="150" w:afterAutospacing="0"/>
        <w:rPr>
          <w:color w:val="000000"/>
          <w:lang w:val="en-US"/>
        </w:rPr>
      </w:pPr>
      <w:r w:rsidRPr="00C60F56">
        <w:rPr>
          <w:color w:val="000000"/>
          <w:lang w:val="en-US"/>
        </w:rPr>
        <w:t>Using Spring, we usually have many ways to achieve the same goal, including fine-tuning HTTP responses.</w:t>
      </w:r>
    </w:p>
    <w:p w14:paraId="2CDAEF77" w14:textId="77777777" w:rsidR="00C60F56" w:rsidRPr="00C60F56" w:rsidRDefault="00C60F56" w:rsidP="00C60F56">
      <w:pPr>
        <w:pStyle w:val="a3"/>
        <w:spacing w:before="0" w:beforeAutospacing="0" w:after="150" w:afterAutospacing="0"/>
        <w:rPr>
          <w:color w:val="000000"/>
          <w:lang w:val="en-US"/>
        </w:rPr>
      </w:pPr>
      <w:r w:rsidRPr="00C60F56">
        <w:rPr>
          <w:color w:val="000000"/>
          <w:lang w:val="en-US"/>
        </w:rPr>
        <w:t>In this short tutorial, we'll see how to set the body, status, and headers of an HTTP response using </w:t>
      </w:r>
      <w:proofErr w:type="spellStart"/>
      <w:r w:rsidRPr="00C60F56">
        <w:rPr>
          <w:rStyle w:val="a6"/>
          <w:color w:val="000000"/>
          <w:lang w:val="en-US"/>
        </w:rPr>
        <w:t>ResponseEntity</w:t>
      </w:r>
      <w:proofErr w:type="spellEnd"/>
      <w:r w:rsidRPr="00C60F56">
        <w:rPr>
          <w:color w:val="000000"/>
          <w:lang w:val="en-US"/>
        </w:rPr>
        <w:t>.</w:t>
      </w:r>
    </w:p>
    <w:p w14:paraId="3C0286E2" w14:textId="77777777" w:rsidR="00C60F56" w:rsidRPr="00C60F56" w:rsidRDefault="00C60F56" w:rsidP="00C60F56">
      <w:pPr>
        <w:pStyle w:val="2"/>
        <w:spacing w:before="504" w:beforeAutospacing="0" w:after="312" w:afterAutospacing="0"/>
        <w:rPr>
          <w:rFonts w:ascii="inherit" w:hAnsi="inherit"/>
          <w:color w:val="000000"/>
          <w:sz w:val="44"/>
          <w:szCs w:val="44"/>
          <w:lang w:val="en-US"/>
        </w:rPr>
      </w:pPr>
      <w:r w:rsidRPr="00C60F56">
        <w:rPr>
          <w:rFonts w:ascii="inherit" w:hAnsi="inherit"/>
          <w:color w:val="000000"/>
          <w:sz w:val="44"/>
          <w:szCs w:val="44"/>
          <w:lang w:val="en-US"/>
        </w:rPr>
        <w:t>2. </w:t>
      </w:r>
      <w:proofErr w:type="spellStart"/>
      <w:r w:rsidRPr="00C60F56">
        <w:rPr>
          <w:rStyle w:val="a6"/>
          <w:rFonts w:ascii="inherit" w:hAnsi="inherit"/>
          <w:color w:val="000000"/>
          <w:sz w:val="44"/>
          <w:szCs w:val="44"/>
          <w:lang w:val="en-US"/>
        </w:rPr>
        <w:t>ResponseEntity</w:t>
      </w:r>
      <w:proofErr w:type="spellEnd"/>
    </w:p>
    <w:p w14:paraId="47FD6F3B" w14:textId="77777777" w:rsidR="00C60F56" w:rsidRPr="00C60F56" w:rsidRDefault="00C60F56" w:rsidP="00C60F56">
      <w:pPr>
        <w:pStyle w:val="a3"/>
        <w:spacing w:before="0" w:beforeAutospacing="0" w:after="150" w:afterAutospacing="0"/>
        <w:rPr>
          <w:color w:val="000000"/>
          <w:lang w:val="en-US"/>
        </w:rPr>
      </w:pPr>
      <w:proofErr w:type="spellStart"/>
      <w:r w:rsidRPr="00C60F56">
        <w:rPr>
          <w:rStyle w:val="a6"/>
          <w:color w:val="000000"/>
          <w:lang w:val="en-US"/>
        </w:rPr>
        <w:t>ResponseEntity</w:t>
      </w:r>
      <w:proofErr w:type="spellEnd"/>
      <w:r w:rsidRPr="00C60F56">
        <w:rPr>
          <w:color w:val="000000"/>
          <w:lang w:val="en-US"/>
        </w:rPr>
        <w:t> </w:t>
      </w:r>
      <w:r w:rsidRPr="00C60F56">
        <w:rPr>
          <w:rStyle w:val="a4"/>
          <w:color w:val="000000"/>
          <w:lang w:val="en-US"/>
        </w:rPr>
        <w:t>represents the whole HTTP response: status code, headers, and body</w:t>
      </w:r>
      <w:r w:rsidRPr="00C60F56">
        <w:rPr>
          <w:color w:val="000000"/>
          <w:lang w:val="en-US"/>
        </w:rPr>
        <w:t>. As a result, we can use it to fully configure the HTTP response.</w:t>
      </w:r>
    </w:p>
    <w:p w14:paraId="60A1102F" w14:textId="77777777" w:rsidR="00C60F56" w:rsidRPr="00C60F56" w:rsidRDefault="00C60F56" w:rsidP="00C60F56">
      <w:pPr>
        <w:pStyle w:val="a3"/>
        <w:spacing w:before="0" w:beforeAutospacing="0" w:after="150" w:afterAutospacing="0"/>
        <w:rPr>
          <w:color w:val="000000"/>
          <w:lang w:val="en-US"/>
        </w:rPr>
      </w:pPr>
      <w:r w:rsidRPr="00C60F56">
        <w:rPr>
          <w:color w:val="000000"/>
          <w:lang w:val="en-US"/>
        </w:rPr>
        <w:t>If we want to use it, we have to return it from the endpoint; Spring takes care of the rest.</w:t>
      </w:r>
    </w:p>
    <w:p w14:paraId="1DF6CE8B" w14:textId="77777777" w:rsidR="00C60F56" w:rsidRPr="00C60F56" w:rsidRDefault="00C60F56" w:rsidP="00C60F56">
      <w:pPr>
        <w:pStyle w:val="a3"/>
        <w:spacing w:before="0" w:beforeAutospacing="0" w:after="150" w:afterAutospacing="0"/>
        <w:rPr>
          <w:color w:val="000000"/>
          <w:lang w:val="en-US"/>
        </w:rPr>
      </w:pPr>
      <w:proofErr w:type="spellStart"/>
      <w:r w:rsidRPr="00C60F56">
        <w:rPr>
          <w:rStyle w:val="a6"/>
          <w:color w:val="000000"/>
          <w:lang w:val="en-US"/>
        </w:rPr>
        <w:t>ResponseEntity</w:t>
      </w:r>
      <w:proofErr w:type="spellEnd"/>
      <w:r w:rsidRPr="00C60F56">
        <w:rPr>
          <w:color w:val="000000"/>
          <w:lang w:val="en-US"/>
        </w:rPr>
        <w:t> is a generic type. Consequently, we can use any type as the response body:</w:t>
      </w:r>
    </w:p>
    <w:p w14:paraId="205E5A74" w14:textId="27A96AF6" w:rsidR="00C60F56" w:rsidRDefault="00C60F56" w:rsidP="00C60F56">
      <w:pPr>
        <w:jc w:val="center"/>
        <w:textAlignment w:val="top"/>
      </w:pPr>
      <w:r>
        <w:rPr>
          <w:noProof/>
          <w:color w:val="267438"/>
        </w:rPr>
        <mc:AlternateContent>
          <mc:Choice Requires="wps">
            <w:drawing>
              <wp:inline distT="0" distB="0" distL="0" distR="0" wp14:anchorId="33FA9261" wp14:editId="4F090248">
                <wp:extent cx="137160" cy="137160"/>
                <wp:effectExtent l="0" t="0" r="0" b="0"/>
                <wp:docPr id="27" name="Прямоугольник 27" descr="freestar">
                  <a:hlinkClick xmlns:a="http://schemas.openxmlformats.org/drawingml/2006/main" r:id="rId61"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37160" cy="137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9EC8D55" id="Прямоугольник 27" o:spid="_x0000_s1026" alt="freestar" href="https://freestar.com/?utm_campaign=branding&amp;utm_medium=banner&amp;utm_source=baeldung.com&amp;utm_content=baeldung_leaderboard_mid_1" target="&quot;_blank&quot;" style="width:10.8pt;height:10.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" o:button="t" filled="f" stroked="f">
                <v:fill o:detectmouseclick="t"/>
                <o:lock v:ext="edit" aspectratio="t"/>
                <w10:anchorlock/>
              </v:rect>
            </w:pict>
          </mc:Fallback>
        </mc:AlternateContent>
      </w:r>
    </w:p>
    <w:p w14:paraId="5EC0D135"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ljs-meta"/>
          <w:rFonts w:ascii="Source Code Pro" w:hAnsi="Source Code Pro"/>
          <w:color w:val="1F7199"/>
          <w:sz w:val="21"/>
          <w:szCs w:val="21"/>
          <w:shd w:val="clear" w:color="auto" w:fill="FAFAFA"/>
          <w:lang w:val="en-US"/>
        </w:rPr>
        <w:t>@GetMapping("/hello")</w:t>
      </w:r>
    </w:p>
    <w:p w14:paraId="2626B985"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proofErr w:type="spellStart"/>
      <w:r w:rsidRPr="00C60F56">
        <w:rPr>
          <w:rStyle w:val="HTML"/>
          <w:rFonts w:ascii="Source Code Pro" w:hAnsi="Source Code Pro"/>
          <w:color w:val="000000"/>
          <w:sz w:val="21"/>
          <w:szCs w:val="21"/>
          <w:shd w:val="clear" w:color="auto" w:fill="FAFAFA"/>
          <w:lang w:val="en-US"/>
        </w:rPr>
        <w:t>ResponseEntity</w:t>
      </w:r>
      <w:proofErr w:type="spellEnd"/>
      <w:r w:rsidRPr="00C60F56">
        <w:rPr>
          <w:rStyle w:val="HTML"/>
          <w:rFonts w:ascii="Source Code Pro" w:hAnsi="Source Code Pro"/>
          <w:color w:val="000000"/>
          <w:sz w:val="21"/>
          <w:szCs w:val="21"/>
          <w:shd w:val="clear" w:color="auto" w:fill="FAFAFA"/>
          <w:lang w:val="en-US"/>
        </w:rPr>
        <w:t xml:space="preserve">&lt;String&gt; </w:t>
      </w:r>
      <w:proofErr w:type="gramStart"/>
      <w:r w:rsidRPr="00C60F56">
        <w:rPr>
          <w:rStyle w:val="hljs-title"/>
          <w:rFonts w:ascii="Source Code Pro" w:hAnsi="Source Code Pro"/>
          <w:b/>
          <w:bCs/>
          <w:color w:val="267438"/>
          <w:sz w:val="21"/>
          <w:szCs w:val="21"/>
          <w:shd w:val="clear" w:color="auto" w:fill="FAFAFA"/>
          <w:lang w:val="en-US"/>
        </w:rPr>
        <w:t>hello</w:t>
      </w:r>
      <w:r w:rsidRPr="00C60F56">
        <w:rPr>
          <w:rStyle w:val="hljs-params"/>
          <w:rFonts w:ascii="Source Code Pro" w:hAnsi="Source Code Pro"/>
          <w:color w:val="000000"/>
          <w:sz w:val="21"/>
          <w:szCs w:val="21"/>
          <w:shd w:val="clear" w:color="auto" w:fill="FAFAFA"/>
          <w:lang w:val="en-US"/>
        </w:rPr>
        <w:t>(</w:t>
      </w:r>
      <w:proofErr w:type="gramEnd"/>
      <w:r w:rsidRPr="00C60F56">
        <w:rPr>
          <w:rStyle w:val="hljs-params"/>
          <w:rFonts w:ascii="Source Code Pro" w:hAnsi="Source Code Pro"/>
          <w:color w:val="000000"/>
          <w:sz w:val="21"/>
          <w:szCs w:val="21"/>
          <w:shd w:val="clear" w:color="auto" w:fill="FAFAFA"/>
          <w:lang w:val="en-US"/>
        </w:rPr>
        <w:t>)</w:t>
      </w:r>
      <w:r w:rsidRPr="00C60F56">
        <w:rPr>
          <w:rStyle w:val="HTML"/>
          <w:rFonts w:ascii="Source Code Pro" w:hAnsi="Source Code Pro"/>
          <w:color w:val="000000"/>
          <w:sz w:val="21"/>
          <w:szCs w:val="21"/>
          <w:shd w:val="clear" w:color="auto" w:fill="FAFAFA"/>
          <w:lang w:val="en-US"/>
        </w:rPr>
        <w:t xml:space="preserve"> {</w:t>
      </w:r>
    </w:p>
    <w:p w14:paraId="36A7DFEF"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TML"/>
          <w:rFonts w:ascii="Source Code Pro" w:hAnsi="Source Code Pro"/>
          <w:color w:val="000000"/>
          <w:sz w:val="21"/>
          <w:szCs w:val="21"/>
          <w:shd w:val="clear" w:color="auto" w:fill="FAFAFA"/>
          <w:lang w:val="en-US"/>
        </w:rPr>
        <w:t xml:space="preserve">    </w:t>
      </w:r>
      <w:r w:rsidRPr="00C60F56">
        <w:rPr>
          <w:rStyle w:val="hljs-keyword"/>
          <w:rFonts w:ascii="Source Code Pro" w:hAnsi="Source Code Pro"/>
          <w:b/>
          <w:bCs/>
          <w:color w:val="63B175"/>
          <w:sz w:val="21"/>
          <w:szCs w:val="21"/>
          <w:shd w:val="clear" w:color="auto" w:fill="FAFAFA"/>
          <w:lang w:val="en-US"/>
        </w:rPr>
        <w:t>return</w:t>
      </w:r>
      <w:r w:rsidRPr="00C60F56">
        <w:rPr>
          <w:rStyle w:val="HTML"/>
          <w:rFonts w:ascii="Source Code Pro" w:hAnsi="Source Code Pro"/>
          <w:color w:val="000000"/>
          <w:sz w:val="21"/>
          <w:szCs w:val="21"/>
          <w:shd w:val="clear" w:color="auto" w:fill="FAFAFA"/>
          <w:lang w:val="en-US"/>
        </w:rPr>
        <w:t xml:space="preserve"> </w:t>
      </w:r>
      <w:r w:rsidRPr="00C60F56">
        <w:rPr>
          <w:rStyle w:val="hljs-keyword"/>
          <w:rFonts w:ascii="Source Code Pro" w:hAnsi="Source Code Pro"/>
          <w:b/>
          <w:bCs/>
          <w:color w:val="63B175"/>
          <w:sz w:val="21"/>
          <w:szCs w:val="21"/>
          <w:shd w:val="clear" w:color="auto" w:fill="FAFAFA"/>
          <w:lang w:val="en-US"/>
        </w:rPr>
        <w:t>new</w:t>
      </w:r>
      <w:r w:rsidRPr="00C60F56">
        <w:rPr>
          <w:rStyle w:val="HTML"/>
          <w:rFonts w:ascii="Source Code Pro" w:hAnsi="Source Code Pro"/>
          <w:color w:val="000000"/>
          <w:sz w:val="21"/>
          <w:szCs w:val="21"/>
          <w:shd w:val="clear" w:color="auto" w:fill="FAFAFA"/>
          <w:lang w:val="en-US"/>
        </w:rPr>
        <w:t xml:space="preserve"> </w:t>
      </w:r>
      <w:proofErr w:type="spellStart"/>
      <w:r w:rsidRPr="00C60F56">
        <w:rPr>
          <w:rStyle w:val="hljs-title"/>
          <w:rFonts w:ascii="Source Code Pro" w:hAnsi="Source Code Pro"/>
          <w:b/>
          <w:bCs/>
          <w:color w:val="267438"/>
          <w:sz w:val="21"/>
          <w:szCs w:val="21"/>
          <w:shd w:val="clear" w:color="auto" w:fill="FAFAFA"/>
          <w:lang w:val="en-US"/>
        </w:rPr>
        <w:t>ResponseEntity</w:t>
      </w:r>
      <w:proofErr w:type="spellEnd"/>
      <w:r w:rsidRPr="00C60F56">
        <w:rPr>
          <w:rStyle w:val="HTML"/>
          <w:rFonts w:ascii="Source Code Pro" w:hAnsi="Source Code Pro"/>
          <w:color w:val="000000"/>
          <w:sz w:val="21"/>
          <w:szCs w:val="21"/>
          <w:shd w:val="clear" w:color="auto" w:fill="FAFAFA"/>
          <w:lang w:val="en-US"/>
        </w:rPr>
        <w:t>&lt;</w:t>
      </w:r>
      <w:proofErr w:type="gramStart"/>
      <w:r w:rsidRPr="00C60F56">
        <w:rPr>
          <w:rStyle w:val="HTML"/>
          <w:rFonts w:ascii="Source Code Pro" w:hAnsi="Source Code Pro"/>
          <w:color w:val="000000"/>
          <w:sz w:val="21"/>
          <w:szCs w:val="21"/>
          <w:shd w:val="clear" w:color="auto" w:fill="FAFAFA"/>
          <w:lang w:val="en-US"/>
        </w:rPr>
        <w:t>&gt;(</w:t>
      </w:r>
      <w:proofErr w:type="gramEnd"/>
      <w:r w:rsidRPr="00C60F56">
        <w:rPr>
          <w:rStyle w:val="hljs-string"/>
          <w:rFonts w:ascii="Source Code Pro" w:hAnsi="Source Code Pro"/>
          <w:color w:val="4E9359"/>
          <w:sz w:val="21"/>
          <w:szCs w:val="21"/>
          <w:shd w:val="clear" w:color="auto" w:fill="FAFAFA"/>
          <w:lang w:val="en-US"/>
        </w:rPr>
        <w:t>"Hello World!"</w:t>
      </w:r>
      <w:r w:rsidRPr="00C60F56">
        <w:rPr>
          <w:rStyle w:val="HTML"/>
          <w:rFonts w:ascii="Source Code Pro" w:hAnsi="Source Code Pro"/>
          <w:color w:val="000000"/>
          <w:sz w:val="21"/>
          <w:szCs w:val="21"/>
          <w:shd w:val="clear" w:color="auto" w:fill="FAFAFA"/>
          <w:lang w:val="en-US"/>
        </w:rPr>
        <w:t xml:space="preserve">, </w:t>
      </w:r>
      <w:proofErr w:type="spellStart"/>
      <w:r w:rsidRPr="00C60F56">
        <w:rPr>
          <w:rStyle w:val="HTML"/>
          <w:rFonts w:ascii="Source Code Pro" w:hAnsi="Source Code Pro"/>
          <w:color w:val="000000"/>
          <w:sz w:val="21"/>
          <w:szCs w:val="21"/>
          <w:shd w:val="clear" w:color="auto" w:fill="FAFAFA"/>
          <w:lang w:val="en-US"/>
        </w:rPr>
        <w:t>HttpStatus.OK</w:t>
      </w:r>
      <w:proofErr w:type="spellEnd"/>
      <w:r w:rsidRPr="00C60F56">
        <w:rPr>
          <w:rStyle w:val="HTML"/>
          <w:rFonts w:ascii="Source Code Pro" w:hAnsi="Source Code Pro"/>
          <w:color w:val="000000"/>
          <w:sz w:val="21"/>
          <w:szCs w:val="21"/>
          <w:shd w:val="clear" w:color="auto" w:fill="FAFAFA"/>
          <w:lang w:val="en-US"/>
        </w:rPr>
        <w:t>);</w:t>
      </w:r>
    </w:p>
    <w:p w14:paraId="6146ABA3" w14:textId="0AF1AE99" w:rsidR="00C60F56" w:rsidRDefault="00C60F56" w:rsidP="00C60F56">
      <w:pPr>
        <w:pStyle w:val="HTML0"/>
        <w:rPr>
          <w:sz w:val="24"/>
          <w:szCs w:val="24"/>
          <w:lang w:val="en-US"/>
        </w:rPr>
      </w:pPr>
      <w:r w:rsidRPr="00C60F56">
        <w:rPr>
          <w:rStyle w:val="HTML"/>
          <w:rFonts w:ascii="Source Code Pro" w:hAnsi="Source Code Pro"/>
          <w:color w:val="000000"/>
          <w:sz w:val="21"/>
          <w:szCs w:val="21"/>
          <w:shd w:val="clear" w:color="auto" w:fill="FAFAFA"/>
          <w:lang w:val="en-US"/>
        </w:rPr>
        <w:t>}</w:t>
      </w:r>
    </w:p>
    <w:p w14:paraId="74C3E0DF" w14:textId="77777777" w:rsidR="00C60F56" w:rsidRPr="00C60F56" w:rsidRDefault="00C60F56" w:rsidP="00C60F56">
      <w:pPr>
        <w:pStyle w:val="HTML0"/>
        <w:rPr>
          <w:sz w:val="24"/>
          <w:szCs w:val="24"/>
          <w:lang w:val="en-US"/>
        </w:rPr>
      </w:pPr>
    </w:p>
    <w:p w14:paraId="6F3387EB" w14:textId="77777777" w:rsidR="00C60F56" w:rsidRPr="00C60F56" w:rsidRDefault="00C60F56" w:rsidP="00C60F56">
      <w:pPr>
        <w:pStyle w:val="a3"/>
        <w:spacing w:before="0" w:beforeAutospacing="0" w:after="150" w:afterAutospacing="0"/>
        <w:rPr>
          <w:color w:val="000000"/>
          <w:lang w:val="en-US"/>
        </w:rPr>
      </w:pPr>
      <w:r w:rsidRPr="00C60F56">
        <w:rPr>
          <w:color w:val="000000"/>
          <w:lang w:val="en-US"/>
        </w:rPr>
        <w:t>Since we specify the response status programmatically, we can return with different status codes for different scenarios:</w:t>
      </w:r>
    </w:p>
    <w:p w14:paraId="26F23E4E"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ljs-meta"/>
          <w:rFonts w:ascii="Source Code Pro" w:hAnsi="Source Code Pro"/>
          <w:color w:val="1F7199"/>
          <w:sz w:val="21"/>
          <w:szCs w:val="21"/>
          <w:shd w:val="clear" w:color="auto" w:fill="FAFAFA"/>
          <w:lang w:val="en-US"/>
        </w:rPr>
        <w:t>@GetMapping("/age")</w:t>
      </w:r>
    </w:p>
    <w:p w14:paraId="364CFA99" w14:textId="77777777" w:rsidR="00C60F56" w:rsidRPr="00C60F56" w:rsidRDefault="00C60F56" w:rsidP="00C60F56">
      <w:pPr>
        <w:pStyle w:val="HTML0"/>
        <w:rPr>
          <w:rStyle w:val="hljs-params"/>
          <w:rFonts w:ascii="Source Code Pro" w:hAnsi="Source Code Pro"/>
          <w:color w:val="000000"/>
          <w:sz w:val="21"/>
          <w:szCs w:val="21"/>
          <w:shd w:val="clear" w:color="auto" w:fill="FAFAFA"/>
          <w:lang w:val="en-US"/>
        </w:rPr>
      </w:pPr>
      <w:proofErr w:type="spellStart"/>
      <w:r w:rsidRPr="00C60F56">
        <w:rPr>
          <w:rStyle w:val="HTML"/>
          <w:rFonts w:ascii="Source Code Pro" w:hAnsi="Source Code Pro"/>
          <w:color w:val="000000"/>
          <w:sz w:val="21"/>
          <w:szCs w:val="21"/>
          <w:shd w:val="clear" w:color="auto" w:fill="FAFAFA"/>
          <w:lang w:val="en-US"/>
        </w:rPr>
        <w:t>ResponseEntity</w:t>
      </w:r>
      <w:proofErr w:type="spellEnd"/>
      <w:r w:rsidRPr="00C60F56">
        <w:rPr>
          <w:rStyle w:val="HTML"/>
          <w:rFonts w:ascii="Source Code Pro" w:hAnsi="Source Code Pro"/>
          <w:color w:val="000000"/>
          <w:sz w:val="21"/>
          <w:szCs w:val="21"/>
          <w:shd w:val="clear" w:color="auto" w:fill="FAFAFA"/>
          <w:lang w:val="en-US"/>
        </w:rPr>
        <w:t xml:space="preserve">&lt;String&gt; </w:t>
      </w:r>
      <w:proofErr w:type="gramStart"/>
      <w:r w:rsidRPr="00C60F56">
        <w:rPr>
          <w:rStyle w:val="hljs-title"/>
          <w:rFonts w:ascii="Source Code Pro" w:hAnsi="Source Code Pro"/>
          <w:b/>
          <w:bCs/>
          <w:color w:val="267438"/>
          <w:sz w:val="21"/>
          <w:szCs w:val="21"/>
          <w:shd w:val="clear" w:color="auto" w:fill="FAFAFA"/>
          <w:lang w:val="en-US"/>
        </w:rPr>
        <w:t>age</w:t>
      </w:r>
      <w:r w:rsidRPr="00C60F56">
        <w:rPr>
          <w:rStyle w:val="hljs-params"/>
          <w:rFonts w:ascii="Source Code Pro" w:hAnsi="Source Code Pro"/>
          <w:color w:val="000000"/>
          <w:sz w:val="21"/>
          <w:szCs w:val="21"/>
          <w:shd w:val="clear" w:color="auto" w:fill="FAFAFA"/>
          <w:lang w:val="en-US"/>
        </w:rPr>
        <w:t>(</w:t>
      </w:r>
      <w:proofErr w:type="gramEnd"/>
    </w:p>
    <w:p w14:paraId="42368544"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ljs-params"/>
          <w:rFonts w:ascii="Source Code Pro" w:hAnsi="Source Code Pro"/>
          <w:color w:val="000000"/>
          <w:sz w:val="21"/>
          <w:szCs w:val="21"/>
          <w:shd w:val="clear" w:color="auto" w:fill="FAFAFA"/>
          <w:lang w:val="en-US"/>
        </w:rPr>
        <w:t xml:space="preserve">  </w:t>
      </w:r>
      <w:r w:rsidRPr="00C60F56">
        <w:rPr>
          <w:rStyle w:val="hljs-meta"/>
          <w:rFonts w:ascii="Source Code Pro" w:hAnsi="Source Code Pro"/>
          <w:color w:val="1F7199"/>
          <w:sz w:val="21"/>
          <w:szCs w:val="21"/>
          <w:shd w:val="clear" w:color="auto" w:fill="FAFAFA"/>
          <w:lang w:val="en-US"/>
        </w:rPr>
        <w:t>@RequestParam("yearOfBirth")</w:t>
      </w:r>
      <w:r w:rsidRPr="00C60F56">
        <w:rPr>
          <w:rStyle w:val="hljs-params"/>
          <w:rFonts w:ascii="Source Code Pro" w:hAnsi="Source Code Pro"/>
          <w:color w:val="000000"/>
          <w:sz w:val="21"/>
          <w:szCs w:val="21"/>
          <w:shd w:val="clear" w:color="auto" w:fill="FAFAFA"/>
          <w:lang w:val="en-US"/>
        </w:rPr>
        <w:t xml:space="preserve"> </w:t>
      </w:r>
      <w:r w:rsidRPr="00C60F56">
        <w:rPr>
          <w:rStyle w:val="hljs-type"/>
          <w:rFonts w:ascii="Source Code Pro" w:hAnsi="Source Code Pro"/>
          <w:b/>
          <w:bCs/>
          <w:color w:val="4E9359"/>
          <w:sz w:val="21"/>
          <w:szCs w:val="21"/>
          <w:shd w:val="clear" w:color="auto" w:fill="FAFAFA"/>
          <w:lang w:val="en-US"/>
        </w:rPr>
        <w:t>int</w:t>
      </w:r>
      <w:r w:rsidRPr="00C60F56">
        <w:rPr>
          <w:rStyle w:val="hljs-params"/>
          <w:rFonts w:ascii="Source Code Pro" w:hAnsi="Source Code Pro"/>
          <w:color w:val="000000"/>
          <w:sz w:val="21"/>
          <w:szCs w:val="21"/>
          <w:shd w:val="clear" w:color="auto" w:fill="FAFAFA"/>
          <w:lang w:val="en-US"/>
        </w:rPr>
        <w:t xml:space="preserve"> </w:t>
      </w:r>
      <w:proofErr w:type="spellStart"/>
      <w:r w:rsidRPr="00C60F56">
        <w:rPr>
          <w:rStyle w:val="hljs-params"/>
          <w:rFonts w:ascii="Source Code Pro" w:hAnsi="Source Code Pro"/>
          <w:color w:val="000000"/>
          <w:sz w:val="21"/>
          <w:szCs w:val="21"/>
          <w:shd w:val="clear" w:color="auto" w:fill="FAFAFA"/>
          <w:lang w:val="en-US"/>
        </w:rPr>
        <w:t>yearOfBirth</w:t>
      </w:r>
      <w:proofErr w:type="spellEnd"/>
      <w:r w:rsidRPr="00C60F56">
        <w:rPr>
          <w:rStyle w:val="hljs-params"/>
          <w:rFonts w:ascii="Source Code Pro" w:hAnsi="Source Code Pro"/>
          <w:color w:val="000000"/>
          <w:sz w:val="21"/>
          <w:szCs w:val="21"/>
          <w:shd w:val="clear" w:color="auto" w:fill="FAFAFA"/>
          <w:lang w:val="en-US"/>
        </w:rPr>
        <w:t>)</w:t>
      </w:r>
      <w:r w:rsidRPr="00C60F56">
        <w:rPr>
          <w:rStyle w:val="HTML"/>
          <w:rFonts w:ascii="Source Code Pro" w:hAnsi="Source Code Pro"/>
          <w:color w:val="000000"/>
          <w:sz w:val="21"/>
          <w:szCs w:val="21"/>
          <w:shd w:val="clear" w:color="auto" w:fill="FAFAFA"/>
          <w:lang w:val="en-US"/>
        </w:rPr>
        <w:t xml:space="preserve"> {</w:t>
      </w:r>
    </w:p>
    <w:p w14:paraId="40A358B2"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TML"/>
          <w:rFonts w:ascii="Source Code Pro" w:hAnsi="Source Code Pro"/>
          <w:color w:val="000000"/>
          <w:sz w:val="21"/>
          <w:szCs w:val="21"/>
          <w:shd w:val="clear" w:color="auto" w:fill="FAFAFA"/>
          <w:lang w:val="en-US"/>
        </w:rPr>
        <w:t xml:space="preserve"> </w:t>
      </w:r>
    </w:p>
    <w:p w14:paraId="558E7A15"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TML"/>
          <w:rFonts w:ascii="Source Code Pro" w:hAnsi="Source Code Pro"/>
          <w:color w:val="000000"/>
          <w:sz w:val="21"/>
          <w:szCs w:val="21"/>
          <w:shd w:val="clear" w:color="auto" w:fill="FAFAFA"/>
          <w:lang w:val="en-US"/>
        </w:rPr>
        <w:t xml:space="preserve">    </w:t>
      </w:r>
      <w:r w:rsidRPr="00C60F56">
        <w:rPr>
          <w:rStyle w:val="hljs-keyword"/>
          <w:rFonts w:ascii="Source Code Pro" w:hAnsi="Source Code Pro"/>
          <w:b/>
          <w:bCs/>
          <w:color w:val="63B175"/>
          <w:sz w:val="21"/>
          <w:szCs w:val="21"/>
          <w:shd w:val="clear" w:color="auto" w:fill="FAFAFA"/>
          <w:lang w:val="en-US"/>
        </w:rPr>
        <w:t>if</w:t>
      </w:r>
      <w:r w:rsidRPr="00C60F56">
        <w:rPr>
          <w:rStyle w:val="HTML"/>
          <w:rFonts w:ascii="Source Code Pro" w:hAnsi="Source Code Pro"/>
          <w:color w:val="000000"/>
          <w:sz w:val="21"/>
          <w:szCs w:val="21"/>
          <w:shd w:val="clear" w:color="auto" w:fill="FAFAFA"/>
          <w:lang w:val="en-US"/>
        </w:rPr>
        <w:t xml:space="preserve"> (</w:t>
      </w:r>
      <w:proofErr w:type="spellStart"/>
      <w:r w:rsidRPr="00C60F56">
        <w:rPr>
          <w:rStyle w:val="HTML"/>
          <w:rFonts w:ascii="Source Code Pro" w:hAnsi="Source Code Pro"/>
          <w:color w:val="000000"/>
          <w:sz w:val="21"/>
          <w:szCs w:val="21"/>
          <w:shd w:val="clear" w:color="auto" w:fill="FAFAFA"/>
          <w:lang w:val="en-US"/>
        </w:rPr>
        <w:t>isInFuture</w:t>
      </w:r>
      <w:proofErr w:type="spellEnd"/>
      <w:r w:rsidRPr="00C60F56">
        <w:rPr>
          <w:rStyle w:val="HTML"/>
          <w:rFonts w:ascii="Source Code Pro" w:hAnsi="Source Code Pro"/>
          <w:color w:val="000000"/>
          <w:sz w:val="21"/>
          <w:szCs w:val="21"/>
          <w:shd w:val="clear" w:color="auto" w:fill="FAFAFA"/>
          <w:lang w:val="en-US"/>
        </w:rPr>
        <w:t>(</w:t>
      </w:r>
      <w:proofErr w:type="spellStart"/>
      <w:r w:rsidRPr="00C60F56">
        <w:rPr>
          <w:rStyle w:val="HTML"/>
          <w:rFonts w:ascii="Source Code Pro" w:hAnsi="Source Code Pro"/>
          <w:color w:val="000000"/>
          <w:sz w:val="21"/>
          <w:szCs w:val="21"/>
          <w:shd w:val="clear" w:color="auto" w:fill="FAFAFA"/>
          <w:lang w:val="en-US"/>
        </w:rPr>
        <w:t>yearOfBirth</w:t>
      </w:r>
      <w:proofErr w:type="spellEnd"/>
      <w:r w:rsidRPr="00C60F56">
        <w:rPr>
          <w:rStyle w:val="HTML"/>
          <w:rFonts w:ascii="Source Code Pro" w:hAnsi="Source Code Pro"/>
          <w:color w:val="000000"/>
          <w:sz w:val="21"/>
          <w:szCs w:val="21"/>
          <w:shd w:val="clear" w:color="auto" w:fill="FAFAFA"/>
          <w:lang w:val="en-US"/>
        </w:rPr>
        <w:t>)) {</w:t>
      </w:r>
    </w:p>
    <w:p w14:paraId="55EE542A"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TML"/>
          <w:rFonts w:ascii="Source Code Pro" w:hAnsi="Source Code Pro"/>
          <w:color w:val="000000"/>
          <w:sz w:val="21"/>
          <w:szCs w:val="21"/>
          <w:shd w:val="clear" w:color="auto" w:fill="FAFAFA"/>
          <w:lang w:val="en-US"/>
        </w:rPr>
        <w:t xml:space="preserve">        </w:t>
      </w:r>
      <w:r w:rsidRPr="00C60F56">
        <w:rPr>
          <w:rStyle w:val="hljs-keyword"/>
          <w:rFonts w:ascii="Source Code Pro" w:hAnsi="Source Code Pro"/>
          <w:b/>
          <w:bCs/>
          <w:color w:val="63B175"/>
          <w:sz w:val="21"/>
          <w:szCs w:val="21"/>
          <w:shd w:val="clear" w:color="auto" w:fill="FAFAFA"/>
          <w:lang w:val="en-US"/>
        </w:rPr>
        <w:t>return</w:t>
      </w:r>
      <w:r w:rsidRPr="00C60F56">
        <w:rPr>
          <w:rStyle w:val="HTML"/>
          <w:rFonts w:ascii="Source Code Pro" w:hAnsi="Source Code Pro"/>
          <w:color w:val="000000"/>
          <w:sz w:val="21"/>
          <w:szCs w:val="21"/>
          <w:shd w:val="clear" w:color="auto" w:fill="FAFAFA"/>
          <w:lang w:val="en-US"/>
        </w:rPr>
        <w:t xml:space="preserve"> </w:t>
      </w:r>
      <w:r w:rsidRPr="00C60F56">
        <w:rPr>
          <w:rStyle w:val="hljs-keyword"/>
          <w:rFonts w:ascii="Source Code Pro" w:hAnsi="Source Code Pro"/>
          <w:b/>
          <w:bCs/>
          <w:color w:val="63B175"/>
          <w:sz w:val="21"/>
          <w:szCs w:val="21"/>
          <w:shd w:val="clear" w:color="auto" w:fill="FAFAFA"/>
          <w:lang w:val="en-US"/>
        </w:rPr>
        <w:t>new</w:t>
      </w:r>
      <w:r w:rsidRPr="00C60F56">
        <w:rPr>
          <w:rStyle w:val="HTML"/>
          <w:rFonts w:ascii="Source Code Pro" w:hAnsi="Source Code Pro"/>
          <w:color w:val="000000"/>
          <w:sz w:val="21"/>
          <w:szCs w:val="21"/>
          <w:shd w:val="clear" w:color="auto" w:fill="FAFAFA"/>
          <w:lang w:val="en-US"/>
        </w:rPr>
        <w:t xml:space="preserve"> </w:t>
      </w:r>
      <w:proofErr w:type="spellStart"/>
      <w:r w:rsidRPr="00C60F56">
        <w:rPr>
          <w:rStyle w:val="hljs-title"/>
          <w:rFonts w:ascii="Source Code Pro" w:hAnsi="Source Code Pro"/>
          <w:b/>
          <w:bCs/>
          <w:color w:val="267438"/>
          <w:sz w:val="21"/>
          <w:szCs w:val="21"/>
          <w:shd w:val="clear" w:color="auto" w:fill="FAFAFA"/>
          <w:lang w:val="en-US"/>
        </w:rPr>
        <w:t>ResponseEntity</w:t>
      </w:r>
      <w:proofErr w:type="spellEnd"/>
      <w:r w:rsidRPr="00C60F56">
        <w:rPr>
          <w:rStyle w:val="HTML"/>
          <w:rFonts w:ascii="Source Code Pro" w:hAnsi="Source Code Pro"/>
          <w:color w:val="000000"/>
          <w:sz w:val="21"/>
          <w:szCs w:val="21"/>
          <w:shd w:val="clear" w:color="auto" w:fill="FAFAFA"/>
          <w:lang w:val="en-US"/>
        </w:rPr>
        <w:t>&lt;</w:t>
      </w:r>
      <w:proofErr w:type="gramStart"/>
      <w:r w:rsidRPr="00C60F56">
        <w:rPr>
          <w:rStyle w:val="HTML"/>
          <w:rFonts w:ascii="Source Code Pro" w:hAnsi="Source Code Pro"/>
          <w:color w:val="000000"/>
          <w:sz w:val="21"/>
          <w:szCs w:val="21"/>
          <w:shd w:val="clear" w:color="auto" w:fill="FAFAFA"/>
          <w:lang w:val="en-US"/>
        </w:rPr>
        <w:t>&gt;(</w:t>
      </w:r>
      <w:proofErr w:type="gramEnd"/>
    </w:p>
    <w:p w14:paraId="331FB59C"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TML"/>
          <w:rFonts w:ascii="Source Code Pro" w:hAnsi="Source Code Pro"/>
          <w:color w:val="000000"/>
          <w:sz w:val="21"/>
          <w:szCs w:val="21"/>
          <w:shd w:val="clear" w:color="auto" w:fill="FAFAFA"/>
          <w:lang w:val="en-US"/>
        </w:rPr>
        <w:t xml:space="preserve">          </w:t>
      </w:r>
      <w:r w:rsidRPr="00C60F56">
        <w:rPr>
          <w:rStyle w:val="hljs-string"/>
          <w:rFonts w:ascii="Source Code Pro" w:hAnsi="Source Code Pro"/>
          <w:color w:val="4E9359"/>
          <w:sz w:val="21"/>
          <w:szCs w:val="21"/>
          <w:shd w:val="clear" w:color="auto" w:fill="FAFAFA"/>
          <w:lang w:val="en-US"/>
        </w:rPr>
        <w:t>"Year of birth cannot be in the future"</w:t>
      </w:r>
      <w:r w:rsidRPr="00C60F56">
        <w:rPr>
          <w:rStyle w:val="HTML"/>
          <w:rFonts w:ascii="Source Code Pro" w:hAnsi="Source Code Pro"/>
          <w:color w:val="000000"/>
          <w:sz w:val="21"/>
          <w:szCs w:val="21"/>
          <w:shd w:val="clear" w:color="auto" w:fill="FAFAFA"/>
          <w:lang w:val="en-US"/>
        </w:rPr>
        <w:t xml:space="preserve">, </w:t>
      </w:r>
    </w:p>
    <w:p w14:paraId="62870028"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TML"/>
          <w:rFonts w:ascii="Source Code Pro" w:hAnsi="Source Code Pro"/>
          <w:color w:val="000000"/>
          <w:sz w:val="21"/>
          <w:szCs w:val="21"/>
          <w:shd w:val="clear" w:color="auto" w:fill="FAFAFA"/>
          <w:lang w:val="en-US"/>
        </w:rPr>
        <w:t xml:space="preserve">          </w:t>
      </w:r>
      <w:proofErr w:type="spellStart"/>
      <w:r w:rsidRPr="00C60F56">
        <w:rPr>
          <w:rStyle w:val="HTML"/>
          <w:rFonts w:ascii="Source Code Pro" w:hAnsi="Source Code Pro"/>
          <w:color w:val="000000"/>
          <w:sz w:val="21"/>
          <w:szCs w:val="21"/>
          <w:shd w:val="clear" w:color="auto" w:fill="FAFAFA"/>
          <w:lang w:val="en-US"/>
        </w:rPr>
        <w:t>HttpStatus.BAD_REQUEST</w:t>
      </w:r>
      <w:proofErr w:type="spellEnd"/>
      <w:r w:rsidRPr="00C60F56">
        <w:rPr>
          <w:rStyle w:val="HTML"/>
          <w:rFonts w:ascii="Source Code Pro" w:hAnsi="Source Code Pro"/>
          <w:color w:val="000000"/>
          <w:sz w:val="21"/>
          <w:szCs w:val="21"/>
          <w:shd w:val="clear" w:color="auto" w:fill="FAFAFA"/>
          <w:lang w:val="en-US"/>
        </w:rPr>
        <w:t>);</w:t>
      </w:r>
    </w:p>
    <w:p w14:paraId="701DDA3E"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TML"/>
          <w:rFonts w:ascii="Source Code Pro" w:hAnsi="Source Code Pro"/>
          <w:color w:val="000000"/>
          <w:sz w:val="21"/>
          <w:szCs w:val="21"/>
          <w:shd w:val="clear" w:color="auto" w:fill="FAFAFA"/>
          <w:lang w:val="en-US"/>
        </w:rPr>
        <w:t xml:space="preserve">    }</w:t>
      </w:r>
    </w:p>
    <w:p w14:paraId="444A62F3"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p>
    <w:p w14:paraId="74C2E9CD"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TML"/>
          <w:rFonts w:ascii="Source Code Pro" w:hAnsi="Source Code Pro"/>
          <w:color w:val="000000"/>
          <w:sz w:val="21"/>
          <w:szCs w:val="21"/>
          <w:shd w:val="clear" w:color="auto" w:fill="FAFAFA"/>
          <w:lang w:val="en-US"/>
        </w:rPr>
        <w:t xml:space="preserve">    </w:t>
      </w:r>
      <w:r w:rsidRPr="00C60F56">
        <w:rPr>
          <w:rStyle w:val="hljs-keyword"/>
          <w:rFonts w:ascii="Source Code Pro" w:hAnsi="Source Code Pro"/>
          <w:b/>
          <w:bCs/>
          <w:color w:val="63B175"/>
          <w:sz w:val="21"/>
          <w:szCs w:val="21"/>
          <w:shd w:val="clear" w:color="auto" w:fill="FAFAFA"/>
          <w:lang w:val="en-US"/>
        </w:rPr>
        <w:t>return</w:t>
      </w:r>
      <w:r w:rsidRPr="00C60F56">
        <w:rPr>
          <w:rStyle w:val="HTML"/>
          <w:rFonts w:ascii="Source Code Pro" w:hAnsi="Source Code Pro"/>
          <w:color w:val="000000"/>
          <w:sz w:val="21"/>
          <w:szCs w:val="21"/>
          <w:shd w:val="clear" w:color="auto" w:fill="FAFAFA"/>
          <w:lang w:val="en-US"/>
        </w:rPr>
        <w:t xml:space="preserve"> </w:t>
      </w:r>
      <w:r w:rsidRPr="00C60F56">
        <w:rPr>
          <w:rStyle w:val="hljs-keyword"/>
          <w:rFonts w:ascii="Source Code Pro" w:hAnsi="Source Code Pro"/>
          <w:b/>
          <w:bCs/>
          <w:color w:val="63B175"/>
          <w:sz w:val="21"/>
          <w:szCs w:val="21"/>
          <w:shd w:val="clear" w:color="auto" w:fill="FAFAFA"/>
          <w:lang w:val="en-US"/>
        </w:rPr>
        <w:t>new</w:t>
      </w:r>
      <w:r w:rsidRPr="00C60F56">
        <w:rPr>
          <w:rStyle w:val="HTML"/>
          <w:rFonts w:ascii="Source Code Pro" w:hAnsi="Source Code Pro"/>
          <w:color w:val="000000"/>
          <w:sz w:val="21"/>
          <w:szCs w:val="21"/>
          <w:shd w:val="clear" w:color="auto" w:fill="FAFAFA"/>
          <w:lang w:val="en-US"/>
        </w:rPr>
        <w:t xml:space="preserve"> </w:t>
      </w:r>
      <w:proofErr w:type="spellStart"/>
      <w:r w:rsidRPr="00C60F56">
        <w:rPr>
          <w:rStyle w:val="hljs-title"/>
          <w:rFonts w:ascii="Source Code Pro" w:hAnsi="Source Code Pro"/>
          <w:b/>
          <w:bCs/>
          <w:color w:val="267438"/>
          <w:sz w:val="21"/>
          <w:szCs w:val="21"/>
          <w:shd w:val="clear" w:color="auto" w:fill="FAFAFA"/>
          <w:lang w:val="en-US"/>
        </w:rPr>
        <w:t>ResponseEntity</w:t>
      </w:r>
      <w:proofErr w:type="spellEnd"/>
      <w:r w:rsidRPr="00C60F56">
        <w:rPr>
          <w:rStyle w:val="HTML"/>
          <w:rFonts w:ascii="Source Code Pro" w:hAnsi="Source Code Pro"/>
          <w:color w:val="000000"/>
          <w:sz w:val="21"/>
          <w:szCs w:val="21"/>
          <w:shd w:val="clear" w:color="auto" w:fill="FAFAFA"/>
          <w:lang w:val="en-US"/>
        </w:rPr>
        <w:t>&lt;</w:t>
      </w:r>
      <w:proofErr w:type="gramStart"/>
      <w:r w:rsidRPr="00C60F56">
        <w:rPr>
          <w:rStyle w:val="HTML"/>
          <w:rFonts w:ascii="Source Code Pro" w:hAnsi="Source Code Pro"/>
          <w:color w:val="000000"/>
          <w:sz w:val="21"/>
          <w:szCs w:val="21"/>
          <w:shd w:val="clear" w:color="auto" w:fill="FAFAFA"/>
          <w:lang w:val="en-US"/>
        </w:rPr>
        <w:t>&gt;(</w:t>
      </w:r>
      <w:proofErr w:type="gramEnd"/>
    </w:p>
    <w:p w14:paraId="74906264"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TML"/>
          <w:rFonts w:ascii="Source Code Pro" w:hAnsi="Source Code Pro"/>
          <w:color w:val="000000"/>
          <w:sz w:val="21"/>
          <w:szCs w:val="21"/>
          <w:shd w:val="clear" w:color="auto" w:fill="FAFAFA"/>
          <w:lang w:val="en-US"/>
        </w:rPr>
        <w:t xml:space="preserve">      </w:t>
      </w:r>
      <w:r w:rsidRPr="00C60F56">
        <w:rPr>
          <w:rStyle w:val="hljs-string"/>
          <w:rFonts w:ascii="Source Code Pro" w:hAnsi="Source Code Pro"/>
          <w:color w:val="4E9359"/>
          <w:sz w:val="21"/>
          <w:szCs w:val="21"/>
          <w:shd w:val="clear" w:color="auto" w:fill="FAFAFA"/>
          <w:lang w:val="en-US"/>
        </w:rPr>
        <w:t>"Your age is "</w:t>
      </w:r>
      <w:r w:rsidRPr="00C60F56">
        <w:rPr>
          <w:rStyle w:val="HTML"/>
          <w:rFonts w:ascii="Source Code Pro" w:hAnsi="Source Code Pro"/>
          <w:color w:val="000000"/>
          <w:sz w:val="21"/>
          <w:szCs w:val="21"/>
          <w:shd w:val="clear" w:color="auto" w:fill="FAFAFA"/>
          <w:lang w:val="en-US"/>
        </w:rPr>
        <w:t xml:space="preserve"> + </w:t>
      </w:r>
      <w:proofErr w:type="spellStart"/>
      <w:r w:rsidRPr="00C60F56">
        <w:rPr>
          <w:rStyle w:val="HTML"/>
          <w:rFonts w:ascii="Source Code Pro" w:hAnsi="Source Code Pro"/>
          <w:color w:val="000000"/>
          <w:sz w:val="21"/>
          <w:szCs w:val="21"/>
          <w:shd w:val="clear" w:color="auto" w:fill="FAFAFA"/>
          <w:lang w:val="en-US"/>
        </w:rPr>
        <w:t>calculateAge</w:t>
      </w:r>
      <w:proofErr w:type="spellEnd"/>
      <w:r w:rsidRPr="00C60F56">
        <w:rPr>
          <w:rStyle w:val="HTML"/>
          <w:rFonts w:ascii="Source Code Pro" w:hAnsi="Source Code Pro"/>
          <w:color w:val="000000"/>
          <w:sz w:val="21"/>
          <w:szCs w:val="21"/>
          <w:shd w:val="clear" w:color="auto" w:fill="FAFAFA"/>
          <w:lang w:val="en-US"/>
        </w:rPr>
        <w:t>(</w:t>
      </w:r>
      <w:proofErr w:type="spellStart"/>
      <w:r w:rsidRPr="00C60F56">
        <w:rPr>
          <w:rStyle w:val="HTML"/>
          <w:rFonts w:ascii="Source Code Pro" w:hAnsi="Source Code Pro"/>
          <w:color w:val="000000"/>
          <w:sz w:val="21"/>
          <w:szCs w:val="21"/>
          <w:shd w:val="clear" w:color="auto" w:fill="FAFAFA"/>
          <w:lang w:val="en-US"/>
        </w:rPr>
        <w:t>yearOfBirth</w:t>
      </w:r>
      <w:proofErr w:type="spellEnd"/>
      <w:r w:rsidRPr="00C60F56">
        <w:rPr>
          <w:rStyle w:val="HTML"/>
          <w:rFonts w:ascii="Source Code Pro" w:hAnsi="Source Code Pro"/>
          <w:color w:val="000000"/>
          <w:sz w:val="21"/>
          <w:szCs w:val="21"/>
          <w:shd w:val="clear" w:color="auto" w:fill="FAFAFA"/>
          <w:lang w:val="en-US"/>
        </w:rPr>
        <w:t xml:space="preserve">), </w:t>
      </w:r>
    </w:p>
    <w:p w14:paraId="621B9F85"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TML"/>
          <w:rFonts w:ascii="Source Code Pro" w:hAnsi="Source Code Pro"/>
          <w:color w:val="000000"/>
          <w:sz w:val="21"/>
          <w:szCs w:val="21"/>
          <w:shd w:val="clear" w:color="auto" w:fill="FAFAFA"/>
          <w:lang w:val="en-US"/>
        </w:rPr>
        <w:t xml:space="preserve">      </w:t>
      </w:r>
      <w:proofErr w:type="spellStart"/>
      <w:r w:rsidRPr="00C60F56">
        <w:rPr>
          <w:rStyle w:val="HTML"/>
          <w:rFonts w:ascii="Source Code Pro" w:hAnsi="Source Code Pro"/>
          <w:color w:val="000000"/>
          <w:sz w:val="21"/>
          <w:szCs w:val="21"/>
          <w:shd w:val="clear" w:color="auto" w:fill="FAFAFA"/>
          <w:lang w:val="en-US"/>
        </w:rPr>
        <w:t>HttpStatus.OK</w:t>
      </w:r>
      <w:proofErr w:type="spellEnd"/>
      <w:r w:rsidRPr="00C60F56">
        <w:rPr>
          <w:rStyle w:val="HTML"/>
          <w:rFonts w:ascii="Source Code Pro" w:hAnsi="Source Code Pro"/>
          <w:color w:val="000000"/>
          <w:sz w:val="21"/>
          <w:szCs w:val="21"/>
          <w:shd w:val="clear" w:color="auto" w:fill="FAFAFA"/>
          <w:lang w:val="en-US"/>
        </w:rPr>
        <w:t>);</w:t>
      </w:r>
    </w:p>
    <w:p w14:paraId="58C3A1A2" w14:textId="536B9ED6" w:rsidR="00C60F56" w:rsidRDefault="00C60F56" w:rsidP="00C60F56">
      <w:pPr>
        <w:pStyle w:val="HTML0"/>
        <w:rPr>
          <w:sz w:val="24"/>
          <w:szCs w:val="24"/>
          <w:lang w:val="en-US"/>
        </w:rPr>
      </w:pPr>
      <w:r w:rsidRPr="00C60F56">
        <w:rPr>
          <w:rStyle w:val="HTML"/>
          <w:rFonts w:ascii="Source Code Pro" w:hAnsi="Source Code Pro"/>
          <w:color w:val="000000"/>
          <w:sz w:val="21"/>
          <w:szCs w:val="21"/>
          <w:shd w:val="clear" w:color="auto" w:fill="FAFAFA"/>
          <w:lang w:val="en-US"/>
        </w:rPr>
        <w:t>}</w:t>
      </w:r>
    </w:p>
    <w:p w14:paraId="62B96450" w14:textId="7D4A3277" w:rsidR="00C60F56" w:rsidRDefault="00C60F56" w:rsidP="00C60F56">
      <w:pPr>
        <w:pStyle w:val="HTML0"/>
        <w:rPr>
          <w:sz w:val="24"/>
          <w:szCs w:val="24"/>
          <w:lang w:val="en-US"/>
        </w:rPr>
      </w:pPr>
    </w:p>
    <w:p w14:paraId="227F0488" w14:textId="77777777" w:rsidR="00C60F56" w:rsidRPr="00C60F56" w:rsidRDefault="00C60F56" w:rsidP="00C60F56">
      <w:pPr>
        <w:pStyle w:val="HTML0"/>
        <w:rPr>
          <w:sz w:val="24"/>
          <w:szCs w:val="24"/>
          <w:lang w:val="en-US"/>
        </w:rPr>
      </w:pPr>
    </w:p>
    <w:p w14:paraId="641CA867" w14:textId="77777777" w:rsidR="00C60F56" w:rsidRPr="00C60F56" w:rsidRDefault="00C60F56" w:rsidP="00C60F56">
      <w:pPr>
        <w:pStyle w:val="a3"/>
        <w:spacing w:before="0" w:beforeAutospacing="0" w:after="150" w:afterAutospacing="0"/>
        <w:rPr>
          <w:color w:val="000000"/>
          <w:lang w:val="en-US"/>
        </w:rPr>
      </w:pPr>
      <w:r w:rsidRPr="00C60F56">
        <w:rPr>
          <w:color w:val="000000"/>
          <w:lang w:val="en-US"/>
        </w:rPr>
        <w:lastRenderedPageBreak/>
        <w:t>Additionally, we can set HTTP headers:</w:t>
      </w:r>
    </w:p>
    <w:p w14:paraId="3A756E7B"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ljs-meta"/>
          <w:rFonts w:ascii="Source Code Pro" w:hAnsi="Source Code Pro"/>
          <w:color w:val="1F7199"/>
          <w:sz w:val="21"/>
          <w:szCs w:val="21"/>
          <w:shd w:val="clear" w:color="auto" w:fill="FAFAFA"/>
          <w:lang w:val="en-US"/>
        </w:rPr>
        <w:t>@GetMapping("/customHeader")</w:t>
      </w:r>
    </w:p>
    <w:p w14:paraId="461C3036"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proofErr w:type="spellStart"/>
      <w:r w:rsidRPr="00C60F56">
        <w:rPr>
          <w:rStyle w:val="HTML"/>
          <w:rFonts w:ascii="Source Code Pro" w:hAnsi="Source Code Pro"/>
          <w:color w:val="000000"/>
          <w:sz w:val="21"/>
          <w:szCs w:val="21"/>
          <w:shd w:val="clear" w:color="auto" w:fill="FAFAFA"/>
          <w:lang w:val="en-US"/>
        </w:rPr>
        <w:t>ResponseEntity</w:t>
      </w:r>
      <w:proofErr w:type="spellEnd"/>
      <w:r w:rsidRPr="00C60F56">
        <w:rPr>
          <w:rStyle w:val="HTML"/>
          <w:rFonts w:ascii="Source Code Pro" w:hAnsi="Source Code Pro"/>
          <w:color w:val="000000"/>
          <w:sz w:val="21"/>
          <w:szCs w:val="21"/>
          <w:shd w:val="clear" w:color="auto" w:fill="FAFAFA"/>
          <w:lang w:val="en-US"/>
        </w:rPr>
        <w:t xml:space="preserve">&lt;String&gt; </w:t>
      </w:r>
      <w:proofErr w:type="spellStart"/>
      <w:proofErr w:type="gramStart"/>
      <w:r w:rsidRPr="00C60F56">
        <w:rPr>
          <w:rStyle w:val="hljs-title"/>
          <w:rFonts w:ascii="Source Code Pro" w:hAnsi="Source Code Pro"/>
          <w:b/>
          <w:bCs/>
          <w:color w:val="267438"/>
          <w:sz w:val="21"/>
          <w:szCs w:val="21"/>
          <w:shd w:val="clear" w:color="auto" w:fill="FAFAFA"/>
          <w:lang w:val="en-US"/>
        </w:rPr>
        <w:t>customHeader</w:t>
      </w:r>
      <w:proofErr w:type="spellEnd"/>
      <w:r w:rsidRPr="00C60F56">
        <w:rPr>
          <w:rStyle w:val="hljs-params"/>
          <w:rFonts w:ascii="Source Code Pro" w:hAnsi="Source Code Pro"/>
          <w:color w:val="000000"/>
          <w:sz w:val="21"/>
          <w:szCs w:val="21"/>
          <w:shd w:val="clear" w:color="auto" w:fill="FAFAFA"/>
          <w:lang w:val="en-US"/>
        </w:rPr>
        <w:t>(</w:t>
      </w:r>
      <w:proofErr w:type="gramEnd"/>
      <w:r w:rsidRPr="00C60F56">
        <w:rPr>
          <w:rStyle w:val="hljs-params"/>
          <w:rFonts w:ascii="Source Code Pro" w:hAnsi="Source Code Pro"/>
          <w:color w:val="000000"/>
          <w:sz w:val="21"/>
          <w:szCs w:val="21"/>
          <w:shd w:val="clear" w:color="auto" w:fill="FAFAFA"/>
          <w:lang w:val="en-US"/>
        </w:rPr>
        <w:t>)</w:t>
      </w:r>
      <w:r w:rsidRPr="00C60F56">
        <w:rPr>
          <w:rStyle w:val="HTML"/>
          <w:rFonts w:ascii="Source Code Pro" w:hAnsi="Source Code Pro"/>
          <w:color w:val="000000"/>
          <w:sz w:val="21"/>
          <w:szCs w:val="21"/>
          <w:shd w:val="clear" w:color="auto" w:fill="FAFAFA"/>
          <w:lang w:val="en-US"/>
        </w:rPr>
        <w:t xml:space="preserve"> {</w:t>
      </w:r>
    </w:p>
    <w:p w14:paraId="4272650E"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TML"/>
          <w:rFonts w:ascii="Source Code Pro" w:hAnsi="Source Code Pro"/>
          <w:color w:val="000000"/>
          <w:sz w:val="21"/>
          <w:szCs w:val="21"/>
          <w:shd w:val="clear" w:color="auto" w:fill="FAFAFA"/>
          <w:lang w:val="en-US"/>
        </w:rPr>
        <w:t xml:space="preserve">    </w:t>
      </w:r>
      <w:proofErr w:type="spellStart"/>
      <w:r w:rsidRPr="00C60F56">
        <w:rPr>
          <w:rStyle w:val="hljs-type"/>
          <w:rFonts w:ascii="Source Code Pro" w:hAnsi="Source Code Pro"/>
          <w:b/>
          <w:bCs/>
          <w:color w:val="4E9359"/>
          <w:sz w:val="21"/>
          <w:szCs w:val="21"/>
          <w:shd w:val="clear" w:color="auto" w:fill="FAFAFA"/>
          <w:lang w:val="en-US"/>
        </w:rPr>
        <w:t>HttpHeaders</w:t>
      </w:r>
      <w:proofErr w:type="spellEnd"/>
      <w:r w:rsidRPr="00C60F56">
        <w:rPr>
          <w:rStyle w:val="HTML"/>
          <w:rFonts w:ascii="Source Code Pro" w:hAnsi="Source Code Pro"/>
          <w:color w:val="000000"/>
          <w:sz w:val="21"/>
          <w:szCs w:val="21"/>
          <w:shd w:val="clear" w:color="auto" w:fill="FAFAFA"/>
          <w:lang w:val="en-US"/>
        </w:rPr>
        <w:t xml:space="preserve"> </w:t>
      </w:r>
      <w:r w:rsidRPr="00C60F56">
        <w:rPr>
          <w:rStyle w:val="hljs-variable"/>
          <w:rFonts w:ascii="Source Code Pro" w:hAnsi="Source Code Pro"/>
          <w:color w:val="BC6060"/>
          <w:sz w:val="21"/>
          <w:szCs w:val="21"/>
          <w:shd w:val="clear" w:color="auto" w:fill="FAFAFA"/>
          <w:lang w:val="en-US"/>
        </w:rPr>
        <w:t>headers</w:t>
      </w:r>
      <w:r w:rsidRPr="00C60F56">
        <w:rPr>
          <w:rStyle w:val="HTML"/>
          <w:rFonts w:ascii="Source Code Pro" w:hAnsi="Source Code Pro"/>
          <w:color w:val="000000"/>
          <w:sz w:val="21"/>
          <w:szCs w:val="21"/>
          <w:shd w:val="clear" w:color="auto" w:fill="FAFAFA"/>
          <w:lang w:val="en-US"/>
        </w:rPr>
        <w:t xml:space="preserve"> </w:t>
      </w:r>
      <w:r w:rsidRPr="00C60F56">
        <w:rPr>
          <w:rStyle w:val="hljs-operator"/>
          <w:rFonts w:ascii="Source Code Pro" w:hAnsi="Source Code Pro"/>
          <w:color w:val="000000"/>
          <w:sz w:val="21"/>
          <w:szCs w:val="21"/>
          <w:shd w:val="clear" w:color="auto" w:fill="FAFAFA"/>
          <w:lang w:val="en-US"/>
        </w:rPr>
        <w:t>=</w:t>
      </w:r>
      <w:r w:rsidRPr="00C60F56">
        <w:rPr>
          <w:rStyle w:val="HTML"/>
          <w:rFonts w:ascii="Source Code Pro" w:hAnsi="Source Code Pro"/>
          <w:color w:val="000000"/>
          <w:sz w:val="21"/>
          <w:szCs w:val="21"/>
          <w:shd w:val="clear" w:color="auto" w:fill="FAFAFA"/>
          <w:lang w:val="en-US"/>
        </w:rPr>
        <w:t xml:space="preserve"> </w:t>
      </w:r>
      <w:r w:rsidRPr="00C60F56">
        <w:rPr>
          <w:rStyle w:val="hljs-keyword"/>
          <w:rFonts w:ascii="Source Code Pro" w:hAnsi="Source Code Pro"/>
          <w:b/>
          <w:bCs/>
          <w:color w:val="63B175"/>
          <w:sz w:val="21"/>
          <w:szCs w:val="21"/>
          <w:shd w:val="clear" w:color="auto" w:fill="FAFAFA"/>
          <w:lang w:val="en-US"/>
        </w:rPr>
        <w:t>new</w:t>
      </w:r>
      <w:r w:rsidRPr="00C60F56">
        <w:rPr>
          <w:rStyle w:val="HTML"/>
          <w:rFonts w:ascii="Source Code Pro" w:hAnsi="Source Code Pro"/>
          <w:color w:val="000000"/>
          <w:sz w:val="21"/>
          <w:szCs w:val="21"/>
          <w:shd w:val="clear" w:color="auto" w:fill="FAFAFA"/>
          <w:lang w:val="en-US"/>
        </w:rPr>
        <w:t xml:space="preserve"> </w:t>
      </w:r>
      <w:proofErr w:type="spellStart"/>
      <w:proofErr w:type="gramStart"/>
      <w:r w:rsidRPr="00C60F56">
        <w:rPr>
          <w:rStyle w:val="hljs-title"/>
          <w:rFonts w:ascii="Source Code Pro" w:hAnsi="Source Code Pro"/>
          <w:b/>
          <w:bCs/>
          <w:color w:val="267438"/>
          <w:sz w:val="21"/>
          <w:szCs w:val="21"/>
          <w:shd w:val="clear" w:color="auto" w:fill="FAFAFA"/>
          <w:lang w:val="en-US"/>
        </w:rPr>
        <w:t>HttpHeaders</w:t>
      </w:r>
      <w:proofErr w:type="spellEnd"/>
      <w:r w:rsidRPr="00C60F56">
        <w:rPr>
          <w:rStyle w:val="HTML"/>
          <w:rFonts w:ascii="Source Code Pro" w:hAnsi="Source Code Pro"/>
          <w:color w:val="000000"/>
          <w:sz w:val="21"/>
          <w:szCs w:val="21"/>
          <w:shd w:val="clear" w:color="auto" w:fill="FAFAFA"/>
          <w:lang w:val="en-US"/>
        </w:rPr>
        <w:t>(</w:t>
      </w:r>
      <w:proofErr w:type="gramEnd"/>
      <w:r w:rsidRPr="00C60F56">
        <w:rPr>
          <w:rStyle w:val="HTML"/>
          <w:rFonts w:ascii="Source Code Pro" w:hAnsi="Source Code Pro"/>
          <w:color w:val="000000"/>
          <w:sz w:val="21"/>
          <w:szCs w:val="21"/>
          <w:shd w:val="clear" w:color="auto" w:fill="FAFAFA"/>
          <w:lang w:val="en-US"/>
        </w:rPr>
        <w:t>);</w:t>
      </w:r>
    </w:p>
    <w:p w14:paraId="399B90F8"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TML"/>
          <w:rFonts w:ascii="Source Code Pro" w:hAnsi="Source Code Pro"/>
          <w:color w:val="000000"/>
          <w:sz w:val="21"/>
          <w:szCs w:val="21"/>
          <w:shd w:val="clear" w:color="auto" w:fill="FAFAFA"/>
          <w:lang w:val="en-US"/>
        </w:rPr>
        <w:t xml:space="preserve">    </w:t>
      </w:r>
      <w:proofErr w:type="spellStart"/>
      <w:proofErr w:type="gramStart"/>
      <w:r w:rsidRPr="00C60F56">
        <w:rPr>
          <w:rStyle w:val="HTML"/>
          <w:rFonts w:ascii="Source Code Pro" w:hAnsi="Source Code Pro"/>
          <w:color w:val="000000"/>
          <w:sz w:val="21"/>
          <w:szCs w:val="21"/>
          <w:shd w:val="clear" w:color="auto" w:fill="FAFAFA"/>
          <w:lang w:val="en-US"/>
        </w:rPr>
        <w:t>headers.add</w:t>
      </w:r>
      <w:proofErr w:type="spellEnd"/>
      <w:r w:rsidRPr="00C60F56">
        <w:rPr>
          <w:rStyle w:val="HTML"/>
          <w:rFonts w:ascii="Source Code Pro" w:hAnsi="Source Code Pro"/>
          <w:color w:val="000000"/>
          <w:sz w:val="21"/>
          <w:szCs w:val="21"/>
          <w:shd w:val="clear" w:color="auto" w:fill="FAFAFA"/>
          <w:lang w:val="en-US"/>
        </w:rPr>
        <w:t>(</w:t>
      </w:r>
      <w:proofErr w:type="gramEnd"/>
      <w:r w:rsidRPr="00C60F56">
        <w:rPr>
          <w:rStyle w:val="hljs-string"/>
          <w:rFonts w:ascii="Source Code Pro" w:hAnsi="Source Code Pro"/>
          <w:color w:val="4E9359"/>
          <w:sz w:val="21"/>
          <w:szCs w:val="21"/>
          <w:shd w:val="clear" w:color="auto" w:fill="FAFAFA"/>
          <w:lang w:val="en-US"/>
        </w:rPr>
        <w:t>"Custom-Header"</w:t>
      </w:r>
      <w:r w:rsidRPr="00C60F56">
        <w:rPr>
          <w:rStyle w:val="HTML"/>
          <w:rFonts w:ascii="Source Code Pro" w:hAnsi="Source Code Pro"/>
          <w:color w:val="000000"/>
          <w:sz w:val="21"/>
          <w:szCs w:val="21"/>
          <w:shd w:val="clear" w:color="auto" w:fill="FAFAFA"/>
          <w:lang w:val="en-US"/>
        </w:rPr>
        <w:t xml:space="preserve">, </w:t>
      </w:r>
      <w:r w:rsidRPr="00C60F56">
        <w:rPr>
          <w:rStyle w:val="hljs-string"/>
          <w:rFonts w:ascii="Source Code Pro" w:hAnsi="Source Code Pro"/>
          <w:color w:val="4E9359"/>
          <w:sz w:val="21"/>
          <w:szCs w:val="21"/>
          <w:shd w:val="clear" w:color="auto" w:fill="FAFAFA"/>
          <w:lang w:val="en-US"/>
        </w:rPr>
        <w:t>"foo"</w:t>
      </w:r>
      <w:r w:rsidRPr="00C60F56">
        <w:rPr>
          <w:rStyle w:val="HTML"/>
          <w:rFonts w:ascii="Source Code Pro" w:hAnsi="Source Code Pro"/>
          <w:color w:val="000000"/>
          <w:sz w:val="21"/>
          <w:szCs w:val="21"/>
          <w:shd w:val="clear" w:color="auto" w:fill="FAFAFA"/>
          <w:lang w:val="en-US"/>
        </w:rPr>
        <w:t>);</w:t>
      </w:r>
    </w:p>
    <w:p w14:paraId="20154D7E"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TML"/>
          <w:rFonts w:ascii="Source Code Pro" w:hAnsi="Source Code Pro"/>
          <w:color w:val="000000"/>
          <w:sz w:val="21"/>
          <w:szCs w:val="21"/>
          <w:shd w:val="clear" w:color="auto" w:fill="FAFAFA"/>
          <w:lang w:val="en-US"/>
        </w:rPr>
        <w:t xml:space="preserve">        </w:t>
      </w:r>
    </w:p>
    <w:p w14:paraId="6C4A949E"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TML"/>
          <w:rFonts w:ascii="Source Code Pro" w:hAnsi="Source Code Pro"/>
          <w:color w:val="000000"/>
          <w:sz w:val="21"/>
          <w:szCs w:val="21"/>
          <w:shd w:val="clear" w:color="auto" w:fill="FAFAFA"/>
          <w:lang w:val="en-US"/>
        </w:rPr>
        <w:t xml:space="preserve">    </w:t>
      </w:r>
      <w:r w:rsidRPr="00C60F56">
        <w:rPr>
          <w:rStyle w:val="hljs-keyword"/>
          <w:rFonts w:ascii="Source Code Pro" w:hAnsi="Source Code Pro"/>
          <w:b/>
          <w:bCs/>
          <w:color w:val="63B175"/>
          <w:sz w:val="21"/>
          <w:szCs w:val="21"/>
          <w:shd w:val="clear" w:color="auto" w:fill="FAFAFA"/>
          <w:lang w:val="en-US"/>
        </w:rPr>
        <w:t>return</w:t>
      </w:r>
      <w:r w:rsidRPr="00C60F56">
        <w:rPr>
          <w:rStyle w:val="HTML"/>
          <w:rFonts w:ascii="Source Code Pro" w:hAnsi="Source Code Pro"/>
          <w:color w:val="000000"/>
          <w:sz w:val="21"/>
          <w:szCs w:val="21"/>
          <w:shd w:val="clear" w:color="auto" w:fill="FAFAFA"/>
          <w:lang w:val="en-US"/>
        </w:rPr>
        <w:t xml:space="preserve"> </w:t>
      </w:r>
      <w:r w:rsidRPr="00C60F56">
        <w:rPr>
          <w:rStyle w:val="hljs-keyword"/>
          <w:rFonts w:ascii="Source Code Pro" w:hAnsi="Source Code Pro"/>
          <w:b/>
          <w:bCs/>
          <w:color w:val="63B175"/>
          <w:sz w:val="21"/>
          <w:szCs w:val="21"/>
          <w:shd w:val="clear" w:color="auto" w:fill="FAFAFA"/>
          <w:lang w:val="en-US"/>
        </w:rPr>
        <w:t>new</w:t>
      </w:r>
      <w:r w:rsidRPr="00C60F56">
        <w:rPr>
          <w:rStyle w:val="HTML"/>
          <w:rFonts w:ascii="Source Code Pro" w:hAnsi="Source Code Pro"/>
          <w:color w:val="000000"/>
          <w:sz w:val="21"/>
          <w:szCs w:val="21"/>
          <w:shd w:val="clear" w:color="auto" w:fill="FAFAFA"/>
          <w:lang w:val="en-US"/>
        </w:rPr>
        <w:t xml:space="preserve"> </w:t>
      </w:r>
      <w:proofErr w:type="spellStart"/>
      <w:r w:rsidRPr="00C60F56">
        <w:rPr>
          <w:rStyle w:val="hljs-title"/>
          <w:rFonts w:ascii="Source Code Pro" w:hAnsi="Source Code Pro"/>
          <w:b/>
          <w:bCs/>
          <w:color w:val="267438"/>
          <w:sz w:val="21"/>
          <w:szCs w:val="21"/>
          <w:shd w:val="clear" w:color="auto" w:fill="FAFAFA"/>
          <w:lang w:val="en-US"/>
        </w:rPr>
        <w:t>ResponseEntity</w:t>
      </w:r>
      <w:proofErr w:type="spellEnd"/>
      <w:r w:rsidRPr="00C60F56">
        <w:rPr>
          <w:rStyle w:val="HTML"/>
          <w:rFonts w:ascii="Source Code Pro" w:hAnsi="Source Code Pro"/>
          <w:color w:val="000000"/>
          <w:sz w:val="21"/>
          <w:szCs w:val="21"/>
          <w:shd w:val="clear" w:color="auto" w:fill="FAFAFA"/>
          <w:lang w:val="en-US"/>
        </w:rPr>
        <w:t>&lt;</w:t>
      </w:r>
      <w:proofErr w:type="gramStart"/>
      <w:r w:rsidRPr="00C60F56">
        <w:rPr>
          <w:rStyle w:val="HTML"/>
          <w:rFonts w:ascii="Source Code Pro" w:hAnsi="Source Code Pro"/>
          <w:color w:val="000000"/>
          <w:sz w:val="21"/>
          <w:szCs w:val="21"/>
          <w:shd w:val="clear" w:color="auto" w:fill="FAFAFA"/>
          <w:lang w:val="en-US"/>
        </w:rPr>
        <w:t>&gt;(</w:t>
      </w:r>
      <w:proofErr w:type="gramEnd"/>
    </w:p>
    <w:p w14:paraId="043453EF"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TML"/>
          <w:rFonts w:ascii="Source Code Pro" w:hAnsi="Source Code Pro"/>
          <w:color w:val="000000"/>
          <w:sz w:val="21"/>
          <w:szCs w:val="21"/>
          <w:shd w:val="clear" w:color="auto" w:fill="FAFAFA"/>
          <w:lang w:val="en-US"/>
        </w:rPr>
        <w:t xml:space="preserve">      </w:t>
      </w:r>
      <w:r w:rsidRPr="00C60F56">
        <w:rPr>
          <w:rStyle w:val="hljs-string"/>
          <w:rFonts w:ascii="Source Code Pro" w:hAnsi="Source Code Pro"/>
          <w:color w:val="4E9359"/>
          <w:sz w:val="21"/>
          <w:szCs w:val="21"/>
          <w:shd w:val="clear" w:color="auto" w:fill="FAFAFA"/>
          <w:lang w:val="en-US"/>
        </w:rPr>
        <w:t>"Custom header set"</w:t>
      </w:r>
      <w:r w:rsidRPr="00C60F56">
        <w:rPr>
          <w:rStyle w:val="HTML"/>
          <w:rFonts w:ascii="Source Code Pro" w:hAnsi="Source Code Pro"/>
          <w:color w:val="000000"/>
          <w:sz w:val="21"/>
          <w:szCs w:val="21"/>
          <w:shd w:val="clear" w:color="auto" w:fill="FAFAFA"/>
          <w:lang w:val="en-US"/>
        </w:rPr>
        <w:t xml:space="preserve">, headers, </w:t>
      </w:r>
      <w:proofErr w:type="spellStart"/>
      <w:r w:rsidRPr="00C60F56">
        <w:rPr>
          <w:rStyle w:val="HTML"/>
          <w:rFonts w:ascii="Source Code Pro" w:hAnsi="Source Code Pro"/>
          <w:color w:val="000000"/>
          <w:sz w:val="21"/>
          <w:szCs w:val="21"/>
          <w:shd w:val="clear" w:color="auto" w:fill="FAFAFA"/>
          <w:lang w:val="en-US"/>
        </w:rPr>
        <w:t>HttpStatus.OK</w:t>
      </w:r>
      <w:proofErr w:type="spellEnd"/>
      <w:r w:rsidRPr="00C60F56">
        <w:rPr>
          <w:rStyle w:val="HTML"/>
          <w:rFonts w:ascii="Source Code Pro" w:hAnsi="Source Code Pro"/>
          <w:color w:val="000000"/>
          <w:sz w:val="21"/>
          <w:szCs w:val="21"/>
          <w:shd w:val="clear" w:color="auto" w:fill="FAFAFA"/>
          <w:lang w:val="en-US"/>
        </w:rPr>
        <w:t>);</w:t>
      </w:r>
    </w:p>
    <w:p w14:paraId="6684A5E7" w14:textId="7B4D638D" w:rsidR="00C60F56" w:rsidRDefault="00C60F56" w:rsidP="00C60F56">
      <w:pPr>
        <w:pStyle w:val="HTML0"/>
        <w:rPr>
          <w:sz w:val="24"/>
          <w:szCs w:val="24"/>
          <w:lang w:val="en-US"/>
        </w:rPr>
      </w:pPr>
      <w:r w:rsidRPr="00C60F56">
        <w:rPr>
          <w:rStyle w:val="HTML"/>
          <w:rFonts w:ascii="Source Code Pro" w:hAnsi="Source Code Pro"/>
          <w:color w:val="000000"/>
          <w:sz w:val="21"/>
          <w:szCs w:val="21"/>
          <w:shd w:val="clear" w:color="auto" w:fill="FAFAFA"/>
          <w:lang w:val="en-US"/>
        </w:rPr>
        <w:t>}</w:t>
      </w:r>
    </w:p>
    <w:p w14:paraId="62F117E6" w14:textId="77777777" w:rsidR="00C60F56" w:rsidRPr="00C60F56" w:rsidRDefault="00C60F56" w:rsidP="00C60F56">
      <w:pPr>
        <w:pStyle w:val="HTML0"/>
        <w:rPr>
          <w:sz w:val="24"/>
          <w:szCs w:val="24"/>
          <w:lang w:val="en-US"/>
        </w:rPr>
      </w:pPr>
    </w:p>
    <w:p w14:paraId="09DD83F6" w14:textId="77777777" w:rsidR="00C60F56" w:rsidRPr="00C60F56" w:rsidRDefault="00C60F56" w:rsidP="00C60F56">
      <w:pPr>
        <w:pStyle w:val="a3"/>
        <w:spacing w:before="0" w:beforeAutospacing="0" w:after="150" w:afterAutospacing="0"/>
        <w:rPr>
          <w:color w:val="000000"/>
          <w:lang w:val="en-US"/>
        </w:rPr>
      </w:pPr>
      <w:r w:rsidRPr="00C60F56">
        <w:rPr>
          <w:color w:val="000000"/>
          <w:lang w:val="en-US"/>
        </w:rPr>
        <w:t>Furthermore, </w:t>
      </w:r>
      <w:proofErr w:type="spellStart"/>
      <w:r w:rsidRPr="00C60F56">
        <w:rPr>
          <w:rStyle w:val="a6"/>
          <w:color w:val="000000"/>
          <w:lang w:val="en-US"/>
        </w:rPr>
        <w:t>ResponseEntity</w:t>
      </w:r>
      <w:proofErr w:type="spellEnd"/>
      <w:r w:rsidRPr="00C60F56">
        <w:rPr>
          <w:color w:val="000000"/>
          <w:lang w:val="en-US"/>
        </w:rPr>
        <w:t> </w:t>
      </w:r>
      <w:r w:rsidRPr="00C60F56">
        <w:rPr>
          <w:rStyle w:val="a4"/>
          <w:color w:val="000000"/>
          <w:lang w:val="en-US"/>
        </w:rPr>
        <w:t>provides two nested builder interfaces</w:t>
      </w:r>
      <w:r w:rsidRPr="00C60F56">
        <w:rPr>
          <w:color w:val="000000"/>
          <w:lang w:val="en-US"/>
        </w:rPr>
        <w:t>: </w:t>
      </w:r>
      <w:proofErr w:type="spellStart"/>
      <w:r w:rsidRPr="00C60F56">
        <w:rPr>
          <w:rStyle w:val="a6"/>
          <w:color w:val="000000"/>
          <w:lang w:val="en-US"/>
        </w:rPr>
        <w:t>HeadersBuilder</w:t>
      </w:r>
      <w:proofErr w:type="spellEnd"/>
      <w:r w:rsidRPr="00C60F56">
        <w:rPr>
          <w:color w:val="000000"/>
          <w:lang w:val="en-US"/>
        </w:rPr>
        <w:t xml:space="preserve"> and its </w:t>
      </w:r>
      <w:proofErr w:type="spellStart"/>
      <w:r w:rsidRPr="00C60F56">
        <w:rPr>
          <w:color w:val="000000"/>
          <w:lang w:val="en-US"/>
        </w:rPr>
        <w:t>subinterface</w:t>
      </w:r>
      <w:proofErr w:type="spellEnd"/>
      <w:r w:rsidRPr="00C60F56">
        <w:rPr>
          <w:color w:val="000000"/>
          <w:lang w:val="en-US"/>
        </w:rPr>
        <w:t>, </w:t>
      </w:r>
      <w:proofErr w:type="spellStart"/>
      <w:r w:rsidRPr="00C60F56">
        <w:rPr>
          <w:rStyle w:val="a6"/>
          <w:color w:val="000000"/>
          <w:lang w:val="en-US"/>
        </w:rPr>
        <w:t>BodyBuilder</w:t>
      </w:r>
      <w:proofErr w:type="spellEnd"/>
      <w:r w:rsidRPr="00C60F56">
        <w:rPr>
          <w:color w:val="000000"/>
          <w:lang w:val="en-US"/>
        </w:rPr>
        <w:t>. Therefore, we can access their capabilities through the static methods of </w:t>
      </w:r>
      <w:proofErr w:type="spellStart"/>
      <w:r w:rsidRPr="00C60F56">
        <w:rPr>
          <w:rStyle w:val="a6"/>
          <w:color w:val="000000"/>
          <w:lang w:val="en-US"/>
        </w:rPr>
        <w:t>ResponseEntity</w:t>
      </w:r>
      <w:proofErr w:type="spellEnd"/>
      <w:r w:rsidRPr="00C60F56">
        <w:rPr>
          <w:color w:val="000000"/>
          <w:lang w:val="en-US"/>
        </w:rPr>
        <w:t>.</w:t>
      </w:r>
    </w:p>
    <w:p w14:paraId="121C1D35" w14:textId="77777777" w:rsidR="00C60F56" w:rsidRPr="00C60F56" w:rsidRDefault="00C60F56" w:rsidP="00C60F56">
      <w:pPr>
        <w:pStyle w:val="a3"/>
        <w:spacing w:before="0" w:beforeAutospacing="0" w:after="150" w:afterAutospacing="0"/>
        <w:rPr>
          <w:color w:val="000000"/>
          <w:lang w:val="en-US"/>
        </w:rPr>
      </w:pPr>
      <w:r w:rsidRPr="00C60F56">
        <w:rPr>
          <w:color w:val="000000"/>
          <w:lang w:val="en-US"/>
        </w:rPr>
        <w:t>The simplest case is a response with a body and HTTP 200 response code:</w:t>
      </w:r>
    </w:p>
    <w:p w14:paraId="5B992D81"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ljs-meta"/>
          <w:rFonts w:ascii="Source Code Pro" w:hAnsi="Source Code Pro"/>
          <w:color w:val="1F7199"/>
          <w:sz w:val="21"/>
          <w:szCs w:val="21"/>
          <w:shd w:val="clear" w:color="auto" w:fill="FAFAFA"/>
          <w:lang w:val="en-US"/>
        </w:rPr>
        <w:t>@GetMapping("/hello")</w:t>
      </w:r>
    </w:p>
    <w:p w14:paraId="1E7390FF"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proofErr w:type="spellStart"/>
      <w:r w:rsidRPr="00C60F56">
        <w:rPr>
          <w:rStyle w:val="HTML"/>
          <w:rFonts w:ascii="Source Code Pro" w:hAnsi="Source Code Pro"/>
          <w:color w:val="000000"/>
          <w:sz w:val="21"/>
          <w:szCs w:val="21"/>
          <w:shd w:val="clear" w:color="auto" w:fill="FAFAFA"/>
          <w:lang w:val="en-US"/>
        </w:rPr>
        <w:t>ResponseEntity</w:t>
      </w:r>
      <w:proofErr w:type="spellEnd"/>
      <w:r w:rsidRPr="00C60F56">
        <w:rPr>
          <w:rStyle w:val="HTML"/>
          <w:rFonts w:ascii="Source Code Pro" w:hAnsi="Source Code Pro"/>
          <w:color w:val="000000"/>
          <w:sz w:val="21"/>
          <w:szCs w:val="21"/>
          <w:shd w:val="clear" w:color="auto" w:fill="FAFAFA"/>
          <w:lang w:val="en-US"/>
        </w:rPr>
        <w:t xml:space="preserve">&lt;String&gt; </w:t>
      </w:r>
      <w:proofErr w:type="gramStart"/>
      <w:r w:rsidRPr="00C60F56">
        <w:rPr>
          <w:rStyle w:val="hljs-title"/>
          <w:rFonts w:ascii="Source Code Pro" w:hAnsi="Source Code Pro"/>
          <w:b/>
          <w:bCs/>
          <w:color w:val="267438"/>
          <w:sz w:val="21"/>
          <w:szCs w:val="21"/>
          <w:shd w:val="clear" w:color="auto" w:fill="FAFAFA"/>
          <w:lang w:val="en-US"/>
        </w:rPr>
        <w:t>hello</w:t>
      </w:r>
      <w:r w:rsidRPr="00C60F56">
        <w:rPr>
          <w:rStyle w:val="hljs-params"/>
          <w:rFonts w:ascii="Source Code Pro" w:hAnsi="Source Code Pro"/>
          <w:color w:val="000000"/>
          <w:sz w:val="21"/>
          <w:szCs w:val="21"/>
          <w:shd w:val="clear" w:color="auto" w:fill="FAFAFA"/>
          <w:lang w:val="en-US"/>
        </w:rPr>
        <w:t>(</w:t>
      </w:r>
      <w:proofErr w:type="gramEnd"/>
      <w:r w:rsidRPr="00C60F56">
        <w:rPr>
          <w:rStyle w:val="hljs-params"/>
          <w:rFonts w:ascii="Source Code Pro" w:hAnsi="Source Code Pro"/>
          <w:color w:val="000000"/>
          <w:sz w:val="21"/>
          <w:szCs w:val="21"/>
          <w:shd w:val="clear" w:color="auto" w:fill="FAFAFA"/>
          <w:lang w:val="en-US"/>
        </w:rPr>
        <w:t>)</w:t>
      </w:r>
      <w:r w:rsidRPr="00C60F56">
        <w:rPr>
          <w:rStyle w:val="HTML"/>
          <w:rFonts w:ascii="Source Code Pro" w:hAnsi="Source Code Pro"/>
          <w:color w:val="000000"/>
          <w:sz w:val="21"/>
          <w:szCs w:val="21"/>
          <w:shd w:val="clear" w:color="auto" w:fill="FAFAFA"/>
          <w:lang w:val="en-US"/>
        </w:rPr>
        <w:t xml:space="preserve"> {</w:t>
      </w:r>
    </w:p>
    <w:p w14:paraId="528E4606"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TML"/>
          <w:rFonts w:ascii="Source Code Pro" w:hAnsi="Source Code Pro"/>
          <w:color w:val="000000"/>
          <w:sz w:val="21"/>
          <w:szCs w:val="21"/>
          <w:shd w:val="clear" w:color="auto" w:fill="FAFAFA"/>
          <w:lang w:val="en-US"/>
        </w:rPr>
        <w:t xml:space="preserve">    </w:t>
      </w:r>
      <w:r w:rsidRPr="00C60F56">
        <w:rPr>
          <w:rStyle w:val="hljs-keyword"/>
          <w:rFonts w:ascii="Source Code Pro" w:hAnsi="Source Code Pro"/>
          <w:b/>
          <w:bCs/>
          <w:color w:val="63B175"/>
          <w:sz w:val="21"/>
          <w:szCs w:val="21"/>
          <w:shd w:val="clear" w:color="auto" w:fill="FAFAFA"/>
          <w:lang w:val="en-US"/>
        </w:rPr>
        <w:t>return</w:t>
      </w:r>
      <w:r w:rsidRPr="00C60F56">
        <w:rPr>
          <w:rStyle w:val="HTML"/>
          <w:rFonts w:ascii="Source Code Pro" w:hAnsi="Source Code Pro"/>
          <w:color w:val="000000"/>
          <w:sz w:val="21"/>
          <w:szCs w:val="21"/>
          <w:shd w:val="clear" w:color="auto" w:fill="FAFAFA"/>
          <w:lang w:val="en-US"/>
        </w:rPr>
        <w:t xml:space="preserve"> </w:t>
      </w:r>
      <w:proofErr w:type="spellStart"/>
      <w:r w:rsidRPr="00C60F56">
        <w:rPr>
          <w:rStyle w:val="HTML"/>
          <w:rFonts w:ascii="Source Code Pro" w:hAnsi="Source Code Pro"/>
          <w:color w:val="000000"/>
          <w:sz w:val="21"/>
          <w:szCs w:val="21"/>
          <w:shd w:val="clear" w:color="auto" w:fill="FAFAFA"/>
          <w:lang w:val="en-US"/>
        </w:rPr>
        <w:t>ResponseEntity.ok</w:t>
      </w:r>
      <w:proofErr w:type="spellEnd"/>
      <w:r w:rsidRPr="00C60F56">
        <w:rPr>
          <w:rStyle w:val="HTML"/>
          <w:rFonts w:ascii="Source Code Pro" w:hAnsi="Source Code Pro"/>
          <w:color w:val="000000"/>
          <w:sz w:val="21"/>
          <w:szCs w:val="21"/>
          <w:shd w:val="clear" w:color="auto" w:fill="FAFAFA"/>
          <w:lang w:val="en-US"/>
        </w:rPr>
        <w:t>(</w:t>
      </w:r>
      <w:r w:rsidRPr="00C60F56">
        <w:rPr>
          <w:rStyle w:val="hljs-string"/>
          <w:rFonts w:ascii="Source Code Pro" w:hAnsi="Source Code Pro"/>
          <w:color w:val="4E9359"/>
          <w:sz w:val="21"/>
          <w:szCs w:val="21"/>
          <w:shd w:val="clear" w:color="auto" w:fill="FAFAFA"/>
          <w:lang w:val="en-US"/>
        </w:rPr>
        <w:t>"Hello World!"</w:t>
      </w:r>
      <w:r w:rsidRPr="00C60F56">
        <w:rPr>
          <w:rStyle w:val="HTML"/>
          <w:rFonts w:ascii="Source Code Pro" w:hAnsi="Source Code Pro"/>
          <w:color w:val="000000"/>
          <w:sz w:val="21"/>
          <w:szCs w:val="21"/>
          <w:shd w:val="clear" w:color="auto" w:fill="FAFAFA"/>
          <w:lang w:val="en-US"/>
        </w:rPr>
        <w:t>);</w:t>
      </w:r>
    </w:p>
    <w:p w14:paraId="372147A5" w14:textId="50C9C992" w:rsidR="00C60F56" w:rsidRDefault="00C60F56" w:rsidP="00C60F56">
      <w:pPr>
        <w:pStyle w:val="HTML0"/>
        <w:rPr>
          <w:sz w:val="24"/>
          <w:szCs w:val="24"/>
          <w:lang w:val="en-US"/>
        </w:rPr>
      </w:pPr>
      <w:r w:rsidRPr="00C60F56">
        <w:rPr>
          <w:rStyle w:val="HTML"/>
          <w:rFonts w:ascii="Source Code Pro" w:hAnsi="Source Code Pro"/>
          <w:color w:val="000000"/>
          <w:sz w:val="21"/>
          <w:szCs w:val="21"/>
          <w:shd w:val="clear" w:color="auto" w:fill="FAFAFA"/>
          <w:lang w:val="en-US"/>
        </w:rPr>
        <w:t>}</w:t>
      </w:r>
    </w:p>
    <w:p w14:paraId="6846B9CF" w14:textId="77777777" w:rsidR="00C60F56" w:rsidRPr="00C60F56" w:rsidRDefault="00C60F56" w:rsidP="00C60F56">
      <w:pPr>
        <w:pStyle w:val="HTML0"/>
        <w:rPr>
          <w:sz w:val="24"/>
          <w:szCs w:val="24"/>
          <w:lang w:val="en-US"/>
        </w:rPr>
      </w:pPr>
    </w:p>
    <w:p w14:paraId="12C65B43" w14:textId="77777777" w:rsidR="00C60F56" w:rsidRPr="00C60F56" w:rsidRDefault="00C60F56" w:rsidP="00C60F56">
      <w:pPr>
        <w:pStyle w:val="a3"/>
        <w:spacing w:before="0" w:beforeAutospacing="0" w:after="150" w:afterAutospacing="0"/>
        <w:rPr>
          <w:color w:val="000000"/>
          <w:lang w:val="en-US"/>
        </w:rPr>
      </w:pPr>
      <w:r w:rsidRPr="00C60F56">
        <w:rPr>
          <w:color w:val="000000"/>
          <w:lang w:val="en-US"/>
        </w:rPr>
        <w:t>For the most popular </w:t>
      </w:r>
      <w:hyperlink r:id="rId62" w:history="1">
        <w:r w:rsidRPr="00C60F56">
          <w:rPr>
            <w:rStyle w:val="a5"/>
            <w:color w:val="267438"/>
            <w:lang w:val="en-US"/>
          </w:rPr>
          <w:t>HTTP status codes</w:t>
        </w:r>
      </w:hyperlink>
      <w:r w:rsidRPr="00C60F56">
        <w:rPr>
          <w:color w:val="000000"/>
          <w:lang w:val="en-US"/>
        </w:rPr>
        <w:t> we get static methods:</w:t>
      </w:r>
    </w:p>
    <w:p w14:paraId="5EA7D668" w14:textId="08DCD64B" w:rsidR="00C60F56" w:rsidRDefault="00C60F56" w:rsidP="00C60F56">
      <w:pPr>
        <w:jc w:val="center"/>
        <w:textAlignment w:val="top"/>
      </w:pPr>
      <w:r>
        <w:rPr>
          <w:noProof/>
          <w:color w:val="267438"/>
        </w:rPr>
        <mc:AlternateContent>
          <mc:Choice Requires="wps">
            <w:drawing>
              <wp:inline distT="0" distB="0" distL="0" distR="0" wp14:anchorId="2ECE558D" wp14:editId="3702FE26">
                <wp:extent cx="137160" cy="137160"/>
                <wp:effectExtent l="0" t="0" r="0" b="0"/>
                <wp:docPr id="25" name="Прямоугольник 25" descr="freestar">
                  <a:hlinkClick xmlns:a="http://schemas.openxmlformats.org/drawingml/2006/main" r:id="rId63"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37160" cy="137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17C8813" id="Прямоугольник 25" o:spid="_x0000_s1026" alt="freestar" href="https://freestar.com/?utm_campaign=branding&amp;utm_medium=banner&amp;utm_source=baeldung.com&amp;utm_content=baeldung_leaderboard_mid_2" target="&quot;_blank&quot;" style="width:10.8pt;height:10.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" o:button="t" filled="f" stroked="f">
                <v:fill o:detectmouseclick="t"/>
                <o:lock v:ext="edit" aspectratio="t"/>
                <w10:anchorlock/>
              </v:rect>
            </w:pict>
          </mc:Fallback>
        </mc:AlternateContent>
      </w:r>
    </w:p>
    <w:p w14:paraId="67D92F0B"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proofErr w:type="spellStart"/>
      <w:r w:rsidRPr="00C60F56">
        <w:rPr>
          <w:rStyle w:val="HTML"/>
          <w:rFonts w:ascii="Source Code Pro" w:hAnsi="Source Code Pro"/>
          <w:color w:val="000000"/>
          <w:sz w:val="21"/>
          <w:szCs w:val="21"/>
          <w:shd w:val="clear" w:color="auto" w:fill="FAFAFA"/>
          <w:lang w:val="en-US"/>
        </w:rPr>
        <w:t>BodyBuilder</w:t>
      </w:r>
      <w:proofErr w:type="spellEnd"/>
      <w:r w:rsidRPr="00C60F56">
        <w:rPr>
          <w:rStyle w:val="HTML"/>
          <w:rFonts w:ascii="Source Code Pro" w:hAnsi="Source Code Pro"/>
          <w:color w:val="000000"/>
          <w:sz w:val="21"/>
          <w:szCs w:val="21"/>
          <w:shd w:val="clear" w:color="auto" w:fill="FAFAFA"/>
          <w:lang w:val="en-US"/>
        </w:rPr>
        <w:t xml:space="preserve"> </w:t>
      </w:r>
      <w:proofErr w:type="gramStart"/>
      <w:r w:rsidRPr="00C60F56">
        <w:rPr>
          <w:rStyle w:val="hljs-title"/>
          <w:rFonts w:ascii="Source Code Pro" w:hAnsi="Source Code Pro"/>
          <w:b/>
          <w:bCs/>
          <w:color w:val="267438"/>
          <w:sz w:val="21"/>
          <w:szCs w:val="21"/>
          <w:shd w:val="clear" w:color="auto" w:fill="FAFAFA"/>
          <w:lang w:val="en-US"/>
        </w:rPr>
        <w:t>accepted</w:t>
      </w:r>
      <w:r w:rsidRPr="00C60F56">
        <w:rPr>
          <w:rStyle w:val="hljs-params"/>
          <w:rFonts w:ascii="Source Code Pro" w:hAnsi="Source Code Pro"/>
          <w:color w:val="000000"/>
          <w:sz w:val="21"/>
          <w:szCs w:val="21"/>
          <w:shd w:val="clear" w:color="auto" w:fill="FAFAFA"/>
          <w:lang w:val="en-US"/>
        </w:rPr>
        <w:t>(</w:t>
      </w:r>
      <w:proofErr w:type="gramEnd"/>
      <w:r w:rsidRPr="00C60F56">
        <w:rPr>
          <w:rStyle w:val="hljs-params"/>
          <w:rFonts w:ascii="Source Code Pro" w:hAnsi="Source Code Pro"/>
          <w:color w:val="000000"/>
          <w:sz w:val="21"/>
          <w:szCs w:val="21"/>
          <w:shd w:val="clear" w:color="auto" w:fill="FAFAFA"/>
          <w:lang w:val="en-US"/>
        </w:rPr>
        <w:t>)</w:t>
      </w:r>
      <w:r w:rsidRPr="00C60F56">
        <w:rPr>
          <w:rStyle w:val="HTML"/>
          <w:rFonts w:ascii="Source Code Pro" w:hAnsi="Source Code Pro"/>
          <w:color w:val="000000"/>
          <w:sz w:val="21"/>
          <w:szCs w:val="21"/>
          <w:shd w:val="clear" w:color="auto" w:fill="FAFAFA"/>
          <w:lang w:val="en-US"/>
        </w:rPr>
        <w:t>;</w:t>
      </w:r>
    </w:p>
    <w:p w14:paraId="11EE9BFB"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proofErr w:type="spellStart"/>
      <w:r w:rsidRPr="00C60F56">
        <w:rPr>
          <w:rStyle w:val="HTML"/>
          <w:rFonts w:ascii="Source Code Pro" w:hAnsi="Source Code Pro"/>
          <w:color w:val="000000"/>
          <w:sz w:val="21"/>
          <w:szCs w:val="21"/>
          <w:shd w:val="clear" w:color="auto" w:fill="FAFAFA"/>
          <w:lang w:val="en-US"/>
        </w:rPr>
        <w:t>BodyBuilder</w:t>
      </w:r>
      <w:proofErr w:type="spellEnd"/>
      <w:r w:rsidRPr="00C60F56">
        <w:rPr>
          <w:rStyle w:val="HTML"/>
          <w:rFonts w:ascii="Source Code Pro" w:hAnsi="Source Code Pro"/>
          <w:color w:val="000000"/>
          <w:sz w:val="21"/>
          <w:szCs w:val="21"/>
          <w:shd w:val="clear" w:color="auto" w:fill="FAFAFA"/>
          <w:lang w:val="en-US"/>
        </w:rPr>
        <w:t xml:space="preserve"> </w:t>
      </w:r>
      <w:proofErr w:type="spellStart"/>
      <w:proofErr w:type="gramStart"/>
      <w:r w:rsidRPr="00C60F56">
        <w:rPr>
          <w:rStyle w:val="hljs-title"/>
          <w:rFonts w:ascii="Source Code Pro" w:hAnsi="Source Code Pro"/>
          <w:b/>
          <w:bCs/>
          <w:color w:val="267438"/>
          <w:sz w:val="21"/>
          <w:szCs w:val="21"/>
          <w:shd w:val="clear" w:color="auto" w:fill="FAFAFA"/>
          <w:lang w:val="en-US"/>
        </w:rPr>
        <w:t>badRequest</w:t>
      </w:r>
      <w:proofErr w:type="spellEnd"/>
      <w:r w:rsidRPr="00C60F56">
        <w:rPr>
          <w:rStyle w:val="hljs-params"/>
          <w:rFonts w:ascii="Source Code Pro" w:hAnsi="Source Code Pro"/>
          <w:color w:val="000000"/>
          <w:sz w:val="21"/>
          <w:szCs w:val="21"/>
          <w:shd w:val="clear" w:color="auto" w:fill="FAFAFA"/>
          <w:lang w:val="en-US"/>
        </w:rPr>
        <w:t>(</w:t>
      </w:r>
      <w:proofErr w:type="gramEnd"/>
      <w:r w:rsidRPr="00C60F56">
        <w:rPr>
          <w:rStyle w:val="hljs-params"/>
          <w:rFonts w:ascii="Source Code Pro" w:hAnsi="Source Code Pro"/>
          <w:color w:val="000000"/>
          <w:sz w:val="21"/>
          <w:szCs w:val="21"/>
          <w:shd w:val="clear" w:color="auto" w:fill="FAFAFA"/>
          <w:lang w:val="en-US"/>
        </w:rPr>
        <w:t>)</w:t>
      </w:r>
      <w:r w:rsidRPr="00C60F56">
        <w:rPr>
          <w:rStyle w:val="HTML"/>
          <w:rFonts w:ascii="Source Code Pro" w:hAnsi="Source Code Pro"/>
          <w:color w:val="000000"/>
          <w:sz w:val="21"/>
          <w:szCs w:val="21"/>
          <w:shd w:val="clear" w:color="auto" w:fill="FAFAFA"/>
          <w:lang w:val="en-US"/>
        </w:rPr>
        <w:t>;</w:t>
      </w:r>
    </w:p>
    <w:p w14:paraId="09E29DA4"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proofErr w:type="spellStart"/>
      <w:r w:rsidRPr="00C60F56">
        <w:rPr>
          <w:rStyle w:val="HTML"/>
          <w:rFonts w:ascii="Source Code Pro" w:hAnsi="Source Code Pro"/>
          <w:color w:val="000000"/>
          <w:sz w:val="21"/>
          <w:szCs w:val="21"/>
          <w:shd w:val="clear" w:color="auto" w:fill="FAFAFA"/>
          <w:lang w:val="en-US"/>
        </w:rPr>
        <w:t>BodyBuilder</w:t>
      </w:r>
      <w:proofErr w:type="spellEnd"/>
      <w:r w:rsidRPr="00C60F56">
        <w:rPr>
          <w:rStyle w:val="HTML"/>
          <w:rFonts w:ascii="Source Code Pro" w:hAnsi="Source Code Pro"/>
          <w:color w:val="000000"/>
          <w:sz w:val="21"/>
          <w:szCs w:val="21"/>
          <w:shd w:val="clear" w:color="auto" w:fill="FAFAFA"/>
          <w:lang w:val="en-US"/>
        </w:rPr>
        <w:t xml:space="preserve"> </w:t>
      </w:r>
      <w:proofErr w:type="gramStart"/>
      <w:r w:rsidRPr="00C60F56">
        <w:rPr>
          <w:rStyle w:val="hljs-title"/>
          <w:rFonts w:ascii="Source Code Pro" w:hAnsi="Source Code Pro"/>
          <w:b/>
          <w:bCs/>
          <w:color w:val="267438"/>
          <w:sz w:val="21"/>
          <w:szCs w:val="21"/>
          <w:shd w:val="clear" w:color="auto" w:fill="FAFAFA"/>
          <w:lang w:val="en-US"/>
        </w:rPr>
        <w:t>created</w:t>
      </w:r>
      <w:r w:rsidRPr="00C60F56">
        <w:rPr>
          <w:rStyle w:val="hljs-params"/>
          <w:rFonts w:ascii="Source Code Pro" w:hAnsi="Source Code Pro"/>
          <w:color w:val="000000"/>
          <w:sz w:val="21"/>
          <w:szCs w:val="21"/>
          <w:shd w:val="clear" w:color="auto" w:fill="FAFAFA"/>
          <w:lang w:val="en-US"/>
        </w:rPr>
        <w:t>(</w:t>
      </w:r>
      <w:proofErr w:type="spellStart"/>
      <w:proofErr w:type="gramEnd"/>
      <w:r w:rsidRPr="00C60F56">
        <w:rPr>
          <w:rStyle w:val="hljs-params"/>
          <w:rFonts w:ascii="Source Code Pro" w:hAnsi="Source Code Pro"/>
          <w:color w:val="000000"/>
          <w:sz w:val="21"/>
          <w:szCs w:val="21"/>
          <w:shd w:val="clear" w:color="auto" w:fill="FAFAFA"/>
          <w:lang w:val="en-US"/>
        </w:rPr>
        <w:t>java.net.URI</w:t>
      </w:r>
      <w:proofErr w:type="spellEnd"/>
      <w:r w:rsidRPr="00C60F56">
        <w:rPr>
          <w:rStyle w:val="hljs-params"/>
          <w:rFonts w:ascii="Source Code Pro" w:hAnsi="Source Code Pro"/>
          <w:color w:val="000000"/>
          <w:sz w:val="21"/>
          <w:szCs w:val="21"/>
          <w:shd w:val="clear" w:color="auto" w:fill="FAFAFA"/>
          <w:lang w:val="en-US"/>
        </w:rPr>
        <w:t xml:space="preserve"> location)</w:t>
      </w:r>
      <w:r w:rsidRPr="00C60F56">
        <w:rPr>
          <w:rStyle w:val="HTML"/>
          <w:rFonts w:ascii="Source Code Pro" w:hAnsi="Source Code Pro"/>
          <w:color w:val="000000"/>
          <w:sz w:val="21"/>
          <w:szCs w:val="21"/>
          <w:shd w:val="clear" w:color="auto" w:fill="FAFAFA"/>
          <w:lang w:val="en-US"/>
        </w:rPr>
        <w:t>;</w:t>
      </w:r>
    </w:p>
    <w:p w14:paraId="55C64B8F"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proofErr w:type="spellStart"/>
      <w:r w:rsidRPr="00C60F56">
        <w:rPr>
          <w:rStyle w:val="HTML"/>
          <w:rFonts w:ascii="Source Code Pro" w:hAnsi="Source Code Pro"/>
          <w:color w:val="000000"/>
          <w:sz w:val="21"/>
          <w:szCs w:val="21"/>
          <w:shd w:val="clear" w:color="auto" w:fill="FAFAFA"/>
          <w:lang w:val="en-US"/>
        </w:rPr>
        <w:t>HeadersBuilder</w:t>
      </w:r>
      <w:proofErr w:type="spellEnd"/>
      <w:r w:rsidRPr="00C60F56">
        <w:rPr>
          <w:rStyle w:val="HTML"/>
          <w:rFonts w:ascii="Source Code Pro" w:hAnsi="Source Code Pro"/>
          <w:color w:val="000000"/>
          <w:sz w:val="21"/>
          <w:szCs w:val="21"/>
          <w:shd w:val="clear" w:color="auto" w:fill="FAFAFA"/>
          <w:lang w:val="en-US"/>
        </w:rPr>
        <w:t xml:space="preserve">&lt;?&gt; </w:t>
      </w:r>
      <w:proofErr w:type="spellStart"/>
      <w:proofErr w:type="gramStart"/>
      <w:r w:rsidRPr="00C60F56">
        <w:rPr>
          <w:rStyle w:val="HTML"/>
          <w:rFonts w:ascii="Source Code Pro" w:hAnsi="Source Code Pro"/>
          <w:color w:val="000000"/>
          <w:sz w:val="21"/>
          <w:szCs w:val="21"/>
          <w:shd w:val="clear" w:color="auto" w:fill="FAFAFA"/>
          <w:lang w:val="en-US"/>
        </w:rPr>
        <w:t>noContent</w:t>
      </w:r>
      <w:proofErr w:type="spellEnd"/>
      <w:r w:rsidRPr="00C60F56">
        <w:rPr>
          <w:rStyle w:val="HTML"/>
          <w:rFonts w:ascii="Source Code Pro" w:hAnsi="Source Code Pro"/>
          <w:color w:val="000000"/>
          <w:sz w:val="21"/>
          <w:szCs w:val="21"/>
          <w:shd w:val="clear" w:color="auto" w:fill="FAFAFA"/>
          <w:lang w:val="en-US"/>
        </w:rPr>
        <w:t>(</w:t>
      </w:r>
      <w:proofErr w:type="gramEnd"/>
      <w:r w:rsidRPr="00C60F56">
        <w:rPr>
          <w:rStyle w:val="HTML"/>
          <w:rFonts w:ascii="Source Code Pro" w:hAnsi="Source Code Pro"/>
          <w:color w:val="000000"/>
          <w:sz w:val="21"/>
          <w:szCs w:val="21"/>
          <w:shd w:val="clear" w:color="auto" w:fill="FAFAFA"/>
          <w:lang w:val="en-US"/>
        </w:rPr>
        <w:t>);</w:t>
      </w:r>
    </w:p>
    <w:p w14:paraId="334D8285"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proofErr w:type="spellStart"/>
      <w:r w:rsidRPr="00C60F56">
        <w:rPr>
          <w:rStyle w:val="HTML"/>
          <w:rFonts w:ascii="Source Code Pro" w:hAnsi="Source Code Pro"/>
          <w:color w:val="000000"/>
          <w:sz w:val="21"/>
          <w:szCs w:val="21"/>
          <w:shd w:val="clear" w:color="auto" w:fill="FAFAFA"/>
          <w:lang w:val="en-US"/>
        </w:rPr>
        <w:t>HeadersBuilder</w:t>
      </w:r>
      <w:proofErr w:type="spellEnd"/>
      <w:r w:rsidRPr="00C60F56">
        <w:rPr>
          <w:rStyle w:val="HTML"/>
          <w:rFonts w:ascii="Source Code Pro" w:hAnsi="Source Code Pro"/>
          <w:color w:val="000000"/>
          <w:sz w:val="21"/>
          <w:szCs w:val="21"/>
          <w:shd w:val="clear" w:color="auto" w:fill="FAFAFA"/>
          <w:lang w:val="en-US"/>
        </w:rPr>
        <w:t xml:space="preserve">&lt;?&gt; </w:t>
      </w:r>
      <w:proofErr w:type="spellStart"/>
      <w:proofErr w:type="gramStart"/>
      <w:r w:rsidRPr="00C60F56">
        <w:rPr>
          <w:rStyle w:val="HTML"/>
          <w:rFonts w:ascii="Source Code Pro" w:hAnsi="Source Code Pro"/>
          <w:color w:val="000000"/>
          <w:sz w:val="21"/>
          <w:szCs w:val="21"/>
          <w:shd w:val="clear" w:color="auto" w:fill="FAFAFA"/>
          <w:lang w:val="en-US"/>
        </w:rPr>
        <w:t>notFound</w:t>
      </w:r>
      <w:proofErr w:type="spellEnd"/>
      <w:r w:rsidRPr="00C60F56">
        <w:rPr>
          <w:rStyle w:val="HTML"/>
          <w:rFonts w:ascii="Source Code Pro" w:hAnsi="Source Code Pro"/>
          <w:color w:val="000000"/>
          <w:sz w:val="21"/>
          <w:szCs w:val="21"/>
          <w:shd w:val="clear" w:color="auto" w:fill="FAFAFA"/>
          <w:lang w:val="en-US"/>
        </w:rPr>
        <w:t>(</w:t>
      </w:r>
      <w:proofErr w:type="gramEnd"/>
      <w:r w:rsidRPr="00C60F56">
        <w:rPr>
          <w:rStyle w:val="HTML"/>
          <w:rFonts w:ascii="Source Code Pro" w:hAnsi="Source Code Pro"/>
          <w:color w:val="000000"/>
          <w:sz w:val="21"/>
          <w:szCs w:val="21"/>
          <w:shd w:val="clear" w:color="auto" w:fill="FAFAFA"/>
          <w:lang w:val="en-US"/>
        </w:rPr>
        <w:t>);</w:t>
      </w:r>
    </w:p>
    <w:p w14:paraId="3F94EC6D" w14:textId="7F57A8E1" w:rsidR="00C60F56" w:rsidRDefault="00C60F56" w:rsidP="00C60F56">
      <w:pPr>
        <w:pStyle w:val="HTML0"/>
        <w:rPr>
          <w:sz w:val="24"/>
          <w:szCs w:val="24"/>
          <w:lang w:val="en-US"/>
        </w:rPr>
      </w:pPr>
      <w:proofErr w:type="spellStart"/>
      <w:r w:rsidRPr="00C60F56">
        <w:rPr>
          <w:rStyle w:val="HTML"/>
          <w:rFonts w:ascii="Source Code Pro" w:hAnsi="Source Code Pro"/>
          <w:color w:val="000000"/>
          <w:sz w:val="21"/>
          <w:szCs w:val="21"/>
          <w:shd w:val="clear" w:color="auto" w:fill="FAFAFA"/>
          <w:lang w:val="en-US"/>
        </w:rPr>
        <w:t>BodyBuilder</w:t>
      </w:r>
      <w:proofErr w:type="spellEnd"/>
      <w:r w:rsidRPr="00C60F56">
        <w:rPr>
          <w:rStyle w:val="HTML"/>
          <w:rFonts w:ascii="Source Code Pro" w:hAnsi="Source Code Pro"/>
          <w:color w:val="000000"/>
          <w:sz w:val="21"/>
          <w:szCs w:val="21"/>
          <w:shd w:val="clear" w:color="auto" w:fill="FAFAFA"/>
          <w:lang w:val="en-US"/>
        </w:rPr>
        <w:t xml:space="preserve"> </w:t>
      </w:r>
      <w:proofErr w:type="gramStart"/>
      <w:r w:rsidRPr="00C60F56">
        <w:rPr>
          <w:rStyle w:val="hljs-title"/>
          <w:rFonts w:ascii="Source Code Pro" w:hAnsi="Source Code Pro"/>
          <w:b/>
          <w:bCs/>
          <w:color w:val="267438"/>
          <w:sz w:val="21"/>
          <w:szCs w:val="21"/>
          <w:shd w:val="clear" w:color="auto" w:fill="FAFAFA"/>
          <w:lang w:val="en-US"/>
        </w:rPr>
        <w:t>ok</w:t>
      </w:r>
      <w:r w:rsidRPr="00C60F56">
        <w:rPr>
          <w:rStyle w:val="hljs-params"/>
          <w:rFonts w:ascii="Source Code Pro" w:hAnsi="Source Code Pro"/>
          <w:color w:val="000000"/>
          <w:sz w:val="21"/>
          <w:szCs w:val="21"/>
          <w:shd w:val="clear" w:color="auto" w:fill="FAFAFA"/>
          <w:lang w:val="en-US"/>
        </w:rPr>
        <w:t>(</w:t>
      </w:r>
      <w:proofErr w:type="gramEnd"/>
      <w:r w:rsidRPr="00C60F56">
        <w:rPr>
          <w:rStyle w:val="hljs-params"/>
          <w:rFonts w:ascii="Source Code Pro" w:hAnsi="Source Code Pro"/>
          <w:color w:val="000000"/>
          <w:sz w:val="21"/>
          <w:szCs w:val="21"/>
          <w:shd w:val="clear" w:color="auto" w:fill="FAFAFA"/>
          <w:lang w:val="en-US"/>
        </w:rPr>
        <w:t>)</w:t>
      </w:r>
      <w:r w:rsidRPr="00C60F56">
        <w:rPr>
          <w:rStyle w:val="HTML"/>
          <w:rFonts w:ascii="Source Code Pro" w:hAnsi="Source Code Pro"/>
          <w:color w:val="000000"/>
          <w:sz w:val="21"/>
          <w:szCs w:val="21"/>
          <w:shd w:val="clear" w:color="auto" w:fill="FAFAFA"/>
          <w:lang w:val="en-US"/>
        </w:rPr>
        <w:t>;</w:t>
      </w:r>
    </w:p>
    <w:p w14:paraId="60F6C8B5" w14:textId="77777777" w:rsidR="00C60F56" w:rsidRPr="00C60F56" w:rsidRDefault="00C60F56" w:rsidP="00C60F56">
      <w:pPr>
        <w:pStyle w:val="HTML0"/>
        <w:rPr>
          <w:sz w:val="24"/>
          <w:szCs w:val="24"/>
          <w:lang w:val="en-US"/>
        </w:rPr>
      </w:pPr>
    </w:p>
    <w:p w14:paraId="4F3EEFB5" w14:textId="77777777" w:rsidR="00C60F56" w:rsidRPr="00C60F56" w:rsidRDefault="00C60F56" w:rsidP="00C60F56">
      <w:pPr>
        <w:pStyle w:val="a3"/>
        <w:spacing w:before="0" w:beforeAutospacing="0" w:after="150" w:afterAutospacing="0"/>
        <w:rPr>
          <w:color w:val="000000"/>
          <w:lang w:val="en-US"/>
        </w:rPr>
      </w:pPr>
      <w:r w:rsidRPr="00C60F56">
        <w:rPr>
          <w:color w:val="000000"/>
          <w:lang w:val="en-US"/>
        </w:rPr>
        <w:t>In addition, we can use the </w:t>
      </w:r>
      <w:proofErr w:type="spellStart"/>
      <w:r w:rsidRPr="00C60F56">
        <w:rPr>
          <w:rStyle w:val="a6"/>
          <w:color w:val="000000"/>
          <w:lang w:val="en-US"/>
        </w:rPr>
        <w:t>BodyBuilder</w:t>
      </w:r>
      <w:proofErr w:type="spellEnd"/>
      <w:r w:rsidRPr="00C60F56">
        <w:rPr>
          <w:rStyle w:val="a6"/>
          <w:color w:val="000000"/>
          <w:lang w:val="en-US"/>
        </w:rPr>
        <w:t xml:space="preserve"> </w:t>
      </w:r>
      <w:proofErr w:type="gramStart"/>
      <w:r w:rsidRPr="00C60F56">
        <w:rPr>
          <w:rStyle w:val="a6"/>
          <w:color w:val="000000"/>
          <w:lang w:val="en-US"/>
        </w:rPr>
        <w:t>status(</w:t>
      </w:r>
      <w:proofErr w:type="spellStart"/>
      <w:proofErr w:type="gramEnd"/>
      <w:r w:rsidRPr="00C60F56">
        <w:rPr>
          <w:rStyle w:val="a6"/>
          <w:color w:val="000000"/>
          <w:lang w:val="en-US"/>
        </w:rPr>
        <w:t>HttpStatus</w:t>
      </w:r>
      <w:proofErr w:type="spellEnd"/>
      <w:r w:rsidRPr="00C60F56">
        <w:rPr>
          <w:rStyle w:val="a6"/>
          <w:color w:val="000000"/>
          <w:lang w:val="en-US"/>
        </w:rPr>
        <w:t xml:space="preserve"> status)</w:t>
      </w:r>
      <w:r w:rsidRPr="00C60F56">
        <w:rPr>
          <w:color w:val="000000"/>
          <w:lang w:val="en-US"/>
        </w:rPr>
        <w:t> and the </w:t>
      </w:r>
      <w:proofErr w:type="spellStart"/>
      <w:r w:rsidRPr="00C60F56">
        <w:rPr>
          <w:rStyle w:val="a6"/>
          <w:color w:val="000000"/>
          <w:lang w:val="en-US"/>
        </w:rPr>
        <w:t>BodyBuilder</w:t>
      </w:r>
      <w:proofErr w:type="spellEnd"/>
      <w:r w:rsidRPr="00C60F56">
        <w:rPr>
          <w:rStyle w:val="a6"/>
          <w:color w:val="000000"/>
          <w:lang w:val="en-US"/>
        </w:rPr>
        <w:t xml:space="preserve"> status(int status)</w:t>
      </w:r>
      <w:r w:rsidRPr="00C60F56">
        <w:rPr>
          <w:color w:val="000000"/>
          <w:lang w:val="en-US"/>
        </w:rPr>
        <w:t> methods to set any HTTP status.</w:t>
      </w:r>
    </w:p>
    <w:p w14:paraId="3C7ED1FD" w14:textId="77777777" w:rsidR="00C60F56" w:rsidRPr="00C60F56" w:rsidRDefault="00C60F56" w:rsidP="00C60F56">
      <w:pPr>
        <w:pStyle w:val="a3"/>
        <w:spacing w:before="0" w:beforeAutospacing="0" w:after="150" w:afterAutospacing="0"/>
        <w:rPr>
          <w:color w:val="000000"/>
          <w:lang w:val="en-US"/>
        </w:rPr>
      </w:pPr>
      <w:r w:rsidRPr="00C60F56">
        <w:rPr>
          <w:color w:val="000000"/>
          <w:lang w:val="en-US"/>
        </w:rPr>
        <w:t>Finally, with </w:t>
      </w:r>
      <w:proofErr w:type="spellStart"/>
      <w:r w:rsidRPr="00C60F56">
        <w:rPr>
          <w:rStyle w:val="a6"/>
          <w:color w:val="000000"/>
          <w:lang w:val="en-US"/>
        </w:rPr>
        <w:t>ResponseEntity</w:t>
      </w:r>
      <w:proofErr w:type="spellEnd"/>
      <w:r w:rsidRPr="00C60F56">
        <w:rPr>
          <w:rStyle w:val="a6"/>
          <w:color w:val="000000"/>
          <w:lang w:val="en-US"/>
        </w:rPr>
        <w:t xml:space="preserve">&lt;T&gt; </w:t>
      </w:r>
      <w:proofErr w:type="spellStart"/>
      <w:r w:rsidRPr="00C60F56">
        <w:rPr>
          <w:rStyle w:val="a6"/>
          <w:color w:val="000000"/>
          <w:lang w:val="en-US"/>
        </w:rPr>
        <w:t>BodyBuilder.body</w:t>
      </w:r>
      <w:proofErr w:type="spellEnd"/>
      <w:r w:rsidRPr="00C60F56">
        <w:rPr>
          <w:rStyle w:val="a6"/>
          <w:color w:val="000000"/>
          <w:lang w:val="en-US"/>
        </w:rPr>
        <w:t>(T body)</w:t>
      </w:r>
      <w:r w:rsidRPr="00C60F56">
        <w:rPr>
          <w:color w:val="000000"/>
          <w:lang w:val="en-US"/>
        </w:rPr>
        <w:t> we can set the HTTP response body:</w:t>
      </w:r>
    </w:p>
    <w:p w14:paraId="684AAB94"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ljs-meta"/>
          <w:rFonts w:ascii="Source Code Pro" w:hAnsi="Source Code Pro"/>
          <w:color w:val="1F7199"/>
          <w:sz w:val="21"/>
          <w:szCs w:val="21"/>
          <w:shd w:val="clear" w:color="auto" w:fill="FAFAFA"/>
          <w:lang w:val="en-US"/>
        </w:rPr>
        <w:t>@GetMapping("/age")</w:t>
      </w:r>
    </w:p>
    <w:p w14:paraId="13A53059"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proofErr w:type="spellStart"/>
      <w:r w:rsidRPr="00C60F56">
        <w:rPr>
          <w:rStyle w:val="HTML"/>
          <w:rFonts w:ascii="Source Code Pro" w:hAnsi="Source Code Pro"/>
          <w:color w:val="000000"/>
          <w:sz w:val="21"/>
          <w:szCs w:val="21"/>
          <w:shd w:val="clear" w:color="auto" w:fill="FAFAFA"/>
          <w:lang w:val="en-US"/>
        </w:rPr>
        <w:t>ResponseEntity</w:t>
      </w:r>
      <w:proofErr w:type="spellEnd"/>
      <w:r w:rsidRPr="00C60F56">
        <w:rPr>
          <w:rStyle w:val="HTML"/>
          <w:rFonts w:ascii="Source Code Pro" w:hAnsi="Source Code Pro"/>
          <w:color w:val="000000"/>
          <w:sz w:val="21"/>
          <w:szCs w:val="21"/>
          <w:shd w:val="clear" w:color="auto" w:fill="FAFAFA"/>
          <w:lang w:val="en-US"/>
        </w:rPr>
        <w:t xml:space="preserve">&lt;String&gt; </w:t>
      </w:r>
      <w:r w:rsidRPr="00C60F56">
        <w:rPr>
          <w:rStyle w:val="hljs-title"/>
          <w:rFonts w:ascii="Source Code Pro" w:hAnsi="Source Code Pro"/>
          <w:b/>
          <w:bCs/>
          <w:color w:val="267438"/>
          <w:sz w:val="21"/>
          <w:szCs w:val="21"/>
          <w:shd w:val="clear" w:color="auto" w:fill="FAFAFA"/>
          <w:lang w:val="en-US"/>
        </w:rPr>
        <w:t>age</w:t>
      </w:r>
      <w:r w:rsidRPr="00C60F56">
        <w:rPr>
          <w:rStyle w:val="hljs-params"/>
          <w:rFonts w:ascii="Source Code Pro" w:hAnsi="Source Code Pro"/>
          <w:color w:val="000000"/>
          <w:sz w:val="21"/>
          <w:szCs w:val="21"/>
          <w:shd w:val="clear" w:color="auto" w:fill="FAFAFA"/>
          <w:lang w:val="en-US"/>
        </w:rPr>
        <w:t>(</w:t>
      </w:r>
      <w:r w:rsidRPr="00C60F56">
        <w:rPr>
          <w:rStyle w:val="hljs-meta"/>
          <w:rFonts w:ascii="Source Code Pro" w:hAnsi="Source Code Pro"/>
          <w:color w:val="1F7199"/>
          <w:sz w:val="21"/>
          <w:szCs w:val="21"/>
          <w:shd w:val="clear" w:color="auto" w:fill="FAFAFA"/>
          <w:lang w:val="en-US"/>
        </w:rPr>
        <w:t>@RequestParam("yearOfBirth")</w:t>
      </w:r>
      <w:r w:rsidRPr="00C60F56">
        <w:rPr>
          <w:rStyle w:val="hljs-params"/>
          <w:rFonts w:ascii="Source Code Pro" w:hAnsi="Source Code Pro"/>
          <w:color w:val="000000"/>
          <w:sz w:val="21"/>
          <w:szCs w:val="21"/>
          <w:shd w:val="clear" w:color="auto" w:fill="FAFAFA"/>
          <w:lang w:val="en-US"/>
        </w:rPr>
        <w:t xml:space="preserve"> </w:t>
      </w:r>
      <w:r w:rsidRPr="00C60F56">
        <w:rPr>
          <w:rStyle w:val="hljs-type"/>
          <w:rFonts w:ascii="Source Code Pro" w:hAnsi="Source Code Pro"/>
          <w:b/>
          <w:bCs/>
          <w:color w:val="4E9359"/>
          <w:sz w:val="21"/>
          <w:szCs w:val="21"/>
          <w:shd w:val="clear" w:color="auto" w:fill="FAFAFA"/>
          <w:lang w:val="en-US"/>
        </w:rPr>
        <w:t>int</w:t>
      </w:r>
      <w:r w:rsidRPr="00C60F56">
        <w:rPr>
          <w:rStyle w:val="hljs-params"/>
          <w:rFonts w:ascii="Source Code Pro" w:hAnsi="Source Code Pro"/>
          <w:color w:val="000000"/>
          <w:sz w:val="21"/>
          <w:szCs w:val="21"/>
          <w:shd w:val="clear" w:color="auto" w:fill="FAFAFA"/>
          <w:lang w:val="en-US"/>
        </w:rPr>
        <w:t xml:space="preserve"> </w:t>
      </w:r>
      <w:proofErr w:type="spellStart"/>
      <w:r w:rsidRPr="00C60F56">
        <w:rPr>
          <w:rStyle w:val="hljs-params"/>
          <w:rFonts w:ascii="Source Code Pro" w:hAnsi="Source Code Pro"/>
          <w:color w:val="000000"/>
          <w:sz w:val="21"/>
          <w:szCs w:val="21"/>
          <w:shd w:val="clear" w:color="auto" w:fill="FAFAFA"/>
          <w:lang w:val="en-US"/>
        </w:rPr>
        <w:t>yearOfBirth</w:t>
      </w:r>
      <w:proofErr w:type="spellEnd"/>
      <w:r w:rsidRPr="00C60F56">
        <w:rPr>
          <w:rStyle w:val="hljs-params"/>
          <w:rFonts w:ascii="Source Code Pro" w:hAnsi="Source Code Pro"/>
          <w:color w:val="000000"/>
          <w:sz w:val="21"/>
          <w:szCs w:val="21"/>
          <w:shd w:val="clear" w:color="auto" w:fill="FAFAFA"/>
          <w:lang w:val="en-US"/>
        </w:rPr>
        <w:t>)</w:t>
      </w:r>
      <w:r w:rsidRPr="00C60F56">
        <w:rPr>
          <w:rStyle w:val="HTML"/>
          <w:rFonts w:ascii="Source Code Pro" w:hAnsi="Source Code Pro"/>
          <w:color w:val="000000"/>
          <w:sz w:val="21"/>
          <w:szCs w:val="21"/>
          <w:shd w:val="clear" w:color="auto" w:fill="FAFAFA"/>
          <w:lang w:val="en-US"/>
        </w:rPr>
        <w:t xml:space="preserve"> {</w:t>
      </w:r>
    </w:p>
    <w:p w14:paraId="433C892B"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TML"/>
          <w:rFonts w:ascii="Source Code Pro" w:hAnsi="Source Code Pro"/>
          <w:color w:val="000000"/>
          <w:sz w:val="21"/>
          <w:szCs w:val="21"/>
          <w:shd w:val="clear" w:color="auto" w:fill="FAFAFA"/>
          <w:lang w:val="en-US"/>
        </w:rPr>
        <w:t xml:space="preserve">    </w:t>
      </w:r>
      <w:r w:rsidRPr="00C60F56">
        <w:rPr>
          <w:rStyle w:val="hljs-keyword"/>
          <w:rFonts w:ascii="Source Code Pro" w:hAnsi="Source Code Pro"/>
          <w:b/>
          <w:bCs/>
          <w:color w:val="63B175"/>
          <w:sz w:val="21"/>
          <w:szCs w:val="21"/>
          <w:shd w:val="clear" w:color="auto" w:fill="FAFAFA"/>
          <w:lang w:val="en-US"/>
        </w:rPr>
        <w:t>if</w:t>
      </w:r>
      <w:r w:rsidRPr="00C60F56">
        <w:rPr>
          <w:rStyle w:val="HTML"/>
          <w:rFonts w:ascii="Source Code Pro" w:hAnsi="Source Code Pro"/>
          <w:color w:val="000000"/>
          <w:sz w:val="21"/>
          <w:szCs w:val="21"/>
          <w:shd w:val="clear" w:color="auto" w:fill="FAFAFA"/>
          <w:lang w:val="en-US"/>
        </w:rPr>
        <w:t xml:space="preserve"> (</w:t>
      </w:r>
      <w:proofErr w:type="spellStart"/>
      <w:r w:rsidRPr="00C60F56">
        <w:rPr>
          <w:rStyle w:val="HTML"/>
          <w:rFonts w:ascii="Source Code Pro" w:hAnsi="Source Code Pro"/>
          <w:color w:val="000000"/>
          <w:sz w:val="21"/>
          <w:szCs w:val="21"/>
          <w:shd w:val="clear" w:color="auto" w:fill="FAFAFA"/>
          <w:lang w:val="en-US"/>
        </w:rPr>
        <w:t>isInFuture</w:t>
      </w:r>
      <w:proofErr w:type="spellEnd"/>
      <w:r w:rsidRPr="00C60F56">
        <w:rPr>
          <w:rStyle w:val="HTML"/>
          <w:rFonts w:ascii="Source Code Pro" w:hAnsi="Source Code Pro"/>
          <w:color w:val="000000"/>
          <w:sz w:val="21"/>
          <w:szCs w:val="21"/>
          <w:shd w:val="clear" w:color="auto" w:fill="FAFAFA"/>
          <w:lang w:val="en-US"/>
        </w:rPr>
        <w:t>(</w:t>
      </w:r>
      <w:proofErr w:type="spellStart"/>
      <w:r w:rsidRPr="00C60F56">
        <w:rPr>
          <w:rStyle w:val="HTML"/>
          <w:rFonts w:ascii="Source Code Pro" w:hAnsi="Source Code Pro"/>
          <w:color w:val="000000"/>
          <w:sz w:val="21"/>
          <w:szCs w:val="21"/>
          <w:shd w:val="clear" w:color="auto" w:fill="FAFAFA"/>
          <w:lang w:val="en-US"/>
        </w:rPr>
        <w:t>yearOfBirth</w:t>
      </w:r>
      <w:proofErr w:type="spellEnd"/>
      <w:r w:rsidRPr="00C60F56">
        <w:rPr>
          <w:rStyle w:val="HTML"/>
          <w:rFonts w:ascii="Source Code Pro" w:hAnsi="Source Code Pro"/>
          <w:color w:val="000000"/>
          <w:sz w:val="21"/>
          <w:szCs w:val="21"/>
          <w:shd w:val="clear" w:color="auto" w:fill="FAFAFA"/>
          <w:lang w:val="en-US"/>
        </w:rPr>
        <w:t>)) {</w:t>
      </w:r>
    </w:p>
    <w:p w14:paraId="0467115D"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TML"/>
          <w:rFonts w:ascii="Source Code Pro" w:hAnsi="Source Code Pro"/>
          <w:color w:val="000000"/>
          <w:sz w:val="21"/>
          <w:szCs w:val="21"/>
          <w:shd w:val="clear" w:color="auto" w:fill="FAFAFA"/>
          <w:lang w:val="en-US"/>
        </w:rPr>
        <w:t xml:space="preserve">        </w:t>
      </w:r>
      <w:r w:rsidRPr="00C60F56">
        <w:rPr>
          <w:rStyle w:val="hljs-keyword"/>
          <w:rFonts w:ascii="Source Code Pro" w:hAnsi="Source Code Pro"/>
          <w:b/>
          <w:bCs/>
          <w:color w:val="63B175"/>
          <w:sz w:val="21"/>
          <w:szCs w:val="21"/>
          <w:shd w:val="clear" w:color="auto" w:fill="FAFAFA"/>
          <w:lang w:val="en-US"/>
        </w:rPr>
        <w:t>return</w:t>
      </w:r>
      <w:r w:rsidRPr="00C60F56">
        <w:rPr>
          <w:rStyle w:val="HTML"/>
          <w:rFonts w:ascii="Source Code Pro" w:hAnsi="Source Code Pro"/>
          <w:color w:val="000000"/>
          <w:sz w:val="21"/>
          <w:szCs w:val="21"/>
          <w:shd w:val="clear" w:color="auto" w:fill="FAFAFA"/>
          <w:lang w:val="en-US"/>
        </w:rPr>
        <w:t xml:space="preserve"> </w:t>
      </w:r>
      <w:proofErr w:type="spellStart"/>
      <w:r w:rsidRPr="00C60F56">
        <w:rPr>
          <w:rStyle w:val="HTML"/>
          <w:rFonts w:ascii="Source Code Pro" w:hAnsi="Source Code Pro"/>
          <w:color w:val="000000"/>
          <w:sz w:val="21"/>
          <w:szCs w:val="21"/>
          <w:shd w:val="clear" w:color="auto" w:fill="FAFAFA"/>
          <w:lang w:val="en-US"/>
        </w:rPr>
        <w:t>ResponseEntity.badRequest</w:t>
      </w:r>
      <w:proofErr w:type="spellEnd"/>
      <w:r w:rsidRPr="00C60F56">
        <w:rPr>
          <w:rStyle w:val="HTML"/>
          <w:rFonts w:ascii="Source Code Pro" w:hAnsi="Source Code Pro"/>
          <w:color w:val="000000"/>
          <w:sz w:val="21"/>
          <w:szCs w:val="21"/>
          <w:shd w:val="clear" w:color="auto" w:fill="FAFAFA"/>
          <w:lang w:val="en-US"/>
        </w:rPr>
        <w:t>()</w:t>
      </w:r>
    </w:p>
    <w:p w14:paraId="0111CEFE"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TML"/>
          <w:rFonts w:ascii="Source Code Pro" w:hAnsi="Source Code Pro"/>
          <w:color w:val="000000"/>
          <w:sz w:val="21"/>
          <w:szCs w:val="21"/>
          <w:shd w:val="clear" w:color="auto" w:fill="FAFAFA"/>
          <w:lang w:val="en-US"/>
        </w:rPr>
        <w:t xml:space="preserve">            </w:t>
      </w:r>
      <w:proofErr w:type="gramStart"/>
      <w:r w:rsidRPr="00C60F56">
        <w:rPr>
          <w:rStyle w:val="HTML"/>
          <w:rFonts w:ascii="Source Code Pro" w:hAnsi="Source Code Pro"/>
          <w:color w:val="000000"/>
          <w:sz w:val="21"/>
          <w:szCs w:val="21"/>
          <w:shd w:val="clear" w:color="auto" w:fill="FAFAFA"/>
          <w:lang w:val="en-US"/>
        </w:rPr>
        <w:t>.body</w:t>
      </w:r>
      <w:proofErr w:type="gramEnd"/>
      <w:r w:rsidRPr="00C60F56">
        <w:rPr>
          <w:rStyle w:val="HTML"/>
          <w:rFonts w:ascii="Source Code Pro" w:hAnsi="Source Code Pro"/>
          <w:color w:val="000000"/>
          <w:sz w:val="21"/>
          <w:szCs w:val="21"/>
          <w:shd w:val="clear" w:color="auto" w:fill="FAFAFA"/>
          <w:lang w:val="en-US"/>
        </w:rPr>
        <w:t>(</w:t>
      </w:r>
      <w:r w:rsidRPr="00C60F56">
        <w:rPr>
          <w:rStyle w:val="hljs-string"/>
          <w:rFonts w:ascii="Source Code Pro" w:hAnsi="Source Code Pro"/>
          <w:color w:val="4E9359"/>
          <w:sz w:val="21"/>
          <w:szCs w:val="21"/>
          <w:shd w:val="clear" w:color="auto" w:fill="FAFAFA"/>
          <w:lang w:val="en-US"/>
        </w:rPr>
        <w:t>"Year of birth cannot be in the future"</w:t>
      </w:r>
      <w:r w:rsidRPr="00C60F56">
        <w:rPr>
          <w:rStyle w:val="HTML"/>
          <w:rFonts w:ascii="Source Code Pro" w:hAnsi="Source Code Pro"/>
          <w:color w:val="000000"/>
          <w:sz w:val="21"/>
          <w:szCs w:val="21"/>
          <w:shd w:val="clear" w:color="auto" w:fill="FAFAFA"/>
          <w:lang w:val="en-US"/>
        </w:rPr>
        <w:t>);</w:t>
      </w:r>
    </w:p>
    <w:p w14:paraId="233E8E36"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TML"/>
          <w:rFonts w:ascii="Source Code Pro" w:hAnsi="Source Code Pro"/>
          <w:color w:val="000000"/>
          <w:sz w:val="21"/>
          <w:szCs w:val="21"/>
          <w:shd w:val="clear" w:color="auto" w:fill="FAFAFA"/>
          <w:lang w:val="en-US"/>
        </w:rPr>
        <w:t xml:space="preserve">    }</w:t>
      </w:r>
    </w:p>
    <w:p w14:paraId="31E28057"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p>
    <w:p w14:paraId="59625CF6"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TML"/>
          <w:rFonts w:ascii="Source Code Pro" w:hAnsi="Source Code Pro"/>
          <w:color w:val="000000"/>
          <w:sz w:val="21"/>
          <w:szCs w:val="21"/>
          <w:shd w:val="clear" w:color="auto" w:fill="FAFAFA"/>
          <w:lang w:val="en-US"/>
        </w:rPr>
        <w:t xml:space="preserve">    </w:t>
      </w:r>
      <w:r w:rsidRPr="00C60F56">
        <w:rPr>
          <w:rStyle w:val="hljs-keyword"/>
          <w:rFonts w:ascii="Source Code Pro" w:hAnsi="Source Code Pro"/>
          <w:b/>
          <w:bCs/>
          <w:color w:val="63B175"/>
          <w:sz w:val="21"/>
          <w:szCs w:val="21"/>
          <w:shd w:val="clear" w:color="auto" w:fill="FAFAFA"/>
          <w:lang w:val="en-US"/>
        </w:rPr>
        <w:t>return</w:t>
      </w:r>
      <w:r w:rsidRPr="00C60F56">
        <w:rPr>
          <w:rStyle w:val="HTML"/>
          <w:rFonts w:ascii="Source Code Pro" w:hAnsi="Source Code Pro"/>
          <w:color w:val="000000"/>
          <w:sz w:val="21"/>
          <w:szCs w:val="21"/>
          <w:shd w:val="clear" w:color="auto" w:fill="FAFAFA"/>
          <w:lang w:val="en-US"/>
        </w:rPr>
        <w:t xml:space="preserve"> </w:t>
      </w:r>
      <w:proofErr w:type="spellStart"/>
      <w:r w:rsidRPr="00C60F56">
        <w:rPr>
          <w:rStyle w:val="HTML"/>
          <w:rFonts w:ascii="Source Code Pro" w:hAnsi="Source Code Pro"/>
          <w:color w:val="000000"/>
          <w:sz w:val="21"/>
          <w:szCs w:val="21"/>
          <w:shd w:val="clear" w:color="auto" w:fill="FAFAFA"/>
          <w:lang w:val="en-US"/>
        </w:rPr>
        <w:t>ResponseEntity.status</w:t>
      </w:r>
      <w:proofErr w:type="spellEnd"/>
      <w:r w:rsidRPr="00C60F56">
        <w:rPr>
          <w:rStyle w:val="HTML"/>
          <w:rFonts w:ascii="Source Code Pro" w:hAnsi="Source Code Pro"/>
          <w:color w:val="000000"/>
          <w:sz w:val="21"/>
          <w:szCs w:val="21"/>
          <w:shd w:val="clear" w:color="auto" w:fill="FAFAFA"/>
          <w:lang w:val="en-US"/>
        </w:rPr>
        <w:t>(</w:t>
      </w:r>
      <w:proofErr w:type="spellStart"/>
      <w:r w:rsidRPr="00C60F56">
        <w:rPr>
          <w:rStyle w:val="HTML"/>
          <w:rFonts w:ascii="Source Code Pro" w:hAnsi="Source Code Pro"/>
          <w:color w:val="000000"/>
          <w:sz w:val="21"/>
          <w:szCs w:val="21"/>
          <w:shd w:val="clear" w:color="auto" w:fill="FAFAFA"/>
          <w:lang w:val="en-US"/>
        </w:rPr>
        <w:t>HttpStatus.OK</w:t>
      </w:r>
      <w:proofErr w:type="spellEnd"/>
      <w:r w:rsidRPr="00C60F56">
        <w:rPr>
          <w:rStyle w:val="HTML"/>
          <w:rFonts w:ascii="Source Code Pro" w:hAnsi="Source Code Pro"/>
          <w:color w:val="000000"/>
          <w:sz w:val="21"/>
          <w:szCs w:val="21"/>
          <w:shd w:val="clear" w:color="auto" w:fill="FAFAFA"/>
          <w:lang w:val="en-US"/>
        </w:rPr>
        <w:t>)</w:t>
      </w:r>
    </w:p>
    <w:p w14:paraId="2D953946"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TML"/>
          <w:rFonts w:ascii="Source Code Pro" w:hAnsi="Source Code Pro"/>
          <w:color w:val="000000"/>
          <w:sz w:val="21"/>
          <w:szCs w:val="21"/>
          <w:shd w:val="clear" w:color="auto" w:fill="FAFAFA"/>
          <w:lang w:val="en-US"/>
        </w:rPr>
        <w:t xml:space="preserve">        </w:t>
      </w:r>
      <w:proofErr w:type="gramStart"/>
      <w:r w:rsidRPr="00C60F56">
        <w:rPr>
          <w:rStyle w:val="HTML"/>
          <w:rFonts w:ascii="Source Code Pro" w:hAnsi="Source Code Pro"/>
          <w:color w:val="000000"/>
          <w:sz w:val="21"/>
          <w:szCs w:val="21"/>
          <w:shd w:val="clear" w:color="auto" w:fill="FAFAFA"/>
          <w:lang w:val="en-US"/>
        </w:rPr>
        <w:t>.body</w:t>
      </w:r>
      <w:proofErr w:type="gramEnd"/>
      <w:r w:rsidRPr="00C60F56">
        <w:rPr>
          <w:rStyle w:val="HTML"/>
          <w:rFonts w:ascii="Source Code Pro" w:hAnsi="Source Code Pro"/>
          <w:color w:val="000000"/>
          <w:sz w:val="21"/>
          <w:szCs w:val="21"/>
          <w:shd w:val="clear" w:color="auto" w:fill="FAFAFA"/>
          <w:lang w:val="en-US"/>
        </w:rPr>
        <w:t>(</w:t>
      </w:r>
      <w:r w:rsidRPr="00C60F56">
        <w:rPr>
          <w:rStyle w:val="hljs-string"/>
          <w:rFonts w:ascii="Source Code Pro" w:hAnsi="Source Code Pro"/>
          <w:color w:val="4E9359"/>
          <w:sz w:val="21"/>
          <w:szCs w:val="21"/>
          <w:shd w:val="clear" w:color="auto" w:fill="FAFAFA"/>
          <w:lang w:val="en-US"/>
        </w:rPr>
        <w:t>"Your age is "</w:t>
      </w:r>
      <w:r w:rsidRPr="00C60F56">
        <w:rPr>
          <w:rStyle w:val="HTML"/>
          <w:rFonts w:ascii="Source Code Pro" w:hAnsi="Source Code Pro"/>
          <w:color w:val="000000"/>
          <w:sz w:val="21"/>
          <w:szCs w:val="21"/>
          <w:shd w:val="clear" w:color="auto" w:fill="FAFAFA"/>
          <w:lang w:val="en-US"/>
        </w:rPr>
        <w:t xml:space="preserve"> + </w:t>
      </w:r>
      <w:proofErr w:type="spellStart"/>
      <w:r w:rsidRPr="00C60F56">
        <w:rPr>
          <w:rStyle w:val="HTML"/>
          <w:rFonts w:ascii="Source Code Pro" w:hAnsi="Source Code Pro"/>
          <w:color w:val="000000"/>
          <w:sz w:val="21"/>
          <w:szCs w:val="21"/>
          <w:shd w:val="clear" w:color="auto" w:fill="FAFAFA"/>
          <w:lang w:val="en-US"/>
        </w:rPr>
        <w:t>calculateAge</w:t>
      </w:r>
      <w:proofErr w:type="spellEnd"/>
      <w:r w:rsidRPr="00C60F56">
        <w:rPr>
          <w:rStyle w:val="HTML"/>
          <w:rFonts w:ascii="Source Code Pro" w:hAnsi="Source Code Pro"/>
          <w:color w:val="000000"/>
          <w:sz w:val="21"/>
          <w:szCs w:val="21"/>
          <w:shd w:val="clear" w:color="auto" w:fill="FAFAFA"/>
          <w:lang w:val="en-US"/>
        </w:rPr>
        <w:t>(</w:t>
      </w:r>
      <w:proofErr w:type="spellStart"/>
      <w:r w:rsidRPr="00C60F56">
        <w:rPr>
          <w:rStyle w:val="HTML"/>
          <w:rFonts w:ascii="Source Code Pro" w:hAnsi="Source Code Pro"/>
          <w:color w:val="000000"/>
          <w:sz w:val="21"/>
          <w:szCs w:val="21"/>
          <w:shd w:val="clear" w:color="auto" w:fill="FAFAFA"/>
          <w:lang w:val="en-US"/>
        </w:rPr>
        <w:t>yearOfBirth</w:t>
      </w:r>
      <w:proofErr w:type="spellEnd"/>
      <w:r w:rsidRPr="00C60F56">
        <w:rPr>
          <w:rStyle w:val="HTML"/>
          <w:rFonts w:ascii="Source Code Pro" w:hAnsi="Source Code Pro"/>
          <w:color w:val="000000"/>
          <w:sz w:val="21"/>
          <w:szCs w:val="21"/>
          <w:shd w:val="clear" w:color="auto" w:fill="FAFAFA"/>
          <w:lang w:val="en-US"/>
        </w:rPr>
        <w:t>));</w:t>
      </w:r>
    </w:p>
    <w:p w14:paraId="50C303CD" w14:textId="70DAEAD3" w:rsidR="00C60F56" w:rsidRDefault="00C60F56" w:rsidP="00C60F56">
      <w:pPr>
        <w:pStyle w:val="HTML0"/>
        <w:rPr>
          <w:sz w:val="24"/>
          <w:szCs w:val="24"/>
          <w:lang w:val="en-US"/>
        </w:rPr>
      </w:pPr>
      <w:r w:rsidRPr="00C60F56">
        <w:rPr>
          <w:rStyle w:val="HTML"/>
          <w:rFonts w:ascii="Source Code Pro" w:hAnsi="Source Code Pro"/>
          <w:color w:val="000000"/>
          <w:sz w:val="21"/>
          <w:szCs w:val="21"/>
          <w:shd w:val="clear" w:color="auto" w:fill="FAFAFA"/>
          <w:lang w:val="en-US"/>
        </w:rPr>
        <w:t>}</w:t>
      </w:r>
    </w:p>
    <w:p w14:paraId="196F8A27" w14:textId="77777777" w:rsidR="00C60F56" w:rsidRPr="00C60F56" w:rsidRDefault="00C60F56" w:rsidP="00C60F56">
      <w:pPr>
        <w:pStyle w:val="HTML0"/>
        <w:rPr>
          <w:sz w:val="24"/>
          <w:szCs w:val="24"/>
          <w:lang w:val="en-US"/>
        </w:rPr>
      </w:pPr>
    </w:p>
    <w:p w14:paraId="6475B35A" w14:textId="77777777" w:rsidR="00C60F56" w:rsidRPr="00C60F56" w:rsidRDefault="00C60F56" w:rsidP="00C60F56">
      <w:pPr>
        <w:pStyle w:val="a3"/>
        <w:spacing w:before="0" w:beforeAutospacing="0" w:after="150" w:afterAutospacing="0"/>
        <w:rPr>
          <w:color w:val="000000"/>
          <w:lang w:val="en-US"/>
        </w:rPr>
      </w:pPr>
      <w:r w:rsidRPr="00C60F56">
        <w:rPr>
          <w:color w:val="000000"/>
          <w:lang w:val="en-US"/>
        </w:rPr>
        <w:t>We can also set custom headers:</w:t>
      </w:r>
    </w:p>
    <w:p w14:paraId="126E6268"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ljs-meta"/>
          <w:rFonts w:ascii="Source Code Pro" w:hAnsi="Source Code Pro"/>
          <w:color w:val="1F7199"/>
          <w:sz w:val="21"/>
          <w:szCs w:val="21"/>
          <w:shd w:val="clear" w:color="auto" w:fill="FAFAFA"/>
          <w:lang w:val="en-US"/>
        </w:rPr>
        <w:t>@GetMapping("/customHeader")</w:t>
      </w:r>
    </w:p>
    <w:p w14:paraId="2FC1FA09"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proofErr w:type="spellStart"/>
      <w:r w:rsidRPr="00C60F56">
        <w:rPr>
          <w:rStyle w:val="HTML"/>
          <w:rFonts w:ascii="Source Code Pro" w:hAnsi="Source Code Pro"/>
          <w:color w:val="000000"/>
          <w:sz w:val="21"/>
          <w:szCs w:val="21"/>
          <w:shd w:val="clear" w:color="auto" w:fill="FAFAFA"/>
          <w:lang w:val="en-US"/>
        </w:rPr>
        <w:t>ResponseEntity</w:t>
      </w:r>
      <w:proofErr w:type="spellEnd"/>
      <w:r w:rsidRPr="00C60F56">
        <w:rPr>
          <w:rStyle w:val="HTML"/>
          <w:rFonts w:ascii="Source Code Pro" w:hAnsi="Source Code Pro"/>
          <w:color w:val="000000"/>
          <w:sz w:val="21"/>
          <w:szCs w:val="21"/>
          <w:shd w:val="clear" w:color="auto" w:fill="FAFAFA"/>
          <w:lang w:val="en-US"/>
        </w:rPr>
        <w:t xml:space="preserve">&lt;String&gt; </w:t>
      </w:r>
      <w:proofErr w:type="spellStart"/>
      <w:proofErr w:type="gramStart"/>
      <w:r w:rsidRPr="00C60F56">
        <w:rPr>
          <w:rStyle w:val="hljs-title"/>
          <w:rFonts w:ascii="Source Code Pro" w:hAnsi="Source Code Pro"/>
          <w:b/>
          <w:bCs/>
          <w:color w:val="267438"/>
          <w:sz w:val="21"/>
          <w:szCs w:val="21"/>
          <w:shd w:val="clear" w:color="auto" w:fill="FAFAFA"/>
          <w:lang w:val="en-US"/>
        </w:rPr>
        <w:t>customHeader</w:t>
      </w:r>
      <w:proofErr w:type="spellEnd"/>
      <w:r w:rsidRPr="00C60F56">
        <w:rPr>
          <w:rStyle w:val="hljs-params"/>
          <w:rFonts w:ascii="Source Code Pro" w:hAnsi="Source Code Pro"/>
          <w:color w:val="000000"/>
          <w:sz w:val="21"/>
          <w:szCs w:val="21"/>
          <w:shd w:val="clear" w:color="auto" w:fill="FAFAFA"/>
          <w:lang w:val="en-US"/>
        </w:rPr>
        <w:t>(</w:t>
      </w:r>
      <w:proofErr w:type="gramEnd"/>
      <w:r w:rsidRPr="00C60F56">
        <w:rPr>
          <w:rStyle w:val="hljs-params"/>
          <w:rFonts w:ascii="Source Code Pro" w:hAnsi="Source Code Pro"/>
          <w:color w:val="000000"/>
          <w:sz w:val="21"/>
          <w:szCs w:val="21"/>
          <w:shd w:val="clear" w:color="auto" w:fill="FAFAFA"/>
          <w:lang w:val="en-US"/>
        </w:rPr>
        <w:t>)</w:t>
      </w:r>
      <w:r w:rsidRPr="00C60F56">
        <w:rPr>
          <w:rStyle w:val="HTML"/>
          <w:rFonts w:ascii="Source Code Pro" w:hAnsi="Source Code Pro"/>
          <w:color w:val="000000"/>
          <w:sz w:val="21"/>
          <w:szCs w:val="21"/>
          <w:shd w:val="clear" w:color="auto" w:fill="FAFAFA"/>
          <w:lang w:val="en-US"/>
        </w:rPr>
        <w:t xml:space="preserve"> {</w:t>
      </w:r>
    </w:p>
    <w:p w14:paraId="3FA20555"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TML"/>
          <w:rFonts w:ascii="Source Code Pro" w:hAnsi="Source Code Pro"/>
          <w:color w:val="000000"/>
          <w:sz w:val="21"/>
          <w:szCs w:val="21"/>
          <w:shd w:val="clear" w:color="auto" w:fill="FAFAFA"/>
          <w:lang w:val="en-US"/>
        </w:rPr>
        <w:lastRenderedPageBreak/>
        <w:t xml:space="preserve">    </w:t>
      </w:r>
      <w:r w:rsidRPr="00C60F56">
        <w:rPr>
          <w:rStyle w:val="hljs-keyword"/>
          <w:rFonts w:ascii="Source Code Pro" w:hAnsi="Source Code Pro"/>
          <w:b/>
          <w:bCs/>
          <w:color w:val="63B175"/>
          <w:sz w:val="21"/>
          <w:szCs w:val="21"/>
          <w:shd w:val="clear" w:color="auto" w:fill="FAFAFA"/>
          <w:lang w:val="en-US"/>
        </w:rPr>
        <w:t>return</w:t>
      </w:r>
      <w:r w:rsidRPr="00C60F56">
        <w:rPr>
          <w:rStyle w:val="HTML"/>
          <w:rFonts w:ascii="Source Code Pro" w:hAnsi="Source Code Pro"/>
          <w:color w:val="000000"/>
          <w:sz w:val="21"/>
          <w:szCs w:val="21"/>
          <w:shd w:val="clear" w:color="auto" w:fill="FAFAFA"/>
          <w:lang w:val="en-US"/>
        </w:rPr>
        <w:t xml:space="preserve"> </w:t>
      </w:r>
      <w:proofErr w:type="spellStart"/>
      <w:r w:rsidRPr="00C60F56">
        <w:rPr>
          <w:rStyle w:val="HTML"/>
          <w:rFonts w:ascii="Source Code Pro" w:hAnsi="Source Code Pro"/>
          <w:color w:val="000000"/>
          <w:sz w:val="21"/>
          <w:szCs w:val="21"/>
          <w:shd w:val="clear" w:color="auto" w:fill="FAFAFA"/>
          <w:lang w:val="en-US"/>
        </w:rPr>
        <w:t>ResponseEntity.ok</w:t>
      </w:r>
      <w:proofErr w:type="spellEnd"/>
      <w:r w:rsidRPr="00C60F56">
        <w:rPr>
          <w:rStyle w:val="HTML"/>
          <w:rFonts w:ascii="Source Code Pro" w:hAnsi="Source Code Pro"/>
          <w:color w:val="000000"/>
          <w:sz w:val="21"/>
          <w:szCs w:val="21"/>
          <w:shd w:val="clear" w:color="auto" w:fill="FAFAFA"/>
          <w:lang w:val="en-US"/>
        </w:rPr>
        <w:t>()</w:t>
      </w:r>
    </w:p>
    <w:p w14:paraId="45B37475"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TML"/>
          <w:rFonts w:ascii="Source Code Pro" w:hAnsi="Source Code Pro"/>
          <w:color w:val="000000"/>
          <w:sz w:val="21"/>
          <w:szCs w:val="21"/>
          <w:shd w:val="clear" w:color="auto" w:fill="FAFAFA"/>
          <w:lang w:val="en-US"/>
        </w:rPr>
        <w:t xml:space="preserve">        </w:t>
      </w:r>
      <w:proofErr w:type="gramStart"/>
      <w:r w:rsidRPr="00C60F56">
        <w:rPr>
          <w:rStyle w:val="HTML"/>
          <w:rFonts w:ascii="Source Code Pro" w:hAnsi="Source Code Pro"/>
          <w:color w:val="000000"/>
          <w:sz w:val="21"/>
          <w:szCs w:val="21"/>
          <w:shd w:val="clear" w:color="auto" w:fill="FAFAFA"/>
          <w:lang w:val="en-US"/>
        </w:rPr>
        <w:t>.header</w:t>
      </w:r>
      <w:proofErr w:type="gramEnd"/>
      <w:r w:rsidRPr="00C60F56">
        <w:rPr>
          <w:rStyle w:val="HTML"/>
          <w:rFonts w:ascii="Source Code Pro" w:hAnsi="Source Code Pro"/>
          <w:color w:val="000000"/>
          <w:sz w:val="21"/>
          <w:szCs w:val="21"/>
          <w:shd w:val="clear" w:color="auto" w:fill="FAFAFA"/>
          <w:lang w:val="en-US"/>
        </w:rPr>
        <w:t>(</w:t>
      </w:r>
      <w:r w:rsidRPr="00C60F56">
        <w:rPr>
          <w:rStyle w:val="hljs-string"/>
          <w:rFonts w:ascii="Source Code Pro" w:hAnsi="Source Code Pro"/>
          <w:color w:val="4E9359"/>
          <w:sz w:val="21"/>
          <w:szCs w:val="21"/>
          <w:shd w:val="clear" w:color="auto" w:fill="FAFAFA"/>
          <w:lang w:val="en-US"/>
        </w:rPr>
        <w:t>"Custom-Header"</w:t>
      </w:r>
      <w:r w:rsidRPr="00C60F56">
        <w:rPr>
          <w:rStyle w:val="HTML"/>
          <w:rFonts w:ascii="Source Code Pro" w:hAnsi="Source Code Pro"/>
          <w:color w:val="000000"/>
          <w:sz w:val="21"/>
          <w:szCs w:val="21"/>
          <w:shd w:val="clear" w:color="auto" w:fill="FAFAFA"/>
          <w:lang w:val="en-US"/>
        </w:rPr>
        <w:t xml:space="preserve">, </w:t>
      </w:r>
      <w:r w:rsidRPr="00C60F56">
        <w:rPr>
          <w:rStyle w:val="hljs-string"/>
          <w:rFonts w:ascii="Source Code Pro" w:hAnsi="Source Code Pro"/>
          <w:color w:val="4E9359"/>
          <w:sz w:val="21"/>
          <w:szCs w:val="21"/>
          <w:shd w:val="clear" w:color="auto" w:fill="FAFAFA"/>
          <w:lang w:val="en-US"/>
        </w:rPr>
        <w:t>"foo"</w:t>
      </w:r>
      <w:r w:rsidRPr="00C60F56">
        <w:rPr>
          <w:rStyle w:val="HTML"/>
          <w:rFonts w:ascii="Source Code Pro" w:hAnsi="Source Code Pro"/>
          <w:color w:val="000000"/>
          <w:sz w:val="21"/>
          <w:szCs w:val="21"/>
          <w:shd w:val="clear" w:color="auto" w:fill="FAFAFA"/>
          <w:lang w:val="en-US"/>
        </w:rPr>
        <w:t>)</w:t>
      </w:r>
    </w:p>
    <w:p w14:paraId="10877989"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TML"/>
          <w:rFonts w:ascii="Source Code Pro" w:hAnsi="Source Code Pro"/>
          <w:color w:val="000000"/>
          <w:sz w:val="21"/>
          <w:szCs w:val="21"/>
          <w:shd w:val="clear" w:color="auto" w:fill="FAFAFA"/>
          <w:lang w:val="en-US"/>
        </w:rPr>
        <w:t xml:space="preserve">        </w:t>
      </w:r>
      <w:proofErr w:type="gramStart"/>
      <w:r w:rsidRPr="00C60F56">
        <w:rPr>
          <w:rStyle w:val="HTML"/>
          <w:rFonts w:ascii="Source Code Pro" w:hAnsi="Source Code Pro"/>
          <w:color w:val="000000"/>
          <w:sz w:val="21"/>
          <w:szCs w:val="21"/>
          <w:shd w:val="clear" w:color="auto" w:fill="FAFAFA"/>
          <w:lang w:val="en-US"/>
        </w:rPr>
        <w:t>.body</w:t>
      </w:r>
      <w:proofErr w:type="gramEnd"/>
      <w:r w:rsidRPr="00C60F56">
        <w:rPr>
          <w:rStyle w:val="HTML"/>
          <w:rFonts w:ascii="Source Code Pro" w:hAnsi="Source Code Pro"/>
          <w:color w:val="000000"/>
          <w:sz w:val="21"/>
          <w:szCs w:val="21"/>
          <w:shd w:val="clear" w:color="auto" w:fill="FAFAFA"/>
          <w:lang w:val="en-US"/>
        </w:rPr>
        <w:t>(</w:t>
      </w:r>
      <w:r w:rsidRPr="00C60F56">
        <w:rPr>
          <w:rStyle w:val="hljs-string"/>
          <w:rFonts w:ascii="Source Code Pro" w:hAnsi="Source Code Pro"/>
          <w:color w:val="4E9359"/>
          <w:sz w:val="21"/>
          <w:szCs w:val="21"/>
          <w:shd w:val="clear" w:color="auto" w:fill="FAFAFA"/>
          <w:lang w:val="en-US"/>
        </w:rPr>
        <w:t>"Custom header set"</w:t>
      </w:r>
      <w:r w:rsidRPr="00C60F56">
        <w:rPr>
          <w:rStyle w:val="HTML"/>
          <w:rFonts w:ascii="Source Code Pro" w:hAnsi="Source Code Pro"/>
          <w:color w:val="000000"/>
          <w:sz w:val="21"/>
          <w:szCs w:val="21"/>
          <w:shd w:val="clear" w:color="auto" w:fill="FAFAFA"/>
          <w:lang w:val="en-US"/>
        </w:rPr>
        <w:t>);</w:t>
      </w:r>
    </w:p>
    <w:p w14:paraId="384E25C2" w14:textId="22A8630C" w:rsidR="00C60F56" w:rsidRDefault="00C60F56" w:rsidP="00C60F56">
      <w:pPr>
        <w:pStyle w:val="HTML0"/>
        <w:rPr>
          <w:sz w:val="24"/>
          <w:szCs w:val="24"/>
          <w:lang w:val="en-US"/>
        </w:rPr>
      </w:pPr>
      <w:r w:rsidRPr="00C60F56">
        <w:rPr>
          <w:rStyle w:val="HTML"/>
          <w:rFonts w:ascii="Source Code Pro" w:hAnsi="Source Code Pro"/>
          <w:color w:val="000000"/>
          <w:sz w:val="21"/>
          <w:szCs w:val="21"/>
          <w:shd w:val="clear" w:color="auto" w:fill="FAFAFA"/>
          <w:lang w:val="en-US"/>
        </w:rPr>
        <w:t>}</w:t>
      </w:r>
    </w:p>
    <w:p w14:paraId="30EC8898" w14:textId="77777777" w:rsidR="00C60F56" w:rsidRPr="00C60F56" w:rsidRDefault="00C60F56" w:rsidP="00C60F56">
      <w:pPr>
        <w:pStyle w:val="HTML0"/>
        <w:rPr>
          <w:sz w:val="24"/>
          <w:szCs w:val="24"/>
          <w:lang w:val="en-US"/>
        </w:rPr>
      </w:pPr>
    </w:p>
    <w:p w14:paraId="290B44AA" w14:textId="77777777" w:rsidR="00C60F56" w:rsidRPr="00C60F56" w:rsidRDefault="00C60F56" w:rsidP="00C60F56">
      <w:pPr>
        <w:pStyle w:val="a3"/>
        <w:spacing w:before="0" w:beforeAutospacing="0" w:after="150" w:afterAutospacing="0"/>
        <w:rPr>
          <w:color w:val="000000"/>
          <w:lang w:val="en-US"/>
        </w:rPr>
      </w:pPr>
      <w:r w:rsidRPr="00C60F56">
        <w:rPr>
          <w:color w:val="000000"/>
          <w:lang w:val="en-US"/>
        </w:rPr>
        <w:t>Since</w:t>
      </w:r>
      <w:r w:rsidRPr="00C60F56">
        <w:rPr>
          <w:rStyle w:val="a6"/>
          <w:color w:val="000000"/>
          <w:lang w:val="en-US"/>
        </w:rPr>
        <w:t> </w:t>
      </w:r>
      <w:proofErr w:type="spellStart"/>
      <w:r w:rsidRPr="00C60F56">
        <w:rPr>
          <w:rStyle w:val="a6"/>
          <w:color w:val="000000"/>
          <w:lang w:val="en-US"/>
        </w:rPr>
        <w:t>BodyBuilder.body</w:t>
      </w:r>
      <w:proofErr w:type="spellEnd"/>
      <w:r w:rsidRPr="00C60F56">
        <w:rPr>
          <w:rStyle w:val="a6"/>
          <w:color w:val="000000"/>
          <w:lang w:val="en-US"/>
        </w:rPr>
        <w:t>()</w:t>
      </w:r>
      <w:r w:rsidRPr="00C60F56">
        <w:rPr>
          <w:color w:val="000000"/>
          <w:lang w:val="en-US"/>
        </w:rPr>
        <w:t> returns a </w:t>
      </w:r>
      <w:proofErr w:type="spellStart"/>
      <w:r w:rsidRPr="00C60F56">
        <w:rPr>
          <w:rStyle w:val="a6"/>
          <w:color w:val="000000"/>
          <w:lang w:val="en-US"/>
        </w:rPr>
        <w:t>ResponseEntity</w:t>
      </w:r>
      <w:proofErr w:type="spellEnd"/>
      <w:r w:rsidRPr="00C60F56">
        <w:rPr>
          <w:color w:val="000000"/>
          <w:lang w:val="en-US"/>
        </w:rPr>
        <w:t> instead of </w:t>
      </w:r>
      <w:proofErr w:type="spellStart"/>
      <w:r w:rsidRPr="00C60F56">
        <w:rPr>
          <w:rStyle w:val="a6"/>
          <w:color w:val="000000"/>
          <w:lang w:val="en-US"/>
        </w:rPr>
        <w:t>BodyBuilder</w:t>
      </w:r>
      <w:proofErr w:type="spellEnd"/>
      <w:r w:rsidRPr="00C60F56">
        <w:rPr>
          <w:rStyle w:val="a6"/>
          <w:color w:val="000000"/>
          <w:lang w:val="en-US"/>
        </w:rPr>
        <w:t>,</w:t>
      </w:r>
      <w:r w:rsidRPr="00C60F56">
        <w:rPr>
          <w:color w:val="000000"/>
          <w:lang w:val="en-US"/>
        </w:rPr>
        <w:t> it should be the last call.</w:t>
      </w:r>
    </w:p>
    <w:p w14:paraId="305608A6" w14:textId="77777777" w:rsidR="00C60F56" w:rsidRPr="00C60F56" w:rsidRDefault="00C60F56" w:rsidP="00C60F56">
      <w:pPr>
        <w:pStyle w:val="a3"/>
        <w:spacing w:before="0" w:beforeAutospacing="0" w:after="150" w:afterAutospacing="0"/>
        <w:rPr>
          <w:color w:val="000000"/>
          <w:lang w:val="en-US"/>
        </w:rPr>
      </w:pPr>
      <w:r w:rsidRPr="00C60F56">
        <w:rPr>
          <w:color w:val="000000"/>
          <w:lang w:val="en-US"/>
        </w:rPr>
        <w:t>Note that with </w:t>
      </w:r>
      <w:proofErr w:type="spellStart"/>
      <w:r w:rsidRPr="00C60F56">
        <w:rPr>
          <w:rStyle w:val="a6"/>
          <w:color w:val="000000"/>
          <w:lang w:val="en-US"/>
        </w:rPr>
        <w:t>HeaderBuilder</w:t>
      </w:r>
      <w:proofErr w:type="spellEnd"/>
      <w:r w:rsidRPr="00C60F56">
        <w:rPr>
          <w:color w:val="000000"/>
          <w:lang w:val="en-US"/>
        </w:rPr>
        <w:t> we can't set any properties of the response body.</w:t>
      </w:r>
    </w:p>
    <w:p w14:paraId="6F968871" w14:textId="77777777" w:rsidR="00C60F56" w:rsidRPr="00C60F56" w:rsidRDefault="00C60F56" w:rsidP="00C60F56">
      <w:pPr>
        <w:pStyle w:val="a3"/>
        <w:spacing w:before="0" w:beforeAutospacing="0" w:after="150" w:afterAutospacing="0"/>
        <w:rPr>
          <w:color w:val="000000"/>
          <w:lang w:val="en-US"/>
        </w:rPr>
      </w:pPr>
      <w:r w:rsidRPr="00C60F56">
        <w:rPr>
          <w:color w:val="000000"/>
          <w:lang w:val="en-US"/>
        </w:rPr>
        <w:t>While returning </w:t>
      </w:r>
      <w:proofErr w:type="spellStart"/>
      <w:r w:rsidRPr="00C60F56">
        <w:rPr>
          <w:rStyle w:val="a6"/>
          <w:color w:val="000000"/>
          <w:lang w:val="en-US"/>
        </w:rPr>
        <w:t>ResponseEntity</w:t>
      </w:r>
      <w:proofErr w:type="spellEnd"/>
      <w:r w:rsidRPr="00C60F56">
        <w:rPr>
          <w:rStyle w:val="a6"/>
          <w:color w:val="000000"/>
          <w:lang w:val="en-US"/>
        </w:rPr>
        <w:t>&lt;T&gt; </w:t>
      </w:r>
      <w:r w:rsidRPr="00C60F56">
        <w:rPr>
          <w:color w:val="000000"/>
          <w:lang w:val="en-US"/>
        </w:rPr>
        <w:t>object from the controller, we might get an exception or error while processing the request and would like to </w:t>
      </w:r>
      <w:r w:rsidRPr="00C60F56">
        <w:rPr>
          <w:rStyle w:val="a4"/>
          <w:color w:val="000000"/>
          <w:lang w:val="en-US"/>
        </w:rPr>
        <w:t>return error-related information to the user represented as some other type, let's say E</w:t>
      </w:r>
      <w:r w:rsidRPr="00C60F56">
        <w:rPr>
          <w:color w:val="000000"/>
          <w:lang w:val="en-US"/>
        </w:rPr>
        <w:t>.</w:t>
      </w:r>
    </w:p>
    <w:p w14:paraId="7CFD4378" w14:textId="77777777" w:rsidR="00C60F56" w:rsidRPr="00C60F56" w:rsidRDefault="00C60F56" w:rsidP="00C60F56">
      <w:pPr>
        <w:pStyle w:val="a3"/>
        <w:spacing w:before="0" w:beforeAutospacing="0" w:after="150" w:afterAutospacing="0"/>
        <w:rPr>
          <w:color w:val="000000"/>
          <w:lang w:val="en-US"/>
        </w:rPr>
      </w:pPr>
      <w:r w:rsidRPr="00C60F56">
        <w:rPr>
          <w:color w:val="000000"/>
          <w:lang w:val="en-US"/>
        </w:rPr>
        <w:t>Spring 3.2 brings support for a global </w:t>
      </w:r>
      <w:r w:rsidRPr="00C60F56">
        <w:rPr>
          <w:rStyle w:val="a6"/>
          <w:b/>
          <w:bCs/>
          <w:color w:val="000000"/>
          <w:lang w:val="en-US"/>
        </w:rPr>
        <w:t>@ExceptionHandler </w:t>
      </w:r>
      <w:r w:rsidRPr="00C60F56">
        <w:rPr>
          <w:rStyle w:val="a4"/>
          <w:color w:val="000000"/>
          <w:lang w:val="en-US"/>
        </w:rPr>
        <w:t>with the new </w:t>
      </w:r>
      <w:r w:rsidRPr="00C60F56">
        <w:rPr>
          <w:rStyle w:val="a6"/>
          <w:b/>
          <w:bCs/>
          <w:color w:val="000000"/>
          <w:lang w:val="en-US"/>
        </w:rPr>
        <w:t>@ControllerAdvice </w:t>
      </w:r>
      <w:r w:rsidRPr="00C60F56">
        <w:rPr>
          <w:rStyle w:val="a4"/>
          <w:color w:val="000000"/>
          <w:lang w:val="en-US"/>
        </w:rPr>
        <w:t>annotation, </w:t>
      </w:r>
      <w:r w:rsidRPr="00C60F56">
        <w:rPr>
          <w:color w:val="000000"/>
          <w:lang w:val="en-US"/>
        </w:rPr>
        <w:t>which handles these kinds of scenarios. For in-depth details, refer to our existing article </w:t>
      </w:r>
      <w:hyperlink r:id="rId64" w:history="1">
        <w:r w:rsidRPr="00C60F56">
          <w:rPr>
            <w:rStyle w:val="a5"/>
            <w:color w:val="267438"/>
            <w:lang w:val="en-US"/>
          </w:rPr>
          <w:t>here</w:t>
        </w:r>
      </w:hyperlink>
      <w:r w:rsidRPr="00C60F56">
        <w:rPr>
          <w:color w:val="000000"/>
          <w:lang w:val="en-US"/>
        </w:rPr>
        <w:t>.</w:t>
      </w:r>
    </w:p>
    <w:p w14:paraId="1B124C81" w14:textId="77777777" w:rsidR="00C60F56" w:rsidRPr="00C60F56" w:rsidRDefault="00C60F56" w:rsidP="00C60F56">
      <w:pPr>
        <w:pStyle w:val="a3"/>
        <w:spacing w:before="0" w:beforeAutospacing="0" w:after="150" w:afterAutospacing="0"/>
        <w:rPr>
          <w:color w:val="000000"/>
          <w:lang w:val="en-US"/>
        </w:rPr>
      </w:pPr>
      <w:r w:rsidRPr="00C60F56">
        <w:rPr>
          <w:rStyle w:val="a4"/>
          <w:color w:val="000000"/>
          <w:lang w:val="en-US"/>
        </w:rPr>
        <w:t>While </w:t>
      </w:r>
      <w:proofErr w:type="spellStart"/>
      <w:r w:rsidRPr="00C60F56">
        <w:rPr>
          <w:rStyle w:val="a6"/>
          <w:b/>
          <w:bCs/>
          <w:color w:val="000000"/>
          <w:lang w:val="en-US"/>
        </w:rPr>
        <w:t>ResponseEntity</w:t>
      </w:r>
      <w:proofErr w:type="spellEnd"/>
      <w:r w:rsidRPr="00C60F56">
        <w:rPr>
          <w:rStyle w:val="a4"/>
          <w:color w:val="000000"/>
          <w:lang w:val="en-US"/>
        </w:rPr>
        <w:t> is very powerful, we shouldn't overuse it.</w:t>
      </w:r>
      <w:r w:rsidRPr="00C60F56">
        <w:rPr>
          <w:color w:val="000000"/>
          <w:lang w:val="en-US"/>
        </w:rPr>
        <w:t> In simple cases, there are other options that satisfy our needs and they result in much cleaner code.</w:t>
      </w:r>
    </w:p>
    <w:p w14:paraId="280DB8B9" w14:textId="77777777" w:rsidR="00C60F56" w:rsidRPr="00C60F56" w:rsidRDefault="00C60F56" w:rsidP="00C60F56">
      <w:pPr>
        <w:pStyle w:val="2"/>
        <w:spacing w:before="504" w:beforeAutospacing="0" w:after="312" w:afterAutospacing="0"/>
        <w:rPr>
          <w:rFonts w:ascii="inherit" w:hAnsi="inherit"/>
          <w:color w:val="000000"/>
          <w:sz w:val="44"/>
          <w:szCs w:val="44"/>
          <w:lang w:val="en-US"/>
        </w:rPr>
      </w:pPr>
      <w:r w:rsidRPr="00C60F56">
        <w:rPr>
          <w:rFonts w:ascii="inherit" w:hAnsi="inherit"/>
          <w:color w:val="000000"/>
          <w:sz w:val="44"/>
          <w:szCs w:val="44"/>
          <w:lang w:val="en-US"/>
        </w:rPr>
        <w:t>3. Alternatives</w:t>
      </w:r>
    </w:p>
    <w:p w14:paraId="31744C1A" w14:textId="77777777" w:rsidR="00C60F56" w:rsidRPr="00C60F56" w:rsidRDefault="00C60F56" w:rsidP="00C60F56">
      <w:pPr>
        <w:pStyle w:val="3"/>
        <w:spacing w:before="504" w:after="312"/>
        <w:rPr>
          <w:rFonts w:ascii="inherit" w:hAnsi="inherit"/>
          <w:color w:val="000000"/>
          <w:sz w:val="36"/>
          <w:szCs w:val="36"/>
          <w:lang w:val="en-US"/>
        </w:rPr>
      </w:pPr>
      <w:r w:rsidRPr="00C60F56">
        <w:rPr>
          <w:rFonts w:ascii="inherit" w:hAnsi="inherit"/>
          <w:color w:val="000000"/>
          <w:sz w:val="36"/>
          <w:szCs w:val="36"/>
          <w:lang w:val="en-US"/>
        </w:rPr>
        <w:t>3.1. </w:t>
      </w:r>
      <w:r w:rsidRPr="00C60F56">
        <w:rPr>
          <w:rStyle w:val="a6"/>
          <w:rFonts w:ascii="inherit" w:hAnsi="inherit"/>
          <w:color w:val="000000"/>
          <w:sz w:val="36"/>
          <w:szCs w:val="36"/>
          <w:lang w:val="en-US"/>
        </w:rPr>
        <w:t>@ResponseBody</w:t>
      </w:r>
    </w:p>
    <w:p w14:paraId="55985271" w14:textId="77777777" w:rsidR="00C60F56" w:rsidRPr="00C60F56" w:rsidRDefault="00C60F56" w:rsidP="00C60F56">
      <w:pPr>
        <w:pStyle w:val="a3"/>
        <w:spacing w:before="0" w:beforeAutospacing="0" w:after="150" w:afterAutospacing="0"/>
        <w:rPr>
          <w:color w:val="000000"/>
          <w:lang w:val="en-US"/>
        </w:rPr>
      </w:pPr>
      <w:r w:rsidRPr="00C60F56">
        <w:rPr>
          <w:color w:val="000000"/>
          <w:lang w:val="en-US"/>
        </w:rPr>
        <w:t>In classic Spring MVC applications, endpoints usually return rendered HTML pages. Sometimes we only need to return the actual data; for example, when we use the endpoint with AJAX.</w:t>
      </w:r>
    </w:p>
    <w:p w14:paraId="4F9FA074" w14:textId="77777777" w:rsidR="00C60F56" w:rsidRPr="00C60F56" w:rsidRDefault="00C60F56" w:rsidP="00C60F56">
      <w:pPr>
        <w:pStyle w:val="a3"/>
        <w:spacing w:before="0" w:beforeAutospacing="0" w:after="150" w:afterAutospacing="0"/>
        <w:rPr>
          <w:color w:val="000000"/>
          <w:lang w:val="en-US"/>
        </w:rPr>
      </w:pPr>
      <w:r w:rsidRPr="00C60F56">
        <w:rPr>
          <w:color w:val="000000"/>
          <w:lang w:val="en-US"/>
        </w:rPr>
        <w:t>In such cases, we can mark the request handler method with </w:t>
      </w:r>
      <w:r w:rsidRPr="00C60F56">
        <w:rPr>
          <w:rStyle w:val="a6"/>
          <w:color w:val="000000"/>
          <w:lang w:val="en-US"/>
        </w:rPr>
        <w:t>@ResponseBody</w:t>
      </w:r>
      <w:r w:rsidRPr="00C60F56">
        <w:rPr>
          <w:color w:val="000000"/>
          <w:lang w:val="en-US"/>
        </w:rPr>
        <w:t>, and </w:t>
      </w:r>
      <w:r w:rsidRPr="00C60F56">
        <w:rPr>
          <w:rStyle w:val="a4"/>
          <w:color w:val="000000"/>
          <w:lang w:val="en-US"/>
        </w:rPr>
        <w:t>Spring treats the result value of the method as the HTTP response body</w:t>
      </w:r>
      <w:r w:rsidRPr="00C60F56">
        <w:rPr>
          <w:color w:val="000000"/>
          <w:lang w:val="en-US"/>
        </w:rPr>
        <w:t> itself.</w:t>
      </w:r>
    </w:p>
    <w:p w14:paraId="2D76141A" w14:textId="77777777" w:rsidR="00C60F56" w:rsidRPr="00C60F56" w:rsidRDefault="00C60F56" w:rsidP="00C60F56">
      <w:pPr>
        <w:pStyle w:val="3"/>
        <w:spacing w:before="504" w:after="312"/>
        <w:rPr>
          <w:rFonts w:ascii="inherit" w:hAnsi="inherit"/>
          <w:color w:val="000000"/>
          <w:sz w:val="36"/>
          <w:szCs w:val="36"/>
          <w:lang w:val="en-US"/>
        </w:rPr>
      </w:pPr>
      <w:r w:rsidRPr="00C60F56">
        <w:rPr>
          <w:rFonts w:ascii="inherit" w:hAnsi="inherit"/>
          <w:color w:val="000000"/>
          <w:sz w:val="36"/>
          <w:szCs w:val="36"/>
          <w:lang w:val="en-US"/>
        </w:rPr>
        <w:t>3.2. </w:t>
      </w:r>
      <w:r w:rsidRPr="00C60F56">
        <w:rPr>
          <w:rStyle w:val="a6"/>
          <w:rFonts w:ascii="inherit" w:hAnsi="inherit"/>
          <w:color w:val="000000"/>
          <w:sz w:val="36"/>
          <w:szCs w:val="36"/>
          <w:lang w:val="en-US"/>
        </w:rPr>
        <w:t>@ResponseStatus</w:t>
      </w:r>
    </w:p>
    <w:p w14:paraId="25EDEEC2" w14:textId="77777777" w:rsidR="00C60F56" w:rsidRPr="00C60F56" w:rsidRDefault="00C60F56" w:rsidP="00C60F56">
      <w:pPr>
        <w:pStyle w:val="a3"/>
        <w:spacing w:before="0" w:beforeAutospacing="0" w:after="150" w:afterAutospacing="0"/>
        <w:rPr>
          <w:color w:val="000000"/>
          <w:lang w:val="en-US"/>
        </w:rPr>
      </w:pPr>
      <w:r w:rsidRPr="00C60F56">
        <w:rPr>
          <w:color w:val="000000"/>
          <w:lang w:val="en-US"/>
        </w:rPr>
        <w:t>When an endpoint returns successfully, Spring provides an HTTP 200 (OK) response. If the endpoint throws an exception, Spring looks for an exception handler that tells which HTTP status to use.</w:t>
      </w:r>
    </w:p>
    <w:p w14:paraId="33ED3CA1" w14:textId="77777777" w:rsidR="00C60F56" w:rsidRPr="00C60F56" w:rsidRDefault="00C60F56" w:rsidP="00C60F56">
      <w:pPr>
        <w:pStyle w:val="a3"/>
        <w:spacing w:before="0" w:beforeAutospacing="0" w:after="150" w:afterAutospacing="0"/>
        <w:rPr>
          <w:color w:val="000000"/>
          <w:lang w:val="en-US"/>
        </w:rPr>
      </w:pPr>
      <w:r w:rsidRPr="00C60F56">
        <w:rPr>
          <w:color w:val="000000"/>
          <w:lang w:val="en-US"/>
        </w:rPr>
        <w:t>We can mark these methods with @ResponseStatus, and therefore, Spring </w:t>
      </w:r>
      <w:r w:rsidRPr="00C60F56">
        <w:rPr>
          <w:rStyle w:val="a4"/>
          <w:color w:val="000000"/>
          <w:lang w:val="en-US"/>
        </w:rPr>
        <w:t>returns with a custom HTTP status</w:t>
      </w:r>
      <w:r w:rsidRPr="00C60F56">
        <w:rPr>
          <w:color w:val="000000"/>
          <w:lang w:val="en-US"/>
        </w:rPr>
        <w:t>.</w:t>
      </w:r>
    </w:p>
    <w:p w14:paraId="1FE17C78" w14:textId="77777777" w:rsidR="00C60F56" w:rsidRPr="00C60F56" w:rsidRDefault="00C60F56" w:rsidP="00C60F56">
      <w:pPr>
        <w:pStyle w:val="3"/>
        <w:spacing w:before="504" w:after="312"/>
        <w:rPr>
          <w:rFonts w:ascii="inherit" w:hAnsi="inherit"/>
          <w:color w:val="000000"/>
          <w:sz w:val="36"/>
          <w:szCs w:val="36"/>
          <w:lang w:val="en-US"/>
        </w:rPr>
      </w:pPr>
      <w:r w:rsidRPr="00C60F56">
        <w:rPr>
          <w:rFonts w:ascii="inherit" w:hAnsi="inherit"/>
          <w:color w:val="000000"/>
          <w:sz w:val="36"/>
          <w:szCs w:val="36"/>
          <w:lang w:val="en-US"/>
        </w:rPr>
        <w:t>3.3. Manipulate the Response Directly</w:t>
      </w:r>
    </w:p>
    <w:p w14:paraId="2870D931" w14:textId="77777777" w:rsidR="00C60F56" w:rsidRPr="00C60F56" w:rsidRDefault="00C60F56" w:rsidP="00C60F56">
      <w:pPr>
        <w:pStyle w:val="a3"/>
        <w:spacing w:before="0" w:beforeAutospacing="0" w:after="150" w:afterAutospacing="0"/>
        <w:rPr>
          <w:color w:val="000000"/>
          <w:lang w:val="en-US"/>
        </w:rPr>
      </w:pPr>
      <w:r w:rsidRPr="00C60F56">
        <w:rPr>
          <w:color w:val="000000"/>
          <w:lang w:val="en-US"/>
        </w:rPr>
        <w:t>Spring also lets us access the </w:t>
      </w:r>
      <w:proofErr w:type="spellStart"/>
      <w:proofErr w:type="gramStart"/>
      <w:r w:rsidRPr="00C60F56">
        <w:rPr>
          <w:rStyle w:val="a6"/>
          <w:color w:val="000000"/>
          <w:lang w:val="en-US"/>
        </w:rPr>
        <w:t>javax.servlet</w:t>
      </w:r>
      <w:proofErr w:type="gramEnd"/>
      <w:r w:rsidRPr="00C60F56">
        <w:rPr>
          <w:rStyle w:val="a6"/>
          <w:color w:val="000000"/>
          <w:lang w:val="en-US"/>
        </w:rPr>
        <w:t>.http.HttpServletResponse</w:t>
      </w:r>
      <w:proofErr w:type="spellEnd"/>
      <w:r w:rsidRPr="00C60F56">
        <w:rPr>
          <w:color w:val="000000"/>
          <w:lang w:val="en-US"/>
        </w:rPr>
        <w:t> object directly; we only have to declare it as a method argument:</w:t>
      </w:r>
    </w:p>
    <w:p w14:paraId="0C48FF3A"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ljs-meta"/>
          <w:rFonts w:ascii="Source Code Pro" w:hAnsi="Source Code Pro"/>
          <w:color w:val="1F7199"/>
          <w:sz w:val="21"/>
          <w:szCs w:val="21"/>
          <w:shd w:val="clear" w:color="auto" w:fill="FAFAFA"/>
          <w:lang w:val="en-US"/>
        </w:rPr>
        <w:t>@GetMapping("/manual")</w:t>
      </w:r>
    </w:p>
    <w:p w14:paraId="6774000D"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ljs-keyword"/>
          <w:rFonts w:ascii="Source Code Pro" w:hAnsi="Source Code Pro"/>
          <w:b/>
          <w:bCs/>
          <w:color w:val="63B175"/>
          <w:sz w:val="21"/>
          <w:szCs w:val="21"/>
          <w:shd w:val="clear" w:color="auto" w:fill="FAFAFA"/>
          <w:lang w:val="en-US"/>
        </w:rPr>
        <w:lastRenderedPageBreak/>
        <w:t>void</w:t>
      </w:r>
      <w:r w:rsidRPr="00C60F56">
        <w:rPr>
          <w:rStyle w:val="HTML"/>
          <w:rFonts w:ascii="Source Code Pro" w:hAnsi="Source Code Pro"/>
          <w:color w:val="000000"/>
          <w:sz w:val="21"/>
          <w:szCs w:val="21"/>
          <w:shd w:val="clear" w:color="auto" w:fill="FAFAFA"/>
          <w:lang w:val="en-US"/>
        </w:rPr>
        <w:t xml:space="preserve"> </w:t>
      </w:r>
      <w:proofErr w:type="gramStart"/>
      <w:r w:rsidRPr="00C60F56">
        <w:rPr>
          <w:rStyle w:val="hljs-title"/>
          <w:rFonts w:ascii="Source Code Pro" w:hAnsi="Source Code Pro"/>
          <w:b/>
          <w:bCs/>
          <w:color w:val="267438"/>
          <w:sz w:val="21"/>
          <w:szCs w:val="21"/>
          <w:shd w:val="clear" w:color="auto" w:fill="FAFAFA"/>
          <w:lang w:val="en-US"/>
        </w:rPr>
        <w:t>manual</w:t>
      </w:r>
      <w:r w:rsidRPr="00C60F56">
        <w:rPr>
          <w:rStyle w:val="hljs-params"/>
          <w:rFonts w:ascii="Source Code Pro" w:hAnsi="Source Code Pro"/>
          <w:color w:val="000000"/>
          <w:sz w:val="21"/>
          <w:szCs w:val="21"/>
          <w:shd w:val="clear" w:color="auto" w:fill="FAFAFA"/>
          <w:lang w:val="en-US"/>
        </w:rPr>
        <w:t>(</w:t>
      </w:r>
      <w:proofErr w:type="spellStart"/>
      <w:proofErr w:type="gramEnd"/>
      <w:r w:rsidRPr="00C60F56">
        <w:rPr>
          <w:rStyle w:val="hljs-params"/>
          <w:rFonts w:ascii="Source Code Pro" w:hAnsi="Source Code Pro"/>
          <w:color w:val="000000"/>
          <w:sz w:val="21"/>
          <w:szCs w:val="21"/>
          <w:shd w:val="clear" w:color="auto" w:fill="FAFAFA"/>
          <w:lang w:val="en-US"/>
        </w:rPr>
        <w:t>HttpServletResponse</w:t>
      </w:r>
      <w:proofErr w:type="spellEnd"/>
      <w:r w:rsidRPr="00C60F56">
        <w:rPr>
          <w:rStyle w:val="hljs-params"/>
          <w:rFonts w:ascii="Source Code Pro" w:hAnsi="Source Code Pro"/>
          <w:color w:val="000000"/>
          <w:sz w:val="21"/>
          <w:szCs w:val="21"/>
          <w:shd w:val="clear" w:color="auto" w:fill="FAFAFA"/>
          <w:lang w:val="en-US"/>
        </w:rPr>
        <w:t xml:space="preserve"> response)</w:t>
      </w:r>
      <w:r w:rsidRPr="00C60F56">
        <w:rPr>
          <w:rStyle w:val="HTML"/>
          <w:rFonts w:ascii="Source Code Pro" w:hAnsi="Source Code Pro"/>
          <w:color w:val="000000"/>
          <w:sz w:val="21"/>
          <w:szCs w:val="21"/>
          <w:shd w:val="clear" w:color="auto" w:fill="FAFAFA"/>
          <w:lang w:val="en-US"/>
        </w:rPr>
        <w:t xml:space="preserve"> </w:t>
      </w:r>
      <w:r w:rsidRPr="00C60F56">
        <w:rPr>
          <w:rStyle w:val="hljs-keyword"/>
          <w:rFonts w:ascii="Source Code Pro" w:hAnsi="Source Code Pro"/>
          <w:b/>
          <w:bCs/>
          <w:color w:val="63B175"/>
          <w:sz w:val="21"/>
          <w:szCs w:val="21"/>
          <w:shd w:val="clear" w:color="auto" w:fill="FAFAFA"/>
          <w:lang w:val="en-US"/>
        </w:rPr>
        <w:t>throws</w:t>
      </w:r>
      <w:r w:rsidRPr="00C60F56">
        <w:rPr>
          <w:rStyle w:val="HTML"/>
          <w:rFonts w:ascii="Source Code Pro" w:hAnsi="Source Code Pro"/>
          <w:color w:val="000000"/>
          <w:sz w:val="21"/>
          <w:szCs w:val="21"/>
          <w:shd w:val="clear" w:color="auto" w:fill="FAFAFA"/>
          <w:lang w:val="en-US"/>
        </w:rPr>
        <w:t xml:space="preserve"> </w:t>
      </w:r>
      <w:proofErr w:type="spellStart"/>
      <w:r w:rsidRPr="00C60F56">
        <w:rPr>
          <w:rStyle w:val="HTML"/>
          <w:rFonts w:ascii="Source Code Pro" w:hAnsi="Source Code Pro"/>
          <w:color w:val="000000"/>
          <w:sz w:val="21"/>
          <w:szCs w:val="21"/>
          <w:shd w:val="clear" w:color="auto" w:fill="FAFAFA"/>
          <w:lang w:val="en-US"/>
        </w:rPr>
        <w:t>IOException</w:t>
      </w:r>
      <w:proofErr w:type="spellEnd"/>
      <w:r w:rsidRPr="00C60F56">
        <w:rPr>
          <w:rStyle w:val="HTML"/>
          <w:rFonts w:ascii="Source Code Pro" w:hAnsi="Source Code Pro"/>
          <w:color w:val="000000"/>
          <w:sz w:val="21"/>
          <w:szCs w:val="21"/>
          <w:shd w:val="clear" w:color="auto" w:fill="FAFAFA"/>
          <w:lang w:val="en-US"/>
        </w:rPr>
        <w:t xml:space="preserve"> {</w:t>
      </w:r>
    </w:p>
    <w:p w14:paraId="6832E476"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TML"/>
          <w:rFonts w:ascii="Source Code Pro" w:hAnsi="Source Code Pro"/>
          <w:color w:val="000000"/>
          <w:sz w:val="21"/>
          <w:szCs w:val="21"/>
          <w:shd w:val="clear" w:color="auto" w:fill="FAFAFA"/>
          <w:lang w:val="en-US"/>
        </w:rPr>
        <w:t xml:space="preserve">    </w:t>
      </w:r>
      <w:proofErr w:type="spellStart"/>
      <w:proofErr w:type="gramStart"/>
      <w:r w:rsidRPr="00C60F56">
        <w:rPr>
          <w:rStyle w:val="HTML"/>
          <w:rFonts w:ascii="Source Code Pro" w:hAnsi="Source Code Pro"/>
          <w:color w:val="000000"/>
          <w:sz w:val="21"/>
          <w:szCs w:val="21"/>
          <w:shd w:val="clear" w:color="auto" w:fill="FAFAFA"/>
          <w:lang w:val="en-US"/>
        </w:rPr>
        <w:t>response.setHeader</w:t>
      </w:r>
      <w:proofErr w:type="spellEnd"/>
      <w:proofErr w:type="gramEnd"/>
      <w:r w:rsidRPr="00C60F56">
        <w:rPr>
          <w:rStyle w:val="HTML"/>
          <w:rFonts w:ascii="Source Code Pro" w:hAnsi="Source Code Pro"/>
          <w:color w:val="000000"/>
          <w:sz w:val="21"/>
          <w:szCs w:val="21"/>
          <w:shd w:val="clear" w:color="auto" w:fill="FAFAFA"/>
          <w:lang w:val="en-US"/>
        </w:rPr>
        <w:t>(</w:t>
      </w:r>
      <w:r w:rsidRPr="00C60F56">
        <w:rPr>
          <w:rStyle w:val="hljs-string"/>
          <w:rFonts w:ascii="Source Code Pro" w:hAnsi="Source Code Pro"/>
          <w:color w:val="4E9359"/>
          <w:sz w:val="21"/>
          <w:szCs w:val="21"/>
          <w:shd w:val="clear" w:color="auto" w:fill="FAFAFA"/>
          <w:lang w:val="en-US"/>
        </w:rPr>
        <w:t>"Custom-Header"</w:t>
      </w:r>
      <w:r w:rsidRPr="00C60F56">
        <w:rPr>
          <w:rStyle w:val="HTML"/>
          <w:rFonts w:ascii="Source Code Pro" w:hAnsi="Source Code Pro"/>
          <w:color w:val="000000"/>
          <w:sz w:val="21"/>
          <w:szCs w:val="21"/>
          <w:shd w:val="clear" w:color="auto" w:fill="FAFAFA"/>
          <w:lang w:val="en-US"/>
        </w:rPr>
        <w:t xml:space="preserve">, </w:t>
      </w:r>
      <w:r w:rsidRPr="00C60F56">
        <w:rPr>
          <w:rStyle w:val="hljs-string"/>
          <w:rFonts w:ascii="Source Code Pro" w:hAnsi="Source Code Pro"/>
          <w:color w:val="4E9359"/>
          <w:sz w:val="21"/>
          <w:szCs w:val="21"/>
          <w:shd w:val="clear" w:color="auto" w:fill="FAFAFA"/>
          <w:lang w:val="en-US"/>
        </w:rPr>
        <w:t>"foo"</w:t>
      </w:r>
      <w:r w:rsidRPr="00C60F56">
        <w:rPr>
          <w:rStyle w:val="HTML"/>
          <w:rFonts w:ascii="Source Code Pro" w:hAnsi="Source Code Pro"/>
          <w:color w:val="000000"/>
          <w:sz w:val="21"/>
          <w:szCs w:val="21"/>
          <w:shd w:val="clear" w:color="auto" w:fill="FAFAFA"/>
          <w:lang w:val="en-US"/>
        </w:rPr>
        <w:t>);</w:t>
      </w:r>
    </w:p>
    <w:p w14:paraId="037378BC"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TML"/>
          <w:rFonts w:ascii="Source Code Pro" w:hAnsi="Source Code Pro"/>
          <w:color w:val="000000"/>
          <w:sz w:val="21"/>
          <w:szCs w:val="21"/>
          <w:shd w:val="clear" w:color="auto" w:fill="FAFAFA"/>
          <w:lang w:val="en-US"/>
        </w:rPr>
        <w:t xml:space="preserve">    </w:t>
      </w:r>
      <w:proofErr w:type="spellStart"/>
      <w:proofErr w:type="gramStart"/>
      <w:r w:rsidRPr="00C60F56">
        <w:rPr>
          <w:rStyle w:val="HTML"/>
          <w:rFonts w:ascii="Source Code Pro" w:hAnsi="Source Code Pro"/>
          <w:color w:val="000000"/>
          <w:sz w:val="21"/>
          <w:szCs w:val="21"/>
          <w:shd w:val="clear" w:color="auto" w:fill="FAFAFA"/>
          <w:lang w:val="en-US"/>
        </w:rPr>
        <w:t>response.setStatus</w:t>
      </w:r>
      <w:proofErr w:type="spellEnd"/>
      <w:proofErr w:type="gramEnd"/>
      <w:r w:rsidRPr="00C60F56">
        <w:rPr>
          <w:rStyle w:val="HTML"/>
          <w:rFonts w:ascii="Source Code Pro" w:hAnsi="Source Code Pro"/>
          <w:color w:val="000000"/>
          <w:sz w:val="21"/>
          <w:szCs w:val="21"/>
          <w:shd w:val="clear" w:color="auto" w:fill="FAFAFA"/>
          <w:lang w:val="en-US"/>
        </w:rPr>
        <w:t>(</w:t>
      </w:r>
      <w:r w:rsidRPr="00C60F56">
        <w:rPr>
          <w:rStyle w:val="hljs-number"/>
          <w:rFonts w:ascii="Source Code Pro" w:hAnsi="Source Code Pro"/>
          <w:color w:val="4E9359"/>
          <w:sz w:val="21"/>
          <w:szCs w:val="21"/>
          <w:shd w:val="clear" w:color="auto" w:fill="FAFAFA"/>
          <w:lang w:val="en-US"/>
        </w:rPr>
        <w:t>200</w:t>
      </w:r>
      <w:r w:rsidRPr="00C60F56">
        <w:rPr>
          <w:rStyle w:val="HTML"/>
          <w:rFonts w:ascii="Source Code Pro" w:hAnsi="Source Code Pro"/>
          <w:color w:val="000000"/>
          <w:sz w:val="21"/>
          <w:szCs w:val="21"/>
          <w:shd w:val="clear" w:color="auto" w:fill="FAFAFA"/>
          <w:lang w:val="en-US"/>
        </w:rPr>
        <w:t>);</w:t>
      </w:r>
    </w:p>
    <w:p w14:paraId="7FEB6D0E"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TML"/>
          <w:rFonts w:ascii="Source Code Pro" w:hAnsi="Source Code Pro"/>
          <w:color w:val="000000"/>
          <w:sz w:val="21"/>
          <w:szCs w:val="21"/>
          <w:shd w:val="clear" w:color="auto" w:fill="FAFAFA"/>
          <w:lang w:val="en-US"/>
        </w:rPr>
        <w:t xml:space="preserve">    </w:t>
      </w:r>
      <w:proofErr w:type="spellStart"/>
      <w:proofErr w:type="gramStart"/>
      <w:r w:rsidRPr="00C60F56">
        <w:rPr>
          <w:rStyle w:val="HTML"/>
          <w:rFonts w:ascii="Source Code Pro" w:hAnsi="Source Code Pro"/>
          <w:color w:val="000000"/>
          <w:sz w:val="21"/>
          <w:szCs w:val="21"/>
          <w:shd w:val="clear" w:color="auto" w:fill="FAFAFA"/>
          <w:lang w:val="en-US"/>
        </w:rPr>
        <w:t>response.getWriter</w:t>
      </w:r>
      <w:proofErr w:type="spellEnd"/>
      <w:proofErr w:type="gramEnd"/>
      <w:r w:rsidRPr="00C60F56">
        <w:rPr>
          <w:rStyle w:val="HTML"/>
          <w:rFonts w:ascii="Source Code Pro" w:hAnsi="Source Code Pro"/>
          <w:color w:val="000000"/>
          <w:sz w:val="21"/>
          <w:szCs w:val="21"/>
          <w:shd w:val="clear" w:color="auto" w:fill="FAFAFA"/>
          <w:lang w:val="en-US"/>
        </w:rPr>
        <w:t>().</w:t>
      </w:r>
      <w:proofErr w:type="spellStart"/>
      <w:r w:rsidRPr="00C60F56">
        <w:rPr>
          <w:rStyle w:val="HTML"/>
          <w:rFonts w:ascii="Source Code Pro" w:hAnsi="Source Code Pro"/>
          <w:color w:val="000000"/>
          <w:sz w:val="21"/>
          <w:szCs w:val="21"/>
          <w:shd w:val="clear" w:color="auto" w:fill="FAFAFA"/>
          <w:lang w:val="en-US"/>
        </w:rPr>
        <w:t>println</w:t>
      </w:r>
      <w:proofErr w:type="spellEnd"/>
      <w:r w:rsidRPr="00C60F56">
        <w:rPr>
          <w:rStyle w:val="HTML"/>
          <w:rFonts w:ascii="Source Code Pro" w:hAnsi="Source Code Pro"/>
          <w:color w:val="000000"/>
          <w:sz w:val="21"/>
          <w:szCs w:val="21"/>
          <w:shd w:val="clear" w:color="auto" w:fill="FAFAFA"/>
          <w:lang w:val="en-US"/>
        </w:rPr>
        <w:t>(</w:t>
      </w:r>
      <w:r w:rsidRPr="00C60F56">
        <w:rPr>
          <w:rStyle w:val="hljs-string"/>
          <w:rFonts w:ascii="Source Code Pro" w:hAnsi="Source Code Pro"/>
          <w:color w:val="4E9359"/>
          <w:sz w:val="21"/>
          <w:szCs w:val="21"/>
          <w:shd w:val="clear" w:color="auto" w:fill="FAFAFA"/>
          <w:lang w:val="en-US"/>
        </w:rPr>
        <w:t>"Hello World!"</w:t>
      </w:r>
      <w:r w:rsidRPr="00C60F56">
        <w:rPr>
          <w:rStyle w:val="HTML"/>
          <w:rFonts w:ascii="Source Code Pro" w:hAnsi="Source Code Pro"/>
          <w:color w:val="000000"/>
          <w:sz w:val="21"/>
          <w:szCs w:val="21"/>
          <w:shd w:val="clear" w:color="auto" w:fill="FAFAFA"/>
          <w:lang w:val="en-US"/>
        </w:rPr>
        <w:t>);</w:t>
      </w:r>
    </w:p>
    <w:p w14:paraId="05C3AB19" w14:textId="4E37E5BB" w:rsidR="00C60F56" w:rsidRDefault="00C60F56" w:rsidP="00C60F56">
      <w:pPr>
        <w:pStyle w:val="HTML0"/>
        <w:rPr>
          <w:sz w:val="24"/>
          <w:szCs w:val="24"/>
          <w:lang w:val="en-US"/>
        </w:rPr>
      </w:pPr>
      <w:r w:rsidRPr="00C60F56">
        <w:rPr>
          <w:rStyle w:val="HTML"/>
          <w:rFonts w:ascii="Source Code Pro" w:hAnsi="Source Code Pro"/>
          <w:color w:val="000000"/>
          <w:sz w:val="21"/>
          <w:szCs w:val="21"/>
          <w:shd w:val="clear" w:color="auto" w:fill="FAFAFA"/>
          <w:lang w:val="en-US"/>
        </w:rPr>
        <w:t>}</w:t>
      </w:r>
    </w:p>
    <w:p w14:paraId="51750828" w14:textId="77777777" w:rsidR="00C60F56" w:rsidRPr="00C60F56" w:rsidRDefault="00C60F56" w:rsidP="00C60F56">
      <w:pPr>
        <w:pStyle w:val="HTML0"/>
        <w:rPr>
          <w:sz w:val="24"/>
          <w:szCs w:val="24"/>
          <w:lang w:val="en-US"/>
        </w:rPr>
      </w:pPr>
    </w:p>
    <w:p w14:paraId="3E879F0C" w14:textId="77777777" w:rsidR="00C60F56" w:rsidRPr="00C60F56" w:rsidRDefault="00C60F56" w:rsidP="00C60F56">
      <w:pPr>
        <w:pStyle w:val="a3"/>
        <w:spacing w:before="0" w:beforeAutospacing="0" w:after="150" w:afterAutospacing="0"/>
        <w:rPr>
          <w:color w:val="000000"/>
          <w:lang w:val="en-US"/>
        </w:rPr>
      </w:pPr>
      <w:r w:rsidRPr="00C60F56">
        <w:rPr>
          <w:color w:val="000000"/>
          <w:lang w:val="en-US"/>
        </w:rPr>
        <w:t>Since Spring provides abstractions and additional capabilities above the underlying implementation, </w:t>
      </w:r>
      <w:r w:rsidRPr="00C60F56">
        <w:rPr>
          <w:rStyle w:val="a4"/>
          <w:color w:val="000000"/>
          <w:lang w:val="en-US"/>
        </w:rPr>
        <w:t>we shouldn't manipulate the response this way</w:t>
      </w:r>
      <w:r w:rsidRPr="00C60F56">
        <w:rPr>
          <w:color w:val="000000"/>
          <w:lang w:val="en-US"/>
        </w:rPr>
        <w:t>.</w:t>
      </w:r>
    </w:p>
    <w:p w14:paraId="73ED5557" w14:textId="77777777" w:rsidR="00C60F56" w:rsidRPr="00C60F56" w:rsidRDefault="00C60F56" w:rsidP="00C60F56">
      <w:pPr>
        <w:pStyle w:val="2"/>
        <w:spacing w:before="504" w:beforeAutospacing="0" w:after="312" w:afterAutospacing="0"/>
        <w:rPr>
          <w:rFonts w:ascii="inherit" w:hAnsi="inherit"/>
          <w:color w:val="000000"/>
          <w:sz w:val="44"/>
          <w:szCs w:val="44"/>
          <w:lang w:val="en-US"/>
        </w:rPr>
      </w:pPr>
      <w:r w:rsidRPr="00C60F56">
        <w:rPr>
          <w:rFonts w:ascii="inherit" w:hAnsi="inherit"/>
          <w:color w:val="000000"/>
          <w:sz w:val="44"/>
          <w:szCs w:val="44"/>
          <w:lang w:val="en-US"/>
        </w:rPr>
        <w:t>4. Conclusion</w:t>
      </w:r>
    </w:p>
    <w:p w14:paraId="72EFDD78" w14:textId="77777777" w:rsidR="00C60F56" w:rsidRPr="00C60F56" w:rsidRDefault="00C60F56" w:rsidP="00C60F56">
      <w:pPr>
        <w:pStyle w:val="a3"/>
        <w:spacing w:before="0" w:beforeAutospacing="0" w:after="150" w:afterAutospacing="0"/>
        <w:rPr>
          <w:color w:val="000000"/>
          <w:lang w:val="en-US"/>
        </w:rPr>
      </w:pPr>
      <w:r w:rsidRPr="00C60F56">
        <w:rPr>
          <w:color w:val="000000"/>
          <w:lang w:val="en-US"/>
        </w:rPr>
        <w:t>In this article, we discussed multiple ways to manipulate the HTTP response in Spring, and examined their benefits and drawbacks.</w:t>
      </w:r>
    </w:p>
    <w:p w14:paraId="105C895A" w14:textId="11C6BC7A" w:rsidR="0041015E" w:rsidRDefault="0041015E" w:rsidP="00815514">
      <w:pPr>
        <w:pStyle w:val="a3"/>
        <w:shd w:val="clear" w:color="auto" w:fill="FFFFFF"/>
        <w:spacing w:before="288" w:beforeAutospacing="0" w:after="288" w:afterAutospacing="0"/>
        <w:rPr>
          <w:sz w:val="28"/>
          <w:szCs w:val="28"/>
          <w:lang w:val="en-US"/>
        </w:rPr>
      </w:pPr>
    </w:p>
    <w:p w14:paraId="103954E9" w14:textId="027B3827" w:rsidR="00C60F56" w:rsidRPr="00C60F56" w:rsidRDefault="00C60F56" w:rsidP="00C60F56">
      <w:pPr>
        <w:rPr>
          <w:lang w:val="en-US" w:eastAsia="ru-RU"/>
        </w:rPr>
      </w:pPr>
    </w:p>
    <w:p w14:paraId="4C25EAE9" w14:textId="65B1D612" w:rsidR="00C60F56" w:rsidRPr="00C60F56" w:rsidRDefault="00C60F56" w:rsidP="00C60F56">
      <w:pPr>
        <w:rPr>
          <w:lang w:val="en-US" w:eastAsia="ru-RU"/>
        </w:rPr>
      </w:pPr>
    </w:p>
    <w:p w14:paraId="726E50D2" w14:textId="0D1F71CB" w:rsidR="00C60F56" w:rsidRDefault="00C60F56" w:rsidP="00C60F56">
      <w:pPr>
        <w:rPr>
          <w:rFonts w:ascii="Times New Roman" w:eastAsia="Times New Roman" w:hAnsi="Times New Roman" w:cs="Times New Roman"/>
          <w:sz w:val="28"/>
          <w:szCs w:val="28"/>
          <w:lang w:val="en-US" w:eastAsia="ru-RU"/>
        </w:rPr>
      </w:pPr>
    </w:p>
    <w:p w14:paraId="0A5D22A2" w14:textId="63797BAC" w:rsidR="00C60F56" w:rsidRDefault="00C60F56" w:rsidP="00C60F56">
      <w:pPr>
        <w:tabs>
          <w:tab w:val="left" w:pos="2292"/>
        </w:tabs>
        <w:rPr>
          <w:lang w:val="en-US" w:eastAsia="ru-RU"/>
        </w:rPr>
      </w:pPr>
      <w:r>
        <w:rPr>
          <w:lang w:val="en-US" w:eastAsia="ru-RU"/>
        </w:rPr>
        <w:tab/>
      </w:r>
      <w:r>
        <w:rPr>
          <w:noProof/>
        </w:rPr>
        <w:drawing>
          <wp:inline distT="0" distB="0" distL="0" distR="0" wp14:anchorId="2851C627" wp14:editId="2BA491C8">
            <wp:extent cx="5731510" cy="3223895"/>
            <wp:effectExtent l="0" t="0" r="254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468A6367" w14:textId="4614522A" w:rsidR="00C60F56" w:rsidRDefault="00C60F56" w:rsidP="00C60F56">
      <w:pPr>
        <w:tabs>
          <w:tab w:val="left" w:pos="2292"/>
        </w:tabs>
        <w:rPr>
          <w:lang w:val="en-US" w:eastAsia="ru-RU"/>
        </w:rPr>
      </w:pPr>
    </w:p>
    <w:p w14:paraId="14A0F6BE" w14:textId="73365634" w:rsidR="00C60F56" w:rsidRDefault="00C60F56" w:rsidP="00C60F56">
      <w:pPr>
        <w:tabs>
          <w:tab w:val="left" w:pos="2292"/>
        </w:tabs>
        <w:rPr>
          <w:lang w:val="en-US" w:eastAsia="ru-RU"/>
        </w:rPr>
      </w:pPr>
      <w:r>
        <w:rPr>
          <w:noProof/>
        </w:rPr>
        <w:lastRenderedPageBreak/>
        <w:drawing>
          <wp:inline distT="0" distB="0" distL="0" distR="0" wp14:anchorId="55190D6E" wp14:editId="65E6823D">
            <wp:extent cx="5731510" cy="7205980"/>
            <wp:effectExtent l="0" t="0" r="254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31510" cy="7205980"/>
                    </a:xfrm>
                    <a:prstGeom prst="rect">
                      <a:avLst/>
                    </a:prstGeom>
                    <a:noFill/>
                    <a:ln>
                      <a:noFill/>
                    </a:ln>
                  </pic:spPr>
                </pic:pic>
              </a:graphicData>
            </a:graphic>
          </wp:inline>
        </w:drawing>
      </w:r>
    </w:p>
    <w:p w14:paraId="0695F8FD" w14:textId="77777777" w:rsidR="00C60F56" w:rsidRDefault="00C60F56">
      <w:pPr>
        <w:rPr>
          <w:lang w:val="en-US" w:eastAsia="ru-RU"/>
        </w:rPr>
      </w:pPr>
      <w:r>
        <w:rPr>
          <w:lang w:val="en-US" w:eastAsia="ru-RU"/>
        </w:rPr>
        <w:br w:type="page"/>
      </w:r>
    </w:p>
    <w:p w14:paraId="316D8D02" w14:textId="77777777" w:rsidR="00C60F56" w:rsidRPr="00C60F56" w:rsidRDefault="00C60F56" w:rsidP="00C60F56">
      <w:pPr>
        <w:pStyle w:val="1"/>
        <w:spacing w:before="900" w:after="150"/>
        <w:jc w:val="center"/>
        <w:rPr>
          <w:rFonts w:ascii="inherit" w:hAnsi="inherit"/>
          <w:color w:val="333333"/>
          <w:spacing w:val="-23"/>
          <w:sz w:val="72"/>
          <w:szCs w:val="20"/>
          <w:lang w:val="en-US"/>
        </w:rPr>
      </w:pPr>
      <w:r w:rsidRPr="00C60F56">
        <w:rPr>
          <w:rFonts w:ascii="inherit" w:hAnsi="inherit"/>
          <w:b/>
          <w:bCs/>
          <w:color w:val="333333"/>
          <w:spacing w:val="-23"/>
          <w:sz w:val="72"/>
          <w:szCs w:val="20"/>
          <w:lang w:val="en-US"/>
        </w:rPr>
        <w:lastRenderedPageBreak/>
        <w:t xml:space="preserve">A Guide </w:t>
      </w:r>
      <w:proofErr w:type="gramStart"/>
      <w:r w:rsidRPr="00C60F56">
        <w:rPr>
          <w:rFonts w:ascii="inherit" w:hAnsi="inherit"/>
          <w:b/>
          <w:bCs/>
          <w:color w:val="333333"/>
          <w:spacing w:val="-23"/>
          <w:sz w:val="72"/>
          <w:szCs w:val="20"/>
          <w:lang w:val="en-US"/>
        </w:rPr>
        <w:t>To</w:t>
      </w:r>
      <w:proofErr w:type="gramEnd"/>
      <w:r w:rsidRPr="00C60F56">
        <w:rPr>
          <w:rFonts w:ascii="inherit" w:hAnsi="inherit"/>
          <w:b/>
          <w:bCs/>
          <w:color w:val="333333"/>
          <w:spacing w:val="-23"/>
          <w:sz w:val="72"/>
          <w:szCs w:val="20"/>
          <w:lang w:val="en-US"/>
        </w:rPr>
        <w:t xml:space="preserve"> Spring Redirects</w:t>
      </w:r>
    </w:p>
    <w:p w14:paraId="594D477B" w14:textId="77777777" w:rsidR="00C60F56" w:rsidRPr="00C60F56" w:rsidRDefault="00C60F56" w:rsidP="00C60F56">
      <w:pPr>
        <w:pStyle w:val="2"/>
        <w:spacing w:before="504" w:beforeAutospacing="0" w:after="312" w:afterAutospacing="0"/>
        <w:rPr>
          <w:rFonts w:ascii="inherit" w:hAnsi="inherit"/>
          <w:color w:val="000000"/>
          <w:sz w:val="44"/>
          <w:szCs w:val="44"/>
          <w:lang w:val="en-US"/>
        </w:rPr>
      </w:pPr>
      <w:r w:rsidRPr="00C60F56">
        <w:rPr>
          <w:rStyle w:val="a4"/>
          <w:rFonts w:ascii="inherit" w:hAnsi="inherit"/>
          <w:b/>
          <w:bCs/>
          <w:color w:val="000000"/>
          <w:sz w:val="44"/>
          <w:szCs w:val="44"/>
          <w:lang w:val="en-US"/>
        </w:rPr>
        <w:t>1. Overview</w:t>
      </w:r>
    </w:p>
    <w:p w14:paraId="04BC24C3" w14:textId="77777777" w:rsidR="00C60F56" w:rsidRPr="00C60F56" w:rsidRDefault="00C60F56" w:rsidP="00C60F56">
      <w:pPr>
        <w:pStyle w:val="a3"/>
        <w:spacing w:before="0" w:beforeAutospacing="0" w:after="150" w:afterAutospacing="0"/>
        <w:rPr>
          <w:color w:val="000000"/>
          <w:lang w:val="en-US"/>
        </w:rPr>
      </w:pPr>
      <w:r w:rsidRPr="00C60F56">
        <w:rPr>
          <w:color w:val="000000"/>
          <w:lang w:val="en-US"/>
        </w:rPr>
        <w:t>This tutorial will focus on </w:t>
      </w:r>
      <w:r w:rsidRPr="00C60F56">
        <w:rPr>
          <w:rStyle w:val="a4"/>
          <w:color w:val="000000"/>
          <w:lang w:val="en-US"/>
        </w:rPr>
        <w:t>implementing a Redirect in Spring</w:t>
      </w:r>
      <w:r w:rsidRPr="00C60F56">
        <w:rPr>
          <w:color w:val="000000"/>
          <w:lang w:val="en-US"/>
        </w:rPr>
        <w:t> and will discuss the reasoning behind each strategy.</w:t>
      </w:r>
    </w:p>
    <w:p w14:paraId="3E02B0DB" w14:textId="77777777" w:rsidR="00C60F56" w:rsidRPr="00C60F56" w:rsidRDefault="00C60F56" w:rsidP="00C60F56">
      <w:pPr>
        <w:pStyle w:val="2"/>
        <w:spacing w:before="504" w:beforeAutospacing="0" w:after="312" w:afterAutospacing="0"/>
        <w:rPr>
          <w:rFonts w:ascii="inherit" w:hAnsi="inherit"/>
          <w:color w:val="000000"/>
          <w:sz w:val="44"/>
          <w:szCs w:val="44"/>
          <w:lang w:val="en-US"/>
        </w:rPr>
      </w:pPr>
      <w:r w:rsidRPr="00C60F56">
        <w:rPr>
          <w:rStyle w:val="a4"/>
          <w:rFonts w:ascii="inherit" w:hAnsi="inherit"/>
          <w:b/>
          <w:bCs/>
          <w:color w:val="000000"/>
          <w:sz w:val="44"/>
          <w:szCs w:val="44"/>
          <w:lang w:val="en-US"/>
        </w:rPr>
        <w:t>2. Why Do a Redirect?</w:t>
      </w:r>
    </w:p>
    <w:p w14:paraId="0847A524" w14:textId="77777777" w:rsidR="00C60F56" w:rsidRPr="00C60F56" w:rsidRDefault="00C60F56" w:rsidP="00C60F56">
      <w:pPr>
        <w:pStyle w:val="a3"/>
        <w:spacing w:before="0" w:beforeAutospacing="0" w:after="150" w:afterAutospacing="0"/>
        <w:rPr>
          <w:color w:val="000000"/>
          <w:lang w:val="en-US"/>
        </w:rPr>
      </w:pPr>
      <w:r w:rsidRPr="00C60F56">
        <w:rPr>
          <w:color w:val="000000"/>
          <w:lang w:val="en-US"/>
        </w:rPr>
        <w:t>Let’s first consider </w:t>
      </w:r>
      <w:r w:rsidRPr="00C60F56">
        <w:rPr>
          <w:rStyle w:val="a4"/>
          <w:color w:val="000000"/>
          <w:lang w:val="en-US"/>
        </w:rPr>
        <w:t>the reasons why we may need to do a redirect</w:t>
      </w:r>
      <w:r w:rsidRPr="00C60F56">
        <w:rPr>
          <w:color w:val="000000"/>
          <w:lang w:val="en-US"/>
        </w:rPr>
        <w:t> in a Spring application.</w:t>
      </w:r>
    </w:p>
    <w:p w14:paraId="3F9718EA" w14:textId="77777777" w:rsidR="00C60F56" w:rsidRPr="00C60F56" w:rsidRDefault="00C60F56" w:rsidP="00C60F56">
      <w:pPr>
        <w:pStyle w:val="a3"/>
        <w:spacing w:before="0" w:beforeAutospacing="0" w:after="150" w:afterAutospacing="0"/>
        <w:rPr>
          <w:color w:val="000000"/>
          <w:lang w:val="en-US"/>
        </w:rPr>
      </w:pPr>
      <w:r w:rsidRPr="00C60F56">
        <w:rPr>
          <w:color w:val="000000"/>
          <w:lang w:val="en-US"/>
        </w:rPr>
        <w:t>There are many possible examples and reasons of course. For example, we might need to POST form data, work around the double submission problem or just delegate the execution flow to another controller method.</w:t>
      </w:r>
    </w:p>
    <w:p w14:paraId="22A3A3C0" w14:textId="77777777" w:rsidR="00C60F56" w:rsidRPr="00C60F56" w:rsidRDefault="00C60F56" w:rsidP="00C60F56">
      <w:pPr>
        <w:pStyle w:val="a3"/>
        <w:spacing w:before="0" w:beforeAutospacing="0" w:after="150" w:afterAutospacing="0"/>
        <w:rPr>
          <w:color w:val="000000"/>
          <w:lang w:val="en-US"/>
        </w:rPr>
      </w:pPr>
      <w:r w:rsidRPr="00C60F56">
        <w:rPr>
          <w:color w:val="000000"/>
          <w:lang w:val="en-US"/>
        </w:rPr>
        <w:t>A quick side note here: The typical Post/Redirect/Get pattern doesn't adequately address double submission issues, and problems such as refreshing the page before the initial submission has completed may still result in a double submission.</w:t>
      </w:r>
    </w:p>
    <w:p w14:paraId="7ACDAEF3" w14:textId="77777777" w:rsidR="00C60F56" w:rsidRPr="00C60F56" w:rsidRDefault="00C60F56" w:rsidP="00C60F56">
      <w:pPr>
        <w:pStyle w:val="2"/>
        <w:spacing w:before="504" w:beforeAutospacing="0" w:after="312" w:afterAutospacing="0"/>
        <w:rPr>
          <w:rFonts w:ascii="inherit" w:hAnsi="inherit"/>
          <w:color w:val="000000"/>
          <w:sz w:val="44"/>
          <w:szCs w:val="44"/>
          <w:lang w:val="en-US"/>
        </w:rPr>
      </w:pPr>
      <w:r w:rsidRPr="00C60F56">
        <w:rPr>
          <w:rStyle w:val="a4"/>
          <w:rFonts w:ascii="inherit" w:hAnsi="inherit"/>
          <w:b/>
          <w:bCs/>
          <w:color w:val="000000"/>
          <w:sz w:val="44"/>
          <w:szCs w:val="44"/>
          <w:lang w:val="en-US"/>
        </w:rPr>
        <w:t xml:space="preserve">3. Redirect </w:t>
      </w:r>
      <w:proofErr w:type="gramStart"/>
      <w:r w:rsidRPr="00C60F56">
        <w:rPr>
          <w:rStyle w:val="a4"/>
          <w:rFonts w:ascii="inherit" w:hAnsi="inherit"/>
          <w:b/>
          <w:bCs/>
          <w:color w:val="000000"/>
          <w:sz w:val="44"/>
          <w:szCs w:val="44"/>
          <w:lang w:val="en-US"/>
        </w:rPr>
        <w:t>With</w:t>
      </w:r>
      <w:proofErr w:type="gramEnd"/>
      <w:r w:rsidRPr="00C60F56">
        <w:rPr>
          <w:rStyle w:val="a4"/>
          <w:rFonts w:ascii="inherit" w:hAnsi="inherit"/>
          <w:b/>
          <w:bCs/>
          <w:color w:val="000000"/>
          <w:sz w:val="44"/>
          <w:szCs w:val="44"/>
          <w:lang w:val="en-US"/>
        </w:rPr>
        <w:t xml:space="preserve"> the </w:t>
      </w:r>
      <w:proofErr w:type="spellStart"/>
      <w:r w:rsidRPr="00C60F56">
        <w:rPr>
          <w:rStyle w:val="a6"/>
          <w:rFonts w:ascii="inherit" w:hAnsi="inherit"/>
          <w:color w:val="000000"/>
          <w:sz w:val="44"/>
          <w:szCs w:val="44"/>
          <w:lang w:val="en-US"/>
        </w:rPr>
        <w:t>RedirectView</w:t>
      </w:r>
      <w:proofErr w:type="spellEnd"/>
      <w:r w:rsidRPr="00C60F56">
        <w:rPr>
          <w:rStyle w:val="a4"/>
          <w:rFonts w:ascii="inherit" w:hAnsi="inherit"/>
          <w:b/>
          <w:bCs/>
          <w:color w:val="000000"/>
          <w:sz w:val="44"/>
          <w:szCs w:val="44"/>
          <w:lang w:val="en-US"/>
        </w:rPr>
        <w:t> </w:t>
      </w:r>
    </w:p>
    <w:p w14:paraId="3FBD94F1" w14:textId="77777777" w:rsidR="00C60F56" w:rsidRPr="00C60F56" w:rsidRDefault="00C60F56" w:rsidP="00C60F56">
      <w:pPr>
        <w:pStyle w:val="a3"/>
        <w:spacing w:before="0" w:beforeAutospacing="0" w:after="150" w:afterAutospacing="0"/>
        <w:rPr>
          <w:color w:val="000000"/>
          <w:lang w:val="en-US"/>
        </w:rPr>
      </w:pPr>
      <w:r w:rsidRPr="00C60F56">
        <w:rPr>
          <w:color w:val="000000"/>
          <w:lang w:val="en-US"/>
        </w:rPr>
        <w:t>Let's start with this simple approach and </w:t>
      </w:r>
      <w:r w:rsidRPr="00C60F56">
        <w:rPr>
          <w:rStyle w:val="a4"/>
          <w:color w:val="000000"/>
          <w:lang w:val="en-US"/>
        </w:rPr>
        <w:t>go straight to an example</w:t>
      </w:r>
      <w:r w:rsidRPr="00C60F56">
        <w:rPr>
          <w:color w:val="000000"/>
          <w:lang w:val="en-US"/>
        </w:rPr>
        <w:t>:</w:t>
      </w:r>
    </w:p>
    <w:p w14:paraId="6707B458"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ljs-meta"/>
          <w:rFonts w:ascii="Source Code Pro" w:hAnsi="Source Code Pro"/>
          <w:color w:val="1F7199"/>
          <w:sz w:val="21"/>
          <w:szCs w:val="21"/>
          <w:shd w:val="clear" w:color="auto" w:fill="FAFAFA"/>
          <w:lang w:val="en-US"/>
        </w:rPr>
        <w:t>@Controller</w:t>
      </w:r>
    </w:p>
    <w:p w14:paraId="2D9E8928"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ljs-meta"/>
          <w:rFonts w:ascii="Source Code Pro" w:hAnsi="Source Code Pro"/>
          <w:color w:val="1F7199"/>
          <w:sz w:val="21"/>
          <w:szCs w:val="21"/>
          <w:shd w:val="clear" w:color="auto" w:fill="FAFAFA"/>
          <w:lang w:val="en-US"/>
        </w:rPr>
        <w:t>@</w:t>
      </w:r>
      <w:proofErr w:type="gramStart"/>
      <w:r w:rsidRPr="00C60F56">
        <w:rPr>
          <w:rStyle w:val="hljs-meta"/>
          <w:rFonts w:ascii="Source Code Pro" w:hAnsi="Source Code Pro"/>
          <w:color w:val="1F7199"/>
          <w:sz w:val="21"/>
          <w:szCs w:val="21"/>
          <w:shd w:val="clear" w:color="auto" w:fill="FAFAFA"/>
          <w:lang w:val="en-US"/>
        </w:rPr>
        <w:t>RequestMapping(</w:t>
      </w:r>
      <w:proofErr w:type="gramEnd"/>
      <w:r w:rsidRPr="00C60F56">
        <w:rPr>
          <w:rStyle w:val="hljs-meta"/>
          <w:rFonts w:ascii="Source Code Pro" w:hAnsi="Source Code Pro"/>
          <w:color w:val="1F7199"/>
          <w:sz w:val="21"/>
          <w:szCs w:val="21"/>
          <w:shd w:val="clear" w:color="auto" w:fill="FAFAFA"/>
          <w:lang w:val="en-US"/>
        </w:rPr>
        <w:t>"/")</w:t>
      </w:r>
    </w:p>
    <w:p w14:paraId="3600A0AB"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ljs-keyword"/>
          <w:rFonts w:ascii="Source Code Pro" w:hAnsi="Source Code Pro"/>
          <w:b/>
          <w:bCs/>
          <w:color w:val="63B175"/>
          <w:sz w:val="21"/>
          <w:szCs w:val="21"/>
          <w:shd w:val="clear" w:color="auto" w:fill="FAFAFA"/>
          <w:lang w:val="en-US"/>
        </w:rPr>
        <w:t>public</w:t>
      </w:r>
      <w:r w:rsidRPr="00C60F56">
        <w:rPr>
          <w:rStyle w:val="HTML"/>
          <w:rFonts w:ascii="Source Code Pro" w:hAnsi="Source Code Pro"/>
          <w:color w:val="000000"/>
          <w:sz w:val="21"/>
          <w:szCs w:val="21"/>
          <w:shd w:val="clear" w:color="auto" w:fill="FAFAFA"/>
          <w:lang w:val="en-US"/>
        </w:rPr>
        <w:t xml:space="preserve"> </w:t>
      </w:r>
      <w:r w:rsidRPr="00C60F56">
        <w:rPr>
          <w:rStyle w:val="hljs-keyword"/>
          <w:rFonts w:ascii="Source Code Pro" w:hAnsi="Source Code Pro"/>
          <w:b/>
          <w:bCs/>
          <w:color w:val="63B175"/>
          <w:sz w:val="21"/>
          <w:szCs w:val="21"/>
          <w:shd w:val="clear" w:color="auto" w:fill="FAFAFA"/>
          <w:lang w:val="en-US"/>
        </w:rPr>
        <w:t>class</w:t>
      </w:r>
      <w:r w:rsidRPr="00C60F56">
        <w:rPr>
          <w:rStyle w:val="HTML"/>
          <w:rFonts w:ascii="Source Code Pro" w:hAnsi="Source Code Pro"/>
          <w:color w:val="000000"/>
          <w:sz w:val="21"/>
          <w:szCs w:val="21"/>
          <w:shd w:val="clear" w:color="auto" w:fill="FAFAFA"/>
          <w:lang w:val="en-US"/>
        </w:rPr>
        <w:t xml:space="preserve"> </w:t>
      </w:r>
      <w:proofErr w:type="spellStart"/>
      <w:r w:rsidRPr="00C60F56">
        <w:rPr>
          <w:rStyle w:val="hljs-title"/>
          <w:rFonts w:ascii="Source Code Pro" w:hAnsi="Source Code Pro"/>
          <w:b/>
          <w:bCs/>
          <w:color w:val="267438"/>
          <w:sz w:val="21"/>
          <w:szCs w:val="21"/>
          <w:shd w:val="clear" w:color="auto" w:fill="FAFAFA"/>
          <w:lang w:val="en-US"/>
        </w:rPr>
        <w:t>RedirectController</w:t>
      </w:r>
      <w:proofErr w:type="spellEnd"/>
      <w:r w:rsidRPr="00C60F56">
        <w:rPr>
          <w:rStyle w:val="HTML"/>
          <w:rFonts w:ascii="Source Code Pro" w:hAnsi="Source Code Pro"/>
          <w:color w:val="000000"/>
          <w:sz w:val="21"/>
          <w:szCs w:val="21"/>
          <w:shd w:val="clear" w:color="auto" w:fill="FAFAFA"/>
          <w:lang w:val="en-US"/>
        </w:rPr>
        <w:t xml:space="preserve"> {</w:t>
      </w:r>
    </w:p>
    <w:p w14:paraId="5120917E"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TML"/>
          <w:rFonts w:ascii="Source Code Pro" w:hAnsi="Source Code Pro"/>
          <w:color w:val="000000"/>
          <w:sz w:val="21"/>
          <w:szCs w:val="21"/>
          <w:shd w:val="clear" w:color="auto" w:fill="FAFAFA"/>
          <w:lang w:val="en-US"/>
        </w:rPr>
        <w:t xml:space="preserve">    </w:t>
      </w:r>
    </w:p>
    <w:p w14:paraId="697A72A7"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TML"/>
          <w:rFonts w:ascii="Source Code Pro" w:hAnsi="Source Code Pro"/>
          <w:color w:val="000000"/>
          <w:sz w:val="21"/>
          <w:szCs w:val="21"/>
          <w:shd w:val="clear" w:color="auto" w:fill="FAFAFA"/>
          <w:lang w:val="en-US"/>
        </w:rPr>
        <w:t xml:space="preserve">    </w:t>
      </w:r>
      <w:r w:rsidRPr="00C60F56">
        <w:rPr>
          <w:rStyle w:val="hljs-meta"/>
          <w:rFonts w:ascii="Source Code Pro" w:hAnsi="Source Code Pro"/>
          <w:color w:val="1F7199"/>
          <w:sz w:val="21"/>
          <w:szCs w:val="21"/>
          <w:shd w:val="clear" w:color="auto" w:fill="FAFAFA"/>
          <w:lang w:val="en-US"/>
        </w:rPr>
        <w:t>@GetMapping("/redirectWithRedirectView")</w:t>
      </w:r>
    </w:p>
    <w:p w14:paraId="198D4F61" w14:textId="77777777" w:rsidR="00C60F56" w:rsidRPr="00C60F56" w:rsidRDefault="00C60F56" w:rsidP="00C60F56">
      <w:pPr>
        <w:pStyle w:val="HTML0"/>
        <w:rPr>
          <w:rStyle w:val="hljs-params"/>
          <w:rFonts w:ascii="Source Code Pro" w:hAnsi="Source Code Pro"/>
          <w:color w:val="000000"/>
          <w:sz w:val="21"/>
          <w:szCs w:val="21"/>
          <w:shd w:val="clear" w:color="auto" w:fill="FAFAFA"/>
          <w:lang w:val="en-US"/>
        </w:rPr>
      </w:pPr>
      <w:r w:rsidRPr="00C60F56">
        <w:rPr>
          <w:rStyle w:val="HTML"/>
          <w:rFonts w:ascii="Source Code Pro" w:hAnsi="Source Code Pro"/>
          <w:color w:val="000000"/>
          <w:sz w:val="21"/>
          <w:szCs w:val="21"/>
          <w:shd w:val="clear" w:color="auto" w:fill="FAFAFA"/>
          <w:lang w:val="en-US"/>
        </w:rPr>
        <w:t xml:space="preserve">    </w:t>
      </w:r>
      <w:r w:rsidRPr="00C60F56">
        <w:rPr>
          <w:rStyle w:val="hljs-keyword"/>
          <w:rFonts w:ascii="Source Code Pro" w:hAnsi="Source Code Pro"/>
          <w:b/>
          <w:bCs/>
          <w:color w:val="63B175"/>
          <w:sz w:val="21"/>
          <w:szCs w:val="21"/>
          <w:shd w:val="clear" w:color="auto" w:fill="FAFAFA"/>
          <w:lang w:val="en-US"/>
        </w:rPr>
        <w:t>public</w:t>
      </w:r>
      <w:r w:rsidRPr="00C60F56">
        <w:rPr>
          <w:rStyle w:val="HTML"/>
          <w:rFonts w:ascii="Source Code Pro" w:hAnsi="Source Code Pro"/>
          <w:color w:val="000000"/>
          <w:sz w:val="21"/>
          <w:szCs w:val="21"/>
          <w:shd w:val="clear" w:color="auto" w:fill="FAFAFA"/>
          <w:lang w:val="en-US"/>
        </w:rPr>
        <w:t xml:space="preserve"> </w:t>
      </w:r>
      <w:proofErr w:type="spellStart"/>
      <w:r w:rsidRPr="00C60F56">
        <w:rPr>
          <w:rStyle w:val="HTML"/>
          <w:rFonts w:ascii="Source Code Pro" w:hAnsi="Source Code Pro"/>
          <w:color w:val="000000"/>
          <w:sz w:val="21"/>
          <w:szCs w:val="21"/>
          <w:shd w:val="clear" w:color="auto" w:fill="FAFAFA"/>
          <w:lang w:val="en-US"/>
        </w:rPr>
        <w:t>RedirectView</w:t>
      </w:r>
      <w:proofErr w:type="spellEnd"/>
      <w:r w:rsidRPr="00C60F56">
        <w:rPr>
          <w:rStyle w:val="HTML"/>
          <w:rFonts w:ascii="Source Code Pro" w:hAnsi="Source Code Pro"/>
          <w:color w:val="000000"/>
          <w:sz w:val="21"/>
          <w:szCs w:val="21"/>
          <w:shd w:val="clear" w:color="auto" w:fill="FAFAFA"/>
          <w:lang w:val="en-US"/>
        </w:rPr>
        <w:t xml:space="preserve"> </w:t>
      </w:r>
      <w:proofErr w:type="spellStart"/>
      <w:proofErr w:type="gramStart"/>
      <w:r w:rsidRPr="00C60F56">
        <w:rPr>
          <w:rStyle w:val="hljs-title"/>
          <w:rFonts w:ascii="Source Code Pro" w:hAnsi="Source Code Pro"/>
          <w:b/>
          <w:bCs/>
          <w:color w:val="267438"/>
          <w:sz w:val="21"/>
          <w:szCs w:val="21"/>
          <w:shd w:val="clear" w:color="auto" w:fill="FAFAFA"/>
          <w:lang w:val="en-US"/>
        </w:rPr>
        <w:t>redirectWithUsingRedirectView</w:t>
      </w:r>
      <w:proofErr w:type="spellEnd"/>
      <w:r w:rsidRPr="00C60F56">
        <w:rPr>
          <w:rStyle w:val="hljs-params"/>
          <w:rFonts w:ascii="Source Code Pro" w:hAnsi="Source Code Pro"/>
          <w:color w:val="000000"/>
          <w:sz w:val="21"/>
          <w:szCs w:val="21"/>
          <w:shd w:val="clear" w:color="auto" w:fill="FAFAFA"/>
          <w:lang w:val="en-US"/>
        </w:rPr>
        <w:t>(</w:t>
      </w:r>
      <w:proofErr w:type="gramEnd"/>
    </w:p>
    <w:p w14:paraId="5D2B067E"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ljs-params"/>
          <w:rFonts w:ascii="Source Code Pro" w:hAnsi="Source Code Pro"/>
          <w:color w:val="000000"/>
          <w:sz w:val="21"/>
          <w:szCs w:val="21"/>
          <w:shd w:val="clear" w:color="auto" w:fill="FAFAFA"/>
          <w:lang w:val="en-US"/>
        </w:rPr>
        <w:t xml:space="preserve">      </w:t>
      </w:r>
      <w:proofErr w:type="spellStart"/>
      <w:r w:rsidRPr="00C60F56">
        <w:rPr>
          <w:rStyle w:val="hljs-params"/>
          <w:rFonts w:ascii="Source Code Pro" w:hAnsi="Source Code Pro"/>
          <w:color w:val="000000"/>
          <w:sz w:val="21"/>
          <w:szCs w:val="21"/>
          <w:shd w:val="clear" w:color="auto" w:fill="FAFAFA"/>
          <w:lang w:val="en-US"/>
        </w:rPr>
        <w:t>RedirectAttributes</w:t>
      </w:r>
      <w:proofErr w:type="spellEnd"/>
      <w:r w:rsidRPr="00C60F56">
        <w:rPr>
          <w:rStyle w:val="hljs-params"/>
          <w:rFonts w:ascii="Source Code Pro" w:hAnsi="Source Code Pro"/>
          <w:color w:val="000000"/>
          <w:sz w:val="21"/>
          <w:szCs w:val="21"/>
          <w:shd w:val="clear" w:color="auto" w:fill="FAFAFA"/>
          <w:lang w:val="en-US"/>
        </w:rPr>
        <w:t xml:space="preserve"> attributes)</w:t>
      </w:r>
      <w:r w:rsidRPr="00C60F56">
        <w:rPr>
          <w:rStyle w:val="HTML"/>
          <w:rFonts w:ascii="Source Code Pro" w:hAnsi="Source Code Pro"/>
          <w:color w:val="000000"/>
          <w:sz w:val="21"/>
          <w:szCs w:val="21"/>
          <w:shd w:val="clear" w:color="auto" w:fill="FAFAFA"/>
          <w:lang w:val="en-US"/>
        </w:rPr>
        <w:t xml:space="preserve"> {</w:t>
      </w:r>
    </w:p>
    <w:p w14:paraId="56A4E9D6"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TML"/>
          <w:rFonts w:ascii="Source Code Pro" w:hAnsi="Source Code Pro"/>
          <w:color w:val="000000"/>
          <w:sz w:val="21"/>
          <w:szCs w:val="21"/>
          <w:shd w:val="clear" w:color="auto" w:fill="FAFAFA"/>
          <w:lang w:val="en-US"/>
        </w:rPr>
        <w:t xml:space="preserve">        </w:t>
      </w:r>
      <w:proofErr w:type="spellStart"/>
      <w:proofErr w:type="gramStart"/>
      <w:r w:rsidRPr="00C60F56">
        <w:rPr>
          <w:rStyle w:val="HTML"/>
          <w:rFonts w:ascii="Source Code Pro" w:hAnsi="Source Code Pro"/>
          <w:color w:val="000000"/>
          <w:sz w:val="21"/>
          <w:szCs w:val="21"/>
          <w:shd w:val="clear" w:color="auto" w:fill="FAFAFA"/>
          <w:lang w:val="en-US"/>
        </w:rPr>
        <w:t>attributes.addFlashAttribute</w:t>
      </w:r>
      <w:proofErr w:type="spellEnd"/>
      <w:proofErr w:type="gramEnd"/>
      <w:r w:rsidRPr="00C60F56">
        <w:rPr>
          <w:rStyle w:val="HTML"/>
          <w:rFonts w:ascii="Source Code Pro" w:hAnsi="Source Code Pro"/>
          <w:color w:val="000000"/>
          <w:sz w:val="21"/>
          <w:szCs w:val="21"/>
          <w:shd w:val="clear" w:color="auto" w:fill="FAFAFA"/>
          <w:lang w:val="en-US"/>
        </w:rPr>
        <w:t>(</w:t>
      </w:r>
      <w:r w:rsidRPr="00C60F56">
        <w:rPr>
          <w:rStyle w:val="hljs-string"/>
          <w:rFonts w:ascii="Source Code Pro" w:hAnsi="Source Code Pro"/>
          <w:color w:val="4E9359"/>
          <w:sz w:val="21"/>
          <w:szCs w:val="21"/>
          <w:shd w:val="clear" w:color="auto" w:fill="FAFAFA"/>
          <w:lang w:val="en-US"/>
        </w:rPr>
        <w:t>"</w:t>
      </w:r>
      <w:proofErr w:type="spellStart"/>
      <w:r w:rsidRPr="00C60F56">
        <w:rPr>
          <w:rStyle w:val="hljs-string"/>
          <w:rFonts w:ascii="Source Code Pro" w:hAnsi="Source Code Pro"/>
          <w:color w:val="4E9359"/>
          <w:sz w:val="21"/>
          <w:szCs w:val="21"/>
          <w:shd w:val="clear" w:color="auto" w:fill="FAFAFA"/>
          <w:lang w:val="en-US"/>
        </w:rPr>
        <w:t>flashAttribute</w:t>
      </w:r>
      <w:proofErr w:type="spellEnd"/>
      <w:r w:rsidRPr="00C60F56">
        <w:rPr>
          <w:rStyle w:val="hljs-string"/>
          <w:rFonts w:ascii="Source Code Pro" w:hAnsi="Source Code Pro"/>
          <w:color w:val="4E9359"/>
          <w:sz w:val="21"/>
          <w:szCs w:val="21"/>
          <w:shd w:val="clear" w:color="auto" w:fill="FAFAFA"/>
          <w:lang w:val="en-US"/>
        </w:rPr>
        <w:t>"</w:t>
      </w:r>
      <w:r w:rsidRPr="00C60F56">
        <w:rPr>
          <w:rStyle w:val="HTML"/>
          <w:rFonts w:ascii="Source Code Pro" w:hAnsi="Source Code Pro"/>
          <w:color w:val="000000"/>
          <w:sz w:val="21"/>
          <w:szCs w:val="21"/>
          <w:shd w:val="clear" w:color="auto" w:fill="FAFAFA"/>
          <w:lang w:val="en-US"/>
        </w:rPr>
        <w:t xml:space="preserve">, </w:t>
      </w:r>
      <w:r w:rsidRPr="00C60F56">
        <w:rPr>
          <w:rStyle w:val="hljs-string"/>
          <w:rFonts w:ascii="Source Code Pro" w:hAnsi="Source Code Pro"/>
          <w:color w:val="4E9359"/>
          <w:sz w:val="21"/>
          <w:szCs w:val="21"/>
          <w:shd w:val="clear" w:color="auto" w:fill="FAFAFA"/>
          <w:lang w:val="en-US"/>
        </w:rPr>
        <w:t>"</w:t>
      </w:r>
      <w:proofErr w:type="spellStart"/>
      <w:r w:rsidRPr="00C60F56">
        <w:rPr>
          <w:rStyle w:val="hljs-string"/>
          <w:rFonts w:ascii="Source Code Pro" w:hAnsi="Source Code Pro"/>
          <w:color w:val="4E9359"/>
          <w:sz w:val="21"/>
          <w:szCs w:val="21"/>
          <w:shd w:val="clear" w:color="auto" w:fill="FAFAFA"/>
          <w:lang w:val="en-US"/>
        </w:rPr>
        <w:t>redirectWithRedirectView</w:t>
      </w:r>
      <w:proofErr w:type="spellEnd"/>
      <w:r w:rsidRPr="00C60F56">
        <w:rPr>
          <w:rStyle w:val="hljs-string"/>
          <w:rFonts w:ascii="Source Code Pro" w:hAnsi="Source Code Pro"/>
          <w:color w:val="4E9359"/>
          <w:sz w:val="21"/>
          <w:szCs w:val="21"/>
          <w:shd w:val="clear" w:color="auto" w:fill="FAFAFA"/>
          <w:lang w:val="en-US"/>
        </w:rPr>
        <w:t>"</w:t>
      </w:r>
      <w:r w:rsidRPr="00C60F56">
        <w:rPr>
          <w:rStyle w:val="HTML"/>
          <w:rFonts w:ascii="Source Code Pro" w:hAnsi="Source Code Pro"/>
          <w:color w:val="000000"/>
          <w:sz w:val="21"/>
          <w:szCs w:val="21"/>
          <w:shd w:val="clear" w:color="auto" w:fill="FAFAFA"/>
          <w:lang w:val="en-US"/>
        </w:rPr>
        <w:t>);</w:t>
      </w:r>
    </w:p>
    <w:p w14:paraId="0FAB9D53"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TML"/>
          <w:rFonts w:ascii="Source Code Pro" w:hAnsi="Source Code Pro"/>
          <w:color w:val="000000"/>
          <w:sz w:val="21"/>
          <w:szCs w:val="21"/>
          <w:shd w:val="clear" w:color="auto" w:fill="FAFAFA"/>
          <w:lang w:val="en-US"/>
        </w:rPr>
        <w:t xml:space="preserve">        </w:t>
      </w:r>
      <w:proofErr w:type="spellStart"/>
      <w:proofErr w:type="gramStart"/>
      <w:r w:rsidRPr="00C60F56">
        <w:rPr>
          <w:rStyle w:val="HTML"/>
          <w:rFonts w:ascii="Source Code Pro" w:hAnsi="Source Code Pro"/>
          <w:color w:val="000000"/>
          <w:sz w:val="21"/>
          <w:szCs w:val="21"/>
          <w:shd w:val="clear" w:color="auto" w:fill="FAFAFA"/>
          <w:lang w:val="en-US"/>
        </w:rPr>
        <w:t>attributes.addAttribute</w:t>
      </w:r>
      <w:proofErr w:type="spellEnd"/>
      <w:proofErr w:type="gramEnd"/>
      <w:r w:rsidRPr="00C60F56">
        <w:rPr>
          <w:rStyle w:val="HTML"/>
          <w:rFonts w:ascii="Source Code Pro" w:hAnsi="Source Code Pro"/>
          <w:color w:val="000000"/>
          <w:sz w:val="21"/>
          <w:szCs w:val="21"/>
          <w:shd w:val="clear" w:color="auto" w:fill="FAFAFA"/>
          <w:lang w:val="en-US"/>
        </w:rPr>
        <w:t>(</w:t>
      </w:r>
      <w:r w:rsidRPr="00C60F56">
        <w:rPr>
          <w:rStyle w:val="hljs-string"/>
          <w:rFonts w:ascii="Source Code Pro" w:hAnsi="Source Code Pro"/>
          <w:color w:val="4E9359"/>
          <w:sz w:val="21"/>
          <w:szCs w:val="21"/>
          <w:shd w:val="clear" w:color="auto" w:fill="FAFAFA"/>
          <w:lang w:val="en-US"/>
        </w:rPr>
        <w:t>"attribute"</w:t>
      </w:r>
      <w:r w:rsidRPr="00C60F56">
        <w:rPr>
          <w:rStyle w:val="HTML"/>
          <w:rFonts w:ascii="Source Code Pro" w:hAnsi="Source Code Pro"/>
          <w:color w:val="000000"/>
          <w:sz w:val="21"/>
          <w:szCs w:val="21"/>
          <w:shd w:val="clear" w:color="auto" w:fill="FAFAFA"/>
          <w:lang w:val="en-US"/>
        </w:rPr>
        <w:t xml:space="preserve">, </w:t>
      </w:r>
      <w:r w:rsidRPr="00C60F56">
        <w:rPr>
          <w:rStyle w:val="hljs-string"/>
          <w:rFonts w:ascii="Source Code Pro" w:hAnsi="Source Code Pro"/>
          <w:color w:val="4E9359"/>
          <w:sz w:val="21"/>
          <w:szCs w:val="21"/>
          <w:shd w:val="clear" w:color="auto" w:fill="FAFAFA"/>
          <w:lang w:val="en-US"/>
        </w:rPr>
        <w:t>"</w:t>
      </w:r>
      <w:proofErr w:type="spellStart"/>
      <w:r w:rsidRPr="00C60F56">
        <w:rPr>
          <w:rStyle w:val="hljs-string"/>
          <w:rFonts w:ascii="Source Code Pro" w:hAnsi="Source Code Pro"/>
          <w:color w:val="4E9359"/>
          <w:sz w:val="21"/>
          <w:szCs w:val="21"/>
          <w:shd w:val="clear" w:color="auto" w:fill="FAFAFA"/>
          <w:lang w:val="en-US"/>
        </w:rPr>
        <w:t>redirectWithRedirectView</w:t>
      </w:r>
      <w:proofErr w:type="spellEnd"/>
      <w:r w:rsidRPr="00C60F56">
        <w:rPr>
          <w:rStyle w:val="hljs-string"/>
          <w:rFonts w:ascii="Source Code Pro" w:hAnsi="Source Code Pro"/>
          <w:color w:val="4E9359"/>
          <w:sz w:val="21"/>
          <w:szCs w:val="21"/>
          <w:shd w:val="clear" w:color="auto" w:fill="FAFAFA"/>
          <w:lang w:val="en-US"/>
        </w:rPr>
        <w:t>"</w:t>
      </w:r>
      <w:r w:rsidRPr="00C60F56">
        <w:rPr>
          <w:rStyle w:val="HTML"/>
          <w:rFonts w:ascii="Source Code Pro" w:hAnsi="Source Code Pro"/>
          <w:color w:val="000000"/>
          <w:sz w:val="21"/>
          <w:szCs w:val="21"/>
          <w:shd w:val="clear" w:color="auto" w:fill="FAFAFA"/>
          <w:lang w:val="en-US"/>
        </w:rPr>
        <w:t>);</w:t>
      </w:r>
    </w:p>
    <w:p w14:paraId="45BF1FD1"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TML"/>
          <w:rFonts w:ascii="Source Code Pro" w:hAnsi="Source Code Pro"/>
          <w:color w:val="000000"/>
          <w:sz w:val="21"/>
          <w:szCs w:val="21"/>
          <w:shd w:val="clear" w:color="auto" w:fill="FAFAFA"/>
          <w:lang w:val="en-US"/>
        </w:rPr>
        <w:t xml:space="preserve">        </w:t>
      </w:r>
      <w:r w:rsidRPr="00C60F56">
        <w:rPr>
          <w:rStyle w:val="hljs-keyword"/>
          <w:rFonts w:ascii="Source Code Pro" w:hAnsi="Source Code Pro"/>
          <w:b/>
          <w:bCs/>
          <w:color w:val="63B175"/>
          <w:sz w:val="21"/>
          <w:szCs w:val="21"/>
          <w:shd w:val="clear" w:color="auto" w:fill="FAFAFA"/>
          <w:lang w:val="en-US"/>
        </w:rPr>
        <w:t>return</w:t>
      </w:r>
      <w:r w:rsidRPr="00C60F56">
        <w:rPr>
          <w:rStyle w:val="HTML"/>
          <w:rFonts w:ascii="Source Code Pro" w:hAnsi="Source Code Pro"/>
          <w:color w:val="000000"/>
          <w:sz w:val="21"/>
          <w:szCs w:val="21"/>
          <w:shd w:val="clear" w:color="auto" w:fill="FAFAFA"/>
          <w:lang w:val="en-US"/>
        </w:rPr>
        <w:t xml:space="preserve"> </w:t>
      </w:r>
      <w:r w:rsidRPr="00C60F56">
        <w:rPr>
          <w:rStyle w:val="hljs-keyword"/>
          <w:rFonts w:ascii="Source Code Pro" w:hAnsi="Source Code Pro"/>
          <w:b/>
          <w:bCs/>
          <w:color w:val="63B175"/>
          <w:sz w:val="21"/>
          <w:szCs w:val="21"/>
          <w:shd w:val="clear" w:color="auto" w:fill="FAFAFA"/>
          <w:lang w:val="en-US"/>
        </w:rPr>
        <w:t>new</w:t>
      </w:r>
      <w:r w:rsidRPr="00C60F56">
        <w:rPr>
          <w:rStyle w:val="HTML"/>
          <w:rFonts w:ascii="Source Code Pro" w:hAnsi="Source Code Pro"/>
          <w:color w:val="000000"/>
          <w:sz w:val="21"/>
          <w:szCs w:val="21"/>
          <w:shd w:val="clear" w:color="auto" w:fill="FAFAFA"/>
          <w:lang w:val="en-US"/>
        </w:rPr>
        <w:t xml:space="preserve"> </w:t>
      </w:r>
      <w:proofErr w:type="spellStart"/>
      <w:r w:rsidRPr="00C60F56">
        <w:rPr>
          <w:rStyle w:val="hljs-title"/>
          <w:rFonts w:ascii="Source Code Pro" w:hAnsi="Source Code Pro"/>
          <w:b/>
          <w:bCs/>
          <w:color w:val="267438"/>
          <w:sz w:val="21"/>
          <w:szCs w:val="21"/>
          <w:shd w:val="clear" w:color="auto" w:fill="FAFAFA"/>
          <w:lang w:val="en-US"/>
        </w:rPr>
        <w:t>RedirectView</w:t>
      </w:r>
      <w:proofErr w:type="spellEnd"/>
      <w:r w:rsidRPr="00C60F56">
        <w:rPr>
          <w:rStyle w:val="HTML"/>
          <w:rFonts w:ascii="Source Code Pro" w:hAnsi="Source Code Pro"/>
          <w:color w:val="000000"/>
          <w:sz w:val="21"/>
          <w:szCs w:val="21"/>
          <w:shd w:val="clear" w:color="auto" w:fill="FAFAFA"/>
          <w:lang w:val="en-US"/>
        </w:rPr>
        <w:t>(</w:t>
      </w:r>
      <w:r w:rsidRPr="00C60F56">
        <w:rPr>
          <w:rStyle w:val="hljs-string"/>
          <w:rFonts w:ascii="Source Code Pro" w:hAnsi="Source Code Pro"/>
          <w:color w:val="4E9359"/>
          <w:sz w:val="21"/>
          <w:szCs w:val="21"/>
          <w:shd w:val="clear" w:color="auto" w:fill="FAFAFA"/>
          <w:lang w:val="en-US"/>
        </w:rPr>
        <w:t>"</w:t>
      </w:r>
      <w:proofErr w:type="spellStart"/>
      <w:r w:rsidRPr="00C60F56">
        <w:rPr>
          <w:rStyle w:val="hljs-string"/>
          <w:rFonts w:ascii="Source Code Pro" w:hAnsi="Source Code Pro"/>
          <w:color w:val="4E9359"/>
          <w:sz w:val="21"/>
          <w:szCs w:val="21"/>
          <w:shd w:val="clear" w:color="auto" w:fill="FAFAFA"/>
          <w:lang w:val="en-US"/>
        </w:rPr>
        <w:t>redirectedUrl</w:t>
      </w:r>
      <w:proofErr w:type="spellEnd"/>
      <w:r w:rsidRPr="00C60F56">
        <w:rPr>
          <w:rStyle w:val="hljs-string"/>
          <w:rFonts w:ascii="Source Code Pro" w:hAnsi="Source Code Pro"/>
          <w:color w:val="4E9359"/>
          <w:sz w:val="21"/>
          <w:szCs w:val="21"/>
          <w:shd w:val="clear" w:color="auto" w:fill="FAFAFA"/>
          <w:lang w:val="en-US"/>
        </w:rPr>
        <w:t>"</w:t>
      </w:r>
      <w:r w:rsidRPr="00C60F56">
        <w:rPr>
          <w:rStyle w:val="HTML"/>
          <w:rFonts w:ascii="Source Code Pro" w:hAnsi="Source Code Pro"/>
          <w:color w:val="000000"/>
          <w:sz w:val="21"/>
          <w:szCs w:val="21"/>
          <w:shd w:val="clear" w:color="auto" w:fill="FAFAFA"/>
          <w:lang w:val="en-US"/>
        </w:rPr>
        <w:t>);</w:t>
      </w:r>
    </w:p>
    <w:p w14:paraId="50346446"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TML"/>
          <w:rFonts w:ascii="Source Code Pro" w:hAnsi="Source Code Pro"/>
          <w:color w:val="000000"/>
          <w:sz w:val="21"/>
          <w:szCs w:val="21"/>
          <w:shd w:val="clear" w:color="auto" w:fill="FAFAFA"/>
          <w:lang w:val="en-US"/>
        </w:rPr>
        <w:t xml:space="preserve">    }</w:t>
      </w:r>
    </w:p>
    <w:p w14:paraId="04F7B8FC" w14:textId="3DB3035D" w:rsidR="00C60F56" w:rsidRDefault="00C60F56" w:rsidP="00C60F56">
      <w:pPr>
        <w:pStyle w:val="HTML0"/>
        <w:rPr>
          <w:sz w:val="24"/>
          <w:szCs w:val="24"/>
          <w:lang w:val="en-US"/>
        </w:rPr>
      </w:pPr>
      <w:r w:rsidRPr="00C60F56">
        <w:rPr>
          <w:rStyle w:val="HTML"/>
          <w:rFonts w:ascii="Source Code Pro" w:hAnsi="Source Code Pro"/>
          <w:color w:val="000000"/>
          <w:sz w:val="21"/>
          <w:szCs w:val="21"/>
          <w:shd w:val="clear" w:color="auto" w:fill="FAFAFA"/>
          <w:lang w:val="en-US"/>
        </w:rPr>
        <w:t>}</w:t>
      </w:r>
    </w:p>
    <w:p w14:paraId="1794C98D" w14:textId="77777777" w:rsidR="00C60F56" w:rsidRPr="00C60F56" w:rsidRDefault="00C60F56" w:rsidP="00C60F56">
      <w:pPr>
        <w:pStyle w:val="HTML0"/>
        <w:rPr>
          <w:sz w:val="24"/>
          <w:szCs w:val="24"/>
          <w:lang w:val="en-US"/>
        </w:rPr>
      </w:pPr>
    </w:p>
    <w:p w14:paraId="2E805013" w14:textId="77777777" w:rsidR="00C60F56" w:rsidRPr="00C60F56" w:rsidRDefault="00C60F56" w:rsidP="00C60F56">
      <w:pPr>
        <w:pStyle w:val="a3"/>
        <w:spacing w:before="0" w:beforeAutospacing="0" w:after="150" w:afterAutospacing="0"/>
        <w:rPr>
          <w:color w:val="000000"/>
          <w:lang w:val="en-US"/>
        </w:rPr>
      </w:pPr>
      <w:r w:rsidRPr="00C60F56">
        <w:rPr>
          <w:color w:val="000000"/>
          <w:lang w:val="en-US"/>
        </w:rPr>
        <w:t>Behind the scenes, </w:t>
      </w:r>
      <w:proofErr w:type="spellStart"/>
      <w:r w:rsidRPr="00C60F56">
        <w:rPr>
          <w:rStyle w:val="a6"/>
          <w:color w:val="000000"/>
          <w:lang w:val="en-US"/>
        </w:rPr>
        <w:t>RedirectView</w:t>
      </w:r>
      <w:proofErr w:type="spellEnd"/>
      <w:r w:rsidRPr="00C60F56">
        <w:rPr>
          <w:color w:val="000000"/>
          <w:lang w:val="en-US"/>
        </w:rPr>
        <w:t> will trigger an </w:t>
      </w:r>
      <w:proofErr w:type="spellStart"/>
      <w:r w:rsidRPr="00C60F56">
        <w:rPr>
          <w:rStyle w:val="a6"/>
          <w:color w:val="000000"/>
          <w:lang w:val="en-US"/>
        </w:rPr>
        <w:t>HttpServletResponse.sendRedirect</w:t>
      </w:r>
      <w:proofErr w:type="spellEnd"/>
      <w:r w:rsidRPr="00C60F56">
        <w:rPr>
          <w:rStyle w:val="a6"/>
          <w:color w:val="000000"/>
          <w:lang w:val="en-US"/>
        </w:rPr>
        <w:t>()</w:t>
      </w:r>
      <w:r w:rsidRPr="00C60F56">
        <w:rPr>
          <w:color w:val="000000"/>
          <w:lang w:val="en-US"/>
        </w:rPr>
        <w:t>, which will perform the actual redirect.</w:t>
      </w:r>
    </w:p>
    <w:p w14:paraId="0B8CA90B" w14:textId="77777777" w:rsidR="00C60F56" w:rsidRPr="00C60F56" w:rsidRDefault="00C60F56" w:rsidP="00C60F56">
      <w:pPr>
        <w:pStyle w:val="a3"/>
        <w:spacing w:before="0" w:beforeAutospacing="0" w:after="150" w:afterAutospacing="0"/>
        <w:rPr>
          <w:color w:val="000000"/>
          <w:lang w:val="en-US"/>
        </w:rPr>
      </w:pPr>
      <w:r w:rsidRPr="00C60F56">
        <w:rPr>
          <w:color w:val="000000"/>
          <w:lang w:val="en-US"/>
        </w:rPr>
        <w:t>Notice here how </w:t>
      </w:r>
      <w:r w:rsidRPr="00C60F56">
        <w:rPr>
          <w:rStyle w:val="a4"/>
          <w:color w:val="000000"/>
          <w:lang w:val="en-US"/>
        </w:rPr>
        <w:t>we're injecting the redirect attributes into the method.</w:t>
      </w:r>
      <w:r w:rsidRPr="00C60F56">
        <w:rPr>
          <w:color w:val="000000"/>
          <w:lang w:val="en-US"/>
        </w:rPr>
        <w:t> The framework will do the heavy lifting and allow us to interact with these attributes.</w:t>
      </w:r>
    </w:p>
    <w:p w14:paraId="2E3DD10E" w14:textId="77777777" w:rsidR="00C60F56" w:rsidRPr="00C60F56" w:rsidRDefault="00C60F56" w:rsidP="00C60F56">
      <w:pPr>
        <w:pStyle w:val="a3"/>
        <w:spacing w:before="0" w:beforeAutospacing="0" w:after="150" w:afterAutospacing="0"/>
        <w:rPr>
          <w:color w:val="000000"/>
          <w:lang w:val="en-US"/>
        </w:rPr>
      </w:pPr>
      <w:r w:rsidRPr="00C60F56">
        <w:rPr>
          <w:color w:val="000000"/>
          <w:lang w:val="en-US"/>
        </w:rPr>
        <w:lastRenderedPageBreak/>
        <w:t>We're adding the model attribute </w:t>
      </w:r>
      <w:proofErr w:type="spellStart"/>
      <w:r w:rsidRPr="00C60F56">
        <w:rPr>
          <w:rStyle w:val="a6"/>
          <w:color w:val="000000"/>
          <w:lang w:val="en-US"/>
        </w:rPr>
        <w:t>attribute</w:t>
      </w:r>
      <w:proofErr w:type="spellEnd"/>
      <w:r w:rsidRPr="00C60F56">
        <w:rPr>
          <w:color w:val="000000"/>
          <w:lang w:val="en-US"/>
        </w:rPr>
        <w:t>, which will be exposed as HTTP query parameter. The model must contain only objects — generally Strings or objects that can be converted to Strings.</w:t>
      </w:r>
    </w:p>
    <w:p w14:paraId="14A54463" w14:textId="77777777" w:rsidR="00C60F56" w:rsidRPr="00C60F56" w:rsidRDefault="00C60F56" w:rsidP="00C60F56">
      <w:pPr>
        <w:pStyle w:val="2"/>
        <w:spacing w:before="504" w:beforeAutospacing="0" w:after="312" w:afterAutospacing="0"/>
        <w:rPr>
          <w:rFonts w:ascii="inherit" w:hAnsi="inherit"/>
          <w:color w:val="000000"/>
          <w:sz w:val="44"/>
          <w:szCs w:val="44"/>
          <w:lang w:val="en-US"/>
        </w:rPr>
      </w:pPr>
      <w:r w:rsidRPr="00C60F56">
        <w:rPr>
          <w:rStyle w:val="a4"/>
          <w:rFonts w:ascii="inherit" w:hAnsi="inherit"/>
          <w:b/>
          <w:bCs/>
          <w:color w:val="000000"/>
          <w:sz w:val="44"/>
          <w:szCs w:val="44"/>
          <w:lang w:val="en-US"/>
        </w:rPr>
        <w:t xml:space="preserve">4. Redirect </w:t>
      </w:r>
      <w:proofErr w:type="gramStart"/>
      <w:r w:rsidRPr="00C60F56">
        <w:rPr>
          <w:rStyle w:val="a4"/>
          <w:rFonts w:ascii="inherit" w:hAnsi="inherit"/>
          <w:b/>
          <w:bCs/>
          <w:color w:val="000000"/>
          <w:sz w:val="44"/>
          <w:szCs w:val="44"/>
          <w:lang w:val="en-US"/>
        </w:rPr>
        <w:t>With</w:t>
      </w:r>
      <w:proofErr w:type="gramEnd"/>
      <w:r w:rsidRPr="00C60F56">
        <w:rPr>
          <w:rStyle w:val="a4"/>
          <w:rFonts w:ascii="inherit" w:hAnsi="inherit"/>
          <w:b/>
          <w:bCs/>
          <w:color w:val="000000"/>
          <w:sz w:val="44"/>
          <w:szCs w:val="44"/>
          <w:lang w:val="en-US"/>
        </w:rPr>
        <w:t xml:space="preserve"> the Prefix </w:t>
      </w:r>
      <w:r w:rsidRPr="00C60F56">
        <w:rPr>
          <w:rStyle w:val="a6"/>
          <w:rFonts w:ascii="inherit" w:hAnsi="inherit"/>
          <w:color w:val="000000"/>
          <w:sz w:val="44"/>
          <w:szCs w:val="44"/>
          <w:lang w:val="en-US"/>
        </w:rPr>
        <w:t>redirect:</w:t>
      </w:r>
    </w:p>
    <w:p w14:paraId="233D43A9" w14:textId="77777777" w:rsidR="00C60F56" w:rsidRPr="00C60F56" w:rsidRDefault="00C60F56" w:rsidP="00C60F56">
      <w:pPr>
        <w:pStyle w:val="a3"/>
        <w:spacing w:before="0" w:beforeAutospacing="0" w:after="150" w:afterAutospacing="0"/>
        <w:rPr>
          <w:color w:val="000000"/>
          <w:lang w:val="en-US"/>
        </w:rPr>
      </w:pPr>
      <w:r w:rsidRPr="00C60F56">
        <w:rPr>
          <w:color w:val="000000"/>
          <w:lang w:val="en-US"/>
        </w:rPr>
        <w:t>The previous approach — using </w:t>
      </w:r>
      <w:proofErr w:type="spellStart"/>
      <w:r w:rsidRPr="00C60F56">
        <w:rPr>
          <w:rStyle w:val="a6"/>
          <w:color w:val="000000"/>
          <w:lang w:val="en-US"/>
        </w:rPr>
        <w:t>RedirectView</w:t>
      </w:r>
      <w:proofErr w:type="spellEnd"/>
      <w:r w:rsidRPr="00C60F56">
        <w:rPr>
          <w:color w:val="000000"/>
          <w:lang w:val="en-US"/>
        </w:rPr>
        <w:t> — is suboptimal for a few reasons.</w:t>
      </w:r>
    </w:p>
    <w:p w14:paraId="00597EFE" w14:textId="77777777" w:rsidR="00C60F56" w:rsidRPr="00C60F56" w:rsidRDefault="00C60F56" w:rsidP="00C60F56">
      <w:pPr>
        <w:pStyle w:val="a3"/>
        <w:spacing w:before="0" w:beforeAutospacing="0" w:after="150" w:afterAutospacing="0"/>
        <w:rPr>
          <w:color w:val="000000"/>
          <w:lang w:val="en-US"/>
        </w:rPr>
      </w:pPr>
      <w:r w:rsidRPr="00C60F56">
        <w:rPr>
          <w:color w:val="000000"/>
          <w:lang w:val="en-US"/>
        </w:rPr>
        <w:t>First, we're now coupled to the Spring API because we're using the </w:t>
      </w:r>
      <w:proofErr w:type="spellStart"/>
      <w:r w:rsidRPr="00C60F56">
        <w:rPr>
          <w:rStyle w:val="a6"/>
          <w:color w:val="000000"/>
          <w:lang w:val="en-US"/>
        </w:rPr>
        <w:t>RedirectView</w:t>
      </w:r>
      <w:proofErr w:type="spellEnd"/>
      <w:r w:rsidRPr="00C60F56">
        <w:rPr>
          <w:color w:val="000000"/>
          <w:lang w:val="en-US"/>
        </w:rPr>
        <w:t> directly in our code.</w:t>
      </w:r>
    </w:p>
    <w:p w14:paraId="04698C87" w14:textId="77777777" w:rsidR="00C60F56" w:rsidRPr="00C60F56" w:rsidRDefault="00C60F56" w:rsidP="00C60F56">
      <w:pPr>
        <w:pStyle w:val="a3"/>
        <w:spacing w:before="0" w:beforeAutospacing="0" w:after="150" w:afterAutospacing="0"/>
        <w:rPr>
          <w:color w:val="000000"/>
          <w:lang w:val="en-US"/>
        </w:rPr>
      </w:pPr>
      <w:r w:rsidRPr="00C60F56">
        <w:rPr>
          <w:color w:val="000000"/>
          <w:lang w:val="en-US"/>
        </w:rPr>
        <w:t>Second, we now need to know from the start, when implementing that controller operation, that the result will always be a redirect, which may not always be the case.</w:t>
      </w:r>
    </w:p>
    <w:p w14:paraId="6040B7A3" w14:textId="77777777" w:rsidR="00C60F56" w:rsidRPr="00C60F56" w:rsidRDefault="00C60F56" w:rsidP="00C60F56">
      <w:pPr>
        <w:pStyle w:val="a3"/>
        <w:spacing w:before="0" w:beforeAutospacing="0" w:after="150" w:afterAutospacing="0"/>
        <w:rPr>
          <w:color w:val="000000"/>
          <w:lang w:val="en-US"/>
        </w:rPr>
      </w:pPr>
      <w:r w:rsidRPr="00C60F56">
        <w:rPr>
          <w:color w:val="000000"/>
          <w:lang w:val="en-US"/>
        </w:rPr>
        <w:t>A better option is using the prefix </w:t>
      </w:r>
      <w:proofErr w:type="gramStart"/>
      <w:r w:rsidRPr="00C60F56">
        <w:rPr>
          <w:rStyle w:val="a6"/>
          <w:color w:val="000000"/>
          <w:lang w:val="en-US"/>
        </w:rPr>
        <w:t>redirect:</w:t>
      </w:r>
      <w:r w:rsidRPr="00C60F56">
        <w:rPr>
          <w:color w:val="000000"/>
          <w:lang w:val="en-US"/>
        </w:rPr>
        <w:t>.</w:t>
      </w:r>
      <w:proofErr w:type="gramEnd"/>
      <w:r w:rsidRPr="00C60F56">
        <w:rPr>
          <w:color w:val="000000"/>
          <w:lang w:val="en-US"/>
        </w:rPr>
        <w:t xml:space="preserve"> The redirect view name is injected into the controller like any other logical view name. </w:t>
      </w:r>
      <w:r w:rsidRPr="00C60F56">
        <w:rPr>
          <w:rStyle w:val="a4"/>
          <w:color w:val="000000"/>
          <w:lang w:val="en-US"/>
        </w:rPr>
        <w:t>The controller is not even aware that redirection is happening.</w:t>
      </w:r>
    </w:p>
    <w:p w14:paraId="2DD1D0F4" w14:textId="77777777" w:rsidR="00C60F56" w:rsidRPr="00C60F56" w:rsidRDefault="00C60F56" w:rsidP="00C60F56">
      <w:pPr>
        <w:pStyle w:val="a3"/>
        <w:spacing w:before="0" w:beforeAutospacing="0" w:after="150" w:afterAutospacing="0"/>
        <w:rPr>
          <w:color w:val="000000"/>
          <w:lang w:val="en-US"/>
        </w:rPr>
      </w:pPr>
      <w:r w:rsidRPr="00C60F56">
        <w:rPr>
          <w:color w:val="000000"/>
          <w:lang w:val="en-US"/>
        </w:rPr>
        <w:t>Here's what that looks like:</w:t>
      </w:r>
    </w:p>
    <w:p w14:paraId="6549E114" w14:textId="7C09BD52" w:rsidR="00C60F56" w:rsidRDefault="00C60F56" w:rsidP="00C60F56">
      <w:pPr>
        <w:jc w:val="center"/>
        <w:textAlignment w:val="top"/>
      </w:pPr>
      <w:r>
        <w:rPr>
          <w:noProof/>
          <w:color w:val="267438"/>
        </w:rPr>
        <mc:AlternateContent>
          <mc:Choice Requires="wps">
            <w:drawing>
              <wp:inline distT="0" distB="0" distL="0" distR="0" wp14:anchorId="1F008F56" wp14:editId="1F28D1EA">
                <wp:extent cx="137160" cy="137160"/>
                <wp:effectExtent l="0" t="0" r="0" b="0"/>
                <wp:docPr id="35" name="Прямоугольник 35" descr="freestar">
                  <a:hlinkClick xmlns:a="http://schemas.openxmlformats.org/drawingml/2006/main" r:id="rId67"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37160" cy="137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4F5D523" id="Прямоугольник 35" o:spid="_x0000_s1026" alt="freestar" href="https://freestar.com/?utm_campaign=branding&amp;utm_medium=banner&amp;utm_source=baeldung.com&amp;utm_content=baeldung_leaderboard_mid_3" target="&quot;_blank&quot;" style="width:10.8pt;height:10.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" o:button="t" filled="f" stroked="f">
                <v:fill o:detectmouseclick="t"/>
                <o:lock v:ext="edit" aspectratio="t"/>
                <w10:anchorlock/>
              </v:rect>
            </w:pict>
          </mc:Fallback>
        </mc:AlternateContent>
      </w:r>
    </w:p>
    <w:p w14:paraId="5E4C9E32"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ljs-meta"/>
          <w:rFonts w:ascii="Source Code Pro" w:hAnsi="Source Code Pro"/>
          <w:color w:val="1F7199"/>
          <w:sz w:val="21"/>
          <w:szCs w:val="21"/>
          <w:shd w:val="clear" w:color="auto" w:fill="FAFAFA"/>
          <w:lang w:val="en-US"/>
        </w:rPr>
        <w:t>@Controller</w:t>
      </w:r>
    </w:p>
    <w:p w14:paraId="3C5DCD84"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ljs-meta"/>
          <w:rFonts w:ascii="Source Code Pro" w:hAnsi="Source Code Pro"/>
          <w:color w:val="1F7199"/>
          <w:sz w:val="21"/>
          <w:szCs w:val="21"/>
          <w:shd w:val="clear" w:color="auto" w:fill="FAFAFA"/>
          <w:lang w:val="en-US"/>
        </w:rPr>
        <w:t>@</w:t>
      </w:r>
      <w:proofErr w:type="gramStart"/>
      <w:r w:rsidRPr="00C60F56">
        <w:rPr>
          <w:rStyle w:val="hljs-meta"/>
          <w:rFonts w:ascii="Source Code Pro" w:hAnsi="Source Code Pro"/>
          <w:color w:val="1F7199"/>
          <w:sz w:val="21"/>
          <w:szCs w:val="21"/>
          <w:shd w:val="clear" w:color="auto" w:fill="FAFAFA"/>
          <w:lang w:val="en-US"/>
        </w:rPr>
        <w:t>RequestMapping(</w:t>
      </w:r>
      <w:proofErr w:type="gramEnd"/>
      <w:r w:rsidRPr="00C60F56">
        <w:rPr>
          <w:rStyle w:val="hljs-meta"/>
          <w:rFonts w:ascii="Source Code Pro" w:hAnsi="Source Code Pro"/>
          <w:color w:val="1F7199"/>
          <w:sz w:val="21"/>
          <w:szCs w:val="21"/>
          <w:shd w:val="clear" w:color="auto" w:fill="FAFAFA"/>
          <w:lang w:val="en-US"/>
        </w:rPr>
        <w:t>"/")</w:t>
      </w:r>
    </w:p>
    <w:p w14:paraId="75A20343"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ljs-keyword"/>
          <w:rFonts w:ascii="Source Code Pro" w:hAnsi="Source Code Pro"/>
          <w:b/>
          <w:bCs/>
          <w:color w:val="63B175"/>
          <w:sz w:val="21"/>
          <w:szCs w:val="21"/>
          <w:shd w:val="clear" w:color="auto" w:fill="FAFAFA"/>
          <w:lang w:val="en-US"/>
        </w:rPr>
        <w:t>public</w:t>
      </w:r>
      <w:r w:rsidRPr="00C60F56">
        <w:rPr>
          <w:rStyle w:val="HTML"/>
          <w:rFonts w:ascii="Source Code Pro" w:hAnsi="Source Code Pro"/>
          <w:color w:val="000000"/>
          <w:sz w:val="21"/>
          <w:szCs w:val="21"/>
          <w:shd w:val="clear" w:color="auto" w:fill="FAFAFA"/>
          <w:lang w:val="en-US"/>
        </w:rPr>
        <w:t xml:space="preserve"> </w:t>
      </w:r>
      <w:r w:rsidRPr="00C60F56">
        <w:rPr>
          <w:rStyle w:val="hljs-keyword"/>
          <w:rFonts w:ascii="Source Code Pro" w:hAnsi="Source Code Pro"/>
          <w:b/>
          <w:bCs/>
          <w:color w:val="63B175"/>
          <w:sz w:val="21"/>
          <w:szCs w:val="21"/>
          <w:shd w:val="clear" w:color="auto" w:fill="FAFAFA"/>
          <w:lang w:val="en-US"/>
        </w:rPr>
        <w:t>class</w:t>
      </w:r>
      <w:r w:rsidRPr="00C60F56">
        <w:rPr>
          <w:rStyle w:val="HTML"/>
          <w:rFonts w:ascii="Source Code Pro" w:hAnsi="Source Code Pro"/>
          <w:color w:val="000000"/>
          <w:sz w:val="21"/>
          <w:szCs w:val="21"/>
          <w:shd w:val="clear" w:color="auto" w:fill="FAFAFA"/>
          <w:lang w:val="en-US"/>
        </w:rPr>
        <w:t xml:space="preserve"> </w:t>
      </w:r>
      <w:proofErr w:type="spellStart"/>
      <w:r w:rsidRPr="00C60F56">
        <w:rPr>
          <w:rStyle w:val="hljs-title"/>
          <w:rFonts w:ascii="Source Code Pro" w:hAnsi="Source Code Pro"/>
          <w:b/>
          <w:bCs/>
          <w:color w:val="267438"/>
          <w:sz w:val="21"/>
          <w:szCs w:val="21"/>
          <w:shd w:val="clear" w:color="auto" w:fill="FAFAFA"/>
          <w:lang w:val="en-US"/>
        </w:rPr>
        <w:t>RedirectController</w:t>
      </w:r>
      <w:proofErr w:type="spellEnd"/>
      <w:r w:rsidRPr="00C60F56">
        <w:rPr>
          <w:rStyle w:val="HTML"/>
          <w:rFonts w:ascii="Source Code Pro" w:hAnsi="Source Code Pro"/>
          <w:color w:val="000000"/>
          <w:sz w:val="21"/>
          <w:szCs w:val="21"/>
          <w:shd w:val="clear" w:color="auto" w:fill="FAFAFA"/>
          <w:lang w:val="en-US"/>
        </w:rPr>
        <w:t xml:space="preserve"> {</w:t>
      </w:r>
    </w:p>
    <w:p w14:paraId="63641806"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TML"/>
          <w:rFonts w:ascii="Source Code Pro" w:hAnsi="Source Code Pro"/>
          <w:color w:val="000000"/>
          <w:sz w:val="21"/>
          <w:szCs w:val="21"/>
          <w:shd w:val="clear" w:color="auto" w:fill="FAFAFA"/>
          <w:lang w:val="en-US"/>
        </w:rPr>
        <w:t xml:space="preserve">    </w:t>
      </w:r>
    </w:p>
    <w:p w14:paraId="11FA9398"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TML"/>
          <w:rFonts w:ascii="Source Code Pro" w:hAnsi="Source Code Pro"/>
          <w:color w:val="000000"/>
          <w:sz w:val="21"/>
          <w:szCs w:val="21"/>
          <w:shd w:val="clear" w:color="auto" w:fill="FAFAFA"/>
          <w:lang w:val="en-US"/>
        </w:rPr>
        <w:t xml:space="preserve">    </w:t>
      </w:r>
      <w:r w:rsidRPr="00C60F56">
        <w:rPr>
          <w:rStyle w:val="hljs-meta"/>
          <w:rFonts w:ascii="Source Code Pro" w:hAnsi="Source Code Pro"/>
          <w:color w:val="1F7199"/>
          <w:sz w:val="21"/>
          <w:szCs w:val="21"/>
          <w:shd w:val="clear" w:color="auto" w:fill="FAFAFA"/>
          <w:lang w:val="en-US"/>
        </w:rPr>
        <w:t>@GetMapping("/redirectWithRedirectPrefix")</w:t>
      </w:r>
    </w:p>
    <w:p w14:paraId="54FCF9E5"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TML"/>
          <w:rFonts w:ascii="Source Code Pro" w:hAnsi="Source Code Pro"/>
          <w:color w:val="000000"/>
          <w:sz w:val="21"/>
          <w:szCs w:val="21"/>
          <w:shd w:val="clear" w:color="auto" w:fill="FAFAFA"/>
          <w:lang w:val="en-US"/>
        </w:rPr>
        <w:t xml:space="preserve">    </w:t>
      </w:r>
      <w:r w:rsidRPr="00C60F56">
        <w:rPr>
          <w:rStyle w:val="hljs-keyword"/>
          <w:rFonts w:ascii="Source Code Pro" w:hAnsi="Source Code Pro"/>
          <w:b/>
          <w:bCs/>
          <w:color w:val="63B175"/>
          <w:sz w:val="21"/>
          <w:szCs w:val="21"/>
          <w:shd w:val="clear" w:color="auto" w:fill="FAFAFA"/>
          <w:lang w:val="en-US"/>
        </w:rPr>
        <w:t>public</w:t>
      </w:r>
      <w:r w:rsidRPr="00C60F56">
        <w:rPr>
          <w:rStyle w:val="HTML"/>
          <w:rFonts w:ascii="Source Code Pro" w:hAnsi="Source Code Pro"/>
          <w:color w:val="000000"/>
          <w:sz w:val="21"/>
          <w:szCs w:val="21"/>
          <w:shd w:val="clear" w:color="auto" w:fill="FAFAFA"/>
          <w:lang w:val="en-US"/>
        </w:rPr>
        <w:t xml:space="preserve"> </w:t>
      </w:r>
      <w:proofErr w:type="spellStart"/>
      <w:r w:rsidRPr="00C60F56">
        <w:rPr>
          <w:rStyle w:val="HTML"/>
          <w:rFonts w:ascii="Source Code Pro" w:hAnsi="Source Code Pro"/>
          <w:color w:val="000000"/>
          <w:sz w:val="21"/>
          <w:szCs w:val="21"/>
          <w:shd w:val="clear" w:color="auto" w:fill="FAFAFA"/>
          <w:lang w:val="en-US"/>
        </w:rPr>
        <w:t>ModelAndView</w:t>
      </w:r>
      <w:proofErr w:type="spellEnd"/>
      <w:r w:rsidRPr="00C60F56">
        <w:rPr>
          <w:rStyle w:val="HTML"/>
          <w:rFonts w:ascii="Source Code Pro" w:hAnsi="Source Code Pro"/>
          <w:color w:val="000000"/>
          <w:sz w:val="21"/>
          <w:szCs w:val="21"/>
          <w:shd w:val="clear" w:color="auto" w:fill="FAFAFA"/>
          <w:lang w:val="en-US"/>
        </w:rPr>
        <w:t xml:space="preserve"> </w:t>
      </w:r>
      <w:proofErr w:type="spellStart"/>
      <w:proofErr w:type="gramStart"/>
      <w:r w:rsidRPr="00C60F56">
        <w:rPr>
          <w:rStyle w:val="hljs-title"/>
          <w:rFonts w:ascii="Source Code Pro" w:hAnsi="Source Code Pro"/>
          <w:b/>
          <w:bCs/>
          <w:color w:val="267438"/>
          <w:sz w:val="21"/>
          <w:szCs w:val="21"/>
          <w:shd w:val="clear" w:color="auto" w:fill="FAFAFA"/>
          <w:lang w:val="en-US"/>
        </w:rPr>
        <w:t>redirectWithUsingRedirectPrefix</w:t>
      </w:r>
      <w:proofErr w:type="spellEnd"/>
      <w:r w:rsidRPr="00C60F56">
        <w:rPr>
          <w:rStyle w:val="hljs-params"/>
          <w:rFonts w:ascii="Source Code Pro" w:hAnsi="Source Code Pro"/>
          <w:color w:val="000000"/>
          <w:sz w:val="21"/>
          <w:szCs w:val="21"/>
          <w:shd w:val="clear" w:color="auto" w:fill="FAFAFA"/>
          <w:lang w:val="en-US"/>
        </w:rPr>
        <w:t>(</w:t>
      </w:r>
      <w:proofErr w:type="spellStart"/>
      <w:proofErr w:type="gramEnd"/>
      <w:r w:rsidRPr="00C60F56">
        <w:rPr>
          <w:rStyle w:val="hljs-params"/>
          <w:rFonts w:ascii="Source Code Pro" w:hAnsi="Source Code Pro"/>
          <w:color w:val="000000"/>
          <w:sz w:val="21"/>
          <w:szCs w:val="21"/>
          <w:shd w:val="clear" w:color="auto" w:fill="FAFAFA"/>
          <w:lang w:val="en-US"/>
        </w:rPr>
        <w:t>ModelMap</w:t>
      </w:r>
      <w:proofErr w:type="spellEnd"/>
      <w:r w:rsidRPr="00C60F56">
        <w:rPr>
          <w:rStyle w:val="hljs-params"/>
          <w:rFonts w:ascii="Source Code Pro" w:hAnsi="Source Code Pro"/>
          <w:color w:val="000000"/>
          <w:sz w:val="21"/>
          <w:szCs w:val="21"/>
          <w:shd w:val="clear" w:color="auto" w:fill="FAFAFA"/>
          <w:lang w:val="en-US"/>
        </w:rPr>
        <w:t xml:space="preserve"> model)</w:t>
      </w:r>
      <w:r w:rsidRPr="00C60F56">
        <w:rPr>
          <w:rStyle w:val="HTML"/>
          <w:rFonts w:ascii="Source Code Pro" w:hAnsi="Source Code Pro"/>
          <w:color w:val="000000"/>
          <w:sz w:val="21"/>
          <w:szCs w:val="21"/>
          <w:shd w:val="clear" w:color="auto" w:fill="FAFAFA"/>
          <w:lang w:val="en-US"/>
        </w:rPr>
        <w:t xml:space="preserve"> {</w:t>
      </w:r>
    </w:p>
    <w:p w14:paraId="080BB191"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TML"/>
          <w:rFonts w:ascii="Source Code Pro" w:hAnsi="Source Code Pro"/>
          <w:color w:val="000000"/>
          <w:sz w:val="21"/>
          <w:szCs w:val="21"/>
          <w:shd w:val="clear" w:color="auto" w:fill="FAFAFA"/>
          <w:lang w:val="en-US"/>
        </w:rPr>
        <w:t xml:space="preserve">        </w:t>
      </w:r>
      <w:proofErr w:type="spellStart"/>
      <w:proofErr w:type="gramStart"/>
      <w:r w:rsidRPr="00C60F56">
        <w:rPr>
          <w:rStyle w:val="HTML"/>
          <w:rFonts w:ascii="Source Code Pro" w:hAnsi="Source Code Pro"/>
          <w:color w:val="000000"/>
          <w:sz w:val="21"/>
          <w:szCs w:val="21"/>
          <w:shd w:val="clear" w:color="auto" w:fill="FAFAFA"/>
          <w:lang w:val="en-US"/>
        </w:rPr>
        <w:t>model.addAttribute</w:t>
      </w:r>
      <w:proofErr w:type="spellEnd"/>
      <w:proofErr w:type="gramEnd"/>
      <w:r w:rsidRPr="00C60F56">
        <w:rPr>
          <w:rStyle w:val="HTML"/>
          <w:rFonts w:ascii="Source Code Pro" w:hAnsi="Source Code Pro"/>
          <w:color w:val="000000"/>
          <w:sz w:val="21"/>
          <w:szCs w:val="21"/>
          <w:shd w:val="clear" w:color="auto" w:fill="FAFAFA"/>
          <w:lang w:val="en-US"/>
        </w:rPr>
        <w:t>(</w:t>
      </w:r>
      <w:r w:rsidRPr="00C60F56">
        <w:rPr>
          <w:rStyle w:val="hljs-string"/>
          <w:rFonts w:ascii="Source Code Pro" w:hAnsi="Source Code Pro"/>
          <w:color w:val="4E9359"/>
          <w:sz w:val="21"/>
          <w:szCs w:val="21"/>
          <w:shd w:val="clear" w:color="auto" w:fill="FAFAFA"/>
          <w:lang w:val="en-US"/>
        </w:rPr>
        <w:t>"attribute"</w:t>
      </w:r>
      <w:r w:rsidRPr="00C60F56">
        <w:rPr>
          <w:rStyle w:val="HTML"/>
          <w:rFonts w:ascii="Source Code Pro" w:hAnsi="Source Code Pro"/>
          <w:color w:val="000000"/>
          <w:sz w:val="21"/>
          <w:szCs w:val="21"/>
          <w:shd w:val="clear" w:color="auto" w:fill="FAFAFA"/>
          <w:lang w:val="en-US"/>
        </w:rPr>
        <w:t xml:space="preserve">, </w:t>
      </w:r>
      <w:r w:rsidRPr="00C60F56">
        <w:rPr>
          <w:rStyle w:val="hljs-string"/>
          <w:rFonts w:ascii="Source Code Pro" w:hAnsi="Source Code Pro"/>
          <w:color w:val="4E9359"/>
          <w:sz w:val="21"/>
          <w:szCs w:val="21"/>
          <w:shd w:val="clear" w:color="auto" w:fill="FAFAFA"/>
          <w:lang w:val="en-US"/>
        </w:rPr>
        <w:t>"</w:t>
      </w:r>
      <w:proofErr w:type="spellStart"/>
      <w:r w:rsidRPr="00C60F56">
        <w:rPr>
          <w:rStyle w:val="hljs-string"/>
          <w:rFonts w:ascii="Source Code Pro" w:hAnsi="Source Code Pro"/>
          <w:color w:val="4E9359"/>
          <w:sz w:val="21"/>
          <w:szCs w:val="21"/>
          <w:shd w:val="clear" w:color="auto" w:fill="FAFAFA"/>
          <w:lang w:val="en-US"/>
        </w:rPr>
        <w:t>redirectWithRedirectPrefix</w:t>
      </w:r>
      <w:proofErr w:type="spellEnd"/>
      <w:r w:rsidRPr="00C60F56">
        <w:rPr>
          <w:rStyle w:val="hljs-string"/>
          <w:rFonts w:ascii="Source Code Pro" w:hAnsi="Source Code Pro"/>
          <w:color w:val="4E9359"/>
          <w:sz w:val="21"/>
          <w:szCs w:val="21"/>
          <w:shd w:val="clear" w:color="auto" w:fill="FAFAFA"/>
          <w:lang w:val="en-US"/>
        </w:rPr>
        <w:t>"</w:t>
      </w:r>
      <w:r w:rsidRPr="00C60F56">
        <w:rPr>
          <w:rStyle w:val="HTML"/>
          <w:rFonts w:ascii="Source Code Pro" w:hAnsi="Source Code Pro"/>
          <w:color w:val="000000"/>
          <w:sz w:val="21"/>
          <w:szCs w:val="21"/>
          <w:shd w:val="clear" w:color="auto" w:fill="FAFAFA"/>
          <w:lang w:val="en-US"/>
        </w:rPr>
        <w:t>);</w:t>
      </w:r>
    </w:p>
    <w:p w14:paraId="43A7C651"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TML"/>
          <w:rFonts w:ascii="Source Code Pro" w:hAnsi="Source Code Pro"/>
          <w:color w:val="000000"/>
          <w:sz w:val="21"/>
          <w:szCs w:val="21"/>
          <w:shd w:val="clear" w:color="auto" w:fill="FAFAFA"/>
          <w:lang w:val="en-US"/>
        </w:rPr>
        <w:t xml:space="preserve">        </w:t>
      </w:r>
      <w:r w:rsidRPr="00C60F56">
        <w:rPr>
          <w:rStyle w:val="hljs-keyword"/>
          <w:rFonts w:ascii="Source Code Pro" w:hAnsi="Source Code Pro"/>
          <w:b/>
          <w:bCs/>
          <w:color w:val="63B175"/>
          <w:sz w:val="21"/>
          <w:szCs w:val="21"/>
          <w:shd w:val="clear" w:color="auto" w:fill="FAFAFA"/>
          <w:lang w:val="en-US"/>
        </w:rPr>
        <w:t>return</w:t>
      </w:r>
      <w:r w:rsidRPr="00C60F56">
        <w:rPr>
          <w:rStyle w:val="HTML"/>
          <w:rFonts w:ascii="Source Code Pro" w:hAnsi="Source Code Pro"/>
          <w:color w:val="000000"/>
          <w:sz w:val="21"/>
          <w:szCs w:val="21"/>
          <w:shd w:val="clear" w:color="auto" w:fill="FAFAFA"/>
          <w:lang w:val="en-US"/>
        </w:rPr>
        <w:t xml:space="preserve"> </w:t>
      </w:r>
      <w:r w:rsidRPr="00C60F56">
        <w:rPr>
          <w:rStyle w:val="hljs-keyword"/>
          <w:rFonts w:ascii="Source Code Pro" w:hAnsi="Source Code Pro"/>
          <w:b/>
          <w:bCs/>
          <w:color w:val="63B175"/>
          <w:sz w:val="21"/>
          <w:szCs w:val="21"/>
          <w:shd w:val="clear" w:color="auto" w:fill="FAFAFA"/>
          <w:lang w:val="en-US"/>
        </w:rPr>
        <w:t>new</w:t>
      </w:r>
      <w:r w:rsidRPr="00C60F56">
        <w:rPr>
          <w:rStyle w:val="HTML"/>
          <w:rFonts w:ascii="Source Code Pro" w:hAnsi="Source Code Pro"/>
          <w:color w:val="000000"/>
          <w:sz w:val="21"/>
          <w:szCs w:val="21"/>
          <w:shd w:val="clear" w:color="auto" w:fill="FAFAFA"/>
          <w:lang w:val="en-US"/>
        </w:rPr>
        <w:t xml:space="preserve"> </w:t>
      </w:r>
      <w:proofErr w:type="spellStart"/>
      <w:proofErr w:type="gramStart"/>
      <w:r w:rsidRPr="00C60F56">
        <w:rPr>
          <w:rStyle w:val="hljs-title"/>
          <w:rFonts w:ascii="Source Code Pro" w:hAnsi="Source Code Pro"/>
          <w:b/>
          <w:bCs/>
          <w:color w:val="267438"/>
          <w:sz w:val="21"/>
          <w:szCs w:val="21"/>
          <w:shd w:val="clear" w:color="auto" w:fill="FAFAFA"/>
          <w:lang w:val="en-US"/>
        </w:rPr>
        <w:t>ModelAndView</w:t>
      </w:r>
      <w:proofErr w:type="spellEnd"/>
      <w:r w:rsidRPr="00C60F56">
        <w:rPr>
          <w:rStyle w:val="HTML"/>
          <w:rFonts w:ascii="Source Code Pro" w:hAnsi="Source Code Pro"/>
          <w:color w:val="000000"/>
          <w:sz w:val="21"/>
          <w:szCs w:val="21"/>
          <w:shd w:val="clear" w:color="auto" w:fill="FAFAFA"/>
          <w:lang w:val="en-US"/>
        </w:rPr>
        <w:t>(</w:t>
      </w:r>
      <w:proofErr w:type="gramEnd"/>
      <w:r w:rsidRPr="00C60F56">
        <w:rPr>
          <w:rStyle w:val="hljs-string"/>
          <w:rFonts w:ascii="Source Code Pro" w:hAnsi="Source Code Pro"/>
          <w:color w:val="4E9359"/>
          <w:sz w:val="21"/>
          <w:szCs w:val="21"/>
          <w:shd w:val="clear" w:color="auto" w:fill="FAFAFA"/>
          <w:lang w:val="en-US"/>
        </w:rPr>
        <w:t>"redirect:/</w:t>
      </w:r>
      <w:proofErr w:type="spellStart"/>
      <w:r w:rsidRPr="00C60F56">
        <w:rPr>
          <w:rStyle w:val="hljs-string"/>
          <w:rFonts w:ascii="Source Code Pro" w:hAnsi="Source Code Pro"/>
          <w:color w:val="4E9359"/>
          <w:sz w:val="21"/>
          <w:szCs w:val="21"/>
          <w:shd w:val="clear" w:color="auto" w:fill="FAFAFA"/>
          <w:lang w:val="en-US"/>
        </w:rPr>
        <w:t>redirectedUrl</w:t>
      </w:r>
      <w:proofErr w:type="spellEnd"/>
      <w:r w:rsidRPr="00C60F56">
        <w:rPr>
          <w:rStyle w:val="hljs-string"/>
          <w:rFonts w:ascii="Source Code Pro" w:hAnsi="Source Code Pro"/>
          <w:color w:val="4E9359"/>
          <w:sz w:val="21"/>
          <w:szCs w:val="21"/>
          <w:shd w:val="clear" w:color="auto" w:fill="FAFAFA"/>
          <w:lang w:val="en-US"/>
        </w:rPr>
        <w:t>"</w:t>
      </w:r>
      <w:r w:rsidRPr="00C60F56">
        <w:rPr>
          <w:rStyle w:val="HTML"/>
          <w:rFonts w:ascii="Source Code Pro" w:hAnsi="Source Code Pro"/>
          <w:color w:val="000000"/>
          <w:sz w:val="21"/>
          <w:szCs w:val="21"/>
          <w:shd w:val="clear" w:color="auto" w:fill="FAFAFA"/>
          <w:lang w:val="en-US"/>
        </w:rPr>
        <w:t>, model);</w:t>
      </w:r>
    </w:p>
    <w:p w14:paraId="166FE593"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TML"/>
          <w:rFonts w:ascii="Source Code Pro" w:hAnsi="Source Code Pro"/>
          <w:color w:val="000000"/>
          <w:sz w:val="21"/>
          <w:szCs w:val="21"/>
          <w:shd w:val="clear" w:color="auto" w:fill="FAFAFA"/>
          <w:lang w:val="en-US"/>
        </w:rPr>
        <w:t xml:space="preserve">    }</w:t>
      </w:r>
    </w:p>
    <w:p w14:paraId="5DC6EB34"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TML"/>
          <w:rFonts w:ascii="Source Code Pro" w:hAnsi="Source Code Pro"/>
          <w:color w:val="000000"/>
          <w:sz w:val="21"/>
          <w:szCs w:val="21"/>
          <w:shd w:val="clear" w:color="auto" w:fill="FAFAFA"/>
          <w:lang w:val="en-US"/>
        </w:rPr>
        <w:t>}</w:t>
      </w:r>
    </w:p>
    <w:p w14:paraId="333A0993" w14:textId="38DCE9F2" w:rsidR="00C60F56" w:rsidRDefault="00C60F56" w:rsidP="00C60F56">
      <w:pPr>
        <w:pStyle w:val="HTML0"/>
        <w:rPr>
          <w:sz w:val="24"/>
          <w:szCs w:val="24"/>
          <w:lang w:val="en-US"/>
        </w:rPr>
      </w:pPr>
    </w:p>
    <w:p w14:paraId="0E07C84D" w14:textId="77777777" w:rsidR="00C60F56" w:rsidRPr="00C60F56" w:rsidRDefault="00C60F56" w:rsidP="00C60F56">
      <w:pPr>
        <w:pStyle w:val="HTML0"/>
        <w:rPr>
          <w:sz w:val="24"/>
          <w:szCs w:val="24"/>
          <w:lang w:val="en-US"/>
        </w:rPr>
      </w:pPr>
    </w:p>
    <w:p w14:paraId="548E2484" w14:textId="77777777" w:rsidR="00C60F56" w:rsidRPr="00C60F56" w:rsidRDefault="00C60F56" w:rsidP="00C60F56">
      <w:pPr>
        <w:pStyle w:val="a3"/>
        <w:spacing w:before="0" w:beforeAutospacing="0" w:after="150" w:afterAutospacing="0"/>
        <w:rPr>
          <w:color w:val="000000"/>
          <w:lang w:val="en-US"/>
        </w:rPr>
      </w:pPr>
      <w:r w:rsidRPr="00C60F56">
        <w:rPr>
          <w:color w:val="000000"/>
          <w:lang w:val="en-US"/>
        </w:rPr>
        <w:t>When a view name is returned with the prefix </w:t>
      </w:r>
      <w:proofErr w:type="gramStart"/>
      <w:r w:rsidRPr="00C60F56">
        <w:rPr>
          <w:rStyle w:val="a6"/>
          <w:color w:val="000000"/>
          <w:lang w:val="en-US"/>
        </w:rPr>
        <w:t>redirect:</w:t>
      </w:r>
      <w:r w:rsidRPr="00C60F56">
        <w:rPr>
          <w:color w:val="000000"/>
          <w:lang w:val="en-US"/>
        </w:rPr>
        <w:t>,</w:t>
      </w:r>
      <w:proofErr w:type="gramEnd"/>
      <w:r w:rsidRPr="00C60F56">
        <w:rPr>
          <w:color w:val="000000"/>
          <w:lang w:val="en-US"/>
        </w:rPr>
        <w:t> the</w:t>
      </w:r>
      <w:r w:rsidRPr="00C60F56">
        <w:rPr>
          <w:rStyle w:val="a6"/>
          <w:color w:val="000000"/>
          <w:lang w:val="en-US"/>
        </w:rPr>
        <w:t> </w:t>
      </w:r>
      <w:proofErr w:type="spellStart"/>
      <w:r w:rsidRPr="00C60F56">
        <w:rPr>
          <w:rStyle w:val="a6"/>
          <w:color w:val="000000"/>
          <w:lang w:val="en-US"/>
        </w:rPr>
        <w:t>UrlBasedViewResolver</w:t>
      </w:r>
      <w:proofErr w:type="spellEnd"/>
      <w:r w:rsidRPr="00C60F56">
        <w:rPr>
          <w:color w:val="000000"/>
          <w:lang w:val="en-US"/>
        </w:rPr>
        <w:t> (and all its subclasses) will recognize this as a special indication that a redirect needs to happen. The rest of the view name will be used as the redirect URL.</w:t>
      </w:r>
    </w:p>
    <w:p w14:paraId="6C1BCD2B" w14:textId="77777777" w:rsidR="00C60F56" w:rsidRPr="00C60F56" w:rsidRDefault="00C60F56" w:rsidP="00C60F56">
      <w:pPr>
        <w:pStyle w:val="a3"/>
        <w:spacing w:before="0" w:beforeAutospacing="0" w:after="150" w:afterAutospacing="0"/>
        <w:rPr>
          <w:color w:val="000000"/>
          <w:lang w:val="en-US"/>
        </w:rPr>
      </w:pPr>
      <w:r w:rsidRPr="00C60F56">
        <w:rPr>
          <w:color w:val="000000"/>
          <w:lang w:val="en-US"/>
        </w:rPr>
        <w:t>A quick but important note is that when we use this logical view name here — </w:t>
      </w:r>
      <w:r w:rsidRPr="00C60F56">
        <w:rPr>
          <w:rStyle w:val="a6"/>
          <w:color w:val="000000"/>
          <w:lang w:val="en-US"/>
        </w:rPr>
        <w:t>redirect:/</w:t>
      </w:r>
      <w:proofErr w:type="spellStart"/>
      <w:r w:rsidRPr="00C60F56">
        <w:rPr>
          <w:rStyle w:val="a6"/>
          <w:color w:val="000000"/>
          <w:lang w:val="en-US"/>
        </w:rPr>
        <w:t>redirectedUrl</w:t>
      </w:r>
      <w:proofErr w:type="spellEnd"/>
      <w:r w:rsidRPr="00C60F56">
        <w:rPr>
          <w:color w:val="000000"/>
          <w:lang w:val="en-US"/>
        </w:rPr>
        <w:t> — we're doing a redirect </w:t>
      </w:r>
      <w:r w:rsidRPr="00C60F56">
        <w:rPr>
          <w:rStyle w:val="a4"/>
          <w:color w:val="000000"/>
          <w:lang w:val="en-US"/>
        </w:rPr>
        <w:t>relative to the current Servlet context.</w:t>
      </w:r>
    </w:p>
    <w:p w14:paraId="019AD613" w14:textId="77777777" w:rsidR="00C60F56" w:rsidRPr="00C60F56" w:rsidRDefault="00C60F56" w:rsidP="00C60F56">
      <w:pPr>
        <w:pStyle w:val="a3"/>
        <w:spacing w:before="0" w:beforeAutospacing="0" w:after="150" w:afterAutospacing="0"/>
        <w:rPr>
          <w:color w:val="000000"/>
          <w:lang w:val="en-US"/>
        </w:rPr>
      </w:pPr>
      <w:r w:rsidRPr="00C60F56">
        <w:rPr>
          <w:color w:val="000000"/>
          <w:lang w:val="en-US"/>
        </w:rPr>
        <w:t>We can use a name such as a </w:t>
      </w:r>
      <w:r w:rsidRPr="00C60F56">
        <w:rPr>
          <w:rStyle w:val="a6"/>
          <w:color w:val="000000"/>
          <w:lang w:val="en-US"/>
        </w:rPr>
        <w:t>redirect: http://localhost:8080/spring-redirect-and-forward/redirectedUrl</w:t>
      </w:r>
      <w:r w:rsidRPr="00C60F56">
        <w:rPr>
          <w:color w:val="000000"/>
          <w:lang w:val="en-US"/>
        </w:rPr>
        <w:t> if we need to redirect to an absolute URL.</w:t>
      </w:r>
    </w:p>
    <w:p w14:paraId="03D2902B" w14:textId="77777777" w:rsidR="00C60F56" w:rsidRPr="00C60F56" w:rsidRDefault="00C60F56" w:rsidP="00C60F56">
      <w:pPr>
        <w:pStyle w:val="2"/>
        <w:spacing w:before="504" w:beforeAutospacing="0" w:after="312" w:afterAutospacing="0"/>
        <w:rPr>
          <w:rFonts w:ascii="inherit" w:hAnsi="inherit"/>
          <w:color w:val="000000"/>
          <w:sz w:val="44"/>
          <w:szCs w:val="44"/>
          <w:lang w:val="en-US"/>
        </w:rPr>
      </w:pPr>
      <w:r w:rsidRPr="00C60F56">
        <w:rPr>
          <w:rStyle w:val="a4"/>
          <w:rFonts w:ascii="inherit" w:hAnsi="inherit"/>
          <w:b/>
          <w:bCs/>
          <w:color w:val="000000"/>
          <w:sz w:val="44"/>
          <w:szCs w:val="44"/>
          <w:lang w:val="en-US"/>
        </w:rPr>
        <w:t xml:space="preserve">5. Forward </w:t>
      </w:r>
      <w:proofErr w:type="gramStart"/>
      <w:r w:rsidRPr="00C60F56">
        <w:rPr>
          <w:rStyle w:val="a4"/>
          <w:rFonts w:ascii="inherit" w:hAnsi="inherit"/>
          <w:b/>
          <w:bCs/>
          <w:color w:val="000000"/>
          <w:sz w:val="44"/>
          <w:szCs w:val="44"/>
          <w:lang w:val="en-US"/>
        </w:rPr>
        <w:t>With</w:t>
      </w:r>
      <w:proofErr w:type="gramEnd"/>
      <w:r w:rsidRPr="00C60F56">
        <w:rPr>
          <w:rStyle w:val="a4"/>
          <w:rFonts w:ascii="inherit" w:hAnsi="inherit"/>
          <w:b/>
          <w:bCs/>
          <w:color w:val="000000"/>
          <w:sz w:val="44"/>
          <w:szCs w:val="44"/>
          <w:lang w:val="en-US"/>
        </w:rPr>
        <w:t xml:space="preserve"> the Prefix</w:t>
      </w:r>
      <w:r w:rsidRPr="00C60F56">
        <w:rPr>
          <w:rStyle w:val="a6"/>
          <w:rFonts w:ascii="inherit" w:hAnsi="inherit"/>
          <w:color w:val="000000"/>
          <w:sz w:val="44"/>
          <w:szCs w:val="44"/>
          <w:lang w:val="en-US"/>
        </w:rPr>
        <w:t> forward:</w:t>
      </w:r>
    </w:p>
    <w:p w14:paraId="3FF16DC1" w14:textId="77777777" w:rsidR="00C60F56" w:rsidRPr="00C60F56" w:rsidRDefault="00C60F56" w:rsidP="00C60F56">
      <w:pPr>
        <w:pStyle w:val="a3"/>
        <w:spacing w:before="0" w:beforeAutospacing="0" w:after="150" w:afterAutospacing="0"/>
        <w:rPr>
          <w:color w:val="000000"/>
          <w:lang w:val="en-US"/>
        </w:rPr>
      </w:pPr>
      <w:r w:rsidRPr="00C60F56">
        <w:rPr>
          <w:color w:val="000000"/>
          <w:lang w:val="en-US"/>
        </w:rPr>
        <w:t>Let’s now see how to do something slightly different: a forward.</w:t>
      </w:r>
    </w:p>
    <w:p w14:paraId="2C0C5E6E" w14:textId="77777777" w:rsidR="00C60F56" w:rsidRPr="00C60F56" w:rsidRDefault="00C60F56" w:rsidP="00C60F56">
      <w:pPr>
        <w:pStyle w:val="a3"/>
        <w:spacing w:before="0" w:beforeAutospacing="0" w:after="150" w:afterAutospacing="0"/>
        <w:rPr>
          <w:color w:val="000000"/>
          <w:lang w:val="en-US"/>
        </w:rPr>
      </w:pPr>
      <w:r w:rsidRPr="00C60F56">
        <w:rPr>
          <w:color w:val="000000"/>
          <w:lang w:val="en-US"/>
        </w:rPr>
        <w:t>Before the code, let's go over </w:t>
      </w:r>
      <w:r w:rsidRPr="00C60F56">
        <w:rPr>
          <w:rStyle w:val="a4"/>
          <w:color w:val="000000"/>
          <w:lang w:val="en-US"/>
        </w:rPr>
        <w:t>a quick, high-level overview of the semantics of forward vs redirect</w:t>
      </w:r>
      <w:r w:rsidRPr="00C60F56">
        <w:rPr>
          <w:color w:val="000000"/>
          <w:lang w:val="en-US"/>
        </w:rPr>
        <w:t>:</w:t>
      </w:r>
    </w:p>
    <w:p w14:paraId="718F6937" w14:textId="77777777" w:rsidR="00C60F56" w:rsidRPr="00C60F56" w:rsidRDefault="00C60F56">
      <w:pPr>
        <w:numPr>
          <w:ilvl w:val="0"/>
          <w:numId w:val="64"/>
        </w:numPr>
        <w:spacing w:before="100" w:beforeAutospacing="1" w:after="100" w:afterAutospacing="1" w:line="240" w:lineRule="auto"/>
        <w:rPr>
          <w:color w:val="000000"/>
          <w:lang w:val="en-US"/>
        </w:rPr>
      </w:pPr>
      <w:r w:rsidRPr="00C60F56">
        <w:rPr>
          <w:rStyle w:val="a6"/>
          <w:color w:val="000000"/>
          <w:lang w:val="en-US"/>
        </w:rPr>
        <w:lastRenderedPageBreak/>
        <w:t>redirect</w:t>
      </w:r>
      <w:r w:rsidRPr="00C60F56">
        <w:rPr>
          <w:color w:val="000000"/>
          <w:lang w:val="en-US"/>
        </w:rPr>
        <w:t> will respond with a 302 and the new URL in the </w:t>
      </w:r>
      <w:r w:rsidRPr="00C60F56">
        <w:rPr>
          <w:rStyle w:val="a6"/>
          <w:color w:val="000000"/>
          <w:lang w:val="en-US"/>
        </w:rPr>
        <w:t>Location</w:t>
      </w:r>
      <w:r w:rsidRPr="00C60F56">
        <w:rPr>
          <w:color w:val="000000"/>
          <w:lang w:val="en-US"/>
        </w:rPr>
        <w:t> header; the browser/client will then make another request to the new URL.</w:t>
      </w:r>
    </w:p>
    <w:p w14:paraId="25C45938" w14:textId="77777777" w:rsidR="00C60F56" w:rsidRPr="00C60F56" w:rsidRDefault="00C60F56">
      <w:pPr>
        <w:numPr>
          <w:ilvl w:val="0"/>
          <w:numId w:val="64"/>
        </w:numPr>
        <w:spacing w:before="100" w:beforeAutospacing="1" w:after="100" w:afterAutospacing="1" w:line="240" w:lineRule="auto"/>
        <w:rPr>
          <w:color w:val="000000"/>
          <w:lang w:val="en-US"/>
        </w:rPr>
      </w:pPr>
      <w:r w:rsidRPr="00C60F56">
        <w:rPr>
          <w:rStyle w:val="a6"/>
          <w:color w:val="000000"/>
          <w:lang w:val="en-US"/>
        </w:rPr>
        <w:t>forward</w:t>
      </w:r>
      <w:r w:rsidRPr="00C60F56">
        <w:rPr>
          <w:color w:val="000000"/>
          <w:lang w:val="en-US"/>
        </w:rPr>
        <w:t> happens entirely on a server side. The Servlet container forwards the same request to the target URL; the URL won't change in the browser.</w:t>
      </w:r>
    </w:p>
    <w:p w14:paraId="789F8518" w14:textId="77777777" w:rsidR="00C60F56" w:rsidRPr="00C60F56" w:rsidRDefault="00C60F56" w:rsidP="00C60F56">
      <w:pPr>
        <w:pStyle w:val="a3"/>
        <w:spacing w:before="0" w:beforeAutospacing="0" w:after="150" w:afterAutospacing="0"/>
        <w:rPr>
          <w:color w:val="000000"/>
          <w:lang w:val="en-US"/>
        </w:rPr>
      </w:pPr>
      <w:r w:rsidRPr="00C60F56">
        <w:rPr>
          <w:color w:val="000000"/>
          <w:lang w:val="en-US"/>
        </w:rPr>
        <w:t>Now let's look at the code:</w:t>
      </w:r>
    </w:p>
    <w:p w14:paraId="1AC1DC10" w14:textId="712C88B3" w:rsidR="00C60F56" w:rsidRDefault="00C60F56" w:rsidP="00C60F56">
      <w:pPr>
        <w:jc w:val="center"/>
        <w:textAlignment w:val="top"/>
      </w:pPr>
      <w:r>
        <w:rPr>
          <w:noProof/>
          <w:color w:val="267438"/>
        </w:rPr>
        <mc:AlternateContent>
          <mc:Choice Requires="wps">
            <w:drawing>
              <wp:inline distT="0" distB="0" distL="0" distR="0" wp14:anchorId="738787B1" wp14:editId="2E82F638">
                <wp:extent cx="137160" cy="137160"/>
                <wp:effectExtent l="0" t="0" r="0" b="0"/>
                <wp:docPr id="34" name="Прямоугольник 34" descr="freestar">
                  <a:hlinkClick xmlns:a="http://schemas.openxmlformats.org/drawingml/2006/main" r:id="rId68"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37160" cy="137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D334012" id="Прямоугольник 34" o:spid="_x0000_s1026" alt="freestar" href="https://freestar.com/?utm_campaign=branding&amp;utm_medium=banner&amp;utm_source=baeldung.com&amp;utm_content=baeldung_incontent_1" target="&quot;_blank&quot;" style="width:10.8pt;height:10.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" o:button="t" filled="f" stroked="f">
                <v:fill o:detectmouseclick="t"/>
                <o:lock v:ext="edit" aspectratio="t"/>
                <w10:anchorlock/>
              </v:rect>
            </w:pict>
          </mc:Fallback>
        </mc:AlternateContent>
      </w:r>
    </w:p>
    <w:p w14:paraId="1A240C7C"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ljs-meta"/>
          <w:rFonts w:ascii="Source Code Pro" w:hAnsi="Source Code Pro"/>
          <w:color w:val="1F7199"/>
          <w:sz w:val="21"/>
          <w:szCs w:val="21"/>
          <w:shd w:val="clear" w:color="auto" w:fill="FAFAFA"/>
          <w:lang w:val="en-US"/>
        </w:rPr>
        <w:t>@Controller</w:t>
      </w:r>
    </w:p>
    <w:p w14:paraId="73FFAD23"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ljs-meta"/>
          <w:rFonts w:ascii="Source Code Pro" w:hAnsi="Source Code Pro"/>
          <w:color w:val="1F7199"/>
          <w:sz w:val="21"/>
          <w:szCs w:val="21"/>
          <w:shd w:val="clear" w:color="auto" w:fill="FAFAFA"/>
          <w:lang w:val="en-US"/>
        </w:rPr>
        <w:t>@</w:t>
      </w:r>
      <w:proofErr w:type="gramStart"/>
      <w:r w:rsidRPr="00C60F56">
        <w:rPr>
          <w:rStyle w:val="hljs-meta"/>
          <w:rFonts w:ascii="Source Code Pro" w:hAnsi="Source Code Pro"/>
          <w:color w:val="1F7199"/>
          <w:sz w:val="21"/>
          <w:szCs w:val="21"/>
          <w:shd w:val="clear" w:color="auto" w:fill="FAFAFA"/>
          <w:lang w:val="en-US"/>
        </w:rPr>
        <w:t>RequestMapping(</w:t>
      </w:r>
      <w:proofErr w:type="gramEnd"/>
      <w:r w:rsidRPr="00C60F56">
        <w:rPr>
          <w:rStyle w:val="hljs-meta"/>
          <w:rFonts w:ascii="Source Code Pro" w:hAnsi="Source Code Pro"/>
          <w:color w:val="1F7199"/>
          <w:sz w:val="21"/>
          <w:szCs w:val="21"/>
          <w:shd w:val="clear" w:color="auto" w:fill="FAFAFA"/>
          <w:lang w:val="en-US"/>
        </w:rPr>
        <w:t>"/")</w:t>
      </w:r>
    </w:p>
    <w:p w14:paraId="32A20B7B"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ljs-keyword"/>
          <w:rFonts w:ascii="Source Code Pro" w:hAnsi="Source Code Pro"/>
          <w:b/>
          <w:bCs/>
          <w:color w:val="63B175"/>
          <w:sz w:val="21"/>
          <w:szCs w:val="21"/>
          <w:shd w:val="clear" w:color="auto" w:fill="FAFAFA"/>
          <w:lang w:val="en-US"/>
        </w:rPr>
        <w:t>public</w:t>
      </w:r>
      <w:r w:rsidRPr="00C60F56">
        <w:rPr>
          <w:rStyle w:val="HTML"/>
          <w:rFonts w:ascii="Source Code Pro" w:hAnsi="Source Code Pro"/>
          <w:color w:val="000000"/>
          <w:sz w:val="21"/>
          <w:szCs w:val="21"/>
          <w:shd w:val="clear" w:color="auto" w:fill="FAFAFA"/>
          <w:lang w:val="en-US"/>
        </w:rPr>
        <w:t xml:space="preserve"> </w:t>
      </w:r>
      <w:r w:rsidRPr="00C60F56">
        <w:rPr>
          <w:rStyle w:val="hljs-keyword"/>
          <w:rFonts w:ascii="Source Code Pro" w:hAnsi="Source Code Pro"/>
          <w:b/>
          <w:bCs/>
          <w:color w:val="63B175"/>
          <w:sz w:val="21"/>
          <w:szCs w:val="21"/>
          <w:shd w:val="clear" w:color="auto" w:fill="FAFAFA"/>
          <w:lang w:val="en-US"/>
        </w:rPr>
        <w:t>class</w:t>
      </w:r>
      <w:r w:rsidRPr="00C60F56">
        <w:rPr>
          <w:rStyle w:val="HTML"/>
          <w:rFonts w:ascii="Source Code Pro" w:hAnsi="Source Code Pro"/>
          <w:color w:val="000000"/>
          <w:sz w:val="21"/>
          <w:szCs w:val="21"/>
          <w:shd w:val="clear" w:color="auto" w:fill="FAFAFA"/>
          <w:lang w:val="en-US"/>
        </w:rPr>
        <w:t xml:space="preserve"> </w:t>
      </w:r>
      <w:proofErr w:type="spellStart"/>
      <w:r w:rsidRPr="00C60F56">
        <w:rPr>
          <w:rStyle w:val="hljs-title"/>
          <w:rFonts w:ascii="Source Code Pro" w:hAnsi="Source Code Pro"/>
          <w:b/>
          <w:bCs/>
          <w:color w:val="267438"/>
          <w:sz w:val="21"/>
          <w:szCs w:val="21"/>
          <w:shd w:val="clear" w:color="auto" w:fill="FAFAFA"/>
          <w:lang w:val="en-US"/>
        </w:rPr>
        <w:t>RedirectController</w:t>
      </w:r>
      <w:proofErr w:type="spellEnd"/>
      <w:r w:rsidRPr="00C60F56">
        <w:rPr>
          <w:rStyle w:val="HTML"/>
          <w:rFonts w:ascii="Source Code Pro" w:hAnsi="Source Code Pro"/>
          <w:color w:val="000000"/>
          <w:sz w:val="21"/>
          <w:szCs w:val="21"/>
          <w:shd w:val="clear" w:color="auto" w:fill="FAFAFA"/>
          <w:lang w:val="en-US"/>
        </w:rPr>
        <w:t xml:space="preserve"> {</w:t>
      </w:r>
    </w:p>
    <w:p w14:paraId="0D9F3997"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TML"/>
          <w:rFonts w:ascii="Source Code Pro" w:hAnsi="Source Code Pro"/>
          <w:color w:val="000000"/>
          <w:sz w:val="21"/>
          <w:szCs w:val="21"/>
          <w:shd w:val="clear" w:color="auto" w:fill="FAFAFA"/>
          <w:lang w:val="en-US"/>
        </w:rPr>
        <w:t xml:space="preserve">    </w:t>
      </w:r>
    </w:p>
    <w:p w14:paraId="30710968"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TML"/>
          <w:rFonts w:ascii="Source Code Pro" w:hAnsi="Source Code Pro"/>
          <w:color w:val="000000"/>
          <w:sz w:val="21"/>
          <w:szCs w:val="21"/>
          <w:shd w:val="clear" w:color="auto" w:fill="FAFAFA"/>
          <w:lang w:val="en-US"/>
        </w:rPr>
        <w:t xml:space="preserve">    </w:t>
      </w:r>
      <w:r w:rsidRPr="00C60F56">
        <w:rPr>
          <w:rStyle w:val="hljs-meta"/>
          <w:rFonts w:ascii="Source Code Pro" w:hAnsi="Source Code Pro"/>
          <w:color w:val="1F7199"/>
          <w:sz w:val="21"/>
          <w:szCs w:val="21"/>
          <w:shd w:val="clear" w:color="auto" w:fill="FAFAFA"/>
          <w:lang w:val="en-US"/>
        </w:rPr>
        <w:t>@GetMapping("/forwardWithForwardPrefix")</w:t>
      </w:r>
    </w:p>
    <w:p w14:paraId="7B82B36B"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TML"/>
          <w:rFonts w:ascii="Source Code Pro" w:hAnsi="Source Code Pro"/>
          <w:color w:val="000000"/>
          <w:sz w:val="21"/>
          <w:szCs w:val="21"/>
          <w:shd w:val="clear" w:color="auto" w:fill="FAFAFA"/>
          <w:lang w:val="en-US"/>
        </w:rPr>
        <w:t xml:space="preserve">    </w:t>
      </w:r>
      <w:r w:rsidRPr="00C60F56">
        <w:rPr>
          <w:rStyle w:val="hljs-keyword"/>
          <w:rFonts w:ascii="Source Code Pro" w:hAnsi="Source Code Pro"/>
          <w:b/>
          <w:bCs/>
          <w:color w:val="63B175"/>
          <w:sz w:val="21"/>
          <w:szCs w:val="21"/>
          <w:shd w:val="clear" w:color="auto" w:fill="FAFAFA"/>
          <w:lang w:val="en-US"/>
        </w:rPr>
        <w:t>public</w:t>
      </w:r>
      <w:r w:rsidRPr="00C60F56">
        <w:rPr>
          <w:rStyle w:val="HTML"/>
          <w:rFonts w:ascii="Source Code Pro" w:hAnsi="Source Code Pro"/>
          <w:color w:val="000000"/>
          <w:sz w:val="21"/>
          <w:szCs w:val="21"/>
          <w:shd w:val="clear" w:color="auto" w:fill="FAFAFA"/>
          <w:lang w:val="en-US"/>
        </w:rPr>
        <w:t xml:space="preserve"> </w:t>
      </w:r>
      <w:proofErr w:type="spellStart"/>
      <w:r w:rsidRPr="00C60F56">
        <w:rPr>
          <w:rStyle w:val="HTML"/>
          <w:rFonts w:ascii="Source Code Pro" w:hAnsi="Source Code Pro"/>
          <w:color w:val="000000"/>
          <w:sz w:val="21"/>
          <w:szCs w:val="21"/>
          <w:shd w:val="clear" w:color="auto" w:fill="FAFAFA"/>
          <w:lang w:val="en-US"/>
        </w:rPr>
        <w:t>ModelAndView</w:t>
      </w:r>
      <w:proofErr w:type="spellEnd"/>
      <w:r w:rsidRPr="00C60F56">
        <w:rPr>
          <w:rStyle w:val="HTML"/>
          <w:rFonts w:ascii="Source Code Pro" w:hAnsi="Source Code Pro"/>
          <w:color w:val="000000"/>
          <w:sz w:val="21"/>
          <w:szCs w:val="21"/>
          <w:shd w:val="clear" w:color="auto" w:fill="FAFAFA"/>
          <w:lang w:val="en-US"/>
        </w:rPr>
        <w:t xml:space="preserve"> </w:t>
      </w:r>
      <w:proofErr w:type="spellStart"/>
      <w:proofErr w:type="gramStart"/>
      <w:r w:rsidRPr="00C60F56">
        <w:rPr>
          <w:rStyle w:val="hljs-title"/>
          <w:rFonts w:ascii="Source Code Pro" w:hAnsi="Source Code Pro"/>
          <w:b/>
          <w:bCs/>
          <w:color w:val="267438"/>
          <w:sz w:val="21"/>
          <w:szCs w:val="21"/>
          <w:shd w:val="clear" w:color="auto" w:fill="FAFAFA"/>
          <w:lang w:val="en-US"/>
        </w:rPr>
        <w:t>redirectWithUsingForwardPrefix</w:t>
      </w:r>
      <w:proofErr w:type="spellEnd"/>
      <w:r w:rsidRPr="00C60F56">
        <w:rPr>
          <w:rStyle w:val="hljs-params"/>
          <w:rFonts w:ascii="Source Code Pro" w:hAnsi="Source Code Pro"/>
          <w:color w:val="000000"/>
          <w:sz w:val="21"/>
          <w:szCs w:val="21"/>
          <w:shd w:val="clear" w:color="auto" w:fill="FAFAFA"/>
          <w:lang w:val="en-US"/>
        </w:rPr>
        <w:t>(</w:t>
      </w:r>
      <w:proofErr w:type="spellStart"/>
      <w:proofErr w:type="gramEnd"/>
      <w:r w:rsidRPr="00C60F56">
        <w:rPr>
          <w:rStyle w:val="hljs-params"/>
          <w:rFonts w:ascii="Source Code Pro" w:hAnsi="Source Code Pro"/>
          <w:color w:val="000000"/>
          <w:sz w:val="21"/>
          <w:szCs w:val="21"/>
          <w:shd w:val="clear" w:color="auto" w:fill="FAFAFA"/>
          <w:lang w:val="en-US"/>
        </w:rPr>
        <w:t>ModelMap</w:t>
      </w:r>
      <w:proofErr w:type="spellEnd"/>
      <w:r w:rsidRPr="00C60F56">
        <w:rPr>
          <w:rStyle w:val="hljs-params"/>
          <w:rFonts w:ascii="Source Code Pro" w:hAnsi="Source Code Pro"/>
          <w:color w:val="000000"/>
          <w:sz w:val="21"/>
          <w:szCs w:val="21"/>
          <w:shd w:val="clear" w:color="auto" w:fill="FAFAFA"/>
          <w:lang w:val="en-US"/>
        </w:rPr>
        <w:t xml:space="preserve"> model)</w:t>
      </w:r>
      <w:r w:rsidRPr="00C60F56">
        <w:rPr>
          <w:rStyle w:val="HTML"/>
          <w:rFonts w:ascii="Source Code Pro" w:hAnsi="Source Code Pro"/>
          <w:color w:val="000000"/>
          <w:sz w:val="21"/>
          <w:szCs w:val="21"/>
          <w:shd w:val="clear" w:color="auto" w:fill="FAFAFA"/>
          <w:lang w:val="en-US"/>
        </w:rPr>
        <w:t xml:space="preserve"> {</w:t>
      </w:r>
    </w:p>
    <w:p w14:paraId="602A0B80"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TML"/>
          <w:rFonts w:ascii="Source Code Pro" w:hAnsi="Source Code Pro"/>
          <w:color w:val="000000"/>
          <w:sz w:val="21"/>
          <w:szCs w:val="21"/>
          <w:shd w:val="clear" w:color="auto" w:fill="FAFAFA"/>
          <w:lang w:val="en-US"/>
        </w:rPr>
        <w:t xml:space="preserve">        </w:t>
      </w:r>
      <w:proofErr w:type="spellStart"/>
      <w:proofErr w:type="gramStart"/>
      <w:r w:rsidRPr="00C60F56">
        <w:rPr>
          <w:rStyle w:val="HTML"/>
          <w:rFonts w:ascii="Source Code Pro" w:hAnsi="Source Code Pro"/>
          <w:color w:val="000000"/>
          <w:sz w:val="21"/>
          <w:szCs w:val="21"/>
          <w:shd w:val="clear" w:color="auto" w:fill="FAFAFA"/>
          <w:lang w:val="en-US"/>
        </w:rPr>
        <w:t>model.addAttribute</w:t>
      </w:r>
      <w:proofErr w:type="spellEnd"/>
      <w:proofErr w:type="gramEnd"/>
      <w:r w:rsidRPr="00C60F56">
        <w:rPr>
          <w:rStyle w:val="HTML"/>
          <w:rFonts w:ascii="Source Code Pro" w:hAnsi="Source Code Pro"/>
          <w:color w:val="000000"/>
          <w:sz w:val="21"/>
          <w:szCs w:val="21"/>
          <w:shd w:val="clear" w:color="auto" w:fill="FAFAFA"/>
          <w:lang w:val="en-US"/>
        </w:rPr>
        <w:t>(</w:t>
      </w:r>
      <w:r w:rsidRPr="00C60F56">
        <w:rPr>
          <w:rStyle w:val="hljs-string"/>
          <w:rFonts w:ascii="Source Code Pro" w:hAnsi="Source Code Pro"/>
          <w:color w:val="4E9359"/>
          <w:sz w:val="21"/>
          <w:szCs w:val="21"/>
          <w:shd w:val="clear" w:color="auto" w:fill="FAFAFA"/>
          <w:lang w:val="en-US"/>
        </w:rPr>
        <w:t>"attribute"</w:t>
      </w:r>
      <w:r w:rsidRPr="00C60F56">
        <w:rPr>
          <w:rStyle w:val="HTML"/>
          <w:rFonts w:ascii="Source Code Pro" w:hAnsi="Source Code Pro"/>
          <w:color w:val="000000"/>
          <w:sz w:val="21"/>
          <w:szCs w:val="21"/>
          <w:shd w:val="clear" w:color="auto" w:fill="FAFAFA"/>
          <w:lang w:val="en-US"/>
        </w:rPr>
        <w:t xml:space="preserve">, </w:t>
      </w:r>
      <w:r w:rsidRPr="00C60F56">
        <w:rPr>
          <w:rStyle w:val="hljs-string"/>
          <w:rFonts w:ascii="Source Code Pro" w:hAnsi="Source Code Pro"/>
          <w:color w:val="4E9359"/>
          <w:sz w:val="21"/>
          <w:szCs w:val="21"/>
          <w:shd w:val="clear" w:color="auto" w:fill="FAFAFA"/>
          <w:lang w:val="en-US"/>
        </w:rPr>
        <w:t>"</w:t>
      </w:r>
      <w:proofErr w:type="spellStart"/>
      <w:r w:rsidRPr="00C60F56">
        <w:rPr>
          <w:rStyle w:val="hljs-string"/>
          <w:rFonts w:ascii="Source Code Pro" w:hAnsi="Source Code Pro"/>
          <w:color w:val="4E9359"/>
          <w:sz w:val="21"/>
          <w:szCs w:val="21"/>
          <w:shd w:val="clear" w:color="auto" w:fill="FAFAFA"/>
          <w:lang w:val="en-US"/>
        </w:rPr>
        <w:t>forwardWithForwardPrefix</w:t>
      </w:r>
      <w:proofErr w:type="spellEnd"/>
      <w:r w:rsidRPr="00C60F56">
        <w:rPr>
          <w:rStyle w:val="hljs-string"/>
          <w:rFonts w:ascii="Source Code Pro" w:hAnsi="Source Code Pro"/>
          <w:color w:val="4E9359"/>
          <w:sz w:val="21"/>
          <w:szCs w:val="21"/>
          <w:shd w:val="clear" w:color="auto" w:fill="FAFAFA"/>
          <w:lang w:val="en-US"/>
        </w:rPr>
        <w:t>"</w:t>
      </w:r>
      <w:r w:rsidRPr="00C60F56">
        <w:rPr>
          <w:rStyle w:val="HTML"/>
          <w:rFonts w:ascii="Source Code Pro" w:hAnsi="Source Code Pro"/>
          <w:color w:val="000000"/>
          <w:sz w:val="21"/>
          <w:szCs w:val="21"/>
          <w:shd w:val="clear" w:color="auto" w:fill="FAFAFA"/>
          <w:lang w:val="en-US"/>
        </w:rPr>
        <w:t>);</w:t>
      </w:r>
    </w:p>
    <w:p w14:paraId="4808229D"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TML"/>
          <w:rFonts w:ascii="Source Code Pro" w:hAnsi="Source Code Pro"/>
          <w:color w:val="000000"/>
          <w:sz w:val="21"/>
          <w:szCs w:val="21"/>
          <w:shd w:val="clear" w:color="auto" w:fill="FAFAFA"/>
          <w:lang w:val="en-US"/>
        </w:rPr>
        <w:t xml:space="preserve">        </w:t>
      </w:r>
      <w:r w:rsidRPr="00C60F56">
        <w:rPr>
          <w:rStyle w:val="hljs-keyword"/>
          <w:rFonts w:ascii="Source Code Pro" w:hAnsi="Source Code Pro"/>
          <w:b/>
          <w:bCs/>
          <w:color w:val="63B175"/>
          <w:sz w:val="21"/>
          <w:szCs w:val="21"/>
          <w:shd w:val="clear" w:color="auto" w:fill="FAFAFA"/>
          <w:lang w:val="en-US"/>
        </w:rPr>
        <w:t>return</w:t>
      </w:r>
      <w:r w:rsidRPr="00C60F56">
        <w:rPr>
          <w:rStyle w:val="HTML"/>
          <w:rFonts w:ascii="Source Code Pro" w:hAnsi="Source Code Pro"/>
          <w:color w:val="000000"/>
          <w:sz w:val="21"/>
          <w:szCs w:val="21"/>
          <w:shd w:val="clear" w:color="auto" w:fill="FAFAFA"/>
          <w:lang w:val="en-US"/>
        </w:rPr>
        <w:t xml:space="preserve"> </w:t>
      </w:r>
      <w:r w:rsidRPr="00C60F56">
        <w:rPr>
          <w:rStyle w:val="hljs-keyword"/>
          <w:rFonts w:ascii="Source Code Pro" w:hAnsi="Source Code Pro"/>
          <w:b/>
          <w:bCs/>
          <w:color w:val="63B175"/>
          <w:sz w:val="21"/>
          <w:szCs w:val="21"/>
          <w:shd w:val="clear" w:color="auto" w:fill="FAFAFA"/>
          <w:lang w:val="en-US"/>
        </w:rPr>
        <w:t>new</w:t>
      </w:r>
      <w:r w:rsidRPr="00C60F56">
        <w:rPr>
          <w:rStyle w:val="HTML"/>
          <w:rFonts w:ascii="Source Code Pro" w:hAnsi="Source Code Pro"/>
          <w:color w:val="000000"/>
          <w:sz w:val="21"/>
          <w:szCs w:val="21"/>
          <w:shd w:val="clear" w:color="auto" w:fill="FAFAFA"/>
          <w:lang w:val="en-US"/>
        </w:rPr>
        <w:t xml:space="preserve"> </w:t>
      </w:r>
      <w:proofErr w:type="spellStart"/>
      <w:proofErr w:type="gramStart"/>
      <w:r w:rsidRPr="00C60F56">
        <w:rPr>
          <w:rStyle w:val="hljs-title"/>
          <w:rFonts w:ascii="Source Code Pro" w:hAnsi="Source Code Pro"/>
          <w:b/>
          <w:bCs/>
          <w:color w:val="267438"/>
          <w:sz w:val="21"/>
          <w:szCs w:val="21"/>
          <w:shd w:val="clear" w:color="auto" w:fill="FAFAFA"/>
          <w:lang w:val="en-US"/>
        </w:rPr>
        <w:t>ModelAndView</w:t>
      </w:r>
      <w:proofErr w:type="spellEnd"/>
      <w:r w:rsidRPr="00C60F56">
        <w:rPr>
          <w:rStyle w:val="HTML"/>
          <w:rFonts w:ascii="Source Code Pro" w:hAnsi="Source Code Pro"/>
          <w:color w:val="000000"/>
          <w:sz w:val="21"/>
          <w:szCs w:val="21"/>
          <w:shd w:val="clear" w:color="auto" w:fill="FAFAFA"/>
          <w:lang w:val="en-US"/>
        </w:rPr>
        <w:t>(</w:t>
      </w:r>
      <w:proofErr w:type="gramEnd"/>
      <w:r w:rsidRPr="00C60F56">
        <w:rPr>
          <w:rStyle w:val="hljs-string"/>
          <w:rFonts w:ascii="Source Code Pro" w:hAnsi="Source Code Pro"/>
          <w:color w:val="4E9359"/>
          <w:sz w:val="21"/>
          <w:szCs w:val="21"/>
          <w:shd w:val="clear" w:color="auto" w:fill="FAFAFA"/>
          <w:lang w:val="en-US"/>
        </w:rPr>
        <w:t>"forward:/</w:t>
      </w:r>
      <w:proofErr w:type="spellStart"/>
      <w:r w:rsidRPr="00C60F56">
        <w:rPr>
          <w:rStyle w:val="hljs-string"/>
          <w:rFonts w:ascii="Source Code Pro" w:hAnsi="Source Code Pro"/>
          <w:color w:val="4E9359"/>
          <w:sz w:val="21"/>
          <w:szCs w:val="21"/>
          <w:shd w:val="clear" w:color="auto" w:fill="FAFAFA"/>
          <w:lang w:val="en-US"/>
        </w:rPr>
        <w:t>redirectedUrl</w:t>
      </w:r>
      <w:proofErr w:type="spellEnd"/>
      <w:r w:rsidRPr="00C60F56">
        <w:rPr>
          <w:rStyle w:val="hljs-string"/>
          <w:rFonts w:ascii="Source Code Pro" w:hAnsi="Source Code Pro"/>
          <w:color w:val="4E9359"/>
          <w:sz w:val="21"/>
          <w:szCs w:val="21"/>
          <w:shd w:val="clear" w:color="auto" w:fill="FAFAFA"/>
          <w:lang w:val="en-US"/>
        </w:rPr>
        <w:t>"</w:t>
      </w:r>
      <w:r w:rsidRPr="00C60F56">
        <w:rPr>
          <w:rStyle w:val="HTML"/>
          <w:rFonts w:ascii="Source Code Pro" w:hAnsi="Source Code Pro"/>
          <w:color w:val="000000"/>
          <w:sz w:val="21"/>
          <w:szCs w:val="21"/>
          <w:shd w:val="clear" w:color="auto" w:fill="FAFAFA"/>
          <w:lang w:val="en-US"/>
        </w:rPr>
        <w:t>, model);</w:t>
      </w:r>
    </w:p>
    <w:p w14:paraId="7B24B733"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TML"/>
          <w:rFonts w:ascii="Source Code Pro" w:hAnsi="Source Code Pro"/>
          <w:color w:val="000000"/>
          <w:sz w:val="21"/>
          <w:szCs w:val="21"/>
          <w:shd w:val="clear" w:color="auto" w:fill="FAFAFA"/>
          <w:lang w:val="en-US"/>
        </w:rPr>
        <w:t xml:space="preserve">    }</w:t>
      </w:r>
    </w:p>
    <w:p w14:paraId="4A951B62"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TML"/>
          <w:rFonts w:ascii="Source Code Pro" w:hAnsi="Source Code Pro"/>
          <w:color w:val="000000"/>
          <w:sz w:val="21"/>
          <w:szCs w:val="21"/>
          <w:shd w:val="clear" w:color="auto" w:fill="FAFAFA"/>
          <w:lang w:val="en-US"/>
        </w:rPr>
        <w:t>}</w:t>
      </w:r>
    </w:p>
    <w:p w14:paraId="5548622E" w14:textId="5B4E54C1" w:rsidR="00C60F56" w:rsidRDefault="00C60F56" w:rsidP="00C60F56">
      <w:pPr>
        <w:pStyle w:val="HTML0"/>
        <w:rPr>
          <w:sz w:val="24"/>
          <w:szCs w:val="24"/>
          <w:lang w:val="en-US"/>
        </w:rPr>
      </w:pPr>
    </w:p>
    <w:p w14:paraId="67166885" w14:textId="77777777" w:rsidR="00C60F56" w:rsidRPr="00C60F56" w:rsidRDefault="00C60F56" w:rsidP="00C60F56">
      <w:pPr>
        <w:pStyle w:val="HTML0"/>
        <w:rPr>
          <w:sz w:val="24"/>
          <w:szCs w:val="24"/>
          <w:lang w:val="en-US"/>
        </w:rPr>
      </w:pPr>
    </w:p>
    <w:p w14:paraId="54EB67E9" w14:textId="77777777" w:rsidR="00C60F56" w:rsidRPr="00C60F56" w:rsidRDefault="00C60F56" w:rsidP="00C60F56">
      <w:pPr>
        <w:pStyle w:val="a3"/>
        <w:spacing w:before="0" w:beforeAutospacing="0" w:after="150" w:afterAutospacing="0"/>
        <w:rPr>
          <w:color w:val="000000"/>
          <w:lang w:val="en-US"/>
        </w:rPr>
      </w:pPr>
      <w:r w:rsidRPr="00C60F56">
        <w:rPr>
          <w:color w:val="000000"/>
          <w:lang w:val="en-US"/>
        </w:rPr>
        <w:t>Same as </w:t>
      </w:r>
      <w:proofErr w:type="gramStart"/>
      <w:r w:rsidRPr="00C60F56">
        <w:rPr>
          <w:rStyle w:val="a6"/>
          <w:color w:val="000000"/>
          <w:lang w:val="en-US"/>
        </w:rPr>
        <w:t>redirect:</w:t>
      </w:r>
      <w:r w:rsidRPr="00C60F56">
        <w:rPr>
          <w:color w:val="000000"/>
          <w:lang w:val="en-US"/>
        </w:rPr>
        <w:t>,</w:t>
      </w:r>
      <w:proofErr w:type="gramEnd"/>
      <w:r w:rsidRPr="00C60F56">
        <w:rPr>
          <w:color w:val="000000"/>
          <w:lang w:val="en-US"/>
        </w:rPr>
        <w:t xml:space="preserve"> the</w:t>
      </w:r>
      <w:r w:rsidRPr="00C60F56">
        <w:rPr>
          <w:rStyle w:val="a6"/>
          <w:color w:val="000000"/>
          <w:lang w:val="en-US"/>
        </w:rPr>
        <w:t> forward:</w:t>
      </w:r>
      <w:r w:rsidRPr="00C60F56">
        <w:rPr>
          <w:color w:val="000000"/>
          <w:lang w:val="en-US"/>
        </w:rPr>
        <w:t> prefix will be resolved by </w:t>
      </w:r>
      <w:proofErr w:type="spellStart"/>
      <w:r w:rsidRPr="00C60F56">
        <w:rPr>
          <w:rStyle w:val="a6"/>
          <w:color w:val="000000"/>
          <w:lang w:val="en-US"/>
        </w:rPr>
        <w:t>UrlBasedViewResolver</w:t>
      </w:r>
      <w:proofErr w:type="spellEnd"/>
      <w:r w:rsidRPr="00C60F56">
        <w:rPr>
          <w:color w:val="000000"/>
          <w:lang w:val="en-US"/>
        </w:rPr>
        <w:t> and its subclasses. Internally, this will create an </w:t>
      </w:r>
      <w:proofErr w:type="spellStart"/>
      <w:r w:rsidRPr="00C60F56">
        <w:rPr>
          <w:rStyle w:val="a6"/>
          <w:color w:val="000000"/>
          <w:lang w:val="en-US"/>
        </w:rPr>
        <w:t>InternalResourceView</w:t>
      </w:r>
      <w:proofErr w:type="spellEnd"/>
      <w:r w:rsidRPr="00C60F56">
        <w:rPr>
          <w:color w:val="000000"/>
          <w:lang w:val="en-US"/>
        </w:rPr>
        <w:t>, which does a </w:t>
      </w:r>
      <w:proofErr w:type="spellStart"/>
      <w:r w:rsidRPr="00C60F56">
        <w:rPr>
          <w:rStyle w:val="a6"/>
          <w:color w:val="000000"/>
          <w:lang w:val="en-US"/>
        </w:rPr>
        <w:t>RequestDispatcher.forward</w:t>
      </w:r>
      <w:proofErr w:type="spellEnd"/>
      <w:r w:rsidRPr="00C60F56">
        <w:rPr>
          <w:rStyle w:val="a6"/>
          <w:color w:val="000000"/>
          <w:lang w:val="en-US"/>
        </w:rPr>
        <w:t>()</w:t>
      </w:r>
      <w:r w:rsidRPr="00C60F56">
        <w:rPr>
          <w:color w:val="000000"/>
          <w:lang w:val="en-US"/>
        </w:rPr>
        <w:t> to the new view.</w:t>
      </w:r>
    </w:p>
    <w:p w14:paraId="356E06FC" w14:textId="77777777" w:rsidR="00C60F56" w:rsidRPr="00C60F56" w:rsidRDefault="00C60F56" w:rsidP="00C60F56">
      <w:pPr>
        <w:pStyle w:val="a3"/>
        <w:spacing w:before="0" w:beforeAutospacing="0" w:after="150" w:afterAutospacing="0"/>
        <w:rPr>
          <w:color w:val="000000"/>
          <w:lang w:val="en-US"/>
        </w:rPr>
      </w:pPr>
      <w:r w:rsidRPr="00C60F56">
        <w:rPr>
          <w:color w:val="000000"/>
          <w:lang w:val="en-US"/>
        </w:rPr>
        <w:t>To wrap up, compared to the two requests that we had in the case of the redirect solution, in this case, we only have a single request going out from the browser/client to the server side. The attribute that was previously added by the redirect is, of course, missing as well.</w:t>
      </w:r>
    </w:p>
    <w:p w14:paraId="590EB9ED" w14:textId="77777777" w:rsidR="00C60F56" w:rsidRPr="00C60F56" w:rsidRDefault="00C60F56" w:rsidP="00C60F56">
      <w:pPr>
        <w:pStyle w:val="2"/>
        <w:spacing w:before="504" w:beforeAutospacing="0" w:after="312" w:afterAutospacing="0"/>
        <w:rPr>
          <w:rFonts w:ascii="inherit" w:hAnsi="inherit"/>
          <w:color w:val="000000"/>
          <w:sz w:val="44"/>
          <w:szCs w:val="44"/>
          <w:lang w:val="en-US"/>
        </w:rPr>
      </w:pPr>
      <w:r w:rsidRPr="00C60F56">
        <w:rPr>
          <w:rStyle w:val="a4"/>
          <w:rFonts w:ascii="inherit" w:hAnsi="inherit"/>
          <w:b/>
          <w:bCs/>
          <w:color w:val="000000"/>
          <w:sz w:val="44"/>
          <w:szCs w:val="44"/>
          <w:lang w:val="en-US"/>
        </w:rPr>
        <w:t xml:space="preserve">6. Attributes </w:t>
      </w:r>
      <w:proofErr w:type="gramStart"/>
      <w:r w:rsidRPr="00C60F56">
        <w:rPr>
          <w:rStyle w:val="a4"/>
          <w:rFonts w:ascii="inherit" w:hAnsi="inherit"/>
          <w:b/>
          <w:bCs/>
          <w:color w:val="000000"/>
          <w:sz w:val="44"/>
          <w:szCs w:val="44"/>
          <w:lang w:val="en-US"/>
        </w:rPr>
        <w:t>With</w:t>
      </w:r>
      <w:proofErr w:type="gramEnd"/>
      <w:r w:rsidRPr="00C60F56">
        <w:rPr>
          <w:rStyle w:val="a4"/>
          <w:rFonts w:ascii="inherit" w:hAnsi="inherit"/>
          <w:b/>
          <w:bCs/>
          <w:color w:val="000000"/>
          <w:sz w:val="44"/>
          <w:szCs w:val="44"/>
          <w:lang w:val="en-US"/>
        </w:rPr>
        <w:t xml:space="preserve"> the </w:t>
      </w:r>
      <w:proofErr w:type="spellStart"/>
      <w:r w:rsidRPr="00C60F56">
        <w:rPr>
          <w:rStyle w:val="a6"/>
          <w:rFonts w:ascii="inherit" w:hAnsi="inherit"/>
          <w:color w:val="000000"/>
          <w:sz w:val="44"/>
          <w:szCs w:val="44"/>
          <w:lang w:val="en-US"/>
        </w:rPr>
        <w:t>RedirectAttributes</w:t>
      </w:r>
      <w:proofErr w:type="spellEnd"/>
      <w:r w:rsidRPr="00C60F56">
        <w:rPr>
          <w:rStyle w:val="a4"/>
          <w:rFonts w:ascii="inherit" w:hAnsi="inherit"/>
          <w:b/>
          <w:bCs/>
          <w:color w:val="000000"/>
          <w:sz w:val="44"/>
          <w:szCs w:val="44"/>
          <w:lang w:val="en-US"/>
        </w:rPr>
        <w:t> </w:t>
      </w:r>
    </w:p>
    <w:p w14:paraId="24FFA4C6" w14:textId="77777777" w:rsidR="00C60F56" w:rsidRPr="00C60F56" w:rsidRDefault="00C60F56" w:rsidP="00C60F56">
      <w:pPr>
        <w:pStyle w:val="a3"/>
        <w:spacing w:before="0" w:beforeAutospacing="0" w:after="150" w:afterAutospacing="0"/>
        <w:rPr>
          <w:color w:val="000000"/>
          <w:lang w:val="en-US"/>
        </w:rPr>
      </w:pPr>
      <w:r w:rsidRPr="00C60F56">
        <w:rPr>
          <w:color w:val="000000"/>
          <w:lang w:val="en-US"/>
        </w:rPr>
        <w:t>Next, let's look closer at </w:t>
      </w:r>
      <w:r w:rsidRPr="00C60F56">
        <w:rPr>
          <w:rStyle w:val="a4"/>
          <w:color w:val="000000"/>
          <w:lang w:val="en-US"/>
        </w:rPr>
        <w:t>passing attributes in a redirect</w:t>
      </w:r>
      <w:r w:rsidRPr="00C60F56">
        <w:rPr>
          <w:color w:val="000000"/>
          <w:lang w:val="en-US"/>
        </w:rPr>
        <w:t>, making full use of the framework with </w:t>
      </w:r>
      <w:proofErr w:type="spellStart"/>
      <w:r w:rsidRPr="00C60F56">
        <w:rPr>
          <w:rStyle w:val="a6"/>
          <w:color w:val="000000"/>
          <w:lang w:val="en-US"/>
        </w:rPr>
        <w:t>RedirectAttributes</w:t>
      </w:r>
      <w:proofErr w:type="spellEnd"/>
      <w:r w:rsidRPr="00C60F56">
        <w:rPr>
          <w:color w:val="000000"/>
          <w:lang w:val="en-US"/>
        </w:rPr>
        <w:t>:</w:t>
      </w:r>
    </w:p>
    <w:p w14:paraId="7E60F414"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ljs-meta"/>
          <w:rFonts w:ascii="Source Code Pro" w:hAnsi="Source Code Pro"/>
          <w:color w:val="1F7199"/>
          <w:sz w:val="21"/>
          <w:szCs w:val="21"/>
          <w:shd w:val="clear" w:color="auto" w:fill="FAFAFA"/>
          <w:lang w:val="en-US"/>
        </w:rPr>
        <w:t>@GetMapping("/redirectWithRedirectAttributes")</w:t>
      </w:r>
    </w:p>
    <w:p w14:paraId="68808D49"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ljs-keyword"/>
          <w:rFonts w:ascii="Source Code Pro" w:hAnsi="Source Code Pro"/>
          <w:b/>
          <w:bCs/>
          <w:color w:val="63B175"/>
          <w:sz w:val="21"/>
          <w:szCs w:val="21"/>
          <w:shd w:val="clear" w:color="auto" w:fill="FAFAFA"/>
          <w:lang w:val="en-US"/>
        </w:rPr>
        <w:t>public</w:t>
      </w:r>
      <w:r w:rsidRPr="00C60F56">
        <w:rPr>
          <w:rStyle w:val="HTML"/>
          <w:rFonts w:ascii="Source Code Pro" w:hAnsi="Source Code Pro"/>
          <w:color w:val="000000"/>
          <w:sz w:val="21"/>
          <w:szCs w:val="21"/>
          <w:shd w:val="clear" w:color="auto" w:fill="FAFAFA"/>
          <w:lang w:val="en-US"/>
        </w:rPr>
        <w:t xml:space="preserve"> </w:t>
      </w:r>
      <w:proofErr w:type="spellStart"/>
      <w:r w:rsidRPr="00C60F56">
        <w:rPr>
          <w:rStyle w:val="HTML"/>
          <w:rFonts w:ascii="Source Code Pro" w:hAnsi="Source Code Pro"/>
          <w:color w:val="000000"/>
          <w:sz w:val="21"/>
          <w:szCs w:val="21"/>
          <w:shd w:val="clear" w:color="auto" w:fill="FAFAFA"/>
          <w:lang w:val="en-US"/>
        </w:rPr>
        <w:t>RedirectView</w:t>
      </w:r>
      <w:proofErr w:type="spellEnd"/>
      <w:r w:rsidRPr="00C60F56">
        <w:rPr>
          <w:rStyle w:val="HTML"/>
          <w:rFonts w:ascii="Source Code Pro" w:hAnsi="Source Code Pro"/>
          <w:color w:val="000000"/>
          <w:sz w:val="21"/>
          <w:szCs w:val="21"/>
          <w:shd w:val="clear" w:color="auto" w:fill="FAFAFA"/>
          <w:lang w:val="en-US"/>
        </w:rPr>
        <w:t xml:space="preserve"> </w:t>
      </w:r>
      <w:proofErr w:type="spellStart"/>
      <w:proofErr w:type="gramStart"/>
      <w:r w:rsidRPr="00C60F56">
        <w:rPr>
          <w:rStyle w:val="hljs-title"/>
          <w:rFonts w:ascii="Source Code Pro" w:hAnsi="Source Code Pro"/>
          <w:b/>
          <w:bCs/>
          <w:color w:val="267438"/>
          <w:sz w:val="21"/>
          <w:szCs w:val="21"/>
          <w:shd w:val="clear" w:color="auto" w:fill="FAFAFA"/>
          <w:lang w:val="en-US"/>
        </w:rPr>
        <w:t>redirectWithRedirectAttributes</w:t>
      </w:r>
      <w:proofErr w:type="spellEnd"/>
      <w:r w:rsidRPr="00C60F56">
        <w:rPr>
          <w:rStyle w:val="hljs-params"/>
          <w:rFonts w:ascii="Source Code Pro" w:hAnsi="Source Code Pro"/>
          <w:color w:val="000000"/>
          <w:sz w:val="21"/>
          <w:szCs w:val="21"/>
          <w:shd w:val="clear" w:color="auto" w:fill="FAFAFA"/>
          <w:lang w:val="en-US"/>
        </w:rPr>
        <w:t>(</w:t>
      </w:r>
      <w:proofErr w:type="spellStart"/>
      <w:proofErr w:type="gramEnd"/>
      <w:r w:rsidRPr="00C60F56">
        <w:rPr>
          <w:rStyle w:val="hljs-params"/>
          <w:rFonts w:ascii="Source Code Pro" w:hAnsi="Source Code Pro"/>
          <w:color w:val="000000"/>
          <w:sz w:val="21"/>
          <w:szCs w:val="21"/>
          <w:shd w:val="clear" w:color="auto" w:fill="FAFAFA"/>
          <w:lang w:val="en-US"/>
        </w:rPr>
        <w:t>RedirectAttributes</w:t>
      </w:r>
      <w:proofErr w:type="spellEnd"/>
      <w:r w:rsidRPr="00C60F56">
        <w:rPr>
          <w:rStyle w:val="hljs-params"/>
          <w:rFonts w:ascii="Source Code Pro" w:hAnsi="Source Code Pro"/>
          <w:color w:val="000000"/>
          <w:sz w:val="21"/>
          <w:szCs w:val="21"/>
          <w:shd w:val="clear" w:color="auto" w:fill="FAFAFA"/>
          <w:lang w:val="en-US"/>
        </w:rPr>
        <w:t xml:space="preserve"> attributes)</w:t>
      </w:r>
      <w:r w:rsidRPr="00C60F56">
        <w:rPr>
          <w:rStyle w:val="HTML"/>
          <w:rFonts w:ascii="Source Code Pro" w:hAnsi="Source Code Pro"/>
          <w:color w:val="000000"/>
          <w:sz w:val="21"/>
          <w:szCs w:val="21"/>
          <w:shd w:val="clear" w:color="auto" w:fill="FAFAFA"/>
          <w:lang w:val="en-US"/>
        </w:rPr>
        <w:t xml:space="preserve"> {</w:t>
      </w:r>
    </w:p>
    <w:p w14:paraId="26B92A9F"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TML"/>
          <w:rFonts w:ascii="Source Code Pro" w:hAnsi="Source Code Pro"/>
          <w:color w:val="000000"/>
          <w:sz w:val="21"/>
          <w:szCs w:val="21"/>
          <w:shd w:val="clear" w:color="auto" w:fill="FAFAFA"/>
          <w:lang w:val="en-US"/>
        </w:rPr>
        <w:t xml:space="preserve"> </w:t>
      </w:r>
    </w:p>
    <w:p w14:paraId="28A4EE54"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TML"/>
          <w:rFonts w:ascii="Source Code Pro" w:hAnsi="Source Code Pro"/>
          <w:color w:val="000000"/>
          <w:sz w:val="21"/>
          <w:szCs w:val="21"/>
          <w:shd w:val="clear" w:color="auto" w:fill="FAFAFA"/>
          <w:lang w:val="en-US"/>
        </w:rPr>
        <w:t xml:space="preserve">    </w:t>
      </w:r>
      <w:proofErr w:type="spellStart"/>
      <w:proofErr w:type="gramStart"/>
      <w:r w:rsidRPr="00C60F56">
        <w:rPr>
          <w:rStyle w:val="HTML"/>
          <w:rFonts w:ascii="Source Code Pro" w:hAnsi="Source Code Pro"/>
          <w:color w:val="000000"/>
          <w:sz w:val="21"/>
          <w:szCs w:val="21"/>
          <w:shd w:val="clear" w:color="auto" w:fill="FAFAFA"/>
          <w:lang w:val="en-US"/>
        </w:rPr>
        <w:t>attributes.addFlashAttribute</w:t>
      </w:r>
      <w:proofErr w:type="spellEnd"/>
      <w:proofErr w:type="gramEnd"/>
      <w:r w:rsidRPr="00C60F56">
        <w:rPr>
          <w:rStyle w:val="HTML"/>
          <w:rFonts w:ascii="Source Code Pro" w:hAnsi="Source Code Pro"/>
          <w:color w:val="000000"/>
          <w:sz w:val="21"/>
          <w:szCs w:val="21"/>
          <w:shd w:val="clear" w:color="auto" w:fill="FAFAFA"/>
          <w:lang w:val="en-US"/>
        </w:rPr>
        <w:t>(</w:t>
      </w:r>
      <w:r w:rsidRPr="00C60F56">
        <w:rPr>
          <w:rStyle w:val="hljs-string"/>
          <w:rFonts w:ascii="Source Code Pro" w:hAnsi="Source Code Pro"/>
          <w:color w:val="4E9359"/>
          <w:sz w:val="21"/>
          <w:szCs w:val="21"/>
          <w:shd w:val="clear" w:color="auto" w:fill="FAFAFA"/>
          <w:lang w:val="en-US"/>
        </w:rPr>
        <w:t>"</w:t>
      </w:r>
      <w:proofErr w:type="spellStart"/>
      <w:r w:rsidRPr="00C60F56">
        <w:rPr>
          <w:rStyle w:val="hljs-string"/>
          <w:rFonts w:ascii="Source Code Pro" w:hAnsi="Source Code Pro"/>
          <w:color w:val="4E9359"/>
          <w:sz w:val="21"/>
          <w:szCs w:val="21"/>
          <w:shd w:val="clear" w:color="auto" w:fill="FAFAFA"/>
          <w:lang w:val="en-US"/>
        </w:rPr>
        <w:t>flashAttribute</w:t>
      </w:r>
      <w:proofErr w:type="spellEnd"/>
      <w:r w:rsidRPr="00C60F56">
        <w:rPr>
          <w:rStyle w:val="hljs-string"/>
          <w:rFonts w:ascii="Source Code Pro" w:hAnsi="Source Code Pro"/>
          <w:color w:val="4E9359"/>
          <w:sz w:val="21"/>
          <w:szCs w:val="21"/>
          <w:shd w:val="clear" w:color="auto" w:fill="FAFAFA"/>
          <w:lang w:val="en-US"/>
        </w:rPr>
        <w:t>"</w:t>
      </w:r>
      <w:r w:rsidRPr="00C60F56">
        <w:rPr>
          <w:rStyle w:val="HTML"/>
          <w:rFonts w:ascii="Source Code Pro" w:hAnsi="Source Code Pro"/>
          <w:color w:val="000000"/>
          <w:sz w:val="21"/>
          <w:szCs w:val="21"/>
          <w:shd w:val="clear" w:color="auto" w:fill="FAFAFA"/>
          <w:lang w:val="en-US"/>
        </w:rPr>
        <w:t xml:space="preserve">, </w:t>
      </w:r>
      <w:r w:rsidRPr="00C60F56">
        <w:rPr>
          <w:rStyle w:val="hljs-string"/>
          <w:rFonts w:ascii="Source Code Pro" w:hAnsi="Source Code Pro"/>
          <w:color w:val="4E9359"/>
          <w:sz w:val="21"/>
          <w:szCs w:val="21"/>
          <w:shd w:val="clear" w:color="auto" w:fill="FAFAFA"/>
          <w:lang w:val="en-US"/>
        </w:rPr>
        <w:t>"</w:t>
      </w:r>
      <w:proofErr w:type="spellStart"/>
      <w:r w:rsidRPr="00C60F56">
        <w:rPr>
          <w:rStyle w:val="hljs-string"/>
          <w:rFonts w:ascii="Source Code Pro" w:hAnsi="Source Code Pro"/>
          <w:color w:val="4E9359"/>
          <w:sz w:val="21"/>
          <w:szCs w:val="21"/>
          <w:shd w:val="clear" w:color="auto" w:fill="FAFAFA"/>
          <w:lang w:val="en-US"/>
        </w:rPr>
        <w:t>redirectWithRedirectAttributes</w:t>
      </w:r>
      <w:proofErr w:type="spellEnd"/>
      <w:r w:rsidRPr="00C60F56">
        <w:rPr>
          <w:rStyle w:val="hljs-string"/>
          <w:rFonts w:ascii="Source Code Pro" w:hAnsi="Source Code Pro"/>
          <w:color w:val="4E9359"/>
          <w:sz w:val="21"/>
          <w:szCs w:val="21"/>
          <w:shd w:val="clear" w:color="auto" w:fill="FAFAFA"/>
          <w:lang w:val="en-US"/>
        </w:rPr>
        <w:t>"</w:t>
      </w:r>
      <w:r w:rsidRPr="00C60F56">
        <w:rPr>
          <w:rStyle w:val="HTML"/>
          <w:rFonts w:ascii="Source Code Pro" w:hAnsi="Source Code Pro"/>
          <w:color w:val="000000"/>
          <w:sz w:val="21"/>
          <w:szCs w:val="21"/>
          <w:shd w:val="clear" w:color="auto" w:fill="FAFAFA"/>
          <w:lang w:val="en-US"/>
        </w:rPr>
        <w:t>);</w:t>
      </w:r>
    </w:p>
    <w:p w14:paraId="5A57DAD0"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TML"/>
          <w:rFonts w:ascii="Source Code Pro" w:hAnsi="Source Code Pro"/>
          <w:color w:val="000000"/>
          <w:sz w:val="21"/>
          <w:szCs w:val="21"/>
          <w:shd w:val="clear" w:color="auto" w:fill="FAFAFA"/>
          <w:lang w:val="en-US"/>
        </w:rPr>
        <w:t xml:space="preserve">    </w:t>
      </w:r>
      <w:proofErr w:type="spellStart"/>
      <w:proofErr w:type="gramStart"/>
      <w:r w:rsidRPr="00C60F56">
        <w:rPr>
          <w:rStyle w:val="HTML"/>
          <w:rFonts w:ascii="Source Code Pro" w:hAnsi="Source Code Pro"/>
          <w:color w:val="000000"/>
          <w:sz w:val="21"/>
          <w:szCs w:val="21"/>
          <w:shd w:val="clear" w:color="auto" w:fill="FAFAFA"/>
          <w:lang w:val="en-US"/>
        </w:rPr>
        <w:t>attributes.addAttribute</w:t>
      </w:r>
      <w:proofErr w:type="spellEnd"/>
      <w:proofErr w:type="gramEnd"/>
      <w:r w:rsidRPr="00C60F56">
        <w:rPr>
          <w:rStyle w:val="HTML"/>
          <w:rFonts w:ascii="Source Code Pro" w:hAnsi="Source Code Pro"/>
          <w:color w:val="000000"/>
          <w:sz w:val="21"/>
          <w:szCs w:val="21"/>
          <w:shd w:val="clear" w:color="auto" w:fill="FAFAFA"/>
          <w:lang w:val="en-US"/>
        </w:rPr>
        <w:t>(</w:t>
      </w:r>
      <w:r w:rsidRPr="00C60F56">
        <w:rPr>
          <w:rStyle w:val="hljs-string"/>
          <w:rFonts w:ascii="Source Code Pro" w:hAnsi="Source Code Pro"/>
          <w:color w:val="4E9359"/>
          <w:sz w:val="21"/>
          <w:szCs w:val="21"/>
          <w:shd w:val="clear" w:color="auto" w:fill="FAFAFA"/>
          <w:lang w:val="en-US"/>
        </w:rPr>
        <w:t>"attribute"</w:t>
      </w:r>
      <w:r w:rsidRPr="00C60F56">
        <w:rPr>
          <w:rStyle w:val="HTML"/>
          <w:rFonts w:ascii="Source Code Pro" w:hAnsi="Source Code Pro"/>
          <w:color w:val="000000"/>
          <w:sz w:val="21"/>
          <w:szCs w:val="21"/>
          <w:shd w:val="clear" w:color="auto" w:fill="FAFAFA"/>
          <w:lang w:val="en-US"/>
        </w:rPr>
        <w:t xml:space="preserve">, </w:t>
      </w:r>
      <w:r w:rsidRPr="00C60F56">
        <w:rPr>
          <w:rStyle w:val="hljs-string"/>
          <w:rFonts w:ascii="Source Code Pro" w:hAnsi="Source Code Pro"/>
          <w:color w:val="4E9359"/>
          <w:sz w:val="21"/>
          <w:szCs w:val="21"/>
          <w:shd w:val="clear" w:color="auto" w:fill="FAFAFA"/>
          <w:lang w:val="en-US"/>
        </w:rPr>
        <w:t>"</w:t>
      </w:r>
      <w:proofErr w:type="spellStart"/>
      <w:r w:rsidRPr="00C60F56">
        <w:rPr>
          <w:rStyle w:val="hljs-string"/>
          <w:rFonts w:ascii="Source Code Pro" w:hAnsi="Source Code Pro"/>
          <w:color w:val="4E9359"/>
          <w:sz w:val="21"/>
          <w:szCs w:val="21"/>
          <w:shd w:val="clear" w:color="auto" w:fill="FAFAFA"/>
          <w:lang w:val="en-US"/>
        </w:rPr>
        <w:t>redirectWithRedirectAttributes</w:t>
      </w:r>
      <w:proofErr w:type="spellEnd"/>
      <w:r w:rsidRPr="00C60F56">
        <w:rPr>
          <w:rStyle w:val="hljs-string"/>
          <w:rFonts w:ascii="Source Code Pro" w:hAnsi="Source Code Pro"/>
          <w:color w:val="4E9359"/>
          <w:sz w:val="21"/>
          <w:szCs w:val="21"/>
          <w:shd w:val="clear" w:color="auto" w:fill="FAFAFA"/>
          <w:lang w:val="en-US"/>
        </w:rPr>
        <w:t>"</w:t>
      </w:r>
      <w:r w:rsidRPr="00C60F56">
        <w:rPr>
          <w:rStyle w:val="HTML"/>
          <w:rFonts w:ascii="Source Code Pro" w:hAnsi="Source Code Pro"/>
          <w:color w:val="000000"/>
          <w:sz w:val="21"/>
          <w:szCs w:val="21"/>
          <w:shd w:val="clear" w:color="auto" w:fill="FAFAFA"/>
          <w:lang w:val="en-US"/>
        </w:rPr>
        <w:t>);</w:t>
      </w:r>
    </w:p>
    <w:p w14:paraId="777256A5"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TML"/>
          <w:rFonts w:ascii="Source Code Pro" w:hAnsi="Source Code Pro"/>
          <w:color w:val="000000"/>
          <w:sz w:val="21"/>
          <w:szCs w:val="21"/>
          <w:shd w:val="clear" w:color="auto" w:fill="FAFAFA"/>
          <w:lang w:val="en-US"/>
        </w:rPr>
        <w:t xml:space="preserve">    </w:t>
      </w:r>
      <w:r w:rsidRPr="00C60F56">
        <w:rPr>
          <w:rStyle w:val="hljs-keyword"/>
          <w:rFonts w:ascii="Source Code Pro" w:hAnsi="Source Code Pro"/>
          <w:b/>
          <w:bCs/>
          <w:color w:val="63B175"/>
          <w:sz w:val="21"/>
          <w:szCs w:val="21"/>
          <w:shd w:val="clear" w:color="auto" w:fill="FAFAFA"/>
          <w:lang w:val="en-US"/>
        </w:rPr>
        <w:t>return</w:t>
      </w:r>
      <w:r w:rsidRPr="00C60F56">
        <w:rPr>
          <w:rStyle w:val="HTML"/>
          <w:rFonts w:ascii="Source Code Pro" w:hAnsi="Source Code Pro"/>
          <w:color w:val="000000"/>
          <w:sz w:val="21"/>
          <w:szCs w:val="21"/>
          <w:shd w:val="clear" w:color="auto" w:fill="FAFAFA"/>
          <w:lang w:val="en-US"/>
        </w:rPr>
        <w:t xml:space="preserve"> </w:t>
      </w:r>
      <w:r w:rsidRPr="00C60F56">
        <w:rPr>
          <w:rStyle w:val="hljs-keyword"/>
          <w:rFonts w:ascii="Source Code Pro" w:hAnsi="Source Code Pro"/>
          <w:b/>
          <w:bCs/>
          <w:color w:val="63B175"/>
          <w:sz w:val="21"/>
          <w:szCs w:val="21"/>
          <w:shd w:val="clear" w:color="auto" w:fill="FAFAFA"/>
          <w:lang w:val="en-US"/>
        </w:rPr>
        <w:t>new</w:t>
      </w:r>
      <w:r w:rsidRPr="00C60F56">
        <w:rPr>
          <w:rStyle w:val="HTML"/>
          <w:rFonts w:ascii="Source Code Pro" w:hAnsi="Source Code Pro"/>
          <w:color w:val="000000"/>
          <w:sz w:val="21"/>
          <w:szCs w:val="21"/>
          <w:shd w:val="clear" w:color="auto" w:fill="FAFAFA"/>
          <w:lang w:val="en-US"/>
        </w:rPr>
        <w:t xml:space="preserve"> </w:t>
      </w:r>
      <w:proofErr w:type="spellStart"/>
      <w:r w:rsidRPr="00C60F56">
        <w:rPr>
          <w:rStyle w:val="hljs-title"/>
          <w:rFonts w:ascii="Source Code Pro" w:hAnsi="Source Code Pro"/>
          <w:b/>
          <w:bCs/>
          <w:color w:val="267438"/>
          <w:sz w:val="21"/>
          <w:szCs w:val="21"/>
          <w:shd w:val="clear" w:color="auto" w:fill="FAFAFA"/>
          <w:lang w:val="en-US"/>
        </w:rPr>
        <w:t>RedirectView</w:t>
      </w:r>
      <w:proofErr w:type="spellEnd"/>
      <w:r w:rsidRPr="00C60F56">
        <w:rPr>
          <w:rStyle w:val="HTML"/>
          <w:rFonts w:ascii="Source Code Pro" w:hAnsi="Source Code Pro"/>
          <w:color w:val="000000"/>
          <w:sz w:val="21"/>
          <w:szCs w:val="21"/>
          <w:shd w:val="clear" w:color="auto" w:fill="FAFAFA"/>
          <w:lang w:val="en-US"/>
        </w:rPr>
        <w:t>(</w:t>
      </w:r>
      <w:r w:rsidRPr="00C60F56">
        <w:rPr>
          <w:rStyle w:val="hljs-string"/>
          <w:rFonts w:ascii="Source Code Pro" w:hAnsi="Source Code Pro"/>
          <w:color w:val="4E9359"/>
          <w:sz w:val="21"/>
          <w:szCs w:val="21"/>
          <w:shd w:val="clear" w:color="auto" w:fill="FAFAFA"/>
          <w:lang w:val="en-US"/>
        </w:rPr>
        <w:t>"</w:t>
      </w:r>
      <w:proofErr w:type="spellStart"/>
      <w:r w:rsidRPr="00C60F56">
        <w:rPr>
          <w:rStyle w:val="hljs-string"/>
          <w:rFonts w:ascii="Source Code Pro" w:hAnsi="Source Code Pro"/>
          <w:color w:val="4E9359"/>
          <w:sz w:val="21"/>
          <w:szCs w:val="21"/>
          <w:shd w:val="clear" w:color="auto" w:fill="FAFAFA"/>
          <w:lang w:val="en-US"/>
        </w:rPr>
        <w:t>redirectedUrl</w:t>
      </w:r>
      <w:proofErr w:type="spellEnd"/>
      <w:r w:rsidRPr="00C60F56">
        <w:rPr>
          <w:rStyle w:val="hljs-string"/>
          <w:rFonts w:ascii="Source Code Pro" w:hAnsi="Source Code Pro"/>
          <w:color w:val="4E9359"/>
          <w:sz w:val="21"/>
          <w:szCs w:val="21"/>
          <w:shd w:val="clear" w:color="auto" w:fill="FAFAFA"/>
          <w:lang w:val="en-US"/>
        </w:rPr>
        <w:t>"</w:t>
      </w:r>
      <w:r w:rsidRPr="00C60F56">
        <w:rPr>
          <w:rStyle w:val="HTML"/>
          <w:rFonts w:ascii="Source Code Pro" w:hAnsi="Source Code Pro"/>
          <w:color w:val="000000"/>
          <w:sz w:val="21"/>
          <w:szCs w:val="21"/>
          <w:shd w:val="clear" w:color="auto" w:fill="FAFAFA"/>
          <w:lang w:val="en-US"/>
        </w:rPr>
        <w:t>);</w:t>
      </w:r>
    </w:p>
    <w:p w14:paraId="7872E628"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TML"/>
          <w:rFonts w:ascii="Source Code Pro" w:hAnsi="Source Code Pro"/>
          <w:color w:val="000000"/>
          <w:sz w:val="21"/>
          <w:szCs w:val="21"/>
          <w:shd w:val="clear" w:color="auto" w:fill="FAFAFA"/>
          <w:lang w:val="en-US"/>
        </w:rPr>
        <w:t>}</w:t>
      </w:r>
    </w:p>
    <w:p w14:paraId="6AF49439" w14:textId="46203DB9" w:rsidR="00C60F56" w:rsidRDefault="00C60F56" w:rsidP="00C60F56">
      <w:pPr>
        <w:pStyle w:val="HTML0"/>
        <w:rPr>
          <w:sz w:val="24"/>
          <w:szCs w:val="24"/>
          <w:lang w:val="en-US"/>
        </w:rPr>
      </w:pPr>
    </w:p>
    <w:p w14:paraId="5DECC017" w14:textId="77777777" w:rsidR="00C60F56" w:rsidRPr="00C60F56" w:rsidRDefault="00C60F56" w:rsidP="00C60F56">
      <w:pPr>
        <w:pStyle w:val="HTML0"/>
        <w:rPr>
          <w:sz w:val="24"/>
          <w:szCs w:val="24"/>
          <w:lang w:val="en-US"/>
        </w:rPr>
      </w:pPr>
    </w:p>
    <w:p w14:paraId="43E74D1C" w14:textId="77777777" w:rsidR="00C60F56" w:rsidRPr="00C60F56" w:rsidRDefault="00C60F56" w:rsidP="00C60F56">
      <w:pPr>
        <w:pStyle w:val="a3"/>
        <w:spacing w:before="0" w:beforeAutospacing="0" w:after="150" w:afterAutospacing="0"/>
        <w:rPr>
          <w:color w:val="000000"/>
          <w:lang w:val="en-US"/>
        </w:rPr>
      </w:pPr>
      <w:r w:rsidRPr="00C60F56">
        <w:rPr>
          <w:color w:val="000000"/>
          <w:lang w:val="en-US"/>
        </w:rPr>
        <w:t>As we saw before, we can inject the attributes object in the method directly, which makes this mechanism very easy to use.</w:t>
      </w:r>
    </w:p>
    <w:p w14:paraId="1B86157F" w14:textId="77777777" w:rsidR="00C60F56" w:rsidRPr="00C60F56" w:rsidRDefault="00C60F56" w:rsidP="00C60F56">
      <w:pPr>
        <w:pStyle w:val="a3"/>
        <w:spacing w:before="0" w:beforeAutospacing="0" w:after="150" w:afterAutospacing="0"/>
        <w:rPr>
          <w:color w:val="000000"/>
          <w:lang w:val="en-US"/>
        </w:rPr>
      </w:pPr>
      <w:r w:rsidRPr="00C60F56">
        <w:rPr>
          <w:color w:val="000000"/>
          <w:lang w:val="en-US"/>
        </w:rPr>
        <w:t>Notice also that </w:t>
      </w:r>
      <w:r w:rsidRPr="00C60F56">
        <w:rPr>
          <w:rStyle w:val="a4"/>
          <w:color w:val="000000"/>
          <w:lang w:val="en-US"/>
        </w:rPr>
        <w:t>we are adding a flash attribute as well.</w:t>
      </w:r>
      <w:r w:rsidRPr="00C60F56">
        <w:rPr>
          <w:color w:val="000000"/>
          <w:lang w:val="en-US"/>
        </w:rPr>
        <w:t> This is an attribute that won't make it into the URL.</w:t>
      </w:r>
    </w:p>
    <w:p w14:paraId="01F37950" w14:textId="77777777" w:rsidR="00C60F56" w:rsidRPr="00C60F56" w:rsidRDefault="00C60F56" w:rsidP="00C60F56">
      <w:pPr>
        <w:pStyle w:val="a3"/>
        <w:spacing w:before="0" w:beforeAutospacing="0" w:after="150" w:afterAutospacing="0"/>
        <w:rPr>
          <w:color w:val="000000"/>
          <w:lang w:val="en-US"/>
        </w:rPr>
      </w:pPr>
      <w:r w:rsidRPr="00C60F56">
        <w:rPr>
          <w:color w:val="000000"/>
          <w:lang w:val="en-US"/>
        </w:rPr>
        <w:lastRenderedPageBreak/>
        <w:t>With this kind of attribute, we can later access the flash attribute using </w:t>
      </w:r>
      <w:r w:rsidRPr="00C60F56">
        <w:rPr>
          <w:rStyle w:val="a6"/>
          <w:color w:val="000000"/>
          <w:lang w:val="en-US"/>
        </w:rPr>
        <w:t>@ModelAttribute(“flashAttribute”)</w:t>
      </w:r>
      <w:r w:rsidRPr="00C60F56">
        <w:rPr>
          <w:color w:val="000000"/>
          <w:lang w:val="en-US"/>
        </w:rPr>
        <w:t> </w:t>
      </w:r>
      <w:r w:rsidRPr="00C60F56">
        <w:rPr>
          <w:rStyle w:val="a4"/>
          <w:color w:val="000000"/>
          <w:lang w:val="en-US"/>
        </w:rPr>
        <w:t>only in the method that is the final target of the redirect</w:t>
      </w:r>
      <w:r w:rsidRPr="00C60F56">
        <w:rPr>
          <w:color w:val="000000"/>
          <w:lang w:val="en-US"/>
        </w:rPr>
        <w:t>:</w:t>
      </w:r>
    </w:p>
    <w:p w14:paraId="7481B32C"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ljs-meta"/>
          <w:rFonts w:ascii="Source Code Pro" w:hAnsi="Source Code Pro"/>
          <w:color w:val="1F7199"/>
          <w:sz w:val="21"/>
          <w:szCs w:val="21"/>
          <w:shd w:val="clear" w:color="auto" w:fill="FAFAFA"/>
          <w:lang w:val="en-US"/>
        </w:rPr>
        <w:t>@GetMapping("/redirectedUrl")</w:t>
      </w:r>
    </w:p>
    <w:p w14:paraId="2EC39945" w14:textId="77777777" w:rsidR="00C60F56" w:rsidRPr="00C60F56" w:rsidRDefault="00C60F56" w:rsidP="00C60F56">
      <w:pPr>
        <w:pStyle w:val="HTML0"/>
        <w:rPr>
          <w:rStyle w:val="hljs-params"/>
          <w:rFonts w:ascii="Source Code Pro" w:hAnsi="Source Code Pro"/>
          <w:color w:val="000000"/>
          <w:sz w:val="21"/>
          <w:szCs w:val="21"/>
          <w:shd w:val="clear" w:color="auto" w:fill="FAFAFA"/>
          <w:lang w:val="en-US"/>
        </w:rPr>
      </w:pPr>
      <w:r w:rsidRPr="00C60F56">
        <w:rPr>
          <w:rStyle w:val="hljs-keyword"/>
          <w:rFonts w:ascii="Source Code Pro" w:hAnsi="Source Code Pro"/>
          <w:b/>
          <w:bCs/>
          <w:color w:val="63B175"/>
          <w:sz w:val="21"/>
          <w:szCs w:val="21"/>
          <w:shd w:val="clear" w:color="auto" w:fill="FAFAFA"/>
          <w:lang w:val="en-US"/>
        </w:rPr>
        <w:t>public</w:t>
      </w:r>
      <w:r w:rsidRPr="00C60F56">
        <w:rPr>
          <w:rStyle w:val="HTML"/>
          <w:rFonts w:ascii="Source Code Pro" w:hAnsi="Source Code Pro"/>
          <w:color w:val="000000"/>
          <w:sz w:val="21"/>
          <w:szCs w:val="21"/>
          <w:shd w:val="clear" w:color="auto" w:fill="FAFAFA"/>
          <w:lang w:val="en-US"/>
        </w:rPr>
        <w:t xml:space="preserve"> </w:t>
      </w:r>
      <w:proofErr w:type="spellStart"/>
      <w:r w:rsidRPr="00C60F56">
        <w:rPr>
          <w:rStyle w:val="HTML"/>
          <w:rFonts w:ascii="Source Code Pro" w:hAnsi="Source Code Pro"/>
          <w:color w:val="000000"/>
          <w:sz w:val="21"/>
          <w:szCs w:val="21"/>
          <w:shd w:val="clear" w:color="auto" w:fill="FAFAFA"/>
          <w:lang w:val="en-US"/>
        </w:rPr>
        <w:t>ModelAndView</w:t>
      </w:r>
      <w:proofErr w:type="spellEnd"/>
      <w:r w:rsidRPr="00C60F56">
        <w:rPr>
          <w:rStyle w:val="HTML"/>
          <w:rFonts w:ascii="Source Code Pro" w:hAnsi="Source Code Pro"/>
          <w:color w:val="000000"/>
          <w:sz w:val="21"/>
          <w:szCs w:val="21"/>
          <w:shd w:val="clear" w:color="auto" w:fill="FAFAFA"/>
          <w:lang w:val="en-US"/>
        </w:rPr>
        <w:t xml:space="preserve"> </w:t>
      </w:r>
      <w:proofErr w:type="gramStart"/>
      <w:r w:rsidRPr="00C60F56">
        <w:rPr>
          <w:rStyle w:val="hljs-title"/>
          <w:rFonts w:ascii="Source Code Pro" w:hAnsi="Source Code Pro"/>
          <w:b/>
          <w:bCs/>
          <w:color w:val="267438"/>
          <w:sz w:val="21"/>
          <w:szCs w:val="21"/>
          <w:shd w:val="clear" w:color="auto" w:fill="FAFAFA"/>
          <w:lang w:val="en-US"/>
        </w:rPr>
        <w:t>redirection</w:t>
      </w:r>
      <w:r w:rsidRPr="00C60F56">
        <w:rPr>
          <w:rStyle w:val="hljs-params"/>
          <w:rFonts w:ascii="Source Code Pro" w:hAnsi="Source Code Pro"/>
          <w:color w:val="000000"/>
          <w:sz w:val="21"/>
          <w:szCs w:val="21"/>
          <w:shd w:val="clear" w:color="auto" w:fill="FAFAFA"/>
          <w:lang w:val="en-US"/>
        </w:rPr>
        <w:t>(</w:t>
      </w:r>
      <w:proofErr w:type="gramEnd"/>
    </w:p>
    <w:p w14:paraId="20DBC768" w14:textId="77777777" w:rsidR="00C60F56" w:rsidRPr="00C60F56" w:rsidRDefault="00C60F56" w:rsidP="00C60F56">
      <w:pPr>
        <w:pStyle w:val="HTML0"/>
        <w:rPr>
          <w:rStyle w:val="hljs-params"/>
          <w:rFonts w:ascii="Source Code Pro" w:hAnsi="Source Code Pro"/>
          <w:color w:val="000000"/>
          <w:sz w:val="21"/>
          <w:szCs w:val="21"/>
          <w:shd w:val="clear" w:color="auto" w:fill="FAFAFA"/>
          <w:lang w:val="en-US"/>
        </w:rPr>
      </w:pPr>
      <w:r w:rsidRPr="00C60F56">
        <w:rPr>
          <w:rStyle w:val="hljs-params"/>
          <w:rFonts w:ascii="Source Code Pro" w:hAnsi="Source Code Pro"/>
          <w:color w:val="000000"/>
          <w:sz w:val="21"/>
          <w:szCs w:val="21"/>
          <w:shd w:val="clear" w:color="auto" w:fill="FAFAFA"/>
          <w:lang w:val="en-US"/>
        </w:rPr>
        <w:t xml:space="preserve">  </w:t>
      </w:r>
      <w:proofErr w:type="spellStart"/>
      <w:r w:rsidRPr="00C60F56">
        <w:rPr>
          <w:rStyle w:val="hljs-params"/>
          <w:rFonts w:ascii="Source Code Pro" w:hAnsi="Source Code Pro"/>
          <w:color w:val="000000"/>
          <w:sz w:val="21"/>
          <w:szCs w:val="21"/>
          <w:shd w:val="clear" w:color="auto" w:fill="FAFAFA"/>
          <w:lang w:val="en-US"/>
        </w:rPr>
        <w:t>ModelMap</w:t>
      </w:r>
      <w:proofErr w:type="spellEnd"/>
      <w:r w:rsidRPr="00C60F56">
        <w:rPr>
          <w:rStyle w:val="hljs-params"/>
          <w:rFonts w:ascii="Source Code Pro" w:hAnsi="Source Code Pro"/>
          <w:color w:val="000000"/>
          <w:sz w:val="21"/>
          <w:szCs w:val="21"/>
          <w:shd w:val="clear" w:color="auto" w:fill="FAFAFA"/>
          <w:lang w:val="en-US"/>
        </w:rPr>
        <w:t xml:space="preserve"> model, </w:t>
      </w:r>
    </w:p>
    <w:p w14:paraId="2A7DA45E"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ljs-params"/>
          <w:rFonts w:ascii="Source Code Pro" w:hAnsi="Source Code Pro"/>
          <w:color w:val="000000"/>
          <w:sz w:val="21"/>
          <w:szCs w:val="21"/>
          <w:shd w:val="clear" w:color="auto" w:fill="FAFAFA"/>
          <w:lang w:val="en-US"/>
        </w:rPr>
        <w:t xml:space="preserve">  </w:t>
      </w:r>
      <w:r w:rsidRPr="00C60F56">
        <w:rPr>
          <w:rStyle w:val="hljs-meta"/>
          <w:rFonts w:ascii="Source Code Pro" w:hAnsi="Source Code Pro"/>
          <w:color w:val="1F7199"/>
          <w:sz w:val="21"/>
          <w:szCs w:val="21"/>
          <w:shd w:val="clear" w:color="auto" w:fill="FAFAFA"/>
          <w:lang w:val="en-US"/>
        </w:rPr>
        <w:t>@ModelAttribute("flashAttribute")</w:t>
      </w:r>
      <w:r w:rsidRPr="00C60F56">
        <w:rPr>
          <w:rStyle w:val="hljs-params"/>
          <w:rFonts w:ascii="Source Code Pro" w:hAnsi="Source Code Pro"/>
          <w:color w:val="000000"/>
          <w:sz w:val="21"/>
          <w:szCs w:val="21"/>
          <w:shd w:val="clear" w:color="auto" w:fill="FAFAFA"/>
          <w:lang w:val="en-US"/>
        </w:rPr>
        <w:t xml:space="preserve"> Object </w:t>
      </w:r>
      <w:proofErr w:type="spellStart"/>
      <w:r w:rsidRPr="00C60F56">
        <w:rPr>
          <w:rStyle w:val="hljs-params"/>
          <w:rFonts w:ascii="Source Code Pro" w:hAnsi="Source Code Pro"/>
          <w:color w:val="000000"/>
          <w:sz w:val="21"/>
          <w:szCs w:val="21"/>
          <w:shd w:val="clear" w:color="auto" w:fill="FAFAFA"/>
          <w:lang w:val="en-US"/>
        </w:rPr>
        <w:t>flashAttribute</w:t>
      </w:r>
      <w:proofErr w:type="spellEnd"/>
      <w:r w:rsidRPr="00C60F56">
        <w:rPr>
          <w:rStyle w:val="hljs-params"/>
          <w:rFonts w:ascii="Source Code Pro" w:hAnsi="Source Code Pro"/>
          <w:color w:val="000000"/>
          <w:sz w:val="21"/>
          <w:szCs w:val="21"/>
          <w:shd w:val="clear" w:color="auto" w:fill="FAFAFA"/>
          <w:lang w:val="en-US"/>
        </w:rPr>
        <w:t>)</w:t>
      </w:r>
      <w:r w:rsidRPr="00C60F56">
        <w:rPr>
          <w:rStyle w:val="HTML"/>
          <w:rFonts w:ascii="Source Code Pro" w:hAnsi="Source Code Pro"/>
          <w:color w:val="000000"/>
          <w:sz w:val="21"/>
          <w:szCs w:val="21"/>
          <w:shd w:val="clear" w:color="auto" w:fill="FAFAFA"/>
          <w:lang w:val="en-US"/>
        </w:rPr>
        <w:t xml:space="preserve"> {</w:t>
      </w:r>
    </w:p>
    <w:p w14:paraId="31177DD8"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TML"/>
          <w:rFonts w:ascii="Source Code Pro" w:hAnsi="Source Code Pro"/>
          <w:color w:val="000000"/>
          <w:sz w:val="21"/>
          <w:szCs w:val="21"/>
          <w:shd w:val="clear" w:color="auto" w:fill="FAFAFA"/>
          <w:lang w:val="en-US"/>
        </w:rPr>
        <w:t xml:space="preserve">     </w:t>
      </w:r>
    </w:p>
    <w:p w14:paraId="6D439D2F"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TML"/>
          <w:rFonts w:ascii="Source Code Pro" w:hAnsi="Source Code Pro"/>
          <w:color w:val="000000"/>
          <w:sz w:val="21"/>
          <w:szCs w:val="21"/>
          <w:shd w:val="clear" w:color="auto" w:fill="FAFAFA"/>
          <w:lang w:val="en-US"/>
        </w:rPr>
        <w:t xml:space="preserve">     </w:t>
      </w:r>
      <w:proofErr w:type="spellStart"/>
      <w:proofErr w:type="gramStart"/>
      <w:r w:rsidRPr="00C60F56">
        <w:rPr>
          <w:rStyle w:val="HTML"/>
          <w:rFonts w:ascii="Source Code Pro" w:hAnsi="Source Code Pro"/>
          <w:color w:val="000000"/>
          <w:sz w:val="21"/>
          <w:szCs w:val="21"/>
          <w:shd w:val="clear" w:color="auto" w:fill="FAFAFA"/>
          <w:lang w:val="en-US"/>
        </w:rPr>
        <w:t>model.addAttribute</w:t>
      </w:r>
      <w:proofErr w:type="spellEnd"/>
      <w:proofErr w:type="gramEnd"/>
      <w:r w:rsidRPr="00C60F56">
        <w:rPr>
          <w:rStyle w:val="HTML"/>
          <w:rFonts w:ascii="Source Code Pro" w:hAnsi="Source Code Pro"/>
          <w:color w:val="000000"/>
          <w:sz w:val="21"/>
          <w:szCs w:val="21"/>
          <w:shd w:val="clear" w:color="auto" w:fill="FAFAFA"/>
          <w:lang w:val="en-US"/>
        </w:rPr>
        <w:t>(</w:t>
      </w:r>
      <w:r w:rsidRPr="00C60F56">
        <w:rPr>
          <w:rStyle w:val="hljs-string"/>
          <w:rFonts w:ascii="Source Code Pro" w:hAnsi="Source Code Pro"/>
          <w:color w:val="4E9359"/>
          <w:sz w:val="21"/>
          <w:szCs w:val="21"/>
          <w:shd w:val="clear" w:color="auto" w:fill="FAFAFA"/>
          <w:lang w:val="en-US"/>
        </w:rPr>
        <w:t>"</w:t>
      </w:r>
      <w:proofErr w:type="spellStart"/>
      <w:r w:rsidRPr="00C60F56">
        <w:rPr>
          <w:rStyle w:val="hljs-string"/>
          <w:rFonts w:ascii="Source Code Pro" w:hAnsi="Source Code Pro"/>
          <w:color w:val="4E9359"/>
          <w:sz w:val="21"/>
          <w:szCs w:val="21"/>
          <w:shd w:val="clear" w:color="auto" w:fill="FAFAFA"/>
          <w:lang w:val="en-US"/>
        </w:rPr>
        <w:t>redirectionAttribute</w:t>
      </w:r>
      <w:proofErr w:type="spellEnd"/>
      <w:r w:rsidRPr="00C60F56">
        <w:rPr>
          <w:rStyle w:val="hljs-string"/>
          <w:rFonts w:ascii="Source Code Pro" w:hAnsi="Source Code Pro"/>
          <w:color w:val="4E9359"/>
          <w:sz w:val="21"/>
          <w:szCs w:val="21"/>
          <w:shd w:val="clear" w:color="auto" w:fill="FAFAFA"/>
          <w:lang w:val="en-US"/>
        </w:rPr>
        <w:t>"</w:t>
      </w:r>
      <w:r w:rsidRPr="00C60F56">
        <w:rPr>
          <w:rStyle w:val="HTML"/>
          <w:rFonts w:ascii="Source Code Pro" w:hAnsi="Source Code Pro"/>
          <w:color w:val="000000"/>
          <w:sz w:val="21"/>
          <w:szCs w:val="21"/>
          <w:shd w:val="clear" w:color="auto" w:fill="FAFAFA"/>
          <w:lang w:val="en-US"/>
        </w:rPr>
        <w:t xml:space="preserve">, </w:t>
      </w:r>
      <w:proofErr w:type="spellStart"/>
      <w:r w:rsidRPr="00C60F56">
        <w:rPr>
          <w:rStyle w:val="HTML"/>
          <w:rFonts w:ascii="Source Code Pro" w:hAnsi="Source Code Pro"/>
          <w:color w:val="000000"/>
          <w:sz w:val="21"/>
          <w:szCs w:val="21"/>
          <w:shd w:val="clear" w:color="auto" w:fill="FAFAFA"/>
          <w:lang w:val="en-US"/>
        </w:rPr>
        <w:t>flashAttribute</w:t>
      </w:r>
      <w:proofErr w:type="spellEnd"/>
      <w:r w:rsidRPr="00C60F56">
        <w:rPr>
          <w:rStyle w:val="HTML"/>
          <w:rFonts w:ascii="Source Code Pro" w:hAnsi="Source Code Pro"/>
          <w:color w:val="000000"/>
          <w:sz w:val="21"/>
          <w:szCs w:val="21"/>
          <w:shd w:val="clear" w:color="auto" w:fill="FAFAFA"/>
          <w:lang w:val="en-US"/>
        </w:rPr>
        <w:t>);</w:t>
      </w:r>
    </w:p>
    <w:p w14:paraId="55F20C7C"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TML"/>
          <w:rFonts w:ascii="Source Code Pro" w:hAnsi="Source Code Pro"/>
          <w:color w:val="000000"/>
          <w:sz w:val="21"/>
          <w:szCs w:val="21"/>
          <w:shd w:val="clear" w:color="auto" w:fill="FAFAFA"/>
          <w:lang w:val="en-US"/>
        </w:rPr>
        <w:t xml:space="preserve">     </w:t>
      </w:r>
      <w:r w:rsidRPr="00C60F56">
        <w:rPr>
          <w:rStyle w:val="hljs-keyword"/>
          <w:rFonts w:ascii="Source Code Pro" w:hAnsi="Source Code Pro"/>
          <w:b/>
          <w:bCs/>
          <w:color w:val="63B175"/>
          <w:sz w:val="21"/>
          <w:szCs w:val="21"/>
          <w:shd w:val="clear" w:color="auto" w:fill="FAFAFA"/>
          <w:lang w:val="en-US"/>
        </w:rPr>
        <w:t>return</w:t>
      </w:r>
      <w:r w:rsidRPr="00C60F56">
        <w:rPr>
          <w:rStyle w:val="HTML"/>
          <w:rFonts w:ascii="Source Code Pro" w:hAnsi="Source Code Pro"/>
          <w:color w:val="000000"/>
          <w:sz w:val="21"/>
          <w:szCs w:val="21"/>
          <w:shd w:val="clear" w:color="auto" w:fill="FAFAFA"/>
          <w:lang w:val="en-US"/>
        </w:rPr>
        <w:t xml:space="preserve"> </w:t>
      </w:r>
      <w:r w:rsidRPr="00C60F56">
        <w:rPr>
          <w:rStyle w:val="hljs-keyword"/>
          <w:rFonts w:ascii="Source Code Pro" w:hAnsi="Source Code Pro"/>
          <w:b/>
          <w:bCs/>
          <w:color w:val="63B175"/>
          <w:sz w:val="21"/>
          <w:szCs w:val="21"/>
          <w:shd w:val="clear" w:color="auto" w:fill="FAFAFA"/>
          <w:lang w:val="en-US"/>
        </w:rPr>
        <w:t>new</w:t>
      </w:r>
      <w:r w:rsidRPr="00C60F56">
        <w:rPr>
          <w:rStyle w:val="HTML"/>
          <w:rFonts w:ascii="Source Code Pro" w:hAnsi="Source Code Pro"/>
          <w:color w:val="000000"/>
          <w:sz w:val="21"/>
          <w:szCs w:val="21"/>
          <w:shd w:val="clear" w:color="auto" w:fill="FAFAFA"/>
          <w:lang w:val="en-US"/>
        </w:rPr>
        <w:t xml:space="preserve"> </w:t>
      </w:r>
      <w:proofErr w:type="spellStart"/>
      <w:proofErr w:type="gramStart"/>
      <w:r w:rsidRPr="00C60F56">
        <w:rPr>
          <w:rStyle w:val="hljs-title"/>
          <w:rFonts w:ascii="Source Code Pro" w:hAnsi="Source Code Pro"/>
          <w:b/>
          <w:bCs/>
          <w:color w:val="267438"/>
          <w:sz w:val="21"/>
          <w:szCs w:val="21"/>
          <w:shd w:val="clear" w:color="auto" w:fill="FAFAFA"/>
          <w:lang w:val="en-US"/>
        </w:rPr>
        <w:t>ModelAndView</w:t>
      </w:r>
      <w:proofErr w:type="spellEnd"/>
      <w:r w:rsidRPr="00C60F56">
        <w:rPr>
          <w:rStyle w:val="HTML"/>
          <w:rFonts w:ascii="Source Code Pro" w:hAnsi="Source Code Pro"/>
          <w:color w:val="000000"/>
          <w:sz w:val="21"/>
          <w:szCs w:val="21"/>
          <w:shd w:val="clear" w:color="auto" w:fill="FAFAFA"/>
          <w:lang w:val="en-US"/>
        </w:rPr>
        <w:t>(</w:t>
      </w:r>
      <w:proofErr w:type="gramEnd"/>
      <w:r w:rsidRPr="00C60F56">
        <w:rPr>
          <w:rStyle w:val="hljs-string"/>
          <w:rFonts w:ascii="Source Code Pro" w:hAnsi="Source Code Pro"/>
          <w:color w:val="4E9359"/>
          <w:sz w:val="21"/>
          <w:szCs w:val="21"/>
          <w:shd w:val="clear" w:color="auto" w:fill="FAFAFA"/>
          <w:lang w:val="en-US"/>
        </w:rPr>
        <w:t>"redirection"</w:t>
      </w:r>
      <w:r w:rsidRPr="00C60F56">
        <w:rPr>
          <w:rStyle w:val="HTML"/>
          <w:rFonts w:ascii="Source Code Pro" w:hAnsi="Source Code Pro"/>
          <w:color w:val="000000"/>
          <w:sz w:val="21"/>
          <w:szCs w:val="21"/>
          <w:shd w:val="clear" w:color="auto" w:fill="FAFAFA"/>
          <w:lang w:val="en-US"/>
        </w:rPr>
        <w:t>, model);</w:t>
      </w:r>
    </w:p>
    <w:p w14:paraId="41D5C6FD"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TML"/>
          <w:rFonts w:ascii="Source Code Pro" w:hAnsi="Source Code Pro"/>
          <w:color w:val="000000"/>
          <w:sz w:val="21"/>
          <w:szCs w:val="21"/>
          <w:shd w:val="clear" w:color="auto" w:fill="FAFAFA"/>
          <w:lang w:val="en-US"/>
        </w:rPr>
        <w:t xml:space="preserve"> }</w:t>
      </w:r>
    </w:p>
    <w:p w14:paraId="413FBEDD" w14:textId="4D58F910" w:rsidR="00C60F56" w:rsidRDefault="00C60F56" w:rsidP="00C60F56">
      <w:pPr>
        <w:pStyle w:val="HTML0"/>
        <w:rPr>
          <w:sz w:val="24"/>
          <w:szCs w:val="24"/>
          <w:lang w:val="en-US"/>
        </w:rPr>
      </w:pPr>
    </w:p>
    <w:p w14:paraId="6957ADC2" w14:textId="77777777" w:rsidR="00C60F56" w:rsidRPr="00C60F56" w:rsidRDefault="00C60F56" w:rsidP="00C60F56">
      <w:pPr>
        <w:pStyle w:val="HTML0"/>
        <w:rPr>
          <w:sz w:val="24"/>
          <w:szCs w:val="24"/>
          <w:lang w:val="en-US"/>
        </w:rPr>
      </w:pPr>
    </w:p>
    <w:p w14:paraId="1242E6A0" w14:textId="77777777" w:rsidR="00C60F56" w:rsidRPr="00C60F56" w:rsidRDefault="00C60F56" w:rsidP="00C60F56">
      <w:pPr>
        <w:pStyle w:val="a3"/>
        <w:spacing w:before="0" w:beforeAutospacing="0" w:after="150" w:afterAutospacing="0"/>
        <w:rPr>
          <w:color w:val="000000"/>
          <w:lang w:val="en-US"/>
        </w:rPr>
      </w:pPr>
      <w:r w:rsidRPr="00C60F56">
        <w:rPr>
          <w:color w:val="000000"/>
          <w:lang w:val="en-US"/>
        </w:rPr>
        <w:t>That way, using </w:t>
      </w:r>
      <w:proofErr w:type="spellStart"/>
      <w:r w:rsidRPr="00C60F56">
        <w:rPr>
          <w:rStyle w:val="a6"/>
          <w:color w:val="000000"/>
          <w:lang w:val="en-US"/>
        </w:rPr>
        <w:t>RedirectAttributes</w:t>
      </w:r>
      <w:proofErr w:type="spellEnd"/>
      <w:r w:rsidRPr="00C60F56">
        <w:rPr>
          <w:color w:val="000000"/>
          <w:lang w:val="en-US"/>
        </w:rPr>
        <w:t> instead of a </w:t>
      </w:r>
      <w:proofErr w:type="spellStart"/>
      <w:r w:rsidRPr="00C60F56">
        <w:rPr>
          <w:rStyle w:val="a6"/>
          <w:color w:val="000000"/>
          <w:lang w:val="en-US"/>
        </w:rPr>
        <w:t>ModelMap</w:t>
      </w:r>
      <w:proofErr w:type="spellEnd"/>
      <w:r w:rsidRPr="00C60F56">
        <w:rPr>
          <w:color w:val="000000"/>
          <w:lang w:val="en-US"/>
        </w:rPr>
        <w:t> gives us the ability only to share</w:t>
      </w:r>
      <w:r w:rsidRPr="00C60F56">
        <w:rPr>
          <w:rStyle w:val="a4"/>
          <w:color w:val="000000"/>
          <w:lang w:val="en-US"/>
        </w:rPr>
        <w:t> some attributes between the two methods</w:t>
      </w:r>
      <w:r w:rsidRPr="00C60F56">
        <w:rPr>
          <w:color w:val="000000"/>
          <w:lang w:val="en-US"/>
        </w:rPr>
        <w:t> that are involved in the redirect operation.</w:t>
      </w:r>
    </w:p>
    <w:p w14:paraId="2B964AAA" w14:textId="77777777" w:rsidR="00C60F56" w:rsidRPr="00C60F56" w:rsidRDefault="00C60F56" w:rsidP="00C60F56">
      <w:pPr>
        <w:pStyle w:val="2"/>
        <w:spacing w:before="504" w:beforeAutospacing="0" w:after="312" w:afterAutospacing="0"/>
        <w:rPr>
          <w:rFonts w:ascii="inherit" w:hAnsi="inherit"/>
          <w:color w:val="000000"/>
          <w:sz w:val="44"/>
          <w:szCs w:val="44"/>
          <w:lang w:val="en-US"/>
        </w:rPr>
      </w:pPr>
      <w:r w:rsidRPr="00C60F56">
        <w:rPr>
          <w:rStyle w:val="a4"/>
          <w:rFonts w:ascii="inherit" w:hAnsi="inherit"/>
          <w:b/>
          <w:bCs/>
          <w:color w:val="000000"/>
          <w:sz w:val="44"/>
          <w:szCs w:val="44"/>
          <w:lang w:val="en-US"/>
        </w:rPr>
        <w:t>7. An Alternative Configuration Without the Prefix</w:t>
      </w:r>
    </w:p>
    <w:p w14:paraId="3FBB1A9F" w14:textId="77777777" w:rsidR="00C60F56" w:rsidRPr="00C60F56" w:rsidRDefault="00C60F56" w:rsidP="00C60F56">
      <w:pPr>
        <w:pStyle w:val="a3"/>
        <w:spacing w:before="0" w:beforeAutospacing="0" w:after="150" w:afterAutospacing="0"/>
        <w:rPr>
          <w:color w:val="000000"/>
          <w:lang w:val="en-US"/>
        </w:rPr>
      </w:pPr>
      <w:r w:rsidRPr="00C60F56">
        <w:rPr>
          <w:color w:val="000000"/>
          <w:lang w:val="en-US"/>
        </w:rPr>
        <w:t>Let's now explore an alternative configuration: a redirect without using the prefix.</w:t>
      </w:r>
    </w:p>
    <w:p w14:paraId="07F92ED1" w14:textId="77777777" w:rsidR="00C60F56" w:rsidRPr="00C60F56" w:rsidRDefault="00C60F56" w:rsidP="00C60F56">
      <w:pPr>
        <w:pStyle w:val="a3"/>
        <w:spacing w:before="0" w:beforeAutospacing="0" w:after="150" w:afterAutospacing="0"/>
        <w:rPr>
          <w:color w:val="000000"/>
          <w:lang w:val="en-US"/>
        </w:rPr>
      </w:pPr>
      <w:r w:rsidRPr="00C60F56">
        <w:rPr>
          <w:color w:val="000000"/>
          <w:lang w:val="en-US"/>
        </w:rPr>
        <w:t>To achieve this, we need to use an </w:t>
      </w:r>
      <w:proofErr w:type="spellStart"/>
      <w:proofErr w:type="gramStart"/>
      <w:r w:rsidRPr="00C60F56">
        <w:rPr>
          <w:rStyle w:val="a6"/>
          <w:color w:val="000000"/>
          <w:lang w:val="en-US"/>
        </w:rPr>
        <w:t>org.springframework.web.servlet</w:t>
      </w:r>
      <w:proofErr w:type="gramEnd"/>
      <w:r w:rsidRPr="00C60F56">
        <w:rPr>
          <w:rStyle w:val="a6"/>
          <w:color w:val="000000"/>
          <w:lang w:val="en-US"/>
        </w:rPr>
        <w:t>.view.XmlViewResolver</w:t>
      </w:r>
      <w:proofErr w:type="spellEnd"/>
      <w:r w:rsidRPr="00C60F56">
        <w:rPr>
          <w:color w:val="000000"/>
          <w:lang w:val="en-US"/>
        </w:rPr>
        <w:t>:</w:t>
      </w:r>
    </w:p>
    <w:p w14:paraId="7D85AE5C"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ljs-tag"/>
          <w:rFonts w:ascii="Source Code Pro" w:hAnsi="Source Code Pro"/>
          <w:color w:val="000000"/>
          <w:sz w:val="21"/>
          <w:szCs w:val="21"/>
          <w:shd w:val="clear" w:color="auto" w:fill="FAFAFA"/>
          <w:lang w:val="en-US"/>
        </w:rPr>
        <w:t>&lt;</w:t>
      </w:r>
      <w:r w:rsidRPr="00C60F56">
        <w:rPr>
          <w:rStyle w:val="hljs-name"/>
          <w:rFonts w:ascii="Source Code Pro" w:hAnsi="Source Code Pro"/>
          <w:b/>
          <w:bCs/>
          <w:color w:val="63B175"/>
          <w:sz w:val="21"/>
          <w:szCs w:val="21"/>
          <w:shd w:val="clear" w:color="auto" w:fill="FAFAFA"/>
          <w:lang w:val="en-US"/>
        </w:rPr>
        <w:t>bean</w:t>
      </w:r>
      <w:r w:rsidRPr="00C60F56">
        <w:rPr>
          <w:rStyle w:val="hljs-tag"/>
          <w:rFonts w:ascii="Source Code Pro" w:hAnsi="Source Code Pro"/>
          <w:color w:val="000000"/>
          <w:sz w:val="21"/>
          <w:szCs w:val="21"/>
          <w:shd w:val="clear" w:color="auto" w:fill="FAFAFA"/>
          <w:lang w:val="en-US"/>
        </w:rPr>
        <w:t xml:space="preserve"> </w:t>
      </w:r>
      <w:r w:rsidRPr="00C60F56">
        <w:rPr>
          <w:rStyle w:val="hljs-attr"/>
          <w:rFonts w:ascii="Source Code Pro" w:hAnsi="Source Code Pro"/>
          <w:color w:val="000000"/>
          <w:sz w:val="21"/>
          <w:szCs w:val="21"/>
          <w:shd w:val="clear" w:color="auto" w:fill="FAFAFA"/>
          <w:lang w:val="en-US"/>
        </w:rPr>
        <w:t>class</w:t>
      </w:r>
      <w:r w:rsidRPr="00C60F56">
        <w:rPr>
          <w:rStyle w:val="hljs-tag"/>
          <w:rFonts w:ascii="Source Code Pro" w:hAnsi="Source Code Pro"/>
          <w:color w:val="000000"/>
          <w:sz w:val="21"/>
          <w:szCs w:val="21"/>
          <w:shd w:val="clear" w:color="auto" w:fill="FAFAFA"/>
          <w:lang w:val="en-US"/>
        </w:rPr>
        <w:t>=</w:t>
      </w:r>
      <w:r w:rsidRPr="00C60F56">
        <w:rPr>
          <w:rStyle w:val="hljs-string"/>
          <w:rFonts w:ascii="Source Code Pro" w:hAnsi="Source Code Pro"/>
          <w:color w:val="4E9359"/>
          <w:sz w:val="21"/>
          <w:szCs w:val="21"/>
          <w:shd w:val="clear" w:color="auto" w:fill="FAFAFA"/>
          <w:lang w:val="en-US"/>
        </w:rPr>
        <w:t>"</w:t>
      </w:r>
      <w:proofErr w:type="spellStart"/>
      <w:proofErr w:type="gramStart"/>
      <w:r w:rsidRPr="00C60F56">
        <w:rPr>
          <w:rStyle w:val="hljs-string"/>
          <w:rFonts w:ascii="Source Code Pro" w:hAnsi="Source Code Pro"/>
          <w:color w:val="4E9359"/>
          <w:sz w:val="21"/>
          <w:szCs w:val="21"/>
          <w:shd w:val="clear" w:color="auto" w:fill="FAFAFA"/>
          <w:lang w:val="en-US"/>
        </w:rPr>
        <w:t>org.springframework.web.servlet</w:t>
      </w:r>
      <w:proofErr w:type="gramEnd"/>
      <w:r w:rsidRPr="00C60F56">
        <w:rPr>
          <w:rStyle w:val="hljs-string"/>
          <w:rFonts w:ascii="Source Code Pro" w:hAnsi="Source Code Pro"/>
          <w:color w:val="4E9359"/>
          <w:sz w:val="21"/>
          <w:szCs w:val="21"/>
          <w:shd w:val="clear" w:color="auto" w:fill="FAFAFA"/>
          <w:lang w:val="en-US"/>
        </w:rPr>
        <w:t>.view.XmlViewResolver</w:t>
      </w:r>
      <w:proofErr w:type="spellEnd"/>
      <w:r w:rsidRPr="00C60F56">
        <w:rPr>
          <w:rStyle w:val="hljs-string"/>
          <w:rFonts w:ascii="Source Code Pro" w:hAnsi="Source Code Pro"/>
          <w:color w:val="4E9359"/>
          <w:sz w:val="21"/>
          <w:szCs w:val="21"/>
          <w:shd w:val="clear" w:color="auto" w:fill="FAFAFA"/>
          <w:lang w:val="en-US"/>
        </w:rPr>
        <w:t>"</w:t>
      </w:r>
      <w:r w:rsidRPr="00C60F56">
        <w:rPr>
          <w:rStyle w:val="hljs-tag"/>
          <w:rFonts w:ascii="Source Code Pro" w:hAnsi="Source Code Pro"/>
          <w:color w:val="000000"/>
          <w:sz w:val="21"/>
          <w:szCs w:val="21"/>
          <w:shd w:val="clear" w:color="auto" w:fill="FAFAFA"/>
          <w:lang w:val="en-US"/>
        </w:rPr>
        <w:t>&gt;</w:t>
      </w:r>
    </w:p>
    <w:p w14:paraId="0C7F0699"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TML"/>
          <w:rFonts w:ascii="Source Code Pro" w:hAnsi="Source Code Pro"/>
          <w:color w:val="000000"/>
          <w:sz w:val="21"/>
          <w:szCs w:val="21"/>
          <w:shd w:val="clear" w:color="auto" w:fill="FAFAFA"/>
          <w:lang w:val="en-US"/>
        </w:rPr>
        <w:t xml:space="preserve">    </w:t>
      </w:r>
      <w:r w:rsidRPr="00C60F56">
        <w:rPr>
          <w:rStyle w:val="hljs-tag"/>
          <w:rFonts w:ascii="Source Code Pro" w:hAnsi="Source Code Pro"/>
          <w:color w:val="000000"/>
          <w:sz w:val="21"/>
          <w:szCs w:val="21"/>
          <w:shd w:val="clear" w:color="auto" w:fill="FAFAFA"/>
          <w:lang w:val="en-US"/>
        </w:rPr>
        <w:t>&lt;</w:t>
      </w:r>
      <w:r w:rsidRPr="00C60F56">
        <w:rPr>
          <w:rStyle w:val="hljs-name"/>
          <w:rFonts w:ascii="Source Code Pro" w:hAnsi="Source Code Pro"/>
          <w:b/>
          <w:bCs/>
          <w:color w:val="63B175"/>
          <w:sz w:val="21"/>
          <w:szCs w:val="21"/>
          <w:shd w:val="clear" w:color="auto" w:fill="FAFAFA"/>
          <w:lang w:val="en-US"/>
        </w:rPr>
        <w:t>property</w:t>
      </w:r>
      <w:r w:rsidRPr="00C60F56">
        <w:rPr>
          <w:rStyle w:val="hljs-tag"/>
          <w:rFonts w:ascii="Source Code Pro" w:hAnsi="Source Code Pro"/>
          <w:color w:val="000000"/>
          <w:sz w:val="21"/>
          <w:szCs w:val="21"/>
          <w:shd w:val="clear" w:color="auto" w:fill="FAFAFA"/>
          <w:lang w:val="en-US"/>
        </w:rPr>
        <w:t xml:space="preserve"> </w:t>
      </w:r>
      <w:r w:rsidRPr="00C60F56">
        <w:rPr>
          <w:rStyle w:val="hljs-attr"/>
          <w:rFonts w:ascii="Source Code Pro" w:hAnsi="Source Code Pro"/>
          <w:color w:val="000000"/>
          <w:sz w:val="21"/>
          <w:szCs w:val="21"/>
          <w:shd w:val="clear" w:color="auto" w:fill="FAFAFA"/>
          <w:lang w:val="en-US"/>
        </w:rPr>
        <w:t>name</w:t>
      </w:r>
      <w:r w:rsidRPr="00C60F56">
        <w:rPr>
          <w:rStyle w:val="hljs-tag"/>
          <w:rFonts w:ascii="Source Code Pro" w:hAnsi="Source Code Pro"/>
          <w:color w:val="000000"/>
          <w:sz w:val="21"/>
          <w:szCs w:val="21"/>
          <w:shd w:val="clear" w:color="auto" w:fill="FAFAFA"/>
          <w:lang w:val="en-US"/>
        </w:rPr>
        <w:t>=</w:t>
      </w:r>
      <w:r w:rsidRPr="00C60F56">
        <w:rPr>
          <w:rStyle w:val="hljs-string"/>
          <w:rFonts w:ascii="Source Code Pro" w:hAnsi="Source Code Pro"/>
          <w:color w:val="4E9359"/>
          <w:sz w:val="21"/>
          <w:szCs w:val="21"/>
          <w:shd w:val="clear" w:color="auto" w:fill="FAFAFA"/>
          <w:lang w:val="en-US"/>
        </w:rPr>
        <w:t>"location"</w:t>
      </w:r>
      <w:r w:rsidRPr="00C60F56">
        <w:rPr>
          <w:rStyle w:val="hljs-tag"/>
          <w:rFonts w:ascii="Source Code Pro" w:hAnsi="Source Code Pro"/>
          <w:color w:val="000000"/>
          <w:sz w:val="21"/>
          <w:szCs w:val="21"/>
          <w:shd w:val="clear" w:color="auto" w:fill="FAFAFA"/>
          <w:lang w:val="en-US"/>
        </w:rPr>
        <w:t>&gt;</w:t>
      </w:r>
    </w:p>
    <w:p w14:paraId="002CC2C6"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TML"/>
          <w:rFonts w:ascii="Source Code Pro" w:hAnsi="Source Code Pro"/>
          <w:color w:val="000000"/>
          <w:sz w:val="21"/>
          <w:szCs w:val="21"/>
          <w:shd w:val="clear" w:color="auto" w:fill="FAFAFA"/>
          <w:lang w:val="en-US"/>
        </w:rPr>
        <w:t xml:space="preserve">        </w:t>
      </w:r>
      <w:r w:rsidRPr="00C60F56">
        <w:rPr>
          <w:rStyle w:val="hljs-tag"/>
          <w:rFonts w:ascii="Source Code Pro" w:hAnsi="Source Code Pro"/>
          <w:color w:val="000000"/>
          <w:sz w:val="21"/>
          <w:szCs w:val="21"/>
          <w:shd w:val="clear" w:color="auto" w:fill="FAFAFA"/>
          <w:lang w:val="en-US"/>
        </w:rPr>
        <w:t>&lt;</w:t>
      </w:r>
      <w:r w:rsidRPr="00C60F56">
        <w:rPr>
          <w:rStyle w:val="hljs-name"/>
          <w:rFonts w:ascii="Source Code Pro" w:hAnsi="Source Code Pro"/>
          <w:b/>
          <w:bCs/>
          <w:color w:val="63B175"/>
          <w:sz w:val="21"/>
          <w:szCs w:val="21"/>
          <w:shd w:val="clear" w:color="auto" w:fill="FAFAFA"/>
          <w:lang w:val="en-US"/>
        </w:rPr>
        <w:t>value</w:t>
      </w:r>
      <w:r w:rsidRPr="00C60F56">
        <w:rPr>
          <w:rStyle w:val="hljs-tag"/>
          <w:rFonts w:ascii="Source Code Pro" w:hAnsi="Source Code Pro"/>
          <w:color w:val="000000"/>
          <w:sz w:val="21"/>
          <w:szCs w:val="21"/>
          <w:shd w:val="clear" w:color="auto" w:fill="FAFAFA"/>
          <w:lang w:val="en-US"/>
        </w:rPr>
        <w:t>&gt;</w:t>
      </w:r>
      <w:r w:rsidRPr="00C60F56">
        <w:rPr>
          <w:rStyle w:val="HTML"/>
          <w:rFonts w:ascii="Source Code Pro" w:hAnsi="Source Code Pro"/>
          <w:color w:val="000000"/>
          <w:sz w:val="21"/>
          <w:szCs w:val="21"/>
          <w:shd w:val="clear" w:color="auto" w:fill="FAFAFA"/>
          <w:lang w:val="en-US"/>
        </w:rPr>
        <w:t>/WEB-INF/spring-views.xml</w:t>
      </w:r>
      <w:r w:rsidRPr="00C60F56">
        <w:rPr>
          <w:rStyle w:val="hljs-tag"/>
          <w:rFonts w:ascii="Source Code Pro" w:hAnsi="Source Code Pro"/>
          <w:color w:val="000000"/>
          <w:sz w:val="21"/>
          <w:szCs w:val="21"/>
          <w:shd w:val="clear" w:color="auto" w:fill="FAFAFA"/>
          <w:lang w:val="en-US"/>
        </w:rPr>
        <w:t>&lt;/</w:t>
      </w:r>
      <w:r w:rsidRPr="00C60F56">
        <w:rPr>
          <w:rStyle w:val="hljs-name"/>
          <w:rFonts w:ascii="Source Code Pro" w:hAnsi="Source Code Pro"/>
          <w:b/>
          <w:bCs/>
          <w:color w:val="63B175"/>
          <w:sz w:val="21"/>
          <w:szCs w:val="21"/>
          <w:shd w:val="clear" w:color="auto" w:fill="FAFAFA"/>
          <w:lang w:val="en-US"/>
        </w:rPr>
        <w:t>value</w:t>
      </w:r>
      <w:r w:rsidRPr="00C60F56">
        <w:rPr>
          <w:rStyle w:val="hljs-tag"/>
          <w:rFonts w:ascii="Source Code Pro" w:hAnsi="Source Code Pro"/>
          <w:color w:val="000000"/>
          <w:sz w:val="21"/>
          <w:szCs w:val="21"/>
          <w:shd w:val="clear" w:color="auto" w:fill="FAFAFA"/>
          <w:lang w:val="en-US"/>
        </w:rPr>
        <w:t>&gt;</w:t>
      </w:r>
    </w:p>
    <w:p w14:paraId="5038D954"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TML"/>
          <w:rFonts w:ascii="Source Code Pro" w:hAnsi="Source Code Pro"/>
          <w:color w:val="000000"/>
          <w:sz w:val="21"/>
          <w:szCs w:val="21"/>
          <w:shd w:val="clear" w:color="auto" w:fill="FAFAFA"/>
          <w:lang w:val="en-US"/>
        </w:rPr>
        <w:t xml:space="preserve">    </w:t>
      </w:r>
      <w:r w:rsidRPr="00C60F56">
        <w:rPr>
          <w:rStyle w:val="hljs-tag"/>
          <w:rFonts w:ascii="Source Code Pro" w:hAnsi="Source Code Pro"/>
          <w:color w:val="000000"/>
          <w:sz w:val="21"/>
          <w:szCs w:val="21"/>
          <w:shd w:val="clear" w:color="auto" w:fill="FAFAFA"/>
          <w:lang w:val="en-US"/>
        </w:rPr>
        <w:t>&lt;/</w:t>
      </w:r>
      <w:r w:rsidRPr="00C60F56">
        <w:rPr>
          <w:rStyle w:val="hljs-name"/>
          <w:rFonts w:ascii="Source Code Pro" w:hAnsi="Source Code Pro"/>
          <w:b/>
          <w:bCs/>
          <w:color w:val="63B175"/>
          <w:sz w:val="21"/>
          <w:szCs w:val="21"/>
          <w:shd w:val="clear" w:color="auto" w:fill="FAFAFA"/>
          <w:lang w:val="en-US"/>
        </w:rPr>
        <w:t>property</w:t>
      </w:r>
      <w:r w:rsidRPr="00C60F56">
        <w:rPr>
          <w:rStyle w:val="hljs-tag"/>
          <w:rFonts w:ascii="Source Code Pro" w:hAnsi="Source Code Pro"/>
          <w:color w:val="000000"/>
          <w:sz w:val="21"/>
          <w:szCs w:val="21"/>
          <w:shd w:val="clear" w:color="auto" w:fill="FAFAFA"/>
          <w:lang w:val="en-US"/>
        </w:rPr>
        <w:t>&gt;</w:t>
      </w:r>
    </w:p>
    <w:p w14:paraId="2FF65C96"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TML"/>
          <w:rFonts w:ascii="Source Code Pro" w:hAnsi="Source Code Pro"/>
          <w:color w:val="000000"/>
          <w:sz w:val="21"/>
          <w:szCs w:val="21"/>
          <w:shd w:val="clear" w:color="auto" w:fill="FAFAFA"/>
          <w:lang w:val="en-US"/>
        </w:rPr>
        <w:t xml:space="preserve">    </w:t>
      </w:r>
      <w:r w:rsidRPr="00C60F56">
        <w:rPr>
          <w:rStyle w:val="hljs-tag"/>
          <w:rFonts w:ascii="Source Code Pro" w:hAnsi="Source Code Pro"/>
          <w:color w:val="000000"/>
          <w:sz w:val="21"/>
          <w:szCs w:val="21"/>
          <w:shd w:val="clear" w:color="auto" w:fill="FAFAFA"/>
          <w:lang w:val="en-US"/>
        </w:rPr>
        <w:t>&lt;</w:t>
      </w:r>
      <w:r w:rsidRPr="00C60F56">
        <w:rPr>
          <w:rStyle w:val="hljs-name"/>
          <w:rFonts w:ascii="Source Code Pro" w:hAnsi="Source Code Pro"/>
          <w:b/>
          <w:bCs/>
          <w:color w:val="63B175"/>
          <w:sz w:val="21"/>
          <w:szCs w:val="21"/>
          <w:shd w:val="clear" w:color="auto" w:fill="FAFAFA"/>
          <w:lang w:val="en-US"/>
        </w:rPr>
        <w:t>property</w:t>
      </w:r>
      <w:r w:rsidRPr="00C60F56">
        <w:rPr>
          <w:rStyle w:val="hljs-tag"/>
          <w:rFonts w:ascii="Source Code Pro" w:hAnsi="Source Code Pro"/>
          <w:color w:val="000000"/>
          <w:sz w:val="21"/>
          <w:szCs w:val="21"/>
          <w:shd w:val="clear" w:color="auto" w:fill="FAFAFA"/>
          <w:lang w:val="en-US"/>
        </w:rPr>
        <w:t xml:space="preserve"> </w:t>
      </w:r>
      <w:r w:rsidRPr="00C60F56">
        <w:rPr>
          <w:rStyle w:val="hljs-attr"/>
          <w:rFonts w:ascii="Source Code Pro" w:hAnsi="Source Code Pro"/>
          <w:color w:val="000000"/>
          <w:sz w:val="21"/>
          <w:szCs w:val="21"/>
          <w:shd w:val="clear" w:color="auto" w:fill="FAFAFA"/>
          <w:lang w:val="en-US"/>
        </w:rPr>
        <w:t>name</w:t>
      </w:r>
      <w:r w:rsidRPr="00C60F56">
        <w:rPr>
          <w:rStyle w:val="hljs-tag"/>
          <w:rFonts w:ascii="Source Code Pro" w:hAnsi="Source Code Pro"/>
          <w:color w:val="000000"/>
          <w:sz w:val="21"/>
          <w:szCs w:val="21"/>
          <w:shd w:val="clear" w:color="auto" w:fill="FAFAFA"/>
          <w:lang w:val="en-US"/>
        </w:rPr>
        <w:t>=</w:t>
      </w:r>
      <w:r w:rsidRPr="00C60F56">
        <w:rPr>
          <w:rStyle w:val="hljs-string"/>
          <w:rFonts w:ascii="Source Code Pro" w:hAnsi="Source Code Pro"/>
          <w:color w:val="4E9359"/>
          <w:sz w:val="21"/>
          <w:szCs w:val="21"/>
          <w:shd w:val="clear" w:color="auto" w:fill="FAFAFA"/>
          <w:lang w:val="en-US"/>
        </w:rPr>
        <w:t>"order"</w:t>
      </w:r>
      <w:r w:rsidRPr="00C60F56">
        <w:rPr>
          <w:rStyle w:val="hljs-tag"/>
          <w:rFonts w:ascii="Source Code Pro" w:hAnsi="Source Code Pro"/>
          <w:color w:val="000000"/>
          <w:sz w:val="21"/>
          <w:szCs w:val="21"/>
          <w:shd w:val="clear" w:color="auto" w:fill="FAFAFA"/>
          <w:lang w:val="en-US"/>
        </w:rPr>
        <w:t xml:space="preserve"> </w:t>
      </w:r>
      <w:r w:rsidRPr="00C60F56">
        <w:rPr>
          <w:rStyle w:val="hljs-attr"/>
          <w:rFonts w:ascii="Source Code Pro" w:hAnsi="Source Code Pro"/>
          <w:color w:val="000000"/>
          <w:sz w:val="21"/>
          <w:szCs w:val="21"/>
          <w:shd w:val="clear" w:color="auto" w:fill="FAFAFA"/>
          <w:lang w:val="en-US"/>
        </w:rPr>
        <w:t>value</w:t>
      </w:r>
      <w:r w:rsidRPr="00C60F56">
        <w:rPr>
          <w:rStyle w:val="hljs-tag"/>
          <w:rFonts w:ascii="Source Code Pro" w:hAnsi="Source Code Pro"/>
          <w:color w:val="000000"/>
          <w:sz w:val="21"/>
          <w:szCs w:val="21"/>
          <w:shd w:val="clear" w:color="auto" w:fill="FAFAFA"/>
          <w:lang w:val="en-US"/>
        </w:rPr>
        <w:t>=</w:t>
      </w:r>
      <w:r w:rsidRPr="00C60F56">
        <w:rPr>
          <w:rStyle w:val="hljs-string"/>
          <w:rFonts w:ascii="Source Code Pro" w:hAnsi="Source Code Pro"/>
          <w:color w:val="4E9359"/>
          <w:sz w:val="21"/>
          <w:szCs w:val="21"/>
          <w:shd w:val="clear" w:color="auto" w:fill="FAFAFA"/>
          <w:lang w:val="en-US"/>
        </w:rPr>
        <w:t>"0"</w:t>
      </w:r>
      <w:r w:rsidRPr="00C60F56">
        <w:rPr>
          <w:rStyle w:val="hljs-tag"/>
          <w:rFonts w:ascii="Source Code Pro" w:hAnsi="Source Code Pro"/>
          <w:color w:val="000000"/>
          <w:sz w:val="21"/>
          <w:szCs w:val="21"/>
          <w:shd w:val="clear" w:color="auto" w:fill="FAFAFA"/>
          <w:lang w:val="en-US"/>
        </w:rPr>
        <w:t xml:space="preserve"> /&gt;</w:t>
      </w:r>
    </w:p>
    <w:p w14:paraId="194AAC07"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ljs-tag"/>
          <w:rFonts w:ascii="Source Code Pro" w:hAnsi="Source Code Pro"/>
          <w:color w:val="000000"/>
          <w:sz w:val="21"/>
          <w:szCs w:val="21"/>
          <w:shd w:val="clear" w:color="auto" w:fill="FAFAFA"/>
          <w:lang w:val="en-US"/>
        </w:rPr>
        <w:t>&lt;/</w:t>
      </w:r>
      <w:r w:rsidRPr="00C60F56">
        <w:rPr>
          <w:rStyle w:val="hljs-name"/>
          <w:rFonts w:ascii="Source Code Pro" w:hAnsi="Source Code Pro"/>
          <w:b/>
          <w:bCs/>
          <w:color w:val="63B175"/>
          <w:sz w:val="21"/>
          <w:szCs w:val="21"/>
          <w:shd w:val="clear" w:color="auto" w:fill="FAFAFA"/>
          <w:lang w:val="en-US"/>
        </w:rPr>
        <w:t>bean</w:t>
      </w:r>
      <w:r w:rsidRPr="00C60F56">
        <w:rPr>
          <w:rStyle w:val="hljs-tag"/>
          <w:rFonts w:ascii="Source Code Pro" w:hAnsi="Source Code Pro"/>
          <w:color w:val="000000"/>
          <w:sz w:val="21"/>
          <w:szCs w:val="21"/>
          <w:shd w:val="clear" w:color="auto" w:fill="FAFAFA"/>
          <w:lang w:val="en-US"/>
        </w:rPr>
        <w:t>&gt;</w:t>
      </w:r>
    </w:p>
    <w:p w14:paraId="60B65199" w14:textId="77FACC4A" w:rsidR="00C60F56" w:rsidRDefault="00C60F56" w:rsidP="00C60F56">
      <w:pPr>
        <w:pStyle w:val="HTML0"/>
        <w:rPr>
          <w:sz w:val="24"/>
          <w:szCs w:val="24"/>
          <w:lang w:val="en-US"/>
        </w:rPr>
      </w:pPr>
    </w:p>
    <w:p w14:paraId="6B7C2E36" w14:textId="77777777" w:rsidR="00C60F56" w:rsidRPr="00C60F56" w:rsidRDefault="00C60F56" w:rsidP="00C60F56">
      <w:pPr>
        <w:pStyle w:val="HTML0"/>
        <w:rPr>
          <w:sz w:val="24"/>
          <w:szCs w:val="24"/>
          <w:lang w:val="en-US"/>
        </w:rPr>
      </w:pPr>
    </w:p>
    <w:p w14:paraId="4D65383E" w14:textId="77777777" w:rsidR="00C60F56" w:rsidRPr="00C60F56" w:rsidRDefault="00C60F56" w:rsidP="00C60F56">
      <w:pPr>
        <w:pStyle w:val="a3"/>
        <w:spacing w:before="0" w:beforeAutospacing="0" w:after="150" w:afterAutospacing="0"/>
        <w:rPr>
          <w:color w:val="000000"/>
          <w:lang w:val="en-US"/>
        </w:rPr>
      </w:pPr>
      <w:r w:rsidRPr="00C60F56">
        <w:rPr>
          <w:color w:val="000000"/>
          <w:lang w:val="en-US"/>
        </w:rPr>
        <w:t>This is instead of </w:t>
      </w:r>
      <w:proofErr w:type="gramStart"/>
      <w:r w:rsidRPr="00C60F56">
        <w:rPr>
          <w:rStyle w:val="a6"/>
          <w:color w:val="000000"/>
          <w:lang w:val="en-US"/>
        </w:rPr>
        <w:t>org.springframework.web.servlet</w:t>
      </w:r>
      <w:proofErr w:type="gramEnd"/>
      <w:r w:rsidRPr="00C60F56">
        <w:rPr>
          <w:rStyle w:val="a6"/>
          <w:color w:val="000000"/>
          <w:lang w:val="en-US"/>
        </w:rPr>
        <w:t>.view.InternalResourceViewResolver </w:t>
      </w:r>
      <w:r w:rsidRPr="00C60F56">
        <w:rPr>
          <w:color w:val="000000"/>
          <w:lang w:val="en-US"/>
        </w:rPr>
        <w:t>we used in the previous configuration:</w:t>
      </w:r>
    </w:p>
    <w:p w14:paraId="3F2B7E50" w14:textId="77777777" w:rsidR="00C60F56" w:rsidRPr="00C60F56" w:rsidRDefault="00C60F56" w:rsidP="00C60F56">
      <w:pPr>
        <w:pStyle w:val="HTML0"/>
        <w:rPr>
          <w:rStyle w:val="hljs-tag"/>
          <w:rFonts w:ascii="Source Code Pro" w:hAnsi="Source Code Pro"/>
          <w:color w:val="000000"/>
          <w:sz w:val="21"/>
          <w:szCs w:val="21"/>
          <w:shd w:val="clear" w:color="auto" w:fill="FAFAFA"/>
          <w:lang w:val="en-US"/>
        </w:rPr>
      </w:pPr>
      <w:r w:rsidRPr="00C60F56">
        <w:rPr>
          <w:rStyle w:val="hljs-tag"/>
          <w:rFonts w:ascii="Source Code Pro" w:hAnsi="Source Code Pro"/>
          <w:color w:val="000000"/>
          <w:sz w:val="21"/>
          <w:szCs w:val="21"/>
          <w:shd w:val="clear" w:color="auto" w:fill="FAFAFA"/>
          <w:lang w:val="en-US"/>
        </w:rPr>
        <w:t>&lt;</w:t>
      </w:r>
      <w:r w:rsidRPr="00C60F56">
        <w:rPr>
          <w:rStyle w:val="hljs-name"/>
          <w:rFonts w:ascii="Source Code Pro" w:hAnsi="Source Code Pro"/>
          <w:b/>
          <w:bCs/>
          <w:color w:val="63B175"/>
          <w:sz w:val="21"/>
          <w:szCs w:val="21"/>
          <w:shd w:val="clear" w:color="auto" w:fill="FAFAFA"/>
          <w:lang w:val="en-US"/>
        </w:rPr>
        <w:t>bean</w:t>
      </w:r>
      <w:r w:rsidRPr="00C60F56">
        <w:rPr>
          <w:rStyle w:val="hljs-tag"/>
          <w:rFonts w:ascii="Source Code Pro" w:hAnsi="Source Code Pro"/>
          <w:color w:val="000000"/>
          <w:sz w:val="21"/>
          <w:szCs w:val="21"/>
          <w:shd w:val="clear" w:color="auto" w:fill="FAFAFA"/>
          <w:lang w:val="en-US"/>
        </w:rPr>
        <w:t xml:space="preserve"> </w:t>
      </w:r>
    </w:p>
    <w:p w14:paraId="02998A19"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ljs-tag"/>
          <w:rFonts w:ascii="Source Code Pro" w:hAnsi="Source Code Pro"/>
          <w:color w:val="000000"/>
          <w:sz w:val="21"/>
          <w:szCs w:val="21"/>
          <w:shd w:val="clear" w:color="auto" w:fill="FAFAFA"/>
          <w:lang w:val="en-US"/>
        </w:rPr>
        <w:t xml:space="preserve">  </w:t>
      </w:r>
      <w:r w:rsidRPr="00C60F56">
        <w:rPr>
          <w:rStyle w:val="hljs-attr"/>
          <w:rFonts w:ascii="Source Code Pro" w:hAnsi="Source Code Pro"/>
          <w:color w:val="000000"/>
          <w:sz w:val="21"/>
          <w:szCs w:val="21"/>
          <w:shd w:val="clear" w:color="auto" w:fill="FAFAFA"/>
          <w:lang w:val="en-US"/>
        </w:rPr>
        <w:t>class</w:t>
      </w:r>
      <w:r w:rsidRPr="00C60F56">
        <w:rPr>
          <w:rStyle w:val="hljs-tag"/>
          <w:rFonts w:ascii="Source Code Pro" w:hAnsi="Source Code Pro"/>
          <w:color w:val="000000"/>
          <w:sz w:val="21"/>
          <w:szCs w:val="21"/>
          <w:shd w:val="clear" w:color="auto" w:fill="FAFAFA"/>
          <w:lang w:val="en-US"/>
        </w:rPr>
        <w:t>=</w:t>
      </w:r>
      <w:r w:rsidRPr="00C60F56">
        <w:rPr>
          <w:rStyle w:val="hljs-string"/>
          <w:rFonts w:ascii="Source Code Pro" w:hAnsi="Source Code Pro"/>
          <w:color w:val="4E9359"/>
          <w:sz w:val="21"/>
          <w:szCs w:val="21"/>
          <w:shd w:val="clear" w:color="auto" w:fill="FAFAFA"/>
          <w:lang w:val="en-US"/>
        </w:rPr>
        <w:t>"</w:t>
      </w:r>
      <w:proofErr w:type="gramStart"/>
      <w:r w:rsidRPr="00C60F56">
        <w:rPr>
          <w:rStyle w:val="hljs-string"/>
          <w:rFonts w:ascii="Source Code Pro" w:hAnsi="Source Code Pro"/>
          <w:color w:val="4E9359"/>
          <w:sz w:val="21"/>
          <w:szCs w:val="21"/>
          <w:shd w:val="clear" w:color="auto" w:fill="FAFAFA"/>
          <w:lang w:val="en-US"/>
        </w:rPr>
        <w:t>org.springframework.web.servlet</w:t>
      </w:r>
      <w:proofErr w:type="gramEnd"/>
      <w:r w:rsidRPr="00C60F56">
        <w:rPr>
          <w:rStyle w:val="hljs-string"/>
          <w:rFonts w:ascii="Source Code Pro" w:hAnsi="Source Code Pro"/>
          <w:color w:val="4E9359"/>
          <w:sz w:val="21"/>
          <w:szCs w:val="21"/>
          <w:shd w:val="clear" w:color="auto" w:fill="FAFAFA"/>
          <w:lang w:val="en-US"/>
        </w:rPr>
        <w:t>.view.InternalResourceViewResolver"</w:t>
      </w:r>
      <w:r w:rsidRPr="00C60F56">
        <w:rPr>
          <w:rStyle w:val="hljs-tag"/>
          <w:rFonts w:ascii="Source Code Pro" w:hAnsi="Source Code Pro"/>
          <w:color w:val="000000"/>
          <w:sz w:val="21"/>
          <w:szCs w:val="21"/>
          <w:shd w:val="clear" w:color="auto" w:fill="FAFAFA"/>
          <w:lang w:val="en-US"/>
        </w:rPr>
        <w:t>&gt;</w:t>
      </w:r>
    </w:p>
    <w:p w14:paraId="57539C0D"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ljs-tag"/>
          <w:rFonts w:ascii="Source Code Pro" w:hAnsi="Source Code Pro"/>
          <w:color w:val="000000"/>
          <w:sz w:val="21"/>
          <w:szCs w:val="21"/>
          <w:shd w:val="clear" w:color="auto" w:fill="FAFAFA"/>
          <w:lang w:val="en-US"/>
        </w:rPr>
        <w:t>&lt;/</w:t>
      </w:r>
      <w:r w:rsidRPr="00C60F56">
        <w:rPr>
          <w:rStyle w:val="hljs-name"/>
          <w:rFonts w:ascii="Source Code Pro" w:hAnsi="Source Code Pro"/>
          <w:b/>
          <w:bCs/>
          <w:color w:val="63B175"/>
          <w:sz w:val="21"/>
          <w:szCs w:val="21"/>
          <w:shd w:val="clear" w:color="auto" w:fill="FAFAFA"/>
          <w:lang w:val="en-US"/>
        </w:rPr>
        <w:t>bean</w:t>
      </w:r>
      <w:r w:rsidRPr="00C60F56">
        <w:rPr>
          <w:rStyle w:val="hljs-tag"/>
          <w:rFonts w:ascii="Source Code Pro" w:hAnsi="Source Code Pro"/>
          <w:color w:val="000000"/>
          <w:sz w:val="21"/>
          <w:szCs w:val="21"/>
          <w:shd w:val="clear" w:color="auto" w:fill="FAFAFA"/>
          <w:lang w:val="en-US"/>
        </w:rPr>
        <w:t>&gt;</w:t>
      </w:r>
    </w:p>
    <w:p w14:paraId="3D9676B1" w14:textId="126C2A23" w:rsidR="00C60F56" w:rsidRDefault="00C60F56" w:rsidP="00C60F56">
      <w:pPr>
        <w:pStyle w:val="HTML0"/>
        <w:rPr>
          <w:sz w:val="24"/>
          <w:szCs w:val="24"/>
          <w:lang w:val="en-US"/>
        </w:rPr>
      </w:pPr>
    </w:p>
    <w:p w14:paraId="5A994C51" w14:textId="77777777" w:rsidR="00C60F56" w:rsidRPr="00C60F56" w:rsidRDefault="00C60F56" w:rsidP="00C60F56">
      <w:pPr>
        <w:pStyle w:val="HTML0"/>
        <w:rPr>
          <w:sz w:val="24"/>
          <w:szCs w:val="24"/>
          <w:lang w:val="en-US"/>
        </w:rPr>
      </w:pPr>
    </w:p>
    <w:p w14:paraId="50543838" w14:textId="77777777" w:rsidR="00C60F56" w:rsidRPr="00C60F56" w:rsidRDefault="00C60F56" w:rsidP="00C60F56">
      <w:pPr>
        <w:pStyle w:val="a3"/>
        <w:spacing w:before="0" w:beforeAutospacing="0" w:after="150" w:afterAutospacing="0"/>
        <w:rPr>
          <w:color w:val="000000"/>
          <w:lang w:val="en-US"/>
        </w:rPr>
      </w:pPr>
      <w:r w:rsidRPr="00C60F56">
        <w:rPr>
          <w:color w:val="000000"/>
          <w:lang w:val="en-US"/>
        </w:rPr>
        <w:t>We also need to define a </w:t>
      </w:r>
      <w:proofErr w:type="spellStart"/>
      <w:r w:rsidRPr="00C60F56">
        <w:rPr>
          <w:rStyle w:val="a6"/>
          <w:color w:val="000000"/>
          <w:lang w:val="en-US"/>
        </w:rPr>
        <w:t>RedirectView</w:t>
      </w:r>
      <w:proofErr w:type="spellEnd"/>
      <w:r w:rsidRPr="00C60F56">
        <w:rPr>
          <w:color w:val="000000"/>
          <w:lang w:val="en-US"/>
        </w:rPr>
        <w:t> bean in the configuration:</w:t>
      </w:r>
    </w:p>
    <w:p w14:paraId="49FDA6F7"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ljs-tag"/>
          <w:rFonts w:ascii="Source Code Pro" w:hAnsi="Source Code Pro"/>
          <w:color w:val="000000"/>
          <w:sz w:val="21"/>
          <w:szCs w:val="21"/>
          <w:shd w:val="clear" w:color="auto" w:fill="FAFAFA"/>
          <w:lang w:val="en-US"/>
        </w:rPr>
        <w:t>&lt;</w:t>
      </w:r>
      <w:r w:rsidRPr="00C60F56">
        <w:rPr>
          <w:rStyle w:val="hljs-name"/>
          <w:rFonts w:ascii="Source Code Pro" w:hAnsi="Source Code Pro"/>
          <w:b/>
          <w:bCs/>
          <w:color w:val="63B175"/>
          <w:sz w:val="21"/>
          <w:szCs w:val="21"/>
          <w:shd w:val="clear" w:color="auto" w:fill="FAFAFA"/>
          <w:lang w:val="en-US"/>
        </w:rPr>
        <w:t>bean</w:t>
      </w:r>
      <w:r w:rsidRPr="00C60F56">
        <w:rPr>
          <w:rStyle w:val="hljs-tag"/>
          <w:rFonts w:ascii="Source Code Pro" w:hAnsi="Source Code Pro"/>
          <w:color w:val="000000"/>
          <w:sz w:val="21"/>
          <w:szCs w:val="21"/>
          <w:shd w:val="clear" w:color="auto" w:fill="FAFAFA"/>
          <w:lang w:val="en-US"/>
        </w:rPr>
        <w:t xml:space="preserve"> </w:t>
      </w:r>
      <w:r w:rsidRPr="00C60F56">
        <w:rPr>
          <w:rStyle w:val="hljs-attr"/>
          <w:rFonts w:ascii="Source Code Pro" w:hAnsi="Source Code Pro"/>
          <w:color w:val="000000"/>
          <w:sz w:val="21"/>
          <w:szCs w:val="21"/>
          <w:shd w:val="clear" w:color="auto" w:fill="FAFAFA"/>
          <w:lang w:val="en-US"/>
        </w:rPr>
        <w:t>id</w:t>
      </w:r>
      <w:r w:rsidRPr="00C60F56">
        <w:rPr>
          <w:rStyle w:val="hljs-tag"/>
          <w:rFonts w:ascii="Source Code Pro" w:hAnsi="Source Code Pro"/>
          <w:color w:val="000000"/>
          <w:sz w:val="21"/>
          <w:szCs w:val="21"/>
          <w:shd w:val="clear" w:color="auto" w:fill="FAFAFA"/>
          <w:lang w:val="en-US"/>
        </w:rPr>
        <w:t>=</w:t>
      </w:r>
      <w:r w:rsidRPr="00C60F56">
        <w:rPr>
          <w:rStyle w:val="hljs-string"/>
          <w:rFonts w:ascii="Source Code Pro" w:hAnsi="Source Code Pro"/>
          <w:color w:val="4E9359"/>
          <w:sz w:val="21"/>
          <w:szCs w:val="21"/>
          <w:shd w:val="clear" w:color="auto" w:fill="FAFAFA"/>
          <w:lang w:val="en-US"/>
        </w:rPr>
        <w:t>"</w:t>
      </w:r>
      <w:proofErr w:type="spellStart"/>
      <w:r w:rsidRPr="00C60F56">
        <w:rPr>
          <w:rStyle w:val="hljs-string"/>
          <w:rFonts w:ascii="Source Code Pro" w:hAnsi="Source Code Pro"/>
          <w:color w:val="4E9359"/>
          <w:sz w:val="21"/>
          <w:szCs w:val="21"/>
          <w:shd w:val="clear" w:color="auto" w:fill="FAFAFA"/>
          <w:lang w:val="en-US"/>
        </w:rPr>
        <w:t>RedirectedUrl</w:t>
      </w:r>
      <w:proofErr w:type="spellEnd"/>
      <w:r w:rsidRPr="00C60F56">
        <w:rPr>
          <w:rStyle w:val="hljs-string"/>
          <w:rFonts w:ascii="Source Code Pro" w:hAnsi="Source Code Pro"/>
          <w:color w:val="4E9359"/>
          <w:sz w:val="21"/>
          <w:szCs w:val="21"/>
          <w:shd w:val="clear" w:color="auto" w:fill="FAFAFA"/>
          <w:lang w:val="en-US"/>
        </w:rPr>
        <w:t>"</w:t>
      </w:r>
      <w:r w:rsidRPr="00C60F56">
        <w:rPr>
          <w:rStyle w:val="hljs-tag"/>
          <w:rFonts w:ascii="Source Code Pro" w:hAnsi="Source Code Pro"/>
          <w:color w:val="000000"/>
          <w:sz w:val="21"/>
          <w:szCs w:val="21"/>
          <w:shd w:val="clear" w:color="auto" w:fill="FAFAFA"/>
          <w:lang w:val="en-US"/>
        </w:rPr>
        <w:t xml:space="preserve"> </w:t>
      </w:r>
      <w:r w:rsidRPr="00C60F56">
        <w:rPr>
          <w:rStyle w:val="hljs-attr"/>
          <w:rFonts w:ascii="Source Code Pro" w:hAnsi="Source Code Pro"/>
          <w:color w:val="000000"/>
          <w:sz w:val="21"/>
          <w:szCs w:val="21"/>
          <w:shd w:val="clear" w:color="auto" w:fill="FAFAFA"/>
          <w:lang w:val="en-US"/>
        </w:rPr>
        <w:t>class</w:t>
      </w:r>
      <w:r w:rsidRPr="00C60F56">
        <w:rPr>
          <w:rStyle w:val="hljs-tag"/>
          <w:rFonts w:ascii="Source Code Pro" w:hAnsi="Source Code Pro"/>
          <w:color w:val="000000"/>
          <w:sz w:val="21"/>
          <w:szCs w:val="21"/>
          <w:shd w:val="clear" w:color="auto" w:fill="FAFAFA"/>
          <w:lang w:val="en-US"/>
        </w:rPr>
        <w:t>=</w:t>
      </w:r>
      <w:r w:rsidRPr="00C60F56">
        <w:rPr>
          <w:rStyle w:val="hljs-string"/>
          <w:rFonts w:ascii="Source Code Pro" w:hAnsi="Source Code Pro"/>
          <w:color w:val="4E9359"/>
          <w:sz w:val="21"/>
          <w:szCs w:val="21"/>
          <w:shd w:val="clear" w:color="auto" w:fill="FAFAFA"/>
          <w:lang w:val="en-US"/>
        </w:rPr>
        <w:t>"</w:t>
      </w:r>
      <w:proofErr w:type="spellStart"/>
      <w:proofErr w:type="gramStart"/>
      <w:r w:rsidRPr="00C60F56">
        <w:rPr>
          <w:rStyle w:val="hljs-string"/>
          <w:rFonts w:ascii="Source Code Pro" w:hAnsi="Source Code Pro"/>
          <w:color w:val="4E9359"/>
          <w:sz w:val="21"/>
          <w:szCs w:val="21"/>
          <w:shd w:val="clear" w:color="auto" w:fill="FAFAFA"/>
          <w:lang w:val="en-US"/>
        </w:rPr>
        <w:t>org.springframework.web.servlet</w:t>
      </w:r>
      <w:proofErr w:type="gramEnd"/>
      <w:r w:rsidRPr="00C60F56">
        <w:rPr>
          <w:rStyle w:val="hljs-string"/>
          <w:rFonts w:ascii="Source Code Pro" w:hAnsi="Source Code Pro"/>
          <w:color w:val="4E9359"/>
          <w:sz w:val="21"/>
          <w:szCs w:val="21"/>
          <w:shd w:val="clear" w:color="auto" w:fill="FAFAFA"/>
          <w:lang w:val="en-US"/>
        </w:rPr>
        <w:t>.view.RedirectView</w:t>
      </w:r>
      <w:proofErr w:type="spellEnd"/>
      <w:r w:rsidRPr="00C60F56">
        <w:rPr>
          <w:rStyle w:val="hljs-string"/>
          <w:rFonts w:ascii="Source Code Pro" w:hAnsi="Source Code Pro"/>
          <w:color w:val="4E9359"/>
          <w:sz w:val="21"/>
          <w:szCs w:val="21"/>
          <w:shd w:val="clear" w:color="auto" w:fill="FAFAFA"/>
          <w:lang w:val="en-US"/>
        </w:rPr>
        <w:t>"</w:t>
      </w:r>
      <w:r w:rsidRPr="00C60F56">
        <w:rPr>
          <w:rStyle w:val="hljs-tag"/>
          <w:rFonts w:ascii="Source Code Pro" w:hAnsi="Source Code Pro"/>
          <w:color w:val="000000"/>
          <w:sz w:val="21"/>
          <w:szCs w:val="21"/>
          <w:shd w:val="clear" w:color="auto" w:fill="FAFAFA"/>
          <w:lang w:val="en-US"/>
        </w:rPr>
        <w:t>&gt;</w:t>
      </w:r>
    </w:p>
    <w:p w14:paraId="22FB3DC7"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TML"/>
          <w:rFonts w:ascii="Source Code Pro" w:hAnsi="Source Code Pro"/>
          <w:color w:val="000000"/>
          <w:sz w:val="21"/>
          <w:szCs w:val="21"/>
          <w:shd w:val="clear" w:color="auto" w:fill="FAFAFA"/>
          <w:lang w:val="en-US"/>
        </w:rPr>
        <w:t xml:space="preserve">    </w:t>
      </w:r>
      <w:r w:rsidRPr="00C60F56">
        <w:rPr>
          <w:rStyle w:val="hljs-tag"/>
          <w:rFonts w:ascii="Source Code Pro" w:hAnsi="Source Code Pro"/>
          <w:color w:val="000000"/>
          <w:sz w:val="21"/>
          <w:szCs w:val="21"/>
          <w:shd w:val="clear" w:color="auto" w:fill="FAFAFA"/>
          <w:lang w:val="en-US"/>
        </w:rPr>
        <w:t>&lt;</w:t>
      </w:r>
      <w:r w:rsidRPr="00C60F56">
        <w:rPr>
          <w:rStyle w:val="hljs-name"/>
          <w:rFonts w:ascii="Source Code Pro" w:hAnsi="Source Code Pro"/>
          <w:b/>
          <w:bCs/>
          <w:color w:val="63B175"/>
          <w:sz w:val="21"/>
          <w:szCs w:val="21"/>
          <w:shd w:val="clear" w:color="auto" w:fill="FAFAFA"/>
          <w:lang w:val="en-US"/>
        </w:rPr>
        <w:t>property</w:t>
      </w:r>
      <w:r w:rsidRPr="00C60F56">
        <w:rPr>
          <w:rStyle w:val="hljs-tag"/>
          <w:rFonts w:ascii="Source Code Pro" w:hAnsi="Source Code Pro"/>
          <w:color w:val="000000"/>
          <w:sz w:val="21"/>
          <w:szCs w:val="21"/>
          <w:shd w:val="clear" w:color="auto" w:fill="FAFAFA"/>
          <w:lang w:val="en-US"/>
        </w:rPr>
        <w:t xml:space="preserve"> </w:t>
      </w:r>
      <w:r w:rsidRPr="00C60F56">
        <w:rPr>
          <w:rStyle w:val="hljs-attr"/>
          <w:rFonts w:ascii="Source Code Pro" w:hAnsi="Source Code Pro"/>
          <w:color w:val="000000"/>
          <w:sz w:val="21"/>
          <w:szCs w:val="21"/>
          <w:shd w:val="clear" w:color="auto" w:fill="FAFAFA"/>
          <w:lang w:val="en-US"/>
        </w:rPr>
        <w:t>name</w:t>
      </w:r>
      <w:r w:rsidRPr="00C60F56">
        <w:rPr>
          <w:rStyle w:val="hljs-tag"/>
          <w:rFonts w:ascii="Source Code Pro" w:hAnsi="Source Code Pro"/>
          <w:color w:val="000000"/>
          <w:sz w:val="21"/>
          <w:szCs w:val="21"/>
          <w:shd w:val="clear" w:color="auto" w:fill="FAFAFA"/>
          <w:lang w:val="en-US"/>
        </w:rPr>
        <w:t>=</w:t>
      </w:r>
      <w:r w:rsidRPr="00C60F56">
        <w:rPr>
          <w:rStyle w:val="hljs-string"/>
          <w:rFonts w:ascii="Source Code Pro" w:hAnsi="Source Code Pro"/>
          <w:color w:val="4E9359"/>
          <w:sz w:val="21"/>
          <w:szCs w:val="21"/>
          <w:shd w:val="clear" w:color="auto" w:fill="FAFAFA"/>
          <w:lang w:val="en-US"/>
        </w:rPr>
        <w:t>"</w:t>
      </w:r>
      <w:proofErr w:type="spellStart"/>
      <w:r w:rsidRPr="00C60F56">
        <w:rPr>
          <w:rStyle w:val="hljs-string"/>
          <w:rFonts w:ascii="Source Code Pro" w:hAnsi="Source Code Pro"/>
          <w:color w:val="4E9359"/>
          <w:sz w:val="21"/>
          <w:szCs w:val="21"/>
          <w:shd w:val="clear" w:color="auto" w:fill="FAFAFA"/>
          <w:lang w:val="en-US"/>
        </w:rPr>
        <w:t>url</w:t>
      </w:r>
      <w:proofErr w:type="spellEnd"/>
      <w:r w:rsidRPr="00C60F56">
        <w:rPr>
          <w:rStyle w:val="hljs-string"/>
          <w:rFonts w:ascii="Source Code Pro" w:hAnsi="Source Code Pro"/>
          <w:color w:val="4E9359"/>
          <w:sz w:val="21"/>
          <w:szCs w:val="21"/>
          <w:shd w:val="clear" w:color="auto" w:fill="FAFAFA"/>
          <w:lang w:val="en-US"/>
        </w:rPr>
        <w:t>"</w:t>
      </w:r>
      <w:r w:rsidRPr="00C60F56">
        <w:rPr>
          <w:rStyle w:val="hljs-tag"/>
          <w:rFonts w:ascii="Source Code Pro" w:hAnsi="Source Code Pro"/>
          <w:color w:val="000000"/>
          <w:sz w:val="21"/>
          <w:szCs w:val="21"/>
          <w:shd w:val="clear" w:color="auto" w:fill="FAFAFA"/>
          <w:lang w:val="en-US"/>
        </w:rPr>
        <w:t xml:space="preserve"> </w:t>
      </w:r>
      <w:r w:rsidRPr="00C60F56">
        <w:rPr>
          <w:rStyle w:val="hljs-attr"/>
          <w:rFonts w:ascii="Source Code Pro" w:hAnsi="Source Code Pro"/>
          <w:color w:val="000000"/>
          <w:sz w:val="21"/>
          <w:szCs w:val="21"/>
          <w:shd w:val="clear" w:color="auto" w:fill="FAFAFA"/>
          <w:lang w:val="en-US"/>
        </w:rPr>
        <w:t>value</w:t>
      </w:r>
      <w:r w:rsidRPr="00C60F56">
        <w:rPr>
          <w:rStyle w:val="hljs-tag"/>
          <w:rFonts w:ascii="Source Code Pro" w:hAnsi="Source Code Pro"/>
          <w:color w:val="000000"/>
          <w:sz w:val="21"/>
          <w:szCs w:val="21"/>
          <w:shd w:val="clear" w:color="auto" w:fill="FAFAFA"/>
          <w:lang w:val="en-US"/>
        </w:rPr>
        <w:t>=</w:t>
      </w:r>
      <w:r w:rsidRPr="00C60F56">
        <w:rPr>
          <w:rStyle w:val="hljs-string"/>
          <w:rFonts w:ascii="Source Code Pro" w:hAnsi="Source Code Pro"/>
          <w:color w:val="4E9359"/>
          <w:sz w:val="21"/>
          <w:szCs w:val="21"/>
          <w:shd w:val="clear" w:color="auto" w:fill="FAFAFA"/>
          <w:lang w:val="en-US"/>
        </w:rPr>
        <w:t>"</w:t>
      </w:r>
      <w:proofErr w:type="spellStart"/>
      <w:r w:rsidRPr="00C60F56">
        <w:rPr>
          <w:rStyle w:val="hljs-string"/>
          <w:rFonts w:ascii="Source Code Pro" w:hAnsi="Source Code Pro"/>
          <w:color w:val="4E9359"/>
          <w:sz w:val="21"/>
          <w:szCs w:val="21"/>
          <w:shd w:val="clear" w:color="auto" w:fill="FAFAFA"/>
          <w:lang w:val="en-US"/>
        </w:rPr>
        <w:t>redirectedUrl</w:t>
      </w:r>
      <w:proofErr w:type="spellEnd"/>
      <w:r w:rsidRPr="00C60F56">
        <w:rPr>
          <w:rStyle w:val="hljs-string"/>
          <w:rFonts w:ascii="Source Code Pro" w:hAnsi="Source Code Pro"/>
          <w:color w:val="4E9359"/>
          <w:sz w:val="21"/>
          <w:szCs w:val="21"/>
          <w:shd w:val="clear" w:color="auto" w:fill="FAFAFA"/>
          <w:lang w:val="en-US"/>
        </w:rPr>
        <w:t>"</w:t>
      </w:r>
      <w:r w:rsidRPr="00C60F56">
        <w:rPr>
          <w:rStyle w:val="hljs-tag"/>
          <w:rFonts w:ascii="Source Code Pro" w:hAnsi="Source Code Pro"/>
          <w:color w:val="000000"/>
          <w:sz w:val="21"/>
          <w:szCs w:val="21"/>
          <w:shd w:val="clear" w:color="auto" w:fill="FAFAFA"/>
          <w:lang w:val="en-US"/>
        </w:rPr>
        <w:t xml:space="preserve"> /&gt;</w:t>
      </w:r>
    </w:p>
    <w:p w14:paraId="1B7DD24A"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ljs-tag"/>
          <w:rFonts w:ascii="Source Code Pro" w:hAnsi="Source Code Pro"/>
          <w:color w:val="000000"/>
          <w:sz w:val="21"/>
          <w:szCs w:val="21"/>
          <w:shd w:val="clear" w:color="auto" w:fill="FAFAFA"/>
          <w:lang w:val="en-US"/>
        </w:rPr>
        <w:t>&lt;/</w:t>
      </w:r>
      <w:r w:rsidRPr="00C60F56">
        <w:rPr>
          <w:rStyle w:val="hljs-name"/>
          <w:rFonts w:ascii="Source Code Pro" w:hAnsi="Source Code Pro"/>
          <w:b/>
          <w:bCs/>
          <w:color w:val="63B175"/>
          <w:sz w:val="21"/>
          <w:szCs w:val="21"/>
          <w:shd w:val="clear" w:color="auto" w:fill="FAFAFA"/>
          <w:lang w:val="en-US"/>
        </w:rPr>
        <w:t>bean</w:t>
      </w:r>
      <w:r w:rsidRPr="00C60F56">
        <w:rPr>
          <w:rStyle w:val="hljs-tag"/>
          <w:rFonts w:ascii="Source Code Pro" w:hAnsi="Source Code Pro"/>
          <w:color w:val="000000"/>
          <w:sz w:val="21"/>
          <w:szCs w:val="21"/>
          <w:shd w:val="clear" w:color="auto" w:fill="FAFAFA"/>
          <w:lang w:val="en-US"/>
        </w:rPr>
        <w:t>&gt;</w:t>
      </w:r>
    </w:p>
    <w:p w14:paraId="44F90FF0" w14:textId="3A736A3E" w:rsidR="00C60F56" w:rsidRDefault="00C60F56" w:rsidP="00C60F56">
      <w:pPr>
        <w:pStyle w:val="HTML0"/>
        <w:rPr>
          <w:sz w:val="24"/>
          <w:szCs w:val="24"/>
          <w:lang w:val="en-US"/>
        </w:rPr>
      </w:pPr>
    </w:p>
    <w:p w14:paraId="78BFA2C3" w14:textId="77777777" w:rsidR="00C60F56" w:rsidRPr="00C60F56" w:rsidRDefault="00C60F56" w:rsidP="00C60F56">
      <w:pPr>
        <w:pStyle w:val="HTML0"/>
        <w:rPr>
          <w:sz w:val="24"/>
          <w:szCs w:val="24"/>
          <w:lang w:val="en-US"/>
        </w:rPr>
      </w:pPr>
    </w:p>
    <w:p w14:paraId="21E546BA" w14:textId="77777777" w:rsidR="00C60F56" w:rsidRPr="00C60F56" w:rsidRDefault="00C60F56" w:rsidP="00C60F56">
      <w:pPr>
        <w:pStyle w:val="a3"/>
        <w:spacing w:before="0" w:beforeAutospacing="0" w:after="150" w:afterAutospacing="0"/>
        <w:rPr>
          <w:color w:val="000000"/>
          <w:lang w:val="en-US"/>
        </w:rPr>
      </w:pPr>
      <w:r w:rsidRPr="00C60F56">
        <w:rPr>
          <w:color w:val="000000"/>
          <w:lang w:val="en-US"/>
        </w:rPr>
        <w:t>Now we can </w:t>
      </w:r>
      <w:r w:rsidRPr="00C60F56">
        <w:rPr>
          <w:rStyle w:val="a4"/>
          <w:color w:val="000000"/>
          <w:lang w:val="en-US"/>
        </w:rPr>
        <w:t>trigger the redirect by referencing this new bean by id</w:t>
      </w:r>
      <w:r w:rsidRPr="00C60F56">
        <w:rPr>
          <w:color w:val="000000"/>
          <w:lang w:val="en-US"/>
        </w:rPr>
        <w:t>:</w:t>
      </w:r>
    </w:p>
    <w:p w14:paraId="73D70D8E"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ljs-meta"/>
          <w:rFonts w:ascii="Source Code Pro" w:hAnsi="Source Code Pro"/>
          <w:color w:val="1F7199"/>
          <w:sz w:val="21"/>
          <w:szCs w:val="21"/>
          <w:shd w:val="clear" w:color="auto" w:fill="FAFAFA"/>
          <w:lang w:val="en-US"/>
        </w:rPr>
        <w:lastRenderedPageBreak/>
        <w:t>@Controller</w:t>
      </w:r>
    </w:p>
    <w:p w14:paraId="1C300570"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ljs-meta"/>
          <w:rFonts w:ascii="Source Code Pro" w:hAnsi="Source Code Pro"/>
          <w:color w:val="1F7199"/>
          <w:sz w:val="21"/>
          <w:szCs w:val="21"/>
          <w:shd w:val="clear" w:color="auto" w:fill="FAFAFA"/>
          <w:lang w:val="en-US"/>
        </w:rPr>
        <w:t>@</w:t>
      </w:r>
      <w:proofErr w:type="gramStart"/>
      <w:r w:rsidRPr="00C60F56">
        <w:rPr>
          <w:rStyle w:val="hljs-meta"/>
          <w:rFonts w:ascii="Source Code Pro" w:hAnsi="Source Code Pro"/>
          <w:color w:val="1F7199"/>
          <w:sz w:val="21"/>
          <w:szCs w:val="21"/>
          <w:shd w:val="clear" w:color="auto" w:fill="FAFAFA"/>
          <w:lang w:val="en-US"/>
        </w:rPr>
        <w:t>RequestMapping(</w:t>
      </w:r>
      <w:proofErr w:type="gramEnd"/>
      <w:r w:rsidRPr="00C60F56">
        <w:rPr>
          <w:rStyle w:val="hljs-meta"/>
          <w:rFonts w:ascii="Source Code Pro" w:hAnsi="Source Code Pro"/>
          <w:color w:val="1F7199"/>
          <w:sz w:val="21"/>
          <w:szCs w:val="21"/>
          <w:shd w:val="clear" w:color="auto" w:fill="FAFAFA"/>
          <w:lang w:val="en-US"/>
        </w:rPr>
        <w:t>"/")</w:t>
      </w:r>
    </w:p>
    <w:p w14:paraId="794D4F1C"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ljs-keyword"/>
          <w:rFonts w:ascii="Source Code Pro" w:hAnsi="Source Code Pro"/>
          <w:b/>
          <w:bCs/>
          <w:color w:val="63B175"/>
          <w:sz w:val="21"/>
          <w:szCs w:val="21"/>
          <w:shd w:val="clear" w:color="auto" w:fill="FAFAFA"/>
          <w:lang w:val="en-US"/>
        </w:rPr>
        <w:t>public</w:t>
      </w:r>
      <w:r w:rsidRPr="00C60F56">
        <w:rPr>
          <w:rStyle w:val="HTML"/>
          <w:rFonts w:ascii="Source Code Pro" w:hAnsi="Source Code Pro"/>
          <w:color w:val="000000"/>
          <w:sz w:val="21"/>
          <w:szCs w:val="21"/>
          <w:shd w:val="clear" w:color="auto" w:fill="FAFAFA"/>
          <w:lang w:val="en-US"/>
        </w:rPr>
        <w:t xml:space="preserve"> </w:t>
      </w:r>
      <w:r w:rsidRPr="00C60F56">
        <w:rPr>
          <w:rStyle w:val="hljs-keyword"/>
          <w:rFonts w:ascii="Source Code Pro" w:hAnsi="Source Code Pro"/>
          <w:b/>
          <w:bCs/>
          <w:color w:val="63B175"/>
          <w:sz w:val="21"/>
          <w:szCs w:val="21"/>
          <w:shd w:val="clear" w:color="auto" w:fill="FAFAFA"/>
          <w:lang w:val="en-US"/>
        </w:rPr>
        <w:t>class</w:t>
      </w:r>
      <w:r w:rsidRPr="00C60F56">
        <w:rPr>
          <w:rStyle w:val="HTML"/>
          <w:rFonts w:ascii="Source Code Pro" w:hAnsi="Source Code Pro"/>
          <w:color w:val="000000"/>
          <w:sz w:val="21"/>
          <w:szCs w:val="21"/>
          <w:shd w:val="clear" w:color="auto" w:fill="FAFAFA"/>
          <w:lang w:val="en-US"/>
        </w:rPr>
        <w:t xml:space="preserve"> </w:t>
      </w:r>
      <w:proofErr w:type="spellStart"/>
      <w:r w:rsidRPr="00C60F56">
        <w:rPr>
          <w:rStyle w:val="hljs-title"/>
          <w:rFonts w:ascii="Source Code Pro" w:hAnsi="Source Code Pro"/>
          <w:b/>
          <w:bCs/>
          <w:color w:val="267438"/>
          <w:sz w:val="21"/>
          <w:szCs w:val="21"/>
          <w:shd w:val="clear" w:color="auto" w:fill="FAFAFA"/>
          <w:lang w:val="en-US"/>
        </w:rPr>
        <w:t>RedirectController</w:t>
      </w:r>
      <w:proofErr w:type="spellEnd"/>
      <w:r w:rsidRPr="00C60F56">
        <w:rPr>
          <w:rStyle w:val="HTML"/>
          <w:rFonts w:ascii="Source Code Pro" w:hAnsi="Source Code Pro"/>
          <w:color w:val="000000"/>
          <w:sz w:val="21"/>
          <w:szCs w:val="21"/>
          <w:shd w:val="clear" w:color="auto" w:fill="FAFAFA"/>
          <w:lang w:val="en-US"/>
        </w:rPr>
        <w:t xml:space="preserve"> {</w:t>
      </w:r>
    </w:p>
    <w:p w14:paraId="25E0D292"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TML"/>
          <w:rFonts w:ascii="Source Code Pro" w:hAnsi="Source Code Pro"/>
          <w:color w:val="000000"/>
          <w:sz w:val="21"/>
          <w:szCs w:val="21"/>
          <w:shd w:val="clear" w:color="auto" w:fill="FAFAFA"/>
          <w:lang w:val="en-US"/>
        </w:rPr>
        <w:t xml:space="preserve">    </w:t>
      </w:r>
    </w:p>
    <w:p w14:paraId="3CFAE602"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TML"/>
          <w:rFonts w:ascii="Source Code Pro" w:hAnsi="Source Code Pro"/>
          <w:color w:val="000000"/>
          <w:sz w:val="21"/>
          <w:szCs w:val="21"/>
          <w:shd w:val="clear" w:color="auto" w:fill="FAFAFA"/>
          <w:lang w:val="en-US"/>
        </w:rPr>
        <w:t xml:space="preserve">    </w:t>
      </w:r>
      <w:r w:rsidRPr="00C60F56">
        <w:rPr>
          <w:rStyle w:val="hljs-meta"/>
          <w:rFonts w:ascii="Source Code Pro" w:hAnsi="Source Code Pro"/>
          <w:color w:val="1F7199"/>
          <w:sz w:val="21"/>
          <w:szCs w:val="21"/>
          <w:shd w:val="clear" w:color="auto" w:fill="FAFAFA"/>
          <w:lang w:val="en-US"/>
        </w:rPr>
        <w:t>@GetMapping("/redirectWithXMLConfig")</w:t>
      </w:r>
    </w:p>
    <w:p w14:paraId="0056B2B2"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TML"/>
          <w:rFonts w:ascii="Source Code Pro" w:hAnsi="Source Code Pro"/>
          <w:color w:val="000000"/>
          <w:sz w:val="21"/>
          <w:szCs w:val="21"/>
          <w:shd w:val="clear" w:color="auto" w:fill="FAFAFA"/>
          <w:lang w:val="en-US"/>
        </w:rPr>
        <w:t xml:space="preserve">    </w:t>
      </w:r>
      <w:r w:rsidRPr="00C60F56">
        <w:rPr>
          <w:rStyle w:val="hljs-keyword"/>
          <w:rFonts w:ascii="Source Code Pro" w:hAnsi="Source Code Pro"/>
          <w:b/>
          <w:bCs/>
          <w:color w:val="63B175"/>
          <w:sz w:val="21"/>
          <w:szCs w:val="21"/>
          <w:shd w:val="clear" w:color="auto" w:fill="FAFAFA"/>
          <w:lang w:val="en-US"/>
        </w:rPr>
        <w:t>public</w:t>
      </w:r>
      <w:r w:rsidRPr="00C60F56">
        <w:rPr>
          <w:rStyle w:val="HTML"/>
          <w:rFonts w:ascii="Source Code Pro" w:hAnsi="Source Code Pro"/>
          <w:color w:val="000000"/>
          <w:sz w:val="21"/>
          <w:szCs w:val="21"/>
          <w:shd w:val="clear" w:color="auto" w:fill="FAFAFA"/>
          <w:lang w:val="en-US"/>
        </w:rPr>
        <w:t xml:space="preserve"> </w:t>
      </w:r>
      <w:proofErr w:type="spellStart"/>
      <w:r w:rsidRPr="00C60F56">
        <w:rPr>
          <w:rStyle w:val="HTML"/>
          <w:rFonts w:ascii="Source Code Pro" w:hAnsi="Source Code Pro"/>
          <w:color w:val="000000"/>
          <w:sz w:val="21"/>
          <w:szCs w:val="21"/>
          <w:shd w:val="clear" w:color="auto" w:fill="FAFAFA"/>
          <w:lang w:val="en-US"/>
        </w:rPr>
        <w:t>ModelAndView</w:t>
      </w:r>
      <w:proofErr w:type="spellEnd"/>
      <w:r w:rsidRPr="00C60F56">
        <w:rPr>
          <w:rStyle w:val="HTML"/>
          <w:rFonts w:ascii="Source Code Pro" w:hAnsi="Source Code Pro"/>
          <w:color w:val="000000"/>
          <w:sz w:val="21"/>
          <w:szCs w:val="21"/>
          <w:shd w:val="clear" w:color="auto" w:fill="FAFAFA"/>
          <w:lang w:val="en-US"/>
        </w:rPr>
        <w:t xml:space="preserve"> </w:t>
      </w:r>
      <w:proofErr w:type="spellStart"/>
      <w:proofErr w:type="gramStart"/>
      <w:r w:rsidRPr="00C60F56">
        <w:rPr>
          <w:rStyle w:val="hljs-title"/>
          <w:rFonts w:ascii="Source Code Pro" w:hAnsi="Source Code Pro"/>
          <w:b/>
          <w:bCs/>
          <w:color w:val="267438"/>
          <w:sz w:val="21"/>
          <w:szCs w:val="21"/>
          <w:shd w:val="clear" w:color="auto" w:fill="FAFAFA"/>
          <w:lang w:val="en-US"/>
        </w:rPr>
        <w:t>redirectWithUsingXMLConfig</w:t>
      </w:r>
      <w:proofErr w:type="spellEnd"/>
      <w:r w:rsidRPr="00C60F56">
        <w:rPr>
          <w:rStyle w:val="hljs-params"/>
          <w:rFonts w:ascii="Source Code Pro" w:hAnsi="Source Code Pro"/>
          <w:color w:val="000000"/>
          <w:sz w:val="21"/>
          <w:szCs w:val="21"/>
          <w:shd w:val="clear" w:color="auto" w:fill="FAFAFA"/>
          <w:lang w:val="en-US"/>
        </w:rPr>
        <w:t>(</w:t>
      </w:r>
      <w:proofErr w:type="spellStart"/>
      <w:proofErr w:type="gramEnd"/>
      <w:r w:rsidRPr="00C60F56">
        <w:rPr>
          <w:rStyle w:val="hljs-params"/>
          <w:rFonts w:ascii="Source Code Pro" w:hAnsi="Source Code Pro"/>
          <w:color w:val="000000"/>
          <w:sz w:val="21"/>
          <w:szCs w:val="21"/>
          <w:shd w:val="clear" w:color="auto" w:fill="FAFAFA"/>
          <w:lang w:val="en-US"/>
        </w:rPr>
        <w:t>ModelMap</w:t>
      </w:r>
      <w:proofErr w:type="spellEnd"/>
      <w:r w:rsidRPr="00C60F56">
        <w:rPr>
          <w:rStyle w:val="hljs-params"/>
          <w:rFonts w:ascii="Source Code Pro" w:hAnsi="Source Code Pro"/>
          <w:color w:val="000000"/>
          <w:sz w:val="21"/>
          <w:szCs w:val="21"/>
          <w:shd w:val="clear" w:color="auto" w:fill="FAFAFA"/>
          <w:lang w:val="en-US"/>
        </w:rPr>
        <w:t xml:space="preserve"> model)</w:t>
      </w:r>
      <w:r w:rsidRPr="00C60F56">
        <w:rPr>
          <w:rStyle w:val="HTML"/>
          <w:rFonts w:ascii="Source Code Pro" w:hAnsi="Source Code Pro"/>
          <w:color w:val="000000"/>
          <w:sz w:val="21"/>
          <w:szCs w:val="21"/>
          <w:shd w:val="clear" w:color="auto" w:fill="FAFAFA"/>
          <w:lang w:val="en-US"/>
        </w:rPr>
        <w:t xml:space="preserve"> {</w:t>
      </w:r>
    </w:p>
    <w:p w14:paraId="19121395"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TML"/>
          <w:rFonts w:ascii="Source Code Pro" w:hAnsi="Source Code Pro"/>
          <w:color w:val="000000"/>
          <w:sz w:val="21"/>
          <w:szCs w:val="21"/>
          <w:shd w:val="clear" w:color="auto" w:fill="FAFAFA"/>
          <w:lang w:val="en-US"/>
        </w:rPr>
        <w:t xml:space="preserve">        </w:t>
      </w:r>
      <w:proofErr w:type="spellStart"/>
      <w:proofErr w:type="gramStart"/>
      <w:r w:rsidRPr="00C60F56">
        <w:rPr>
          <w:rStyle w:val="HTML"/>
          <w:rFonts w:ascii="Source Code Pro" w:hAnsi="Source Code Pro"/>
          <w:color w:val="000000"/>
          <w:sz w:val="21"/>
          <w:szCs w:val="21"/>
          <w:shd w:val="clear" w:color="auto" w:fill="FAFAFA"/>
          <w:lang w:val="en-US"/>
        </w:rPr>
        <w:t>model.addAttribute</w:t>
      </w:r>
      <w:proofErr w:type="spellEnd"/>
      <w:proofErr w:type="gramEnd"/>
      <w:r w:rsidRPr="00C60F56">
        <w:rPr>
          <w:rStyle w:val="HTML"/>
          <w:rFonts w:ascii="Source Code Pro" w:hAnsi="Source Code Pro"/>
          <w:color w:val="000000"/>
          <w:sz w:val="21"/>
          <w:szCs w:val="21"/>
          <w:shd w:val="clear" w:color="auto" w:fill="FAFAFA"/>
          <w:lang w:val="en-US"/>
        </w:rPr>
        <w:t>(</w:t>
      </w:r>
      <w:r w:rsidRPr="00C60F56">
        <w:rPr>
          <w:rStyle w:val="hljs-string"/>
          <w:rFonts w:ascii="Source Code Pro" w:hAnsi="Source Code Pro"/>
          <w:color w:val="4E9359"/>
          <w:sz w:val="21"/>
          <w:szCs w:val="21"/>
          <w:shd w:val="clear" w:color="auto" w:fill="FAFAFA"/>
          <w:lang w:val="en-US"/>
        </w:rPr>
        <w:t>"attribute"</w:t>
      </w:r>
      <w:r w:rsidRPr="00C60F56">
        <w:rPr>
          <w:rStyle w:val="HTML"/>
          <w:rFonts w:ascii="Source Code Pro" w:hAnsi="Source Code Pro"/>
          <w:color w:val="000000"/>
          <w:sz w:val="21"/>
          <w:szCs w:val="21"/>
          <w:shd w:val="clear" w:color="auto" w:fill="FAFAFA"/>
          <w:lang w:val="en-US"/>
        </w:rPr>
        <w:t xml:space="preserve">, </w:t>
      </w:r>
      <w:r w:rsidRPr="00C60F56">
        <w:rPr>
          <w:rStyle w:val="hljs-string"/>
          <w:rFonts w:ascii="Source Code Pro" w:hAnsi="Source Code Pro"/>
          <w:color w:val="4E9359"/>
          <w:sz w:val="21"/>
          <w:szCs w:val="21"/>
          <w:shd w:val="clear" w:color="auto" w:fill="FAFAFA"/>
          <w:lang w:val="en-US"/>
        </w:rPr>
        <w:t>"</w:t>
      </w:r>
      <w:proofErr w:type="spellStart"/>
      <w:r w:rsidRPr="00C60F56">
        <w:rPr>
          <w:rStyle w:val="hljs-string"/>
          <w:rFonts w:ascii="Source Code Pro" w:hAnsi="Source Code Pro"/>
          <w:color w:val="4E9359"/>
          <w:sz w:val="21"/>
          <w:szCs w:val="21"/>
          <w:shd w:val="clear" w:color="auto" w:fill="FAFAFA"/>
          <w:lang w:val="en-US"/>
        </w:rPr>
        <w:t>redirectWithXMLConfig</w:t>
      </w:r>
      <w:proofErr w:type="spellEnd"/>
      <w:r w:rsidRPr="00C60F56">
        <w:rPr>
          <w:rStyle w:val="hljs-string"/>
          <w:rFonts w:ascii="Source Code Pro" w:hAnsi="Source Code Pro"/>
          <w:color w:val="4E9359"/>
          <w:sz w:val="21"/>
          <w:szCs w:val="21"/>
          <w:shd w:val="clear" w:color="auto" w:fill="FAFAFA"/>
          <w:lang w:val="en-US"/>
        </w:rPr>
        <w:t>"</w:t>
      </w:r>
      <w:r w:rsidRPr="00C60F56">
        <w:rPr>
          <w:rStyle w:val="HTML"/>
          <w:rFonts w:ascii="Source Code Pro" w:hAnsi="Source Code Pro"/>
          <w:color w:val="000000"/>
          <w:sz w:val="21"/>
          <w:szCs w:val="21"/>
          <w:shd w:val="clear" w:color="auto" w:fill="FAFAFA"/>
          <w:lang w:val="en-US"/>
        </w:rPr>
        <w:t>);</w:t>
      </w:r>
    </w:p>
    <w:p w14:paraId="65860874"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TML"/>
          <w:rFonts w:ascii="Source Code Pro" w:hAnsi="Source Code Pro"/>
          <w:color w:val="000000"/>
          <w:sz w:val="21"/>
          <w:szCs w:val="21"/>
          <w:shd w:val="clear" w:color="auto" w:fill="FAFAFA"/>
          <w:lang w:val="en-US"/>
        </w:rPr>
        <w:t xml:space="preserve">        </w:t>
      </w:r>
      <w:r w:rsidRPr="00C60F56">
        <w:rPr>
          <w:rStyle w:val="hljs-keyword"/>
          <w:rFonts w:ascii="Source Code Pro" w:hAnsi="Source Code Pro"/>
          <w:b/>
          <w:bCs/>
          <w:color w:val="63B175"/>
          <w:sz w:val="21"/>
          <w:szCs w:val="21"/>
          <w:shd w:val="clear" w:color="auto" w:fill="FAFAFA"/>
          <w:lang w:val="en-US"/>
        </w:rPr>
        <w:t>return</w:t>
      </w:r>
      <w:r w:rsidRPr="00C60F56">
        <w:rPr>
          <w:rStyle w:val="HTML"/>
          <w:rFonts w:ascii="Source Code Pro" w:hAnsi="Source Code Pro"/>
          <w:color w:val="000000"/>
          <w:sz w:val="21"/>
          <w:szCs w:val="21"/>
          <w:shd w:val="clear" w:color="auto" w:fill="FAFAFA"/>
          <w:lang w:val="en-US"/>
        </w:rPr>
        <w:t xml:space="preserve"> </w:t>
      </w:r>
      <w:r w:rsidRPr="00C60F56">
        <w:rPr>
          <w:rStyle w:val="hljs-keyword"/>
          <w:rFonts w:ascii="Source Code Pro" w:hAnsi="Source Code Pro"/>
          <w:b/>
          <w:bCs/>
          <w:color w:val="63B175"/>
          <w:sz w:val="21"/>
          <w:szCs w:val="21"/>
          <w:shd w:val="clear" w:color="auto" w:fill="FAFAFA"/>
          <w:lang w:val="en-US"/>
        </w:rPr>
        <w:t>new</w:t>
      </w:r>
      <w:r w:rsidRPr="00C60F56">
        <w:rPr>
          <w:rStyle w:val="HTML"/>
          <w:rFonts w:ascii="Source Code Pro" w:hAnsi="Source Code Pro"/>
          <w:color w:val="000000"/>
          <w:sz w:val="21"/>
          <w:szCs w:val="21"/>
          <w:shd w:val="clear" w:color="auto" w:fill="FAFAFA"/>
          <w:lang w:val="en-US"/>
        </w:rPr>
        <w:t xml:space="preserve"> </w:t>
      </w:r>
      <w:proofErr w:type="spellStart"/>
      <w:proofErr w:type="gramStart"/>
      <w:r w:rsidRPr="00C60F56">
        <w:rPr>
          <w:rStyle w:val="hljs-title"/>
          <w:rFonts w:ascii="Source Code Pro" w:hAnsi="Source Code Pro"/>
          <w:b/>
          <w:bCs/>
          <w:color w:val="267438"/>
          <w:sz w:val="21"/>
          <w:szCs w:val="21"/>
          <w:shd w:val="clear" w:color="auto" w:fill="FAFAFA"/>
          <w:lang w:val="en-US"/>
        </w:rPr>
        <w:t>ModelAndView</w:t>
      </w:r>
      <w:proofErr w:type="spellEnd"/>
      <w:r w:rsidRPr="00C60F56">
        <w:rPr>
          <w:rStyle w:val="HTML"/>
          <w:rFonts w:ascii="Source Code Pro" w:hAnsi="Source Code Pro"/>
          <w:color w:val="000000"/>
          <w:sz w:val="21"/>
          <w:szCs w:val="21"/>
          <w:shd w:val="clear" w:color="auto" w:fill="FAFAFA"/>
          <w:lang w:val="en-US"/>
        </w:rPr>
        <w:t>(</w:t>
      </w:r>
      <w:proofErr w:type="gramEnd"/>
      <w:r w:rsidRPr="00C60F56">
        <w:rPr>
          <w:rStyle w:val="hljs-string"/>
          <w:rFonts w:ascii="Source Code Pro" w:hAnsi="Source Code Pro"/>
          <w:color w:val="4E9359"/>
          <w:sz w:val="21"/>
          <w:szCs w:val="21"/>
          <w:shd w:val="clear" w:color="auto" w:fill="FAFAFA"/>
          <w:lang w:val="en-US"/>
        </w:rPr>
        <w:t>"</w:t>
      </w:r>
      <w:proofErr w:type="spellStart"/>
      <w:r w:rsidRPr="00C60F56">
        <w:rPr>
          <w:rStyle w:val="hljs-string"/>
          <w:rFonts w:ascii="Source Code Pro" w:hAnsi="Source Code Pro"/>
          <w:color w:val="4E9359"/>
          <w:sz w:val="21"/>
          <w:szCs w:val="21"/>
          <w:shd w:val="clear" w:color="auto" w:fill="FAFAFA"/>
          <w:lang w:val="en-US"/>
        </w:rPr>
        <w:t>RedirectedUrl</w:t>
      </w:r>
      <w:proofErr w:type="spellEnd"/>
      <w:r w:rsidRPr="00C60F56">
        <w:rPr>
          <w:rStyle w:val="hljs-string"/>
          <w:rFonts w:ascii="Source Code Pro" w:hAnsi="Source Code Pro"/>
          <w:color w:val="4E9359"/>
          <w:sz w:val="21"/>
          <w:szCs w:val="21"/>
          <w:shd w:val="clear" w:color="auto" w:fill="FAFAFA"/>
          <w:lang w:val="en-US"/>
        </w:rPr>
        <w:t>"</w:t>
      </w:r>
      <w:r w:rsidRPr="00C60F56">
        <w:rPr>
          <w:rStyle w:val="HTML"/>
          <w:rFonts w:ascii="Source Code Pro" w:hAnsi="Source Code Pro"/>
          <w:color w:val="000000"/>
          <w:sz w:val="21"/>
          <w:szCs w:val="21"/>
          <w:shd w:val="clear" w:color="auto" w:fill="FAFAFA"/>
          <w:lang w:val="en-US"/>
        </w:rPr>
        <w:t>, model);</w:t>
      </w:r>
    </w:p>
    <w:p w14:paraId="61FF43BB"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TML"/>
          <w:rFonts w:ascii="Source Code Pro" w:hAnsi="Source Code Pro"/>
          <w:color w:val="000000"/>
          <w:sz w:val="21"/>
          <w:szCs w:val="21"/>
          <w:shd w:val="clear" w:color="auto" w:fill="FAFAFA"/>
          <w:lang w:val="en-US"/>
        </w:rPr>
        <w:t xml:space="preserve">    }</w:t>
      </w:r>
    </w:p>
    <w:p w14:paraId="18D63713"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TML"/>
          <w:rFonts w:ascii="Source Code Pro" w:hAnsi="Source Code Pro"/>
          <w:color w:val="000000"/>
          <w:sz w:val="21"/>
          <w:szCs w:val="21"/>
          <w:shd w:val="clear" w:color="auto" w:fill="FAFAFA"/>
          <w:lang w:val="en-US"/>
        </w:rPr>
        <w:t>}</w:t>
      </w:r>
    </w:p>
    <w:p w14:paraId="6D0B9B15" w14:textId="76DDC3E3" w:rsidR="00C60F56" w:rsidRDefault="00C60F56" w:rsidP="00C60F56">
      <w:pPr>
        <w:pStyle w:val="HTML0"/>
        <w:rPr>
          <w:sz w:val="24"/>
          <w:szCs w:val="24"/>
          <w:lang w:val="en-US"/>
        </w:rPr>
      </w:pPr>
    </w:p>
    <w:p w14:paraId="34B0CEDB" w14:textId="77777777" w:rsidR="00C60F56" w:rsidRPr="00C60F56" w:rsidRDefault="00C60F56" w:rsidP="00C60F56">
      <w:pPr>
        <w:pStyle w:val="HTML0"/>
        <w:rPr>
          <w:sz w:val="24"/>
          <w:szCs w:val="24"/>
          <w:lang w:val="en-US"/>
        </w:rPr>
      </w:pPr>
    </w:p>
    <w:p w14:paraId="5728D851" w14:textId="77777777" w:rsidR="00C60F56" w:rsidRPr="00C60F56" w:rsidRDefault="00C60F56" w:rsidP="00C60F56">
      <w:pPr>
        <w:pStyle w:val="2"/>
        <w:spacing w:before="504" w:beforeAutospacing="0" w:after="312" w:afterAutospacing="0"/>
        <w:rPr>
          <w:rFonts w:ascii="inherit" w:hAnsi="inherit"/>
          <w:color w:val="000000"/>
          <w:sz w:val="44"/>
          <w:szCs w:val="44"/>
          <w:lang w:val="en-US"/>
        </w:rPr>
      </w:pPr>
      <w:r w:rsidRPr="00C60F56">
        <w:rPr>
          <w:rStyle w:val="a4"/>
          <w:rFonts w:ascii="inherit" w:hAnsi="inherit"/>
          <w:b/>
          <w:bCs/>
          <w:color w:val="000000"/>
          <w:sz w:val="44"/>
          <w:szCs w:val="44"/>
          <w:lang w:val="en-US"/>
        </w:rPr>
        <w:t>8. Redirecting an HTTP POST Request</w:t>
      </w:r>
    </w:p>
    <w:p w14:paraId="54FF8526" w14:textId="77777777" w:rsidR="00C60F56" w:rsidRPr="00C60F56" w:rsidRDefault="00C60F56" w:rsidP="00C60F56">
      <w:pPr>
        <w:pStyle w:val="a3"/>
        <w:spacing w:before="0" w:beforeAutospacing="0" w:after="150" w:afterAutospacing="0"/>
        <w:rPr>
          <w:color w:val="000000"/>
          <w:lang w:val="en-US"/>
        </w:rPr>
      </w:pPr>
      <w:r w:rsidRPr="00C60F56">
        <w:rPr>
          <w:color w:val="000000"/>
          <w:lang w:val="en-US"/>
        </w:rPr>
        <w:t>For use cases like bank payments, we might need to redirect an HTTP POST request. Depending on the HTTP status code returned, POST request can be redirected to an HTTP GET or POST.</w:t>
      </w:r>
    </w:p>
    <w:p w14:paraId="69A3F658" w14:textId="77777777" w:rsidR="00C60F56" w:rsidRPr="00C60F56" w:rsidRDefault="00C60F56" w:rsidP="00C60F56">
      <w:pPr>
        <w:pStyle w:val="a3"/>
        <w:spacing w:before="0" w:beforeAutospacing="0" w:after="150" w:afterAutospacing="0"/>
        <w:rPr>
          <w:color w:val="000000"/>
          <w:lang w:val="en-US"/>
        </w:rPr>
      </w:pPr>
      <w:r w:rsidRPr="00C60F56">
        <w:rPr>
          <w:color w:val="000000"/>
          <w:lang w:val="en-US"/>
        </w:rPr>
        <w:t>As per HTTP 1.1 protocol </w:t>
      </w:r>
      <w:hyperlink r:id="rId69" w:history="1">
        <w:r w:rsidRPr="00C60F56">
          <w:rPr>
            <w:rStyle w:val="a5"/>
            <w:color w:val="267438"/>
            <w:lang w:val="en-US"/>
          </w:rPr>
          <w:t>reference</w:t>
        </w:r>
      </w:hyperlink>
      <w:r w:rsidRPr="00C60F56">
        <w:rPr>
          <w:color w:val="000000"/>
          <w:lang w:val="en-US"/>
        </w:rPr>
        <w:t>, status codes 301 (Moved Permanently) and 302 (Found) allow the request method to be changed from POST to GET. The specification also defines the corresponding 307 (Temporary Redirect) and 308 (Permanent Redirect) status codes that don't allow the request method to be changed from POST to GET.</w:t>
      </w:r>
    </w:p>
    <w:p w14:paraId="522E6B41" w14:textId="77777777" w:rsidR="00C60F56" w:rsidRPr="00C60F56" w:rsidRDefault="00C60F56" w:rsidP="00C60F56">
      <w:pPr>
        <w:pStyle w:val="a3"/>
        <w:spacing w:before="0" w:beforeAutospacing="0" w:after="150" w:afterAutospacing="0"/>
        <w:rPr>
          <w:color w:val="000000"/>
          <w:lang w:val="en-US"/>
        </w:rPr>
      </w:pPr>
      <w:r w:rsidRPr="00C60F56">
        <w:rPr>
          <w:color w:val="000000"/>
          <w:lang w:val="en-US"/>
        </w:rPr>
        <w:t>Let's look at the code for redirecting a post request to another post request:</w:t>
      </w:r>
    </w:p>
    <w:p w14:paraId="59D57BEC"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ljs-meta"/>
          <w:rFonts w:ascii="Source Code Pro" w:hAnsi="Source Code Pro"/>
          <w:color w:val="1F7199"/>
          <w:sz w:val="21"/>
          <w:szCs w:val="21"/>
          <w:shd w:val="clear" w:color="auto" w:fill="FAFAFA"/>
          <w:lang w:val="en-US"/>
        </w:rPr>
        <w:t>@PostMapping("/redirectPostToPost")</w:t>
      </w:r>
    </w:p>
    <w:p w14:paraId="6DFFE85F"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ljs-keyword"/>
          <w:rFonts w:ascii="Source Code Pro" w:hAnsi="Source Code Pro"/>
          <w:b/>
          <w:bCs/>
          <w:color w:val="63B175"/>
          <w:sz w:val="21"/>
          <w:szCs w:val="21"/>
          <w:shd w:val="clear" w:color="auto" w:fill="FAFAFA"/>
          <w:lang w:val="en-US"/>
        </w:rPr>
        <w:t>public</w:t>
      </w:r>
      <w:r w:rsidRPr="00C60F56">
        <w:rPr>
          <w:rStyle w:val="HTML"/>
          <w:rFonts w:ascii="Source Code Pro" w:hAnsi="Source Code Pro"/>
          <w:color w:val="000000"/>
          <w:sz w:val="21"/>
          <w:szCs w:val="21"/>
          <w:shd w:val="clear" w:color="auto" w:fill="FAFAFA"/>
          <w:lang w:val="en-US"/>
        </w:rPr>
        <w:t xml:space="preserve"> </w:t>
      </w:r>
      <w:proofErr w:type="spellStart"/>
      <w:r w:rsidRPr="00C60F56">
        <w:rPr>
          <w:rStyle w:val="HTML"/>
          <w:rFonts w:ascii="Source Code Pro" w:hAnsi="Source Code Pro"/>
          <w:color w:val="000000"/>
          <w:sz w:val="21"/>
          <w:szCs w:val="21"/>
          <w:shd w:val="clear" w:color="auto" w:fill="FAFAFA"/>
          <w:lang w:val="en-US"/>
        </w:rPr>
        <w:t>ModelAndView</w:t>
      </w:r>
      <w:proofErr w:type="spellEnd"/>
      <w:r w:rsidRPr="00C60F56">
        <w:rPr>
          <w:rStyle w:val="HTML"/>
          <w:rFonts w:ascii="Source Code Pro" w:hAnsi="Source Code Pro"/>
          <w:color w:val="000000"/>
          <w:sz w:val="21"/>
          <w:szCs w:val="21"/>
          <w:shd w:val="clear" w:color="auto" w:fill="FAFAFA"/>
          <w:lang w:val="en-US"/>
        </w:rPr>
        <w:t xml:space="preserve"> </w:t>
      </w:r>
      <w:proofErr w:type="spellStart"/>
      <w:proofErr w:type="gramStart"/>
      <w:r w:rsidRPr="00C60F56">
        <w:rPr>
          <w:rStyle w:val="hljs-title"/>
          <w:rFonts w:ascii="Source Code Pro" w:hAnsi="Source Code Pro"/>
          <w:b/>
          <w:bCs/>
          <w:color w:val="267438"/>
          <w:sz w:val="21"/>
          <w:szCs w:val="21"/>
          <w:shd w:val="clear" w:color="auto" w:fill="FAFAFA"/>
          <w:lang w:val="en-US"/>
        </w:rPr>
        <w:t>redirectPostToPost</w:t>
      </w:r>
      <w:proofErr w:type="spellEnd"/>
      <w:r w:rsidRPr="00C60F56">
        <w:rPr>
          <w:rStyle w:val="hljs-params"/>
          <w:rFonts w:ascii="Source Code Pro" w:hAnsi="Source Code Pro"/>
          <w:color w:val="000000"/>
          <w:sz w:val="21"/>
          <w:szCs w:val="21"/>
          <w:shd w:val="clear" w:color="auto" w:fill="FAFAFA"/>
          <w:lang w:val="en-US"/>
        </w:rPr>
        <w:t>(</w:t>
      </w:r>
      <w:proofErr w:type="spellStart"/>
      <w:proofErr w:type="gramEnd"/>
      <w:r w:rsidRPr="00C60F56">
        <w:rPr>
          <w:rStyle w:val="hljs-params"/>
          <w:rFonts w:ascii="Source Code Pro" w:hAnsi="Source Code Pro"/>
          <w:color w:val="000000"/>
          <w:sz w:val="21"/>
          <w:szCs w:val="21"/>
          <w:shd w:val="clear" w:color="auto" w:fill="FAFAFA"/>
          <w:lang w:val="en-US"/>
        </w:rPr>
        <w:t>HttpServletRequest</w:t>
      </w:r>
      <w:proofErr w:type="spellEnd"/>
      <w:r w:rsidRPr="00C60F56">
        <w:rPr>
          <w:rStyle w:val="hljs-params"/>
          <w:rFonts w:ascii="Source Code Pro" w:hAnsi="Source Code Pro"/>
          <w:color w:val="000000"/>
          <w:sz w:val="21"/>
          <w:szCs w:val="21"/>
          <w:shd w:val="clear" w:color="auto" w:fill="FAFAFA"/>
          <w:lang w:val="en-US"/>
        </w:rPr>
        <w:t xml:space="preserve"> request)</w:t>
      </w:r>
      <w:r w:rsidRPr="00C60F56">
        <w:rPr>
          <w:rStyle w:val="HTML"/>
          <w:rFonts w:ascii="Source Code Pro" w:hAnsi="Source Code Pro"/>
          <w:color w:val="000000"/>
          <w:sz w:val="21"/>
          <w:szCs w:val="21"/>
          <w:shd w:val="clear" w:color="auto" w:fill="FAFAFA"/>
          <w:lang w:val="en-US"/>
        </w:rPr>
        <w:t xml:space="preserve"> {</w:t>
      </w:r>
    </w:p>
    <w:p w14:paraId="0D8263F9"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TML"/>
          <w:rFonts w:ascii="Source Code Pro" w:hAnsi="Source Code Pro"/>
          <w:color w:val="000000"/>
          <w:sz w:val="21"/>
          <w:szCs w:val="21"/>
          <w:shd w:val="clear" w:color="auto" w:fill="FAFAFA"/>
          <w:lang w:val="en-US"/>
        </w:rPr>
        <w:t xml:space="preserve">    </w:t>
      </w:r>
      <w:proofErr w:type="spellStart"/>
      <w:proofErr w:type="gramStart"/>
      <w:r w:rsidRPr="00C60F56">
        <w:rPr>
          <w:rStyle w:val="HTML"/>
          <w:rFonts w:ascii="Source Code Pro" w:hAnsi="Source Code Pro"/>
          <w:color w:val="000000"/>
          <w:sz w:val="21"/>
          <w:szCs w:val="21"/>
          <w:shd w:val="clear" w:color="auto" w:fill="FAFAFA"/>
          <w:lang w:val="en-US"/>
        </w:rPr>
        <w:t>request.setAttribute</w:t>
      </w:r>
      <w:proofErr w:type="spellEnd"/>
      <w:proofErr w:type="gramEnd"/>
      <w:r w:rsidRPr="00C60F56">
        <w:rPr>
          <w:rStyle w:val="HTML"/>
          <w:rFonts w:ascii="Source Code Pro" w:hAnsi="Source Code Pro"/>
          <w:color w:val="000000"/>
          <w:sz w:val="21"/>
          <w:szCs w:val="21"/>
          <w:shd w:val="clear" w:color="auto" w:fill="FAFAFA"/>
          <w:lang w:val="en-US"/>
        </w:rPr>
        <w:t>(</w:t>
      </w:r>
    </w:p>
    <w:p w14:paraId="5E420AD1"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TML"/>
          <w:rFonts w:ascii="Source Code Pro" w:hAnsi="Source Code Pro"/>
          <w:color w:val="000000"/>
          <w:sz w:val="21"/>
          <w:szCs w:val="21"/>
          <w:shd w:val="clear" w:color="auto" w:fill="FAFAFA"/>
          <w:lang w:val="en-US"/>
        </w:rPr>
        <w:t xml:space="preserve">      </w:t>
      </w:r>
      <w:proofErr w:type="spellStart"/>
      <w:r w:rsidRPr="00C60F56">
        <w:rPr>
          <w:rStyle w:val="HTML"/>
          <w:rFonts w:ascii="Source Code Pro" w:hAnsi="Source Code Pro"/>
          <w:color w:val="000000"/>
          <w:sz w:val="21"/>
          <w:szCs w:val="21"/>
          <w:shd w:val="clear" w:color="auto" w:fill="FAFAFA"/>
          <w:lang w:val="en-US"/>
        </w:rPr>
        <w:t>View.RESPONSE_STATUS_ATTRIBUTE</w:t>
      </w:r>
      <w:proofErr w:type="spellEnd"/>
      <w:r w:rsidRPr="00C60F56">
        <w:rPr>
          <w:rStyle w:val="HTML"/>
          <w:rFonts w:ascii="Source Code Pro" w:hAnsi="Source Code Pro"/>
          <w:color w:val="000000"/>
          <w:sz w:val="21"/>
          <w:szCs w:val="21"/>
          <w:shd w:val="clear" w:color="auto" w:fill="FAFAFA"/>
          <w:lang w:val="en-US"/>
        </w:rPr>
        <w:t xml:space="preserve">, </w:t>
      </w:r>
      <w:proofErr w:type="spellStart"/>
      <w:r w:rsidRPr="00C60F56">
        <w:rPr>
          <w:rStyle w:val="HTML"/>
          <w:rFonts w:ascii="Source Code Pro" w:hAnsi="Source Code Pro"/>
          <w:color w:val="000000"/>
          <w:sz w:val="21"/>
          <w:szCs w:val="21"/>
          <w:shd w:val="clear" w:color="auto" w:fill="FAFAFA"/>
          <w:lang w:val="en-US"/>
        </w:rPr>
        <w:t>HttpStatus.TEMPORARY_REDIRECT</w:t>
      </w:r>
      <w:proofErr w:type="spellEnd"/>
      <w:r w:rsidRPr="00C60F56">
        <w:rPr>
          <w:rStyle w:val="HTML"/>
          <w:rFonts w:ascii="Source Code Pro" w:hAnsi="Source Code Pro"/>
          <w:color w:val="000000"/>
          <w:sz w:val="21"/>
          <w:szCs w:val="21"/>
          <w:shd w:val="clear" w:color="auto" w:fill="FAFAFA"/>
          <w:lang w:val="en-US"/>
        </w:rPr>
        <w:t>);</w:t>
      </w:r>
    </w:p>
    <w:p w14:paraId="26A5D915"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TML"/>
          <w:rFonts w:ascii="Source Code Pro" w:hAnsi="Source Code Pro"/>
          <w:color w:val="000000"/>
          <w:sz w:val="21"/>
          <w:szCs w:val="21"/>
          <w:shd w:val="clear" w:color="auto" w:fill="FAFAFA"/>
          <w:lang w:val="en-US"/>
        </w:rPr>
        <w:t xml:space="preserve">    </w:t>
      </w:r>
      <w:r w:rsidRPr="00C60F56">
        <w:rPr>
          <w:rStyle w:val="hljs-keyword"/>
          <w:rFonts w:ascii="Source Code Pro" w:hAnsi="Source Code Pro"/>
          <w:b/>
          <w:bCs/>
          <w:color w:val="63B175"/>
          <w:sz w:val="21"/>
          <w:szCs w:val="21"/>
          <w:shd w:val="clear" w:color="auto" w:fill="FAFAFA"/>
          <w:lang w:val="en-US"/>
        </w:rPr>
        <w:t>return</w:t>
      </w:r>
      <w:r w:rsidRPr="00C60F56">
        <w:rPr>
          <w:rStyle w:val="HTML"/>
          <w:rFonts w:ascii="Source Code Pro" w:hAnsi="Source Code Pro"/>
          <w:color w:val="000000"/>
          <w:sz w:val="21"/>
          <w:szCs w:val="21"/>
          <w:shd w:val="clear" w:color="auto" w:fill="FAFAFA"/>
          <w:lang w:val="en-US"/>
        </w:rPr>
        <w:t xml:space="preserve"> </w:t>
      </w:r>
      <w:r w:rsidRPr="00C60F56">
        <w:rPr>
          <w:rStyle w:val="hljs-keyword"/>
          <w:rFonts w:ascii="Source Code Pro" w:hAnsi="Source Code Pro"/>
          <w:b/>
          <w:bCs/>
          <w:color w:val="63B175"/>
          <w:sz w:val="21"/>
          <w:szCs w:val="21"/>
          <w:shd w:val="clear" w:color="auto" w:fill="FAFAFA"/>
          <w:lang w:val="en-US"/>
        </w:rPr>
        <w:t>new</w:t>
      </w:r>
      <w:r w:rsidRPr="00C60F56">
        <w:rPr>
          <w:rStyle w:val="HTML"/>
          <w:rFonts w:ascii="Source Code Pro" w:hAnsi="Source Code Pro"/>
          <w:color w:val="000000"/>
          <w:sz w:val="21"/>
          <w:szCs w:val="21"/>
          <w:shd w:val="clear" w:color="auto" w:fill="FAFAFA"/>
          <w:lang w:val="en-US"/>
        </w:rPr>
        <w:t xml:space="preserve"> </w:t>
      </w:r>
      <w:proofErr w:type="spellStart"/>
      <w:r w:rsidRPr="00C60F56">
        <w:rPr>
          <w:rStyle w:val="hljs-title"/>
          <w:rFonts w:ascii="Source Code Pro" w:hAnsi="Source Code Pro"/>
          <w:b/>
          <w:bCs/>
          <w:color w:val="267438"/>
          <w:sz w:val="21"/>
          <w:szCs w:val="21"/>
          <w:shd w:val="clear" w:color="auto" w:fill="FAFAFA"/>
          <w:lang w:val="en-US"/>
        </w:rPr>
        <w:t>ModelAndView</w:t>
      </w:r>
      <w:proofErr w:type="spellEnd"/>
      <w:r w:rsidRPr="00C60F56">
        <w:rPr>
          <w:rStyle w:val="HTML"/>
          <w:rFonts w:ascii="Source Code Pro" w:hAnsi="Source Code Pro"/>
          <w:color w:val="000000"/>
          <w:sz w:val="21"/>
          <w:szCs w:val="21"/>
          <w:shd w:val="clear" w:color="auto" w:fill="FAFAFA"/>
          <w:lang w:val="en-US"/>
        </w:rPr>
        <w:t>(</w:t>
      </w:r>
      <w:r w:rsidRPr="00C60F56">
        <w:rPr>
          <w:rStyle w:val="hljs-string"/>
          <w:rFonts w:ascii="Source Code Pro" w:hAnsi="Source Code Pro"/>
          <w:color w:val="4E9359"/>
          <w:sz w:val="21"/>
          <w:szCs w:val="21"/>
          <w:shd w:val="clear" w:color="auto" w:fill="FAFAFA"/>
          <w:lang w:val="en-US"/>
        </w:rPr>
        <w:t>"redirect:/</w:t>
      </w:r>
      <w:proofErr w:type="spellStart"/>
      <w:r w:rsidRPr="00C60F56">
        <w:rPr>
          <w:rStyle w:val="hljs-string"/>
          <w:rFonts w:ascii="Source Code Pro" w:hAnsi="Source Code Pro"/>
          <w:color w:val="4E9359"/>
          <w:sz w:val="21"/>
          <w:szCs w:val="21"/>
          <w:shd w:val="clear" w:color="auto" w:fill="FAFAFA"/>
          <w:lang w:val="en-US"/>
        </w:rPr>
        <w:t>redirectedPostToPost</w:t>
      </w:r>
      <w:proofErr w:type="spellEnd"/>
      <w:r w:rsidRPr="00C60F56">
        <w:rPr>
          <w:rStyle w:val="hljs-string"/>
          <w:rFonts w:ascii="Source Code Pro" w:hAnsi="Source Code Pro"/>
          <w:color w:val="4E9359"/>
          <w:sz w:val="21"/>
          <w:szCs w:val="21"/>
          <w:shd w:val="clear" w:color="auto" w:fill="FAFAFA"/>
          <w:lang w:val="en-US"/>
        </w:rPr>
        <w:t>"</w:t>
      </w:r>
      <w:r w:rsidRPr="00C60F56">
        <w:rPr>
          <w:rStyle w:val="HTML"/>
          <w:rFonts w:ascii="Source Code Pro" w:hAnsi="Source Code Pro"/>
          <w:color w:val="000000"/>
          <w:sz w:val="21"/>
          <w:szCs w:val="21"/>
          <w:shd w:val="clear" w:color="auto" w:fill="FAFAFA"/>
          <w:lang w:val="en-US"/>
        </w:rPr>
        <w:t>);</w:t>
      </w:r>
    </w:p>
    <w:p w14:paraId="4385B659" w14:textId="77777777" w:rsidR="00C60F56" w:rsidRPr="00C60F56" w:rsidRDefault="00C60F56" w:rsidP="00C60F56">
      <w:pPr>
        <w:pStyle w:val="HTML0"/>
        <w:rPr>
          <w:sz w:val="24"/>
          <w:szCs w:val="24"/>
          <w:lang w:val="en-US"/>
        </w:rPr>
      </w:pPr>
      <w:proofErr w:type="gramStart"/>
      <w:r w:rsidRPr="00C60F56">
        <w:rPr>
          <w:rStyle w:val="HTML"/>
          <w:rFonts w:ascii="Source Code Pro" w:hAnsi="Source Code Pro"/>
          <w:color w:val="000000"/>
          <w:sz w:val="21"/>
          <w:szCs w:val="21"/>
          <w:shd w:val="clear" w:color="auto" w:fill="FAFAFA"/>
          <w:lang w:val="en-US"/>
        </w:rPr>
        <w:t>}</w:t>
      </w:r>
      <w:r w:rsidRPr="00C60F56">
        <w:rPr>
          <w:sz w:val="24"/>
          <w:szCs w:val="24"/>
          <w:lang w:val="en-US"/>
        </w:rPr>
        <w:t>Copy</w:t>
      </w:r>
      <w:proofErr w:type="gramEnd"/>
    </w:p>
    <w:p w14:paraId="7BB14540"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ljs-meta"/>
          <w:rFonts w:ascii="Source Code Pro" w:hAnsi="Source Code Pro"/>
          <w:color w:val="1F7199"/>
          <w:sz w:val="21"/>
          <w:szCs w:val="21"/>
          <w:shd w:val="clear" w:color="auto" w:fill="FAFAFA"/>
          <w:lang w:val="en-US"/>
        </w:rPr>
        <w:t>@PostMapping("/redirectedPostToPost")</w:t>
      </w:r>
    </w:p>
    <w:p w14:paraId="5ABAAF0B"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ljs-keyword"/>
          <w:rFonts w:ascii="Source Code Pro" w:hAnsi="Source Code Pro"/>
          <w:b/>
          <w:bCs/>
          <w:color w:val="63B175"/>
          <w:sz w:val="21"/>
          <w:szCs w:val="21"/>
          <w:shd w:val="clear" w:color="auto" w:fill="FAFAFA"/>
          <w:lang w:val="en-US"/>
        </w:rPr>
        <w:t>public</w:t>
      </w:r>
      <w:r w:rsidRPr="00C60F56">
        <w:rPr>
          <w:rStyle w:val="HTML"/>
          <w:rFonts w:ascii="Source Code Pro" w:hAnsi="Source Code Pro"/>
          <w:color w:val="000000"/>
          <w:sz w:val="21"/>
          <w:szCs w:val="21"/>
          <w:shd w:val="clear" w:color="auto" w:fill="FAFAFA"/>
          <w:lang w:val="en-US"/>
        </w:rPr>
        <w:t xml:space="preserve"> </w:t>
      </w:r>
      <w:proofErr w:type="spellStart"/>
      <w:r w:rsidRPr="00C60F56">
        <w:rPr>
          <w:rStyle w:val="HTML"/>
          <w:rFonts w:ascii="Source Code Pro" w:hAnsi="Source Code Pro"/>
          <w:color w:val="000000"/>
          <w:sz w:val="21"/>
          <w:szCs w:val="21"/>
          <w:shd w:val="clear" w:color="auto" w:fill="FAFAFA"/>
          <w:lang w:val="en-US"/>
        </w:rPr>
        <w:t>ModelAndView</w:t>
      </w:r>
      <w:proofErr w:type="spellEnd"/>
      <w:r w:rsidRPr="00C60F56">
        <w:rPr>
          <w:rStyle w:val="HTML"/>
          <w:rFonts w:ascii="Source Code Pro" w:hAnsi="Source Code Pro"/>
          <w:color w:val="000000"/>
          <w:sz w:val="21"/>
          <w:szCs w:val="21"/>
          <w:shd w:val="clear" w:color="auto" w:fill="FAFAFA"/>
          <w:lang w:val="en-US"/>
        </w:rPr>
        <w:t xml:space="preserve"> </w:t>
      </w:r>
      <w:proofErr w:type="spellStart"/>
      <w:proofErr w:type="gramStart"/>
      <w:r w:rsidRPr="00C60F56">
        <w:rPr>
          <w:rStyle w:val="hljs-title"/>
          <w:rFonts w:ascii="Source Code Pro" w:hAnsi="Source Code Pro"/>
          <w:b/>
          <w:bCs/>
          <w:color w:val="267438"/>
          <w:sz w:val="21"/>
          <w:szCs w:val="21"/>
          <w:shd w:val="clear" w:color="auto" w:fill="FAFAFA"/>
          <w:lang w:val="en-US"/>
        </w:rPr>
        <w:t>redirectedPostToPost</w:t>
      </w:r>
      <w:proofErr w:type="spellEnd"/>
      <w:r w:rsidRPr="00C60F56">
        <w:rPr>
          <w:rStyle w:val="hljs-params"/>
          <w:rFonts w:ascii="Source Code Pro" w:hAnsi="Source Code Pro"/>
          <w:color w:val="000000"/>
          <w:sz w:val="21"/>
          <w:szCs w:val="21"/>
          <w:shd w:val="clear" w:color="auto" w:fill="FAFAFA"/>
          <w:lang w:val="en-US"/>
        </w:rPr>
        <w:t>(</w:t>
      </w:r>
      <w:proofErr w:type="gramEnd"/>
      <w:r w:rsidRPr="00C60F56">
        <w:rPr>
          <w:rStyle w:val="hljs-params"/>
          <w:rFonts w:ascii="Source Code Pro" w:hAnsi="Source Code Pro"/>
          <w:color w:val="000000"/>
          <w:sz w:val="21"/>
          <w:szCs w:val="21"/>
          <w:shd w:val="clear" w:color="auto" w:fill="FAFAFA"/>
          <w:lang w:val="en-US"/>
        </w:rPr>
        <w:t>)</w:t>
      </w:r>
      <w:r w:rsidRPr="00C60F56">
        <w:rPr>
          <w:rStyle w:val="HTML"/>
          <w:rFonts w:ascii="Source Code Pro" w:hAnsi="Source Code Pro"/>
          <w:color w:val="000000"/>
          <w:sz w:val="21"/>
          <w:szCs w:val="21"/>
          <w:shd w:val="clear" w:color="auto" w:fill="FAFAFA"/>
          <w:lang w:val="en-US"/>
        </w:rPr>
        <w:t xml:space="preserve"> {</w:t>
      </w:r>
    </w:p>
    <w:p w14:paraId="46DA3082"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TML"/>
          <w:rFonts w:ascii="Source Code Pro" w:hAnsi="Source Code Pro"/>
          <w:color w:val="000000"/>
          <w:sz w:val="21"/>
          <w:szCs w:val="21"/>
          <w:shd w:val="clear" w:color="auto" w:fill="FAFAFA"/>
          <w:lang w:val="en-US"/>
        </w:rPr>
        <w:t xml:space="preserve">    </w:t>
      </w:r>
      <w:r w:rsidRPr="00C60F56">
        <w:rPr>
          <w:rStyle w:val="hljs-keyword"/>
          <w:rFonts w:ascii="Source Code Pro" w:hAnsi="Source Code Pro"/>
          <w:b/>
          <w:bCs/>
          <w:color w:val="63B175"/>
          <w:sz w:val="21"/>
          <w:szCs w:val="21"/>
          <w:shd w:val="clear" w:color="auto" w:fill="FAFAFA"/>
          <w:lang w:val="en-US"/>
        </w:rPr>
        <w:t>return</w:t>
      </w:r>
      <w:r w:rsidRPr="00C60F56">
        <w:rPr>
          <w:rStyle w:val="HTML"/>
          <w:rFonts w:ascii="Source Code Pro" w:hAnsi="Source Code Pro"/>
          <w:color w:val="000000"/>
          <w:sz w:val="21"/>
          <w:szCs w:val="21"/>
          <w:shd w:val="clear" w:color="auto" w:fill="FAFAFA"/>
          <w:lang w:val="en-US"/>
        </w:rPr>
        <w:t xml:space="preserve"> </w:t>
      </w:r>
      <w:r w:rsidRPr="00C60F56">
        <w:rPr>
          <w:rStyle w:val="hljs-keyword"/>
          <w:rFonts w:ascii="Source Code Pro" w:hAnsi="Source Code Pro"/>
          <w:b/>
          <w:bCs/>
          <w:color w:val="63B175"/>
          <w:sz w:val="21"/>
          <w:szCs w:val="21"/>
          <w:shd w:val="clear" w:color="auto" w:fill="FAFAFA"/>
          <w:lang w:val="en-US"/>
        </w:rPr>
        <w:t>new</w:t>
      </w:r>
      <w:r w:rsidRPr="00C60F56">
        <w:rPr>
          <w:rStyle w:val="HTML"/>
          <w:rFonts w:ascii="Source Code Pro" w:hAnsi="Source Code Pro"/>
          <w:color w:val="000000"/>
          <w:sz w:val="21"/>
          <w:szCs w:val="21"/>
          <w:shd w:val="clear" w:color="auto" w:fill="FAFAFA"/>
          <w:lang w:val="en-US"/>
        </w:rPr>
        <w:t xml:space="preserve"> </w:t>
      </w:r>
      <w:proofErr w:type="spellStart"/>
      <w:r w:rsidRPr="00C60F56">
        <w:rPr>
          <w:rStyle w:val="hljs-title"/>
          <w:rFonts w:ascii="Source Code Pro" w:hAnsi="Source Code Pro"/>
          <w:b/>
          <w:bCs/>
          <w:color w:val="267438"/>
          <w:sz w:val="21"/>
          <w:szCs w:val="21"/>
          <w:shd w:val="clear" w:color="auto" w:fill="FAFAFA"/>
          <w:lang w:val="en-US"/>
        </w:rPr>
        <w:t>ModelAndView</w:t>
      </w:r>
      <w:proofErr w:type="spellEnd"/>
      <w:r w:rsidRPr="00C60F56">
        <w:rPr>
          <w:rStyle w:val="HTML"/>
          <w:rFonts w:ascii="Source Code Pro" w:hAnsi="Source Code Pro"/>
          <w:color w:val="000000"/>
          <w:sz w:val="21"/>
          <w:szCs w:val="21"/>
          <w:shd w:val="clear" w:color="auto" w:fill="FAFAFA"/>
          <w:lang w:val="en-US"/>
        </w:rPr>
        <w:t>(</w:t>
      </w:r>
      <w:r w:rsidRPr="00C60F56">
        <w:rPr>
          <w:rStyle w:val="hljs-string"/>
          <w:rFonts w:ascii="Source Code Pro" w:hAnsi="Source Code Pro"/>
          <w:color w:val="4E9359"/>
          <w:sz w:val="21"/>
          <w:szCs w:val="21"/>
          <w:shd w:val="clear" w:color="auto" w:fill="FAFAFA"/>
          <w:lang w:val="en-US"/>
        </w:rPr>
        <w:t>"redirection"</w:t>
      </w:r>
      <w:r w:rsidRPr="00C60F56">
        <w:rPr>
          <w:rStyle w:val="HTML"/>
          <w:rFonts w:ascii="Source Code Pro" w:hAnsi="Source Code Pro"/>
          <w:color w:val="000000"/>
          <w:sz w:val="21"/>
          <w:szCs w:val="21"/>
          <w:shd w:val="clear" w:color="auto" w:fill="FAFAFA"/>
          <w:lang w:val="en-US"/>
        </w:rPr>
        <w:t>);</w:t>
      </w:r>
    </w:p>
    <w:p w14:paraId="073DDA81" w14:textId="28CF395A" w:rsidR="00C60F56" w:rsidRPr="00C60F56" w:rsidRDefault="00C60F56" w:rsidP="00266284">
      <w:pPr>
        <w:pStyle w:val="HTML0"/>
        <w:rPr>
          <w:sz w:val="24"/>
          <w:szCs w:val="24"/>
          <w:lang w:val="en-US"/>
        </w:rPr>
      </w:pPr>
      <w:r w:rsidRPr="00C60F56">
        <w:rPr>
          <w:rStyle w:val="HTML"/>
          <w:rFonts w:ascii="Source Code Pro" w:hAnsi="Source Code Pro"/>
          <w:color w:val="000000"/>
          <w:sz w:val="21"/>
          <w:szCs w:val="21"/>
          <w:shd w:val="clear" w:color="auto" w:fill="FAFAFA"/>
          <w:lang w:val="en-US"/>
        </w:rPr>
        <w:t>}</w:t>
      </w:r>
    </w:p>
    <w:p w14:paraId="6AF42941" w14:textId="77777777" w:rsidR="00C60F56" w:rsidRPr="00C60F56" w:rsidRDefault="00C60F56" w:rsidP="00C60F56">
      <w:pPr>
        <w:pStyle w:val="2"/>
        <w:spacing w:before="504" w:beforeAutospacing="0" w:after="312" w:afterAutospacing="0"/>
        <w:rPr>
          <w:rFonts w:ascii="inherit" w:hAnsi="inherit"/>
          <w:color w:val="000000"/>
          <w:sz w:val="44"/>
          <w:szCs w:val="44"/>
          <w:lang w:val="en-US"/>
        </w:rPr>
      </w:pPr>
      <w:r w:rsidRPr="00C60F56">
        <w:rPr>
          <w:rFonts w:ascii="inherit" w:hAnsi="inherit"/>
          <w:color w:val="000000"/>
          <w:sz w:val="44"/>
          <w:szCs w:val="44"/>
          <w:lang w:val="en-US"/>
        </w:rPr>
        <w:t xml:space="preserve">9. Forward </w:t>
      </w:r>
      <w:proofErr w:type="gramStart"/>
      <w:r w:rsidRPr="00C60F56">
        <w:rPr>
          <w:rFonts w:ascii="inherit" w:hAnsi="inherit"/>
          <w:color w:val="000000"/>
          <w:sz w:val="44"/>
          <w:szCs w:val="44"/>
          <w:lang w:val="en-US"/>
        </w:rPr>
        <w:t>With</w:t>
      </w:r>
      <w:proofErr w:type="gramEnd"/>
      <w:r w:rsidRPr="00C60F56">
        <w:rPr>
          <w:rFonts w:ascii="inherit" w:hAnsi="inherit"/>
          <w:color w:val="000000"/>
          <w:sz w:val="44"/>
          <w:szCs w:val="44"/>
          <w:lang w:val="en-US"/>
        </w:rPr>
        <w:t xml:space="preserve"> Parameters</w:t>
      </w:r>
    </w:p>
    <w:p w14:paraId="33DF8AC4" w14:textId="77777777" w:rsidR="00C60F56" w:rsidRPr="00C60F56" w:rsidRDefault="00C60F56" w:rsidP="00C60F56">
      <w:pPr>
        <w:pStyle w:val="a3"/>
        <w:spacing w:before="0" w:beforeAutospacing="0" w:after="150" w:afterAutospacing="0"/>
        <w:rPr>
          <w:color w:val="000000"/>
          <w:lang w:val="en-US"/>
        </w:rPr>
      </w:pPr>
      <w:r w:rsidRPr="00C60F56">
        <w:rPr>
          <w:color w:val="000000"/>
          <w:lang w:val="en-US"/>
        </w:rPr>
        <w:t>Now let's consider a scenario where we would want to send some parameters across to another </w:t>
      </w:r>
      <w:proofErr w:type="spellStart"/>
      <w:r w:rsidRPr="00C60F56">
        <w:rPr>
          <w:rStyle w:val="a6"/>
          <w:color w:val="000000"/>
          <w:lang w:val="en-US"/>
        </w:rPr>
        <w:t>RequestMapping</w:t>
      </w:r>
      <w:proofErr w:type="spellEnd"/>
      <w:r w:rsidRPr="00C60F56">
        <w:rPr>
          <w:color w:val="000000"/>
          <w:lang w:val="en-US"/>
        </w:rPr>
        <w:t> with a </w:t>
      </w:r>
      <w:r w:rsidRPr="00C60F56">
        <w:rPr>
          <w:rStyle w:val="a6"/>
          <w:color w:val="000000"/>
          <w:lang w:val="en-US"/>
        </w:rPr>
        <w:t>forward</w:t>
      </w:r>
      <w:r w:rsidRPr="00C60F56">
        <w:rPr>
          <w:color w:val="000000"/>
          <w:lang w:val="en-US"/>
        </w:rPr>
        <w:t> prefix.</w:t>
      </w:r>
    </w:p>
    <w:p w14:paraId="21DB4743" w14:textId="77777777" w:rsidR="00C60F56" w:rsidRPr="00C60F56" w:rsidRDefault="00C60F56" w:rsidP="00C60F56">
      <w:pPr>
        <w:pStyle w:val="a3"/>
        <w:spacing w:before="0" w:beforeAutospacing="0" w:after="150" w:afterAutospacing="0"/>
        <w:rPr>
          <w:color w:val="000000"/>
          <w:lang w:val="en-US"/>
        </w:rPr>
      </w:pPr>
      <w:r w:rsidRPr="00C60F56">
        <w:rPr>
          <w:color w:val="000000"/>
          <w:lang w:val="en-US"/>
        </w:rPr>
        <w:t>In that case, </w:t>
      </w:r>
      <w:r w:rsidRPr="00C60F56">
        <w:rPr>
          <w:rStyle w:val="a4"/>
          <w:color w:val="000000"/>
          <w:lang w:val="en-US"/>
        </w:rPr>
        <w:t>we can use an </w:t>
      </w:r>
      <w:proofErr w:type="spellStart"/>
      <w:r w:rsidRPr="00C60F56">
        <w:rPr>
          <w:rStyle w:val="a6"/>
          <w:b/>
          <w:bCs/>
          <w:color w:val="000000"/>
          <w:lang w:val="en-US"/>
        </w:rPr>
        <w:t>HttpServletRequest</w:t>
      </w:r>
      <w:proofErr w:type="spellEnd"/>
      <w:r w:rsidRPr="00C60F56">
        <w:rPr>
          <w:rStyle w:val="a4"/>
          <w:color w:val="000000"/>
          <w:lang w:val="en-US"/>
        </w:rPr>
        <w:t> to pass in parameters between calls.</w:t>
      </w:r>
    </w:p>
    <w:p w14:paraId="7449A8CF" w14:textId="77777777" w:rsidR="00C60F56" w:rsidRPr="00C60F56" w:rsidRDefault="00C60F56" w:rsidP="00C60F56">
      <w:pPr>
        <w:pStyle w:val="a3"/>
        <w:spacing w:before="0" w:beforeAutospacing="0" w:after="150" w:afterAutospacing="0"/>
        <w:rPr>
          <w:color w:val="000000"/>
          <w:lang w:val="en-US"/>
        </w:rPr>
      </w:pPr>
      <w:r w:rsidRPr="00C60F56">
        <w:rPr>
          <w:color w:val="000000"/>
          <w:lang w:val="en-US"/>
        </w:rPr>
        <w:t>Here's a method </w:t>
      </w:r>
      <w:proofErr w:type="spellStart"/>
      <w:r w:rsidRPr="00C60F56">
        <w:rPr>
          <w:rStyle w:val="a6"/>
          <w:color w:val="000000"/>
          <w:lang w:val="en-US"/>
        </w:rPr>
        <w:t>forwardWithParams</w:t>
      </w:r>
      <w:proofErr w:type="spellEnd"/>
      <w:r w:rsidRPr="00C60F56">
        <w:rPr>
          <w:color w:val="000000"/>
          <w:lang w:val="en-US"/>
        </w:rPr>
        <w:t> that needs to send </w:t>
      </w:r>
      <w:r w:rsidRPr="00C60F56">
        <w:rPr>
          <w:rStyle w:val="a6"/>
          <w:color w:val="000000"/>
          <w:lang w:val="en-US"/>
        </w:rPr>
        <w:t>param1</w:t>
      </w:r>
      <w:r w:rsidRPr="00C60F56">
        <w:rPr>
          <w:color w:val="000000"/>
          <w:lang w:val="en-US"/>
        </w:rPr>
        <w:t> and </w:t>
      </w:r>
      <w:r w:rsidRPr="00C60F56">
        <w:rPr>
          <w:rStyle w:val="a6"/>
          <w:color w:val="000000"/>
          <w:lang w:val="en-US"/>
        </w:rPr>
        <w:t>param2</w:t>
      </w:r>
      <w:r w:rsidRPr="00C60F56">
        <w:rPr>
          <w:color w:val="000000"/>
          <w:lang w:val="en-US"/>
        </w:rPr>
        <w:t> to another mapping </w:t>
      </w:r>
      <w:proofErr w:type="spellStart"/>
      <w:r w:rsidRPr="00C60F56">
        <w:rPr>
          <w:rStyle w:val="a6"/>
          <w:color w:val="000000"/>
          <w:lang w:val="en-US"/>
        </w:rPr>
        <w:t>forwardedWithParams</w:t>
      </w:r>
      <w:proofErr w:type="spellEnd"/>
      <w:r w:rsidRPr="00C60F56">
        <w:rPr>
          <w:color w:val="000000"/>
          <w:lang w:val="en-US"/>
        </w:rPr>
        <w:t>:</w:t>
      </w:r>
    </w:p>
    <w:p w14:paraId="48DDF460"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ljs-meta"/>
          <w:rFonts w:ascii="Source Code Pro" w:hAnsi="Source Code Pro"/>
          <w:color w:val="1F7199"/>
          <w:sz w:val="21"/>
          <w:szCs w:val="21"/>
          <w:shd w:val="clear" w:color="auto" w:fill="FAFAFA"/>
          <w:lang w:val="en-US"/>
        </w:rPr>
        <w:t>@</w:t>
      </w:r>
      <w:proofErr w:type="gramStart"/>
      <w:r w:rsidRPr="00C60F56">
        <w:rPr>
          <w:rStyle w:val="hljs-meta"/>
          <w:rFonts w:ascii="Source Code Pro" w:hAnsi="Source Code Pro"/>
          <w:color w:val="1F7199"/>
          <w:sz w:val="21"/>
          <w:szCs w:val="21"/>
          <w:shd w:val="clear" w:color="auto" w:fill="FAFAFA"/>
          <w:lang w:val="en-US"/>
        </w:rPr>
        <w:t>RequestMapping(</w:t>
      </w:r>
      <w:proofErr w:type="gramEnd"/>
      <w:r w:rsidRPr="00C60F56">
        <w:rPr>
          <w:rStyle w:val="hljs-meta"/>
          <w:rFonts w:ascii="Source Code Pro" w:hAnsi="Source Code Pro"/>
          <w:color w:val="1F7199"/>
          <w:sz w:val="21"/>
          <w:szCs w:val="21"/>
          <w:shd w:val="clear" w:color="auto" w:fill="FAFAFA"/>
          <w:lang w:val="en-US"/>
        </w:rPr>
        <w:t xml:space="preserve">value="/forwardWithParams", method = </w:t>
      </w:r>
      <w:proofErr w:type="spellStart"/>
      <w:r w:rsidRPr="00C60F56">
        <w:rPr>
          <w:rStyle w:val="hljs-meta"/>
          <w:rFonts w:ascii="Source Code Pro" w:hAnsi="Source Code Pro"/>
          <w:color w:val="1F7199"/>
          <w:sz w:val="21"/>
          <w:szCs w:val="21"/>
          <w:shd w:val="clear" w:color="auto" w:fill="FAFAFA"/>
          <w:lang w:val="en-US"/>
        </w:rPr>
        <w:t>RequestMethod.GET</w:t>
      </w:r>
      <w:proofErr w:type="spellEnd"/>
      <w:r w:rsidRPr="00C60F56">
        <w:rPr>
          <w:rStyle w:val="hljs-meta"/>
          <w:rFonts w:ascii="Source Code Pro" w:hAnsi="Source Code Pro"/>
          <w:color w:val="1F7199"/>
          <w:sz w:val="21"/>
          <w:szCs w:val="21"/>
          <w:shd w:val="clear" w:color="auto" w:fill="FAFAFA"/>
          <w:lang w:val="en-US"/>
        </w:rPr>
        <w:t>)</w:t>
      </w:r>
    </w:p>
    <w:p w14:paraId="05F4E55D"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ljs-keyword"/>
          <w:rFonts w:ascii="Source Code Pro" w:hAnsi="Source Code Pro"/>
          <w:b/>
          <w:bCs/>
          <w:color w:val="63B175"/>
          <w:sz w:val="21"/>
          <w:szCs w:val="21"/>
          <w:shd w:val="clear" w:color="auto" w:fill="FAFAFA"/>
          <w:lang w:val="en-US"/>
        </w:rPr>
        <w:t>public</w:t>
      </w:r>
      <w:r w:rsidRPr="00C60F56">
        <w:rPr>
          <w:rStyle w:val="HTML"/>
          <w:rFonts w:ascii="Source Code Pro" w:hAnsi="Source Code Pro"/>
          <w:color w:val="000000"/>
          <w:sz w:val="21"/>
          <w:szCs w:val="21"/>
          <w:shd w:val="clear" w:color="auto" w:fill="FAFAFA"/>
          <w:lang w:val="en-US"/>
        </w:rPr>
        <w:t xml:space="preserve"> </w:t>
      </w:r>
      <w:proofErr w:type="spellStart"/>
      <w:r w:rsidRPr="00C60F56">
        <w:rPr>
          <w:rStyle w:val="HTML"/>
          <w:rFonts w:ascii="Source Code Pro" w:hAnsi="Source Code Pro"/>
          <w:color w:val="000000"/>
          <w:sz w:val="21"/>
          <w:szCs w:val="21"/>
          <w:shd w:val="clear" w:color="auto" w:fill="FAFAFA"/>
          <w:lang w:val="en-US"/>
        </w:rPr>
        <w:t>ModelAndView</w:t>
      </w:r>
      <w:proofErr w:type="spellEnd"/>
      <w:r w:rsidRPr="00C60F56">
        <w:rPr>
          <w:rStyle w:val="HTML"/>
          <w:rFonts w:ascii="Source Code Pro" w:hAnsi="Source Code Pro"/>
          <w:color w:val="000000"/>
          <w:sz w:val="21"/>
          <w:szCs w:val="21"/>
          <w:shd w:val="clear" w:color="auto" w:fill="FAFAFA"/>
          <w:lang w:val="en-US"/>
        </w:rPr>
        <w:t xml:space="preserve"> </w:t>
      </w:r>
      <w:proofErr w:type="spellStart"/>
      <w:proofErr w:type="gramStart"/>
      <w:r w:rsidRPr="00C60F56">
        <w:rPr>
          <w:rStyle w:val="hljs-title"/>
          <w:rFonts w:ascii="Source Code Pro" w:hAnsi="Source Code Pro"/>
          <w:b/>
          <w:bCs/>
          <w:color w:val="267438"/>
          <w:sz w:val="21"/>
          <w:szCs w:val="21"/>
          <w:shd w:val="clear" w:color="auto" w:fill="FAFAFA"/>
          <w:lang w:val="en-US"/>
        </w:rPr>
        <w:t>forwardWithParams</w:t>
      </w:r>
      <w:proofErr w:type="spellEnd"/>
      <w:r w:rsidRPr="00C60F56">
        <w:rPr>
          <w:rStyle w:val="hljs-params"/>
          <w:rFonts w:ascii="Source Code Pro" w:hAnsi="Source Code Pro"/>
          <w:color w:val="000000"/>
          <w:sz w:val="21"/>
          <w:szCs w:val="21"/>
          <w:shd w:val="clear" w:color="auto" w:fill="FAFAFA"/>
          <w:lang w:val="en-US"/>
        </w:rPr>
        <w:t>(</w:t>
      </w:r>
      <w:proofErr w:type="spellStart"/>
      <w:proofErr w:type="gramEnd"/>
      <w:r w:rsidRPr="00C60F56">
        <w:rPr>
          <w:rStyle w:val="hljs-params"/>
          <w:rFonts w:ascii="Source Code Pro" w:hAnsi="Source Code Pro"/>
          <w:color w:val="000000"/>
          <w:sz w:val="21"/>
          <w:szCs w:val="21"/>
          <w:shd w:val="clear" w:color="auto" w:fill="FAFAFA"/>
          <w:lang w:val="en-US"/>
        </w:rPr>
        <w:t>HttpServletRequest</w:t>
      </w:r>
      <w:proofErr w:type="spellEnd"/>
      <w:r w:rsidRPr="00C60F56">
        <w:rPr>
          <w:rStyle w:val="hljs-params"/>
          <w:rFonts w:ascii="Source Code Pro" w:hAnsi="Source Code Pro"/>
          <w:color w:val="000000"/>
          <w:sz w:val="21"/>
          <w:szCs w:val="21"/>
          <w:shd w:val="clear" w:color="auto" w:fill="FAFAFA"/>
          <w:lang w:val="en-US"/>
        </w:rPr>
        <w:t xml:space="preserve"> request)</w:t>
      </w:r>
      <w:r w:rsidRPr="00C60F56">
        <w:rPr>
          <w:rStyle w:val="HTML"/>
          <w:rFonts w:ascii="Source Code Pro" w:hAnsi="Source Code Pro"/>
          <w:color w:val="000000"/>
          <w:sz w:val="21"/>
          <w:szCs w:val="21"/>
          <w:shd w:val="clear" w:color="auto" w:fill="FAFAFA"/>
          <w:lang w:val="en-US"/>
        </w:rPr>
        <w:t xml:space="preserve"> {</w:t>
      </w:r>
    </w:p>
    <w:p w14:paraId="1F0FD623"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TML"/>
          <w:rFonts w:ascii="Source Code Pro" w:hAnsi="Source Code Pro"/>
          <w:color w:val="000000"/>
          <w:sz w:val="21"/>
          <w:szCs w:val="21"/>
          <w:shd w:val="clear" w:color="auto" w:fill="FAFAFA"/>
          <w:lang w:val="en-US"/>
        </w:rPr>
        <w:t xml:space="preserve">    </w:t>
      </w:r>
      <w:proofErr w:type="spellStart"/>
      <w:proofErr w:type="gramStart"/>
      <w:r w:rsidRPr="00C60F56">
        <w:rPr>
          <w:rStyle w:val="HTML"/>
          <w:rFonts w:ascii="Source Code Pro" w:hAnsi="Source Code Pro"/>
          <w:color w:val="000000"/>
          <w:sz w:val="21"/>
          <w:szCs w:val="21"/>
          <w:shd w:val="clear" w:color="auto" w:fill="FAFAFA"/>
          <w:lang w:val="en-US"/>
        </w:rPr>
        <w:t>request.setAttribute</w:t>
      </w:r>
      <w:proofErr w:type="spellEnd"/>
      <w:proofErr w:type="gramEnd"/>
      <w:r w:rsidRPr="00C60F56">
        <w:rPr>
          <w:rStyle w:val="HTML"/>
          <w:rFonts w:ascii="Source Code Pro" w:hAnsi="Source Code Pro"/>
          <w:color w:val="000000"/>
          <w:sz w:val="21"/>
          <w:szCs w:val="21"/>
          <w:shd w:val="clear" w:color="auto" w:fill="FAFAFA"/>
          <w:lang w:val="en-US"/>
        </w:rPr>
        <w:t>(</w:t>
      </w:r>
      <w:r w:rsidRPr="00C60F56">
        <w:rPr>
          <w:rStyle w:val="hljs-string"/>
          <w:rFonts w:ascii="Source Code Pro" w:hAnsi="Source Code Pro"/>
          <w:color w:val="4E9359"/>
          <w:sz w:val="21"/>
          <w:szCs w:val="21"/>
          <w:shd w:val="clear" w:color="auto" w:fill="FAFAFA"/>
          <w:lang w:val="en-US"/>
        </w:rPr>
        <w:t>"param1"</w:t>
      </w:r>
      <w:r w:rsidRPr="00C60F56">
        <w:rPr>
          <w:rStyle w:val="HTML"/>
          <w:rFonts w:ascii="Source Code Pro" w:hAnsi="Source Code Pro"/>
          <w:color w:val="000000"/>
          <w:sz w:val="21"/>
          <w:szCs w:val="21"/>
          <w:shd w:val="clear" w:color="auto" w:fill="FAFAFA"/>
          <w:lang w:val="en-US"/>
        </w:rPr>
        <w:t xml:space="preserve">, </w:t>
      </w:r>
      <w:r w:rsidRPr="00C60F56">
        <w:rPr>
          <w:rStyle w:val="hljs-string"/>
          <w:rFonts w:ascii="Source Code Pro" w:hAnsi="Source Code Pro"/>
          <w:color w:val="4E9359"/>
          <w:sz w:val="21"/>
          <w:szCs w:val="21"/>
          <w:shd w:val="clear" w:color="auto" w:fill="FAFAFA"/>
          <w:lang w:val="en-US"/>
        </w:rPr>
        <w:t>"one"</w:t>
      </w:r>
      <w:r w:rsidRPr="00C60F56">
        <w:rPr>
          <w:rStyle w:val="HTML"/>
          <w:rFonts w:ascii="Source Code Pro" w:hAnsi="Source Code Pro"/>
          <w:color w:val="000000"/>
          <w:sz w:val="21"/>
          <w:szCs w:val="21"/>
          <w:shd w:val="clear" w:color="auto" w:fill="FAFAFA"/>
          <w:lang w:val="en-US"/>
        </w:rPr>
        <w:t>);</w:t>
      </w:r>
    </w:p>
    <w:p w14:paraId="3D96BCC7"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TML"/>
          <w:rFonts w:ascii="Source Code Pro" w:hAnsi="Source Code Pro"/>
          <w:color w:val="000000"/>
          <w:sz w:val="21"/>
          <w:szCs w:val="21"/>
          <w:shd w:val="clear" w:color="auto" w:fill="FAFAFA"/>
          <w:lang w:val="en-US"/>
        </w:rPr>
        <w:lastRenderedPageBreak/>
        <w:t xml:space="preserve">    </w:t>
      </w:r>
      <w:proofErr w:type="spellStart"/>
      <w:proofErr w:type="gramStart"/>
      <w:r w:rsidRPr="00C60F56">
        <w:rPr>
          <w:rStyle w:val="HTML"/>
          <w:rFonts w:ascii="Source Code Pro" w:hAnsi="Source Code Pro"/>
          <w:color w:val="000000"/>
          <w:sz w:val="21"/>
          <w:szCs w:val="21"/>
          <w:shd w:val="clear" w:color="auto" w:fill="FAFAFA"/>
          <w:lang w:val="en-US"/>
        </w:rPr>
        <w:t>request.setAttribute</w:t>
      </w:r>
      <w:proofErr w:type="spellEnd"/>
      <w:proofErr w:type="gramEnd"/>
      <w:r w:rsidRPr="00C60F56">
        <w:rPr>
          <w:rStyle w:val="HTML"/>
          <w:rFonts w:ascii="Source Code Pro" w:hAnsi="Source Code Pro"/>
          <w:color w:val="000000"/>
          <w:sz w:val="21"/>
          <w:szCs w:val="21"/>
          <w:shd w:val="clear" w:color="auto" w:fill="FAFAFA"/>
          <w:lang w:val="en-US"/>
        </w:rPr>
        <w:t>(</w:t>
      </w:r>
      <w:r w:rsidRPr="00C60F56">
        <w:rPr>
          <w:rStyle w:val="hljs-string"/>
          <w:rFonts w:ascii="Source Code Pro" w:hAnsi="Source Code Pro"/>
          <w:color w:val="4E9359"/>
          <w:sz w:val="21"/>
          <w:szCs w:val="21"/>
          <w:shd w:val="clear" w:color="auto" w:fill="FAFAFA"/>
          <w:lang w:val="en-US"/>
        </w:rPr>
        <w:t>"param2"</w:t>
      </w:r>
      <w:r w:rsidRPr="00C60F56">
        <w:rPr>
          <w:rStyle w:val="HTML"/>
          <w:rFonts w:ascii="Source Code Pro" w:hAnsi="Source Code Pro"/>
          <w:color w:val="000000"/>
          <w:sz w:val="21"/>
          <w:szCs w:val="21"/>
          <w:shd w:val="clear" w:color="auto" w:fill="FAFAFA"/>
          <w:lang w:val="en-US"/>
        </w:rPr>
        <w:t xml:space="preserve">, </w:t>
      </w:r>
      <w:r w:rsidRPr="00C60F56">
        <w:rPr>
          <w:rStyle w:val="hljs-string"/>
          <w:rFonts w:ascii="Source Code Pro" w:hAnsi="Source Code Pro"/>
          <w:color w:val="4E9359"/>
          <w:sz w:val="21"/>
          <w:szCs w:val="21"/>
          <w:shd w:val="clear" w:color="auto" w:fill="FAFAFA"/>
          <w:lang w:val="en-US"/>
        </w:rPr>
        <w:t>"two"</w:t>
      </w:r>
      <w:r w:rsidRPr="00C60F56">
        <w:rPr>
          <w:rStyle w:val="HTML"/>
          <w:rFonts w:ascii="Source Code Pro" w:hAnsi="Source Code Pro"/>
          <w:color w:val="000000"/>
          <w:sz w:val="21"/>
          <w:szCs w:val="21"/>
          <w:shd w:val="clear" w:color="auto" w:fill="FAFAFA"/>
          <w:lang w:val="en-US"/>
        </w:rPr>
        <w:t>);</w:t>
      </w:r>
    </w:p>
    <w:p w14:paraId="5AD503BF"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TML"/>
          <w:rFonts w:ascii="Source Code Pro" w:hAnsi="Source Code Pro"/>
          <w:color w:val="000000"/>
          <w:sz w:val="21"/>
          <w:szCs w:val="21"/>
          <w:shd w:val="clear" w:color="auto" w:fill="FAFAFA"/>
          <w:lang w:val="en-US"/>
        </w:rPr>
        <w:t xml:space="preserve">    </w:t>
      </w:r>
      <w:r w:rsidRPr="00C60F56">
        <w:rPr>
          <w:rStyle w:val="hljs-keyword"/>
          <w:rFonts w:ascii="Source Code Pro" w:hAnsi="Source Code Pro"/>
          <w:b/>
          <w:bCs/>
          <w:color w:val="63B175"/>
          <w:sz w:val="21"/>
          <w:szCs w:val="21"/>
          <w:shd w:val="clear" w:color="auto" w:fill="FAFAFA"/>
          <w:lang w:val="en-US"/>
        </w:rPr>
        <w:t>return</w:t>
      </w:r>
      <w:r w:rsidRPr="00C60F56">
        <w:rPr>
          <w:rStyle w:val="HTML"/>
          <w:rFonts w:ascii="Source Code Pro" w:hAnsi="Source Code Pro"/>
          <w:color w:val="000000"/>
          <w:sz w:val="21"/>
          <w:szCs w:val="21"/>
          <w:shd w:val="clear" w:color="auto" w:fill="FAFAFA"/>
          <w:lang w:val="en-US"/>
        </w:rPr>
        <w:t xml:space="preserve"> </w:t>
      </w:r>
      <w:r w:rsidRPr="00C60F56">
        <w:rPr>
          <w:rStyle w:val="hljs-keyword"/>
          <w:rFonts w:ascii="Source Code Pro" w:hAnsi="Source Code Pro"/>
          <w:b/>
          <w:bCs/>
          <w:color w:val="63B175"/>
          <w:sz w:val="21"/>
          <w:szCs w:val="21"/>
          <w:shd w:val="clear" w:color="auto" w:fill="FAFAFA"/>
          <w:lang w:val="en-US"/>
        </w:rPr>
        <w:t>new</w:t>
      </w:r>
      <w:r w:rsidRPr="00C60F56">
        <w:rPr>
          <w:rStyle w:val="HTML"/>
          <w:rFonts w:ascii="Source Code Pro" w:hAnsi="Source Code Pro"/>
          <w:color w:val="000000"/>
          <w:sz w:val="21"/>
          <w:szCs w:val="21"/>
          <w:shd w:val="clear" w:color="auto" w:fill="FAFAFA"/>
          <w:lang w:val="en-US"/>
        </w:rPr>
        <w:t xml:space="preserve"> </w:t>
      </w:r>
      <w:proofErr w:type="spellStart"/>
      <w:r w:rsidRPr="00C60F56">
        <w:rPr>
          <w:rStyle w:val="hljs-title"/>
          <w:rFonts w:ascii="Source Code Pro" w:hAnsi="Source Code Pro"/>
          <w:b/>
          <w:bCs/>
          <w:color w:val="267438"/>
          <w:sz w:val="21"/>
          <w:szCs w:val="21"/>
          <w:shd w:val="clear" w:color="auto" w:fill="FAFAFA"/>
          <w:lang w:val="en-US"/>
        </w:rPr>
        <w:t>ModelAndView</w:t>
      </w:r>
      <w:proofErr w:type="spellEnd"/>
      <w:r w:rsidRPr="00C60F56">
        <w:rPr>
          <w:rStyle w:val="HTML"/>
          <w:rFonts w:ascii="Source Code Pro" w:hAnsi="Source Code Pro"/>
          <w:color w:val="000000"/>
          <w:sz w:val="21"/>
          <w:szCs w:val="21"/>
          <w:shd w:val="clear" w:color="auto" w:fill="FAFAFA"/>
          <w:lang w:val="en-US"/>
        </w:rPr>
        <w:t>(</w:t>
      </w:r>
      <w:r w:rsidRPr="00C60F56">
        <w:rPr>
          <w:rStyle w:val="hljs-string"/>
          <w:rFonts w:ascii="Source Code Pro" w:hAnsi="Source Code Pro"/>
          <w:color w:val="4E9359"/>
          <w:sz w:val="21"/>
          <w:szCs w:val="21"/>
          <w:shd w:val="clear" w:color="auto" w:fill="FAFAFA"/>
          <w:lang w:val="en-US"/>
        </w:rPr>
        <w:t>"forward:/</w:t>
      </w:r>
      <w:proofErr w:type="spellStart"/>
      <w:r w:rsidRPr="00C60F56">
        <w:rPr>
          <w:rStyle w:val="hljs-string"/>
          <w:rFonts w:ascii="Source Code Pro" w:hAnsi="Source Code Pro"/>
          <w:color w:val="4E9359"/>
          <w:sz w:val="21"/>
          <w:szCs w:val="21"/>
          <w:shd w:val="clear" w:color="auto" w:fill="FAFAFA"/>
          <w:lang w:val="en-US"/>
        </w:rPr>
        <w:t>forwardedWithParams</w:t>
      </w:r>
      <w:proofErr w:type="spellEnd"/>
      <w:r w:rsidRPr="00C60F56">
        <w:rPr>
          <w:rStyle w:val="hljs-string"/>
          <w:rFonts w:ascii="Source Code Pro" w:hAnsi="Source Code Pro"/>
          <w:color w:val="4E9359"/>
          <w:sz w:val="21"/>
          <w:szCs w:val="21"/>
          <w:shd w:val="clear" w:color="auto" w:fill="FAFAFA"/>
          <w:lang w:val="en-US"/>
        </w:rPr>
        <w:t>"</w:t>
      </w:r>
      <w:r w:rsidRPr="00C60F56">
        <w:rPr>
          <w:rStyle w:val="HTML"/>
          <w:rFonts w:ascii="Source Code Pro" w:hAnsi="Source Code Pro"/>
          <w:color w:val="000000"/>
          <w:sz w:val="21"/>
          <w:szCs w:val="21"/>
          <w:shd w:val="clear" w:color="auto" w:fill="FAFAFA"/>
          <w:lang w:val="en-US"/>
        </w:rPr>
        <w:t>);</w:t>
      </w:r>
    </w:p>
    <w:p w14:paraId="38FD8DFB" w14:textId="03AD93C7" w:rsidR="00C60F56" w:rsidRDefault="00C60F56" w:rsidP="00C60F56">
      <w:pPr>
        <w:pStyle w:val="HTML0"/>
        <w:rPr>
          <w:sz w:val="24"/>
          <w:szCs w:val="24"/>
          <w:lang w:val="en-US"/>
        </w:rPr>
      </w:pPr>
      <w:r w:rsidRPr="00C60F56">
        <w:rPr>
          <w:rStyle w:val="HTML"/>
          <w:rFonts w:ascii="Source Code Pro" w:hAnsi="Source Code Pro"/>
          <w:color w:val="000000"/>
          <w:sz w:val="21"/>
          <w:szCs w:val="21"/>
          <w:shd w:val="clear" w:color="auto" w:fill="FAFAFA"/>
          <w:lang w:val="en-US"/>
        </w:rPr>
        <w:t>}</w:t>
      </w:r>
    </w:p>
    <w:p w14:paraId="350AF46A" w14:textId="77777777" w:rsidR="00266284" w:rsidRPr="00C60F56" w:rsidRDefault="00266284" w:rsidP="00C60F56">
      <w:pPr>
        <w:pStyle w:val="HTML0"/>
        <w:rPr>
          <w:sz w:val="24"/>
          <w:szCs w:val="24"/>
          <w:lang w:val="en-US"/>
        </w:rPr>
      </w:pPr>
    </w:p>
    <w:p w14:paraId="723C969F" w14:textId="77777777" w:rsidR="00C60F56" w:rsidRPr="00C60F56" w:rsidRDefault="00C60F56" w:rsidP="00C60F56">
      <w:pPr>
        <w:pStyle w:val="a3"/>
        <w:spacing w:before="0" w:beforeAutospacing="0" w:after="150" w:afterAutospacing="0"/>
        <w:rPr>
          <w:color w:val="000000"/>
          <w:lang w:val="en-US"/>
        </w:rPr>
      </w:pPr>
      <w:r w:rsidRPr="00C60F56">
        <w:rPr>
          <w:color w:val="000000"/>
          <w:lang w:val="en-US"/>
        </w:rPr>
        <w:t>In fact, the mapping </w:t>
      </w:r>
      <w:proofErr w:type="spellStart"/>
      <w:r w:rsidRPr="00C60F56">
        <w:rPr>
          <w:rStyle w:val="a6"/>
          <w:color w:val="000000"/>
          <w:lang w:val="en-US"/>
        </w:rPr>
        <w:t>forwardedWithParams</w:t>
      </w:r>
      <w:proofErr w:type="spellEnd"/>
      <w:r w:rsidRPr="00C60F56">
        <w:rPr>
          <w:color w:val="000000"/>
          <w:lang w:val="en-US"/>
        </w:rPr>
        <w:t> can exist in an entirely new controller and need not be in the same one:</w:t>
      </w:r>
    </w:p>
    <w:p w14:paraId="196B33B2"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ljs-meta"/>
          <w:rFonts w:ascii="Source Code Pro" w:hAnsi="Source Code Pro"/>
          <w:color w:val="1F7199"/>
          <w:sz w:val="21"/>
          <w:szCs w:val="21"/>
          <w:shd w:val="clear" w:color="auto" w:fill="FAFAFA"/>
          <w:lang w:val="en-US"/>
        </w:rPr>
        <w:t>@</w:t>
      </w:r>
      <w:proofErr w:type="gramStart"/>
      <w:r w:rsidRPr="00C60F56">
        <w:rPr>
          <w:rStyle w:val="hljs-meta"/>
          <w:rFonts w:ascii="Source Code Pro" w:hAnsi="Source Code Pro"/>
          <w:color w:val="1F7199"/>
          <w:sz w:val="21"/>
          <w:szCs w:val="21"/>
          <w:shd w:val="clear" w:color="auto" w:fill="FAFAFA"/>
          <w:lang w:val="en-US"/>
        </w:rPr>
        <w:t>RequestMapping(</w:t>
      </w:r>
      <w:proofErr w:type="gramEnd"/>
      <w:r w:rsidRPr="00C60F56">
        <w:rPr>
          <w:rStyle w:val="hljs-meta"/>
          <w:rFonts w:ascii="Source Code Pro" w:hAnsi="Source Code Pro"/>
          <w:color w:val="1F7199"/>
          <w:sz w:val="21"/>
          <w:szCs w:val="21"/>
          <w:shd w:val="clear" w:color="auto" w:fill="FAFAFA"/>
          <w:lang w:val="en-US"/>
        </w:rPr>
        <w:t xml:space="preserve">value="/forwardWithParams", method = </w:t>
      </w:r>
      <w:proofErr w:type="spellStart"/>
      <w:r w:rsidRPr="00C60F56">
        <w:rPr>
          <w:rStyle w:val="hljs-meta"/>
          <w:rFonts w:ascii="Source Code Pro" w:hAnsi="Source Code Pro"/>
          <w:color w:val="1F7199"/>
          <w:sz w:val="21"/>
          <w:szCs w:val="21"/>
          <w:shd w:val="clear" w:color="auto" w:fill="FAFAFA"/>
          <w:lang w:val="en-US"/>
        </w:rPr>
        <w:t>RequestMethod.GET</w:t>
      </w:r>
      <w:proofErr w:type="spellEnd"/>
      <w:r w:rsidRPr="00C60F56">
        <w:rPr>
          <w:rStyle w:val="hljs-meta"/>
          <w:rFonts w:ascii="Source Code Pro" w:hAnsi="Source Code Pro"/>
          <w:color w:val="1F7199"/>
          <w:sz w:val="21"/>
          <w:szCs w:val="21"/>
          <w:shd w:val="clear" w:color="auto" w:fill="FAFAFA"/>
          <w:lang w:val="en-US"/>
        </w:rPr>
        <w:t>)</w:t>
      </w:r>
    </w:p>
    <w:p w14:paraId="40AAF6BA"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ljs-meta"/>
          <w:rFonts w:ascii="Source Code Pro" w:hAnsi="Source Code Pro"/>
          <w:color w:val="1F7199"/>
          <w:sz w:val="21"/>
          <w:szCs w:val="21"/>
          <w:shd w:val="clear" w:color="auto" w:fill="FAFAFA"/>
          <w:lang w:val="en-US"/>
        </w:rPr>
        <w:t>@Controller</w:t>
      </w:r>
    </w:p>
    <w:p w14:paraId="79C806D9"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ljs-meta"/>
          <w:rFonts w:ascii="Source Code Pro" w:hAnsi="Source Code Pro"/>
          <w:color w:val="1F7199"/>
          <w:sz w:val="21"/>
          <w:szCs w:val="21"/>
          <w:shd w:val="clear" w:color="auto" w:fill="FAFAFA"/>
          <w:lang w:val="en-US"/>
        </w:rPr>
        <w:t>@</w:t>
      </w:r>
      <w:proofErr w:type="gramStart"/>
      <w:r w:rsidRPr="00C60F56">
        <w:rPr>
          <w:rStyle w:val="hljs-meta"/>
          <w:rFonts w:ascii="Source Code Pro" w:hAnsi="Source Code Pro"/>
          <w:color w:val="1F7199"/>
          <w:sz w:val="21"/>
          <w:szCs w:val="21"/>
          <w:shd w:val="clear" w:color="auto" w:fill="FAFAFA"/>
          <w:lang w:val="en-US"/>
        </w:rPr>
        <w:t>RequestMapping(</w:t>
      </w:r>
      <w:proofErr w:type="gramEnd"/>
      <w:r w:rsidRPr="00C60F56">
        <w:rPr>
          <w:rStyle w:val="hljs-meta"/>
          <w:rFonts w:ascii="Source Code Pro" w:hAnsi="Source Code Pro"/>
          <w:color w:val="1F7199"/>
          <w:sz w:val="21"/>
          <w:szCs w:val="21"/>
          <w:shd w:val="clear" w:color="auto" w:fill="FAFAFA"/>
          <w:lang w:val="en-US"/>
        </w:rPr>
        <w:t>"/")</w:t>
      </w:r>
    </w:p>
    <w:p w14:paraId="09BBA567"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ljs-keyword"/>
          <w:rFonts w:ascii="Source Code Pro" w:hAnsi="Source Code Pro"/>
          <w:b/>
          <w:bCs/>
          <w:color w:val="63B175"/>
          <w:sz w:val="21"/>
          <w:szCs w:val="21"/>
          <w:shd w:val="clear" w:color="auto" w:fill="FAFAFA"/>
          <w:lang w:val="en-US"/>
        </w:rPr>
        <w:t>public</w:t>
      </w:r>
      <w:r w:rsidRPr="00C60F56">
        <w:rPr>
          <w:rStyle w:val="HTML"/>
          <w:rFonts w:ascii="Source Code Pro" w:hAnsi="Source Code Pro"/>
          <w:color w:val="000000"/>
          <w:sz w:val="21"/>
          <w:szCs w:val="21"/>
          <w:shd w:val="clear" w:color="auto" w:fill="FAFAFA"/>
          <w:lang w:val="en-US"/>
        </w:rPr>
        <w:t xml:space="preserve"> </w:t>
      </w:r>
      <w:r w:rsidRPr="00C60F56">
        <w:rPr>
          <w:rStyle w:val="hljs-keyword"/>
          <w:rFonts w:ascii="Source Code Pro" w:hAnsi="Source Code Pro"/>
          <w:b/>
          <w:bCs/>
          <w:color w:val="63B175"/>
          <w:sz w:val="21"/>
          <w:szCs w:val="21"/>
          <w:shd w:val="clear" w:color="auto" w:fill="FAFAFA"/>
          <w:lang w:val="en-US"/>
        </w:rPr>
        <w:t>class</w:t>
      </w:r>
      <w:r w:rsidRPr="00C60F56">
        <w:rPr>
          <w:rStyle w:val="HTML"/>
          <w:rFonts w:ascii="Source Code Pro" w:hAnsi="Source Code Pro"/>
          <w:color w:val="000000"/>
          <w:sz w:val="21"/>
          <w:szCs w:val="21"/>
          <w:shd w:val="clear" w:color="auto" w:fill="FAFAFA"/>
          <w:lang w:val="en-US"/>
        </w:rPr>
        <w:t xml:space="preserve"> </w:t>
      </w:r>
      <w:proofErr w:type="spellStart"/>
      <w:r w:rsidRPr="00C60F56">
        <w:rPr>
          <w:rStyle w:val="hljs-title"/>
          <w:rFonts w:ascii="Source Code Pro" w:hAnsi="Source Code Pro"/>
          <w:b/>
          <w:bCs/>
          <w:color w:val="267438"/>
          <w:sz w:val="21"/>
          <w:szCs w:val="21"/>
          <w:shd w:val="clear" w:color="auto" w:fill="FAFAFA"/>
          <w:lang w:val="en-US"/>
        </w:rPr>
        <w:t>RedirectParamController</w:t>
      </w:r>
      <w:proofErr w:type="spellEnd"/>
      <w:r w:rsidRPr="00C60F56">
        <w:rPr>
          <w:rStyle w:val="HTML"/>
          <w:rFonts w:ascii="Source Code Pro" w:hAnsi="Source Code Pro"/>
          <w:color w:val="000000"/>
          <w:sz w:val="21"/>
          <w:szCs w:val="21"/>
          <w:shd w:val="clear" w:color="auto" w:fill="FAFAFA"/>
          <w:lang w:val="en-US"/>
        </w:rPr>
        <w:t xml:space="preserve"> {</w:t>
      </w:r>
    </w:p>
    <w:p w14:paraId="7EC5098D"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p>
    <w:p w14:paraId="680C5BB5"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TML"/>
          <w:rFonts w:ascii="Source Code Pro" w:hAnsi="Source Code Pro"/>
          <w:color w:val="000000"/>
          <w:sz w:val="21"/>
          <w:szCs w:val="21"/>
          <w:shd w:val="clear" w:color="auto" w:fill="FAFAFA"/>
          <w:lang w:val="en-US"/>
        </w:rPr>
        <w:t xml:space="preserve">    </w:t>
      </w:r>
      <w:r w:rsidRPr="00C60F56">
        <w:rPr>
          <w:rStyle w:val="hljs-meta"/>
          <w:rFonts w:ascii="Source Code Pro" w:hAnsi="Source Code Pro"/>
          <w:color w:val="1F7199"/>
          <w:sz w:val="21"/>
          <w:szCs w:val="21"/>
          <w:shd w:val="clear" w:color="auto" w:fill="FAFAFA"/>
          <w:lang w:val="en-US"/>
        </w:rPr>
        <w:t>@</w:t>
      </w:r>
      <w:proofErr w:type="gramStart"/>
      <w:r w:rsidRPr="00C60F56">
        <w:rPr>
          <w:rStyle w:val="hljs-meta"/>
          <w:rFonts w:ascii="Source Code Pro" w:hAnsi="Source Code Pro"/>
          <w:color w:val="1F7199"/>
          <w:sz w:val="21"/>
          <w:szCs w:val="21"/>
          <w:shd w:val="clear" w:color="auto" w:fill="FAFAFA"/>
          <w:lang w:val="en-US"/>
        </w:rPr>
        <w:t>RequestMapping(</w:t>
      </w:r>
      <w:proofErr w:type="gramEnd"/>
      <w:r w:rsidRPr="00C60F56">
        <w:rPr>
          <w:rStyle w:val="hljs-meta"/>
          <w:rFonts w:ascii="Source Code Pro" w:hAnsi="Source Code Pro"/>
          <w:color w:val="1F7199"/>
          <w:sz w:val="21"/>
          <w:szCs w:val="21"/>
          <w:shd w:val="clear" w:color="auto" w:fill="FAFAFA"/>
          <w:lang w:val="en-US"/>
        </w:rPr>
        <w:t>value = "/</w:t>
      </w:r>
      <w:proofErr w:type="spellStart"/>
      <w:r w:rsidRPr="00C60F56">
        <w:rPr>
          <w:rStyle w:val="hljs-meta"/>
          <w:rFonts w:ascii="Source Code Pro" w:hAnsi="Source Code Pro"/>
          <w:color w:val="1F7199"/>
          <w:sz w:val="21"/>
          <w:szCs w:val="21"/>
          <w:shd w:val="clear" w:color="auto" w:fill="FAFAFA"/>
          <w:lang w:val="en-US"/>
        </w:rPr>
        <w:t>forwardedWithParams</w:t>
      </w:r>
      <w:proofErr w:type="spellEnd"/>
      <w:r w:rsidRPr="00C60F56">
        <w:rPr>
          <w:rStyle w:val="hljs-meta"/>
          <w:rFonts w:ascii="Source Code Pro" w:hAnsi="Source Code Pro"/>
          <w:color w:val="1F7199"/>
          <w:sz w:val="21"/>
          <w:szCs w:val="21"/>
          <w:shd w:val="clear" w:color="auto" w:fill="FAFAFA"/>
          <w:lang w:val="en-US"/>
        </w:rPr>
        <w:t xml:space="preserve">", method = </w:t>
      </w:r>
      <w:proofErr w:type="spellStart"/>
      <w:r w:rsidRPr="00C60F56">
        <w:rPr>
          <w:rStyle w:val="hljs-meta"/>
          <w:rFonts w:ascii="Source Code Pro" w:hAnsi="Source Code Pro"/>
          <w:color w:val="1F7199"/>
          <w:sz w:val="21"/>
          <w:szCs w:val="21"/>
          <w:shd w:val="clear" w:color="auto" w:fill="FAFAFA"/>
          <w:lang w:val="en-US"/>
        </w:rPr>
        <w:t>RequestMethod.GET</w:t>
      </w:r>
      <w:proofErr w:type="spellEnd"/>
      <w:r w:rsidRPr="00C60F56">
        <w:rPr>
          <w:rStyle w:val="hljs-meta"/>
          <w:rFonts w:ascii="Source Code Pro" w:hAnsi="Source Code Pro"/>
          <w:color w:val="1F7199"/>
          <w:sz w:val="21"/>
          <w:szCs w:val="21"/>
          <w:shd w:val="clear" w:color="auto" w:fill="FAFAFA"/>
          <w:lang w:val="en-US"/>
        </w:rPr>
        <w:t>)</w:t>
      </w:r>
    </w:p>
    <w:p w14:paraId="3D2727C3" w14:textId="77777777" w:rsidR="00C60F56" w:rsidRPr="00C60F56" w:rsidRDefault="00C60F56" w:rsidP="00C60F56">
      <w:pPr>
        <w:pStyle w:val="HTML0"/>
        <w:rPr>
          <w:rStyle w:val="hljs-params"/>
          <w:rFonts w:ascii="Source Code Pro" w:hAnsi="Source Code Pro"/>
          <w:color w:val="000000"/>
          <w:sz w:val="21"/>
          <w:szCs w:val="21"/>
          <w:shd w:val="clear" w:color="auto" w:fill="FAFAFA"/>
          <w:lang w:val="en-US"/>
        </w:rPr>
      </w:pPr>
      <w:r w:rsidRPr="00C60F56">
        <w:rPr>
          <w:rStyle w:val="HTML"/>
          <w:rFonts w:ascii="Source Code Pro" w:hAnsi="Source Code Pro"/>
          <w:color w:val="000000"/>
          <w:sz w:val="21"/>
          <w:szCs w:val="21"/>
          <w:shd w:val="clear" w:color="auto" w:fill="FAFAFA"/>
          <w:lang w:val="en-US"/>
        </w:rPr>
        <w:t xml:space="preserve">    </w:t>
      </w:r>
      <w:r w:rsidRPr="00C60F56">
        <w:rPr>
          <w:rStyle w:val="hljs-keyword"/>
          <w:rFonts w:ascii="Source Code Pro" w:hAnsi="Source Code Pro"/>
          <w:b/>
          <w:bCs/>
          <w:color w:val="63B175"/>
          <w:sz w:val="21"/>
          <w:szCs w:val="21"/>
          <w:shd w:val="clear" w:color="auto" w:fill="FAFAFA"/>
          <w:lang w:val="en-US"/>
        </w:rPr>
        <w:t>public</w:t>
      </w:r>
      <w:r w:rsidRPr="00C60F56">
        <w:rPr>
          <w:rStyle w:val="HTML"/>
          <w:rFonts w:ascii="Source Code Pro" w:hAnsi="Source Code Pro"/>
          <w:color w:val="000000"/>
          <w:sz w:val="21"/>
          <w:szCs w:val="21"/>
          <w:shd w:val="clear" w:color="auto" w:fill="FAFAFA"/>
          <w:lang w:val="en-US"/>
        </w:rPr>
        <w:t xml:space="preserve"> </w:t>
      </w:r>
      <w:proofErr w:type="spellStart"/>
      <w:r w:rsidRPr="00C60F56">
        <w:rPr>
          <w:rStyle w:val="HTML"/>
          <w:rFonts w:ascii="Source Code Pro" w:hAnsi="Source Code Pro"/>
          <w:color w:val="000000"/>
          <w:sz w:val="21"/>
          <w:szCs w:val="21"/>
          <w:shd w:val="clear" w:color="auto" w:fill="FAFAFA"/>
          <w:lang w:val="en-US"/>
        </w:rPr>
        <w:t>RedirectView</w:t>
      </w:r>
      <w:proofErr w:type="spellEnd"/>
      <w:r w:rsidRPr="00C60F56">
        <w:rPr>
          <w:rStyle w:val="HTML"/>
          <w:rFonts w:ascii="Source Code Pro" w:hAnsi="Source Code Pro"/>
          <w:color w:val="000000"/>
          <w:sz w:val="21"/>
          <w:szCs w:val="21"/>
          <w:shd w:val="clear" w:color="auto" w:fill="FAFAFA"/>
          <w:lang w:val="en-US"/>
        </w:rPr>
        <w:t xml:space="preserve"> </w:t>
      </w:r>
      <w:proofErr w:type="spellStart"/>
      <w:proofErr w:type="gramStart"/>
      <w:r w:rsidRPr="00C60F56">
        <w:rPr>
          <w:rStyle w:val="hljs-title"/>
          <w:rFonts w:ascii="Source Code Pro" w:hAnsi="Source Code Pro"/>
          <w:b/>
          <w:bCs/>
          <w:color w:val="267438"/>
          <w:sz w:val="21"/>
          <w:szCs w:val="21"/>
          <w:shd w:val="clear" w:color="auto" w:fill="FAFAFA"/>
          <w:lang w:val="en-US"/>
        </w:rPr>
        <w:t>forwardedWithParams</w:t>
      </w:r>
      <w:proofErr w:type="spellEnd"/>
      <w:r w:rsidRPr="00C60F56">
        <w:rPr>
          <w:rStyle w:val="hljs-params"/>
          <w:rFonts w:ascii="Source Code Pro" w:hAnsi="Source Code Pro"/>
          <w:color w:val="000000"/>
          <w:sz w:val="21"/>
          <w:szCs w:val="21"/>
          <w:shd w:val="clear" w:color="auto" w:fill="FAFAFA"/>
          <w:lang w:val="en-US"/>
        </w:rPr>
        <w:t>(</w:t>
      </w:r>
      <w:proofErr w:type="gramEnd"/>
    </w:p>
    <w:p w14:paraId="222D4B18"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ljs-params"/>
          <w:rFonts w:ascii="Source Code Pro" w:hAnsi="Source Code Pro"/>
          <w:color w:val="000000"/>
          <w:sz w:val="21"/>
          <w:szCs w:val="21"/>
          <w:shd w:val="clear" w:color="auto" w:fill="FAFAFA"/>
          <w:lang w:val="en-US"/>
        </w:rPr>
        <w:t xml:space="preserve">      </w:t>
      </w:r>
      <w:r w:rsidRPr="00C60F56">
        <w:rPr>
          <w:rStyle w:val="hljs-keyword"/>
          <w:rFonts w:ascii="Source Code Pro" w:hAnsi="Source Code Pro"/>
          <w:b/>
          <w:bCs/>
          <w:color w:val="63B175"/>
          <w:sz w:val="21"/>
          <w:szCs w:val="21"/>
          <w:shd w:val="clear" w:color="auto" w:fill="FAFAFA"/>
          <w:lang w:val="en-US"/>
        </w:rPr>
        <w:t>final</w:t>
      </w:r>
      <w:r w:rsidRPr="00C60F56">
        <w:rPr>
          <w:rStyle w:val="hljs-params"/>
          <w:rFonts w:ascii="Source Code Pro" w:hAnsi="Source Code Pro"/>
          <w:color w:val="000000"/>
          <w:sz w:val="21"/>
          <w:szCs w:val="21"/>
          <w:shd w:val="clear" w:color="auto" w:fill="FAFAFA"/>
          <w:lang w:val="en-US"/>
        </w:rPr>
        <w:t xml:space="preserve"> </w:t>
      </w:r>
      <w:proofErr w:type="spellStart"/>
      <w:r w:rsidRPr="00C60F56">
        <w:rPr>
          <w:rStyle w:val="hljs-params"/>
          <w:rFonts w:ascii="Source Code Pro" w:hAnsi="Source Code Pro"/>
          <w:color w:val="000000"/>
          <w:sz w:val="21"/>
          <w:szCs w:val="21"/>
          <w:shd w:val="clear" w:color="auto" w:fill="FAFAFA"/>
          <w:lang w:val="en-US"/>
        </w:rPr>
        <w:t>RedirectAttributes</w:t>
      </w:r>
      <w:proofErr w:type="spellEnd"/>
      <w:r w:rsidRPr="00C60F56">
        <w:rPr>
          <w:rStyle w:val="hljs-params"/>
          <w:rFonts w:ascii="Source Code Pro" w:hAnsi="Source Code Pro"/>
          <w:color w:val="000000"/>
          <w:sz w:val="21"/>
          <w:szCs w:val="21"/>
          <w:shd w:val="clear" w:color="auto" w:fill="FAFAFA"/>
          <w:lang w:val="en-US"/>
        </w:rPr>
        <w:t xml:space="preserve"> </w:t>
      </w:r>
      <w:proofErr w:type="spellStart"/>
      <w:r w:rsidRPr="00C60F56">
        <w:rPr>
          <w:rStyle w:val="hljs-params"/>
          <w:rFonts w:ascii="Source Code Pro" w:hAnsi="Source Code Pro"/>
          <w:color w:val="000000"/>
          <w:sz w:val="21"/>
          <w:szCs w:val="21"/>
          <w:shd w:val="clear" w:color="auto" w:fill="FAFAFA"/>
          <w:lang w:val="en-US"/>
        </w:rPr>
        <w:t>redirectAttributes</w:t>
      </w:r>
      <w:proofErr w:type="spellEnd"/>
      <w:r w:rsidRPr="00C60F56">
        <w:rPr>
          <w:rStyle w:val="hljs-params"/>
          <w:rFonts w:ascii="Source Code Pro" w:hAnsi="Source Code Pro"/>
          <w:color w:val="000000"/>
          <w:sz w:val="21"/>
          <w:szCs w:val="21"/>
          <w:shd w:val="clear" w:color="auto" w:fill="FAFAFA"/>
          <w:lang w:val="en-US"/>
        </w:rPr>
        <w:t xml:space="preserve">, </w:t>
      </w:r>
      <w:proofErr w:type="spellStart"/>
      <w:r w:rsidRPr="00C60F56">
        <w:rPr>
          <w:rStyle w:val="hljs-params"/>
          <w:rFonts w:ascii="Source Code Pro" w:hAnsi="Source Code Pro"/>
          <w:color w:val="000000"/>
          <w:sz w:val="21"/>
          <w:szCs w:val="21"/>
          <w:shd w:val="clear" w:color="auto" w:fill="FAFAFA"/>
          <w:lang w:val="en-US"/>
        </w:rPr>
        <w:t>HttpServletRequest</w:t>
      </w:r>
      <w:proofErr w:type="spellEnd"/>
      <w:r w:rsidRPr="00C60F56">
        <w:rPr>
          <w:rStyle w:val="hljs-params"/>
          <w:rFonts w:ascii="Source Code Pro" w:hAnsi="Source Code Pro"/>
          <w:color w:val="000000"/>
          <w:sz w:val="21"/>
          <w:szCs w:val="21"/>
          <w:shd w:val="clear" w:color="auto" w:fill="FAFAFA"/>
          <w:lang w:val="en-US"/>
        </w:rPr>
        <w:t xml:space="preserve"> request)</w:t>
      </w:r>
      <w:r w:rsidRPr="00C60F56">
        <w:rPr>
          <w:rStyle w:val="HTML"/>
          <w:rFonts w:ascii="Source Code Pro" w:hAnsi="Source Code Pro"/>
          <w:color w:val="000000"/>
          <w:sz w:val="21"/>
          <w:szCs w:val="21"/>
          <w:shd w:val="clear" w:color="auto" w:fill="FAFAFA"/>
          <w:lang w:val="en-US"/>
        </w:rPr>
        <w:t xml:space="preserve"> {</w:t>
      </w:r>
    </w:p>
    <w:p w14:paraId="3EA696BC"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TML"/>
          <w:rFonts w:ascii="Source Code Pro" w:hAnsi="Source Code Pro"/>
          <w:color w:val="000000"/>
          <w:sz w:val="21"/>
          <w:szCs w:val="21"/>
          <w:shd w:val="clear" w:color="auto" w:fill="FAFAFA"/>
          <w:lang w:val="en-US"/>
        </w:rPr>
        <w:t xml:space="preserve">        </w:t>
      </w:r>
      <w:proofErr w:type="spellStart"/>
      <w:r w:rsidRPr="00C60F56">
        <w:rPr>
          <w:rStyle w:val="HTML"/>
          <w:rFonts w:ascii="Source Code Pro" w:hAnsi="Source Code Pro"/>
          <w:color w:val="000000"/>
          <w:sz w:val="21"/>
          <w:szCs w:val="21"/>
          <w:shd w:val="clear" w:color="auto" w:fill="FAFAFA"/>
          <w:lang w:val="en-US"/>
        </w:rPr>
        <w:t>redirectAttributes.addAttribute</w:t>
      </w:r>
      <w:proofErr w:type="spellEnd"/>
      <w:r w:rsidRPr="00C60F56">
        <w:rPr>
          <w:rStyle w:val="HTML"/>
          <w:rFonts w:ascii="Source Code Pro" w:hAnsi="Source Code Pro"/>
          <w:color w:val="000000"/>
          <w:sz w:val="21"/>
          <w:szCs w:val="21"/>
          <w:shd w:val="clear" w:color="auto" w:fill="FAFAFA"/>
          <w:lang w:val="en-US"/>
        </w:rPr>
        <w:t>(</w:t>
      </w:r>
      <w:r w:rsidRPr="00C60F56">
        <w:rPr>
          <w:rStyle w:val="hljs-string"/>
          <w:rFonts w:ascii="Source Code Pro" w:hAnsi="Source Code Pro"/>
          <w:color w:val="4E9359"/>
          <w:sz w:val="21"/>
          <w:szCs w:val="21"/>
          <w:shd w:val="clear" w:color="auto" w:fill="FAFAFA"/>
          <w:lang w:val="en-US"/>
        </w:rPr>
        <w:t>"param1"</w:t>
      </w:r>
      <w:r w:rsidRPr="00C60F56">
        <w:rPr>
          <w:rStyle w:val="HTML"/>
          <w:rFonts w:ascii="Source Code Pro" w:hAnsi="Source Code Pro"/>
          <w:color w:val="000000"/>
          <w:sz w:val="21"/>
          <w:szCs w:val="21"/>
          <w:shd w:val="clear" w:color="auto" w:fill="FAFAFA"/>
          <w:lang w:val="en-US"/>
        </w:rPr>
        <w:t xml:space="preserve">, </w:t>
      </w:r>
      <w:proofErr w:type="spellStart"/>
      <w:proofErr w:type="gramStart"/>
      <w:r w:rsidRPr="00C60F56">
        <w:rPr>
          <w:rStyle w:val="HTML"/>
          <w:rFonts w:ascii="Source Code Pro" w:hAnsi="Source Code Pro"/>
          <w:color w:val="000000"/>
          <w:sz w:val="21"/>
          <w:szCs w:val="21"/>
          <w:shd w:val="clear" w:color="auto" w:fill="FAFAFA"/>
          <w:lang w:val="en-US"/>
        </w:rPr>
        <w:t>request.getAttribute</w:t>
      </w:r>
      <w:proofErr w:type="spellEnd"/>
      <w:proofErr w:type="gramEnd"/>
      <w:r w:rsidRPr="00C60F56">
        <w:rPr>
          <w:rStyle w:val="HTML"/>
          <w:rFonts w:ascii="Source Code Pro" w:hAnsi="Source Code Pro"/>
          <w:color w:val="000000"/>
          <w:sz w:val="21"/>
          <w:szCs w:val="21"/>
          <w:shd w:val="clear" w:color="auto" w:fill="FAFAFA"/>
          <w:lang w:val="en-US"/>
        </w:rPr>
        <w:t>(</w:t>
      </w:r>
      <w:r w:rsidRPr="00C60F56">
        <w:rPr>
          <w:rStyle w:val="hljs-string"/>
          <w:rFonts w:ascii="Source Code Pro" w:hAnsi="Source Code Pro"/>
          <w:color w:val="4E9359"/>
          <w:sz w:val="21"/>
          <w:szCs w:val="21"/>
          <w:shd w:val="clear" w:color="auto" w:fill="FAFAFA"/>
          <w:lang w:val="en-US"/>
        </w:rPr>
        <w:t>"param1"</w:t>
      </w:r>
      <w:r w:rsidRPr="00C60F56">
        <w:rPr>
          <w:rStyle w:val="HTML"/>
          <w:rFonts w:ascii="Source Code Pro" w:hAnsi="Source Code Pro"/>
          <w:color w:val="000000"/>
          <w:sz w:val="21"/>
          <w:szCs w:val="21"/>
          <w:shd w:val="clear" w:color="auto" w:fill="FAFAFA"/>
          <w:lang w:val="en-US"/>
        </w:rPr>
        <w:t>));</w:t>
      </w:r>
    </w:p>
    <w:p w14:paraId="17F17AEC"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TML"/>
          <w:rFonts w:ascii="Source Code Pro" w:hAnsi="Source Code Pro"/>
          <w:color w:val="000000"/>
          <w:sz w:val="21"/>
          <w:szCs w:val="21"/>
          <w:shd w:val="clear" w:color="auto" w:fill="FAFAFA"/>
          <w:lang w:val="en-US"/>
        </w:rPr>
        <w:t xml:space="preserve">        </w:t>
      </w:r>
      <w:proofErr w:type="spellStart"/>
      <w:r w:rsidRPr="00C60F56">
        <w:rPr>
          <w:rStyle w:val="HTML"/>
          <w:rFonts w:ascii="Source Code Pro" w:hAnsi="Source Code Pro"/>
          <w:color w:val="000000"/>
          <w:sz w:val="21"/>
          <w:szCs w:val="21"/>
          <w:shd w:val="clear" w:color="auto" w:fill="FAFAFA"/>
          <w:lang w:val="en-US"/>
        </w:rPr>
        <w:t>redirectAttributes.addAttribute</w:t>
      </w:r>
      <w:proofErr w:type="spellEnd"/>
      <w:r w:rsidRPr="00C60F56">
        <w:rPr>
          <w:rStyle w:val="HTML"/>
          <w:rFonts w:ascii="Source Code Pro" w:hAnsi="Source Code Pro"/>
          <w:color w:val="000000"/>
          <w:sz w:val="21"/>
          <w:szCs w:val="21"/>
          <w:shd w:val="clear" w:color="auto" w:fill="FAFAFA"/>
          <w:lang w:val="en-US"/>
        </w:rPr>
        <w:t>(</w:t>
      </w:r>
      <w:r w:rsidRPr="00C60F56">
        <w:rPr>
          <w:rStyle w:val="hljs-string"/>
          <w:rFonts w:ascii="Source Code Pro" w:hAnsi="Source Code Pro"/>
          <w:color w:val="4E9359"/>
          <w:sz w:val="21"/>
          <w:szCs w:val="21"/>
          <w:shd w:val="clear" w:color="auto" w:fill="FAFAFA"/>
          <w:lang w:val="en-US"/>
        </w:rPr>
        <w:t>"param2"</w:t>
      </w:r>
      <w:r w:rsidRPr="00C60F56">
        <w:rPr>
          <w:rStyle w:val="HTML"/>
          <w:rFonts w:ascii="Source Code Pro" w:hAnsi="Source Code Pro"/>
          <w:color w:val="000000"/>
          <w:sz w:val="21"/>
          <w:szCs w:val="21"/>
          <w:shd w:val="clear" w:color="auto" w:fill="FAFAFA"/>
          <w:lang w:val="en-US"/>
        </w:rPr>
        <w:t xml:space="preserve">, </w:t>
      </w:r>
      <w:proofErr w:type="spellStart"/>
      <w:proofErr w:type="gramStart"/>
      <w:r w:rsidRPr="00C60F56">
        <w:rPr>
          <w:rStyle w:val="HTML"/>
          <w:rFonts w:ascii="Source Code Pro" w:hAnsi="Source Code Pro"/>
          <w:color w:val="000000"/>
          <w:sz w:val="21"/>
          <w:szCs w:val="21"/>
          <w:shd w:val="clear" w:color="auto" w:fill="FAFAFA"/>
          <w:lang w:val="en-US"/>
        </w:rPr>
        <w:t>request.getAttribute</w:t>
      </w:r>
      <w:proofErr w:type="spellEnd"/>
      <w:proofErr w:type="gramEnd"/>
      <w:r w:rsidRPr="00C60F56">
        <w:rPr>
          <w:rStyle w:val="HTML"/>
          <w:rFonts w:ascii="Source Code Pro" w:hAnsi="Source Code Pro"/>
          <w:color w:val="000000"/>
          <w:sz w:val="21"/>
          <w:szCs w:val="21"/>
          <w:shd w:val="clear" w:color="auto" w:fill="FAFAFA"/>
          <w:lang w:val="en-US"/>
        </w:rPr>
        <w:t>(</w:t>
      </w:r>
      <w:r w:rsidRPr="00C60F56">
        <w:rPr>
          <w:rStyle w:val="hljs-string"/>
          <w:rFonts w:ascii="Source Code Pro" w:hAnsi="Source Code Pro"/>
          <w:color w:val="4E9359"/>
          <w:sz w:val="21"/>
          <w:szCs w:val="21"/>
          <w:shd w:val="clear" w:color="auto" w:fill="FAFAFA"/>
          <w:lang w:val="en-US"/>
        </w:rPr>
        <w:t>"param2"</w:t>
      </w:r>
      <w:r w:rsidRPr="00C60F56">
        <w:rPr>
          <w:rStyle w:val="HTML"/>
          <w:rFonts w:ascii="Source Code Pro" w:hAnsi="Source Code Pro"/>
          <w:color w:val="000000"/>
          <w:sz w:val="21"/>
          <w:szCs w:val="21"/>
          <w:shd w:val="clear" w:color="auto" w:fill="FAFAFA"/>
          <w:lang w:val="en-US"/>
        </w:rPr>
        <w:t>));</w:t>
      </w:r>
    </w:p>
    <w:p w14:paraId="2605744C"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p>
    <w:p w14:paraId="3A4B42CE"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TML"/>
          <w:rFonts w:ascii="Source Code Pro" w:hAnsi="Source Code Pro"/>
          <w:color w:val="000000"/>
          <w:sz w:val="21"/>
          <w:szCs w:val="21"/>
          <w:shd w:val="clear" w:color="auto" w:fill="FAFAFA"/>
          <w:lang w:val="en-US"/>
        </w:rPr>
        <w:t xml:space="preserve">        </w:t>
      </w:r>
      <w:proofErr w:type="spellStart"/>
      <w:r w:rsidRPr="00C60F56">
        <w:rPr>
          <w:rStyle w:val="HTML"/>
          <w:rFonts w:ascii="Source Code Pro" w:hAnsi="Source Code Pro"/>
          <w:color w:val="000000"/>
          <w:sz w:val="21"/>
          <w:szCs w:val="21"/>
          <w:shd w:val="clear" w:color="auto" w:fill="FAFAFA"/>
          <w:lang w:val="en-US"/>
        </w:rPr>
        <w:t>redirectAttributes.addAttribute</w:t>
      </w:r>
      <w:proofErr w:type="spellEnd"/>
      <w:r w:rsidRPr="00C60F56">
        <w:rPr>
          <w:rStyle w:val="HTML"/>
          <w:rFonts w:ascii="Source Code Pro" w:hAnsi="Source Code Pro"/>
          <w:color w:val="000000"/>
          <w:sz w:val="21"/>
          <w:szCs w:val="21"/>
          <w:shd w:val="clear" w:color="auto" w:fill="FAFAFA"/>
          <w:lang w:val="en-US"/>
        </w:rPr>
        <w:t>(</w:t>
      </w:r>
      <w:r w:rsidRPr="00C60F56">
        <w:rPr>
          <w:rStyle w:val="hljs-string"/>
          <w:rFonts w:ascii="Source Code Pro" w:hAnsi="Source Code Pro"/>
          <w:color w:val="4E9359"/>
          <w:sz w:val="21"/>
          <w:szCs w:val="21"/>
          <w:shd w:val="clear" w:color="auto" w:fill="FAFAFA"/>
          <w:lang w:val="en-US"/>
        </w:rPr>
        <w:t>"attribute"</w:t>
      </w:r>
      <w:r w:rsidRPr="00C60F56">
        <w:rPr>
          <w:rStyle w:val="HTML"/>
          <w:rFonts w:ascii="Source Code Pro" w:hAnsi="Source Code Pro"/>
          <w:color w:val="000000"/>
          <w:sz w:val="21"/>
          <w:szCs w:val="21"/>
          <w:shd w:val="clear" w:color="auto" w:fill="FAFAFA"/>
          <w:lang w:val="en-US"/>
        </w:rPr>
        <w:t xml:space="preserve">, </w:t>
      </w:r>
      <w:r w:rsidRPr="00C60F56">
        <w:rPr>
          <w:rStyle w:val="hljs-string"/>
          <w:rFonts w:ascii="Source Code Pro" w:hAnsi="Source Code Pro"/>
          <w:color w:val="4E9359"/>
          <w:sz w:val="21"/>
          <w:szCs w:val="21"/>
          <w:shd w:val="clear" w:color="auto" w:fill="FAFAFA"/>
          <w:lang w:val="en-US"/>
        </w:rPr>
        <w:t>"</w:t>
      </w:r>
      <w:proofErr w:type="spellStart"/>
      <w:r w:rsidRPr="00C60F56">
        <w:rPr>
          <w:rStyle w:val="hljs-string"/>
          <w:rFonts w:ascii="Source Code Pro" w:hAnsi="Source Code Pro"/>
          <w:color w:val="4E9359"/>
          <w:sz w:val="21"/>
          <w:szCs w:val="21"/>
          <w:shd w:val="clear" w:color="auto" w:fill="FAFAFA"/>
          <w:lang w:val="en-US"/>
        </w:rPr>
        <w:t>forwardedWithParams</w:t>
      </w:r>
      <w:proofErr w:type="spellEnd"/>
      <w:r w:rsidRPr="00C60F56">
        <w:rPr>
          <w:rStyle w:val="hljs-string"/>
          <w:rFonts w:ascii="Source Code Pro" w:hAnsi="Source Code Pro"/>
          <w:color w:val="4E9359"/>
          <w:sz w:val="21"/>
          <w:szCs w:val="21"/>
          <w:shd w:val="clear" w:color="auto" w:fill="FAFAFA"/>
          <w:lang w:val="en-US"/>
        </w:rPr>
        <w:t>"</w:t>
      </w:r>
      <w:r w:rsidRPr="00C60F56">
        <w:rPr>
          <w:rStyle w:val="HTML"/>
          <w:rFonts w:ascii="Source Code Pro" w:hAnsi="Source Code Pro"/>
          <w:color w:val="000000"/>
          <w:sz w:val="21"/>
          <w:szCs w:val="21"/>
          <w:shd w:val="clear" w:color="auto" w:fill="FAFAFA"/>
          <w:lang w:val="en-US"/>
        </w:rPr>
        <w:t>);</w:t>
      </w:r>
    </w:p>
    <w:p w14:paraId="744E9F57"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TML"/>
          <w:rFonts w:ascii="Source Code Pro" w:hAnsi="Source Code Pro"/>
          <w:color w:val="000000"/>
          <w:sz w:val="21"/>
          <w:szCs w:val="21"/>
          <w:shd w:val="clear" w:color="auto" w:fill="FAFAFA"/>
          <w:lang w:val="en-US"/>
        </w:rPr>
        <w:t xml:space="preserve">        </w:t>
      </w:r>
      <w:r w:rsidRPr="00C60F56">
        <w:rPr>
          <w:rStyle w:val="hljs-keyword"/>
          <w:rFonts w:ascii="Source Code Pro" w:hAnsi="Source Code Pro"/>
          <w:b/>
          <w:bCs/>
          <w:color w:val="63B175"/>
          <w:sz w:val="21"/>
          <w:szCs w:val="21"/>
          <w:shd w:val="clear" w:color="auto" w:fill="FAFAFA"/>
          <w:lang w:val="en-US"/>
        </w:rPr>
        <w:t>return</w:t>
      </w:r>
      <w:r w:rsidRPr="00C60F56">
        <w:rPr>
          <w:rStyle w:val="HTML"/>
          <w:rFonts w:ascii="Source Code Pro" w:hAnsi="Source Code Pro"/>
          <w:color w:val="000000"/>
          <w:sz w:val="21"/>
          <w:szCs w:val="21"/>
          <w:shd w:val="clear" w:color="auto" w:fill="FAFAFA"/>
          <w:lang w:val="en-US"/>
        </w:rPr>
        <w:t xml:space="preserve"> </w:t>
      </w:r>
      <w:r w:rsidRPr="00C60F56">
        <w:rPr>
          <w:rStyle w:val="hljs-keyword"/>
          <w:rFonts w:ascii="Source Code Pro" w:hAnsi="Source Code Pro"/>
          <w:b/>
          <w:bCs/>
          <w:color w:val="63B175"/>
          <w:sz w:val="21"/>
          <w:szCs w:val="21"/>
          <w:shd w:val="clear" w:color="auto" w:fill="FAFAFA"/>
          <w:lang w:val="en-US"/>
        </w:rPr>
        <w:t>new</w:t>
      </w:r>
      <w:r w:rsidRPr="00C60F56">
        <w:rPr>
          <w:rStyle w:val="HTML"/>
          <w:rFonts w:ascii="Source Code Pro" w:hAnsi="Source Code Pro"/>
          <w:color w:val="000000"/>
          <w:sz w:val="21"/>
          <w:szCs w:val="21"/>
          <w:shd w:val="clear" w:color="auto" w:fill="FAFAFA"/>
          <w:lang w:val="en-US"/>
        </w:rPr>
        <w:t xml:space="preserve"> </w:t>
      </w:r>
      <w:proofErr w:type="spellStart"/>
      <w:r w:rsidRPr="00C60F56">
        <w:rPr>
          <w:rStyle w:val="hljs-title"/>
          <w:rFonts w:ascii="Source Code Pro" w:hAnsi="Source Code Pro"/>
          <w:b/>
          <w:bCs/>
          <w:color w:val="267438"/>
          <w:sz w:val="21"/>
          <w:szCs w:val="21"/>
          <w:shd w:val="clear" w:color="auto" w:fill="FAFAFA"/>
          <w:lang w:val="en-US"/>
        </w:rPr>
        <w:t>RedirectView</w:t>
      </w:r>
      <w:proofErr w:type="spellEnd"/>
      <w:r w:rsidRPr="00C60F56">
        <w:rPr>
          <w:rStyle w:val="HTML"/>
          <w:rFonts w:ascii="Source Code Pro" w:hAnsi="Source Code Pro"/>
          <w:color w:val="000000"/>
          <w:sz w:val="21"/>
          <w:szCs w:val="21"/>
          <w:shd w:val="clear" w:color="auto" w:fill="FAFAFA"/>
          <w:lang w:val="en-US"/>
        </w:rPr>
        <w:t>(</w:t>
      </w:r>
      <w:r w:rsidRPr="00C60F56">
        <w:rPr>
          <w:rStyle w:val="hljs-string"/>
          <w:rFonts w:ascii="Source Code Pro" w:hAnsi="Source Code Pro"/>
          <w:color w:val="4E9359"/>
          <w:sz w:val="21"/>
          <w:szCs w:val="21"/>
          <w:shd w:val="clear" w:color="auto" w:fill="FAFAFA"/>
          <w:lang w:val="en-US"/>
        </w:rPr>
        <w:t>"</w:t>
      </w:r>
      <w:proofErr w:type="spellStart"/>
      <w:r w:rsidRPr="00C60F56">
        <w:rPr>
          <w:rStyle w:val="hljs-string"/>
          <w:rFonts w:ascii="Source Code Pro" w:hAnsi="Source Code Pro"/>
          <w:color w:val="4E9359"/>
          <w:sz w:val="21"/>
          <w:szCs w:val="21"/>
          <w:shd w:val="clear" w:color="auto" w:fill="FAFAFA"/>
          <w:lang w:val="en-US"/>
        </w:rPr>
        <w:t>redirectedUrl</w:t>
      </w:r>
      <w:proofErr w:type="spellEnd"/>
      <w:r w:rsidRPr="00C60F56">
        <w:rPr>
          <w:rStyle w:val="hljs-string"/>
          <w:rFonts w:ascii="Source Code Pro" w:hAnsi="Source Code Pro"/>
          <w:color w:val="4E9359"/>
          <w:sz w:val="21"/>
          <w:szCs w:val="21"/>
          <w:shd w:val="clear" w:color="auto" w:fill="FAFAFA"/>
          <w:lang w:val="en-US"/>
        </w:rPr>
        <w:t>"</w:t>
      </w:r>
      <w:r w:rsidRPr="00C60F56">
        <w:rPr>
          <w:rStyle w:val="HTML"/>
          <w:rFonts w:ascii="Source Code Pro" w:hAnsi="Source Code Pro"/>
          <w:color w:val="000000"/>
          <w:sz w:val="21"/>
          <w:szCs w:val="21"/>
          <w:shd w:val="clear" w:color="auto" w:fill="FAFAFA"/>
          <w:lang w:val="en-US"/>
        </w:rPr>
        <w:t>);</w:t>
      </w:r>
    </w:p>
    <w:p w14:paraId="0743C9E4"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TML"/>
          <w:rFonts w:ascii="Source Code Pro" w:hAnsi="Source Code Pro"/>
          <w:color w:val="000000"/>
          <w:sz w:val="21"/>
          <w:szCs w:val="21"/>
          <w:shd w:val="clear" w:color="auto" w:fill="FAFAFA"/>
          <w:lang w:val="en-US"/>
        </w:rPr>
        <w:t xml:space="preserve">    }</w:t>
      </w:r>
    </w:p>
    <w:p w14:paraId="4EA4D7EA" w14:textId="4C266302" w:rsidR="00C60F56" w:rsidRDefault="00C60F56" w:rsidP="00C60F56">
      <w:pPr>
        <w:pStyle w:val="HTML0"/>
        <w:rPr>
          <w:sz w:val="24"/>
          <w:szCs w:val="24"/>
          <w:lang w:val="en-US"/>
        </w:rPr>
      </w:pPr>
      <w:r w:rsidRPr="00C60F56">
        <w:rPr>
          <w:rStyle w:val="HTML"/>
          <w:rFonts w:ascii="Source Code Pro" w:hAnsi="Source Code Pro"/>
          <w:color w:val="000000"/>
          <w:sz w:val="21"/>
          <w:szCs w:val="21"/>
          <w:shd w:val="clear" w:color="auto" w:fill="FAFAFA"/>
          <w:lang w:val="en-US"/>
        </w:rPr>
        <w:t>}</w:t>
      </w:r>
    </w:p>
    <w:p w14:paraId="77B1323E" w14:textId="77777777" w:rsidR="00266284" w:rsidRPr="00C60F56" w:rsidRDefault="00266284" w:rsidP="00C60F56">
      <w:pPr>
        <w:pStyle w:val="HTML0"/>
        <w:rPr>
          <w:sz w:val="24"/>
          <w:szCs w:val="24"/>
          <w:lang w:val="en-US"/>
        </w:rPr>
      </w:pPr>
    </w:p>
    <w:p w14:paraId="13DAB6E6" w14:textId="77777777" w:rsidR="00C60F56" w:rsidRPr="00C60F56" w:rsidRDefault="00C60F56" w:rsidP="00C60F56">
      <w:pPr>
        <w:pStyle w:val="a3"/>
        <w:spacing w:before="0" w:beforeAutospacing="0" w:after="150" w:afterAutospacing="0"/>
        <w:rPr>
          <w:color w:val="000000"/>
          <w:lang w:val="en-US"/>
        </w:rPr>
      </w:pPr>
      <w:r w:rsidRPr="00C60F56">
        <w:rPr>
          <w:color w:val="000000"/>
          <w:lang w:val="en-US"/>
        </w:rPr>
        <w:t>As we can see, </w:t>
      </w:r>
      <w:r w:rsidRPr="00C60F56">
        <w:rPr>
          <w:rStyle w:val="a6"/>
          <w:color w:val="000000"/>
          <w:lang w:val="en-US"/>
        </w:rPr>
        <w:t>param1</w:t>
      </w:r>
      <w:r w:rsidRPr="00C60F56">
        <w:rPr>
          <w:color w:val="000000"/>
          <w:lang w:val="en-US"/>
        </w:rPr>
        <w:t> and </w:t>
      </w:r>
      <w:r w:rsidRPr="00C60F56">
        <w:rPr>
          <w:rStyle w:val="a6"/>
          <w:color w:val="000000"/>
          <w:lang w:val="en-US"/>
        </w:rPr>
        <w:t>param2</w:t>
      </w:r>
      <w:r w:rsidRPr="00C60F56">
        <w:rPr>
          <w:color w:val="000000"/>
          <w:lang w:val="en-US"/>
        </w:rPr>
        <w:t> traveled from the first controller to the second one. Finally, they showed up in the redirect named </w:t>
      </w:r>
      <w:proofErr w:type="spellStart"/>
      <w:r w:rsidRPr="00C60F56">
        <w:rPr>
          <w:rStyle w:val="a6"/>
          <w:color w:val="000000"/>
          <w:lang w:val="en-US"/>
        </w:rPr>
        <w:t>redirectedUrl</w:t>
      </w:r>
      <w:proofErr w:type="spellEnd"/>
      <w:r w:rsidRPr="00C60F56">
        <w:rPr>
          <w:color w:val="000000"/>
          <w:lang w:val="en-US"/>
        </w:rPr>
        <w:t> that </w:t>
      </w:r>
      <w:proofErr w:type="spellStart"/>
      <w:r w:rsidRPr="00C60F56">
        <w:rPr>
          <w:rStyle w:val="a6"/>
          <w:color w:val="000000"/>
          <w:lang w:val="en-US"/>
        </w:rPr>
        <w:t>forwardedWithParams</w:t>
      </w:r>
      <w:proofErr w:type="spellEnd"/>
      <w:r w:rsidRPr="00C60F56">
        <w:rPr>
          <w:color w:val="000000"/>
          <w:lang w:val="en-US"/>
        </w:rPr>
        <w:t> points to.</w:t>
      </w:r>
    </w:p>
    <w:p w14:paraId="48A74F66" w14:textId="77777777" w:rsidR="00C60F56" w:rsidRPr="00C60F56" w:rsidRDefault="00C60F56" w:rsidP="00C60F56">
      <w:pPr>
        <w:pStyle w:val="2"/>
        <w:spacing w:before="504" w:beforeAutospacing="0" w:after="312" w:afterAutospacing="0"/>
        <w:rPr>
          <w:rFonts w:ascii="inherit" w:hAnsi="inherit"/>
          <w:color w:val="000000"/>
          <w:sz w:val="44"/>
          <w:szCs w:val="44"/>
          <w:lang w:val="en-US"/>
        </w:rPr>
      </w:pPr>
      <w:r w:rsidRPr="00C60F56">
        <w:rPr>
          <w:rStyle w:val="a4"/>
          <w:rFonts w:ascii="inherit" w:hAnsi="inherit"/>
          <w:b/>
          <w:bCs/>
          <w:color w:val="000000"/>
          <w:sz w:val="44"/>
          <w:szCs w:val="44"/>
          <w:lang w:val="en-US"/>
        </w:rPr>
        <w:t>10. Conclusion</w:t>
      </w:r>
    </w:p>
    <w:p w14:paraId="559DDE96" w14:textId="77777777" w:rsidR="00C60F56" w:rsidRPr="00C60F56" w:rsidRDefault="00C60F56" w:rsidP="00C60F56">
      <w:pPr>
        <w:pStyle w:val="a3"/>
        <w:spacing w:before="0" w:beforeAutospacing="0" w:after="150" w:afterAutospacing="0"/>
        <w:rPr>
          <w:color w:val="000000"/>
          <w:lang w:val="en-US"/>
        </w:rPr>
      </w:pPr>
      <w:r w:rsidRPr="00C60F56">
        <w:rPr>
          <w:color w:val="000000"/>
          <w:lang w:val="en-US"/>
        </w:rPr>
        <w:t>This article illustrated </w:t>
      </w:r>
      <w:r w:rsidRPr="00C60F56">
        <w:rPr>
          <w:rStyle w:val="a4"/>
          <w:color w:val="000000"/>
          <w:lang w:val="en-US"/>
        </w:rPr>
        <w:t>three different approaches to implementing a redirect in Spring</w:t>
      </w:r>
      <w:r w:rsidRPr="00C60F56">
        <w:rPr>
          <w:color w:val="000000"/>
          <w:lang w:val="en-US"/>
        </w:rPr>
        <w:t>, how to handle/pass attributes when doing these redirects and how to handle redirects of HTTP POST requests.</w:t>
      </w:r>
    </w:p>
    <w:p w14:paraId="69516902" w14:textId="3FC6DF58" w:rsidR="005C4F36" w:rsidRDefault="005C4F36">
      <w:pPr>
        <w:rPr>
          <w:lang w:val="en-US" w:eastAsia="ru-RU"/>
        </w:rPr>
      </w:pPr>
      <w:r>
        <w:rPr>
          <w:lang w:val="en-US" w:eastAsia="ru-RU"/>
        </w:rPr>
        <w:br w:type="page"/>
      </w:r>
    </w:p>
    <w:p w14:paraId="20BFC615" w14:textId="77777777" w:rsidR="005C4F36" w:rsidRPr="005C4F36" w:rsidRDefault="005C4F36" w:rsidP="005C4F36">
      <w:pPr>
        <w:pStyle w:val="1"/>
        <w:shd w:val="clear" w:color="auto" w:fill="FFFFFF"/>
        <w:spacing w:before="239" w:after="288" w:line="552" w:lineRule="atLeast"/>
        <w:rPr>
          <w:rFonts w:ascii="Cambria" w:hAnsi="Cambria"/>
          <w:color w:val="C00000"/>
          <w:lang w:val="en-US"/>
        </w:rPr>
      </w:pPr>
      <w:proofErr w:type="spellStart"/>
      <w:r w:rsidRPr="005C4F36">
        <w:rPr>
          <w:rFonts w:ascii="Cambria" w:hAnsi="Cambria"/>
          <w:color w:val="C00000"/>
          <w:lang w:val="en-US"/>
        </w:rPr>
        <w:lastRenderedPageBreak/>
        <w:t>ModelAndView</w:t>
      </w:r>
      <w:proofErr w:type="spellEnd"/>
    </w:p>
    <w:p w14:paraId="781ECC46" w14:textId="77777777" w:rsidR="005C4F36" w:rsidRPr="005C4F36" w:rsidRDefault="005C4F36" w:rsidP="005C4F36">
      <w:pPr>
        <w:pStyle w:val="p4"/>
        <w:shd w:val="clear" w:color="auto" w:fill="FFFFFF"/>
        <w:spacing w:before="0" w:beforeAutospacing="0" w:after="0" w:afterAutospacing="0" w:line="480" w:lineRule="atLeast"/>
        <w:jc w:val="both"/>
        <w:textAlignment w:val="top"/>
        <w:rPr>
          <w:rFonts w:ascii="Cambria" w:hAnsi="Cambria"/>
          <w:color w:val="000000"/>
          <w:lang w:val="en-US"/>
        </w:rPr>
      </w:pPr>
      <w:proofErr w:type="spellStart"/>
      <w:r w:rsidRPr="005C4F36">
        <w:rPr>
          <w:rStyle w:val="t1"/>
          <w:rFonts w:ascii="Cambria" w:hAnsi="Cambria"/>
          <w:color w:val="000000"/>
          <w:lang w:val="en-US"/>
        </w:rPr>
        <w:t>ModelAndView</w:t>
      </w:r>
      <w:proofErr w:type="spellEnd"/>
      <w:r w:rsidRPr="005C4F36">
        <w:rPr>
          <w:rStyle w:val="t1"/>
          <w:rFonts w:ascii="Cambria" w:hAnsi="Cambria"/>
          <w:color w:val="000000"/>
          <w:lang w:val="en-US"/>
        </w:rPr>
        <w:t xml:space="preserve"> is a class present in </w:t>
      </w:r>
      <w:proofErr w:type="spellStart"/>
      <w:proofErr w:type="gramStart"/>
      <w:r w:rsidRPr="005C4F36">
        <w:rPr>
          <w:rStyle w:val="t5"/>
          <w:rFonts w:ascii="Cambria" w:eastAsiaTheme="majorEastAsia" w:hAnsi="Cambria"/>
          <w:color w:val="000000"/>
          <w:lang w:val="en-US"/>
        </w:rPr>
        <w:t>org.springframework.web.servlet</w:t>
      </w:r>
      <w:proofErr w:type="spellEnd"/>
      <w:proofErr w:type="gramEnd"/>
      <w:r w:rsidRPr="005C4F36">
        <w:rPr>
          <w:rStyle w:val="t5"/>
          <w:rFonts w:ascii="Cambria" w:eastAsiaTheme="majorEastAsia" w:hAnsi="Cambria"/>
          <w:color w:val="000000"/>
          <w:lang w:val="en-US"/>
        </w:rPr>
        <w:t xml:space="preserve"> package.</w:t>
      </w:r>
      <w:r w:rsidRPr="005C4F36">
        <w:rPr>
          <w:rStyle w:val="t1"/>
          <w:rFonts w:ascii="Cambria" w:hAnsi="Cambria"/>
          <w:color w:val="000000"/>
          <w:lang w:val="en-US"/>
        </w:rPr>
        <w:t> </w:t>
      </w:r>
      <w:proofErr w:type="spellStart"/>
      <w:r w:rsidRPr="005C4F36">
        <w:rPr>
          <w:rStyle w:val="t1"/>
          <w:rFonts w:ascii="Cambria" w:hAnsi="Cambria"/>
          <w:color w:val="000000"/>
          <w:lang w:val="en-US"/>
        </w:rPr>
        <w:t>ModelAndView</w:t>
      </w:r>
      <w:proofErr w:type="spellEnd"/>
      <w:r w:rsidRPr="005C4F36">
        <w:rPr>
          <w:rStyle w:val="t1"/>
          <w:rFonts w:ascii="Cambria" w:hAnsi="Cambria"/>
          <w:color w:val="000000"/>
          <w:lang w:val="en-US"/>
        </w:rPr>
        <w:t xml:space="preserve"> is a value object designed to hold model and view making it possible for a handler to return both model and view in a single return value. </w:t>
      </w:r>
      <w:proofErr w:type="spellStart"/>
      <w:r w:rsidRPr="005C4F36">
        <w:rPr>
          <w:rStyle w:val="t1"/>
          <w:rFonts w:ascii="Cambria" w:hAnsi="Cambria"/>
          <w:color w:val="000000"/>
          <w:lang w:val="en-US"/>
        </w:rPr>
        <w:t>ModelAndView</w:t>
      </w:r>
      <w:proofErr w:type="spellEnd"/>
      <w:r w:rsidRPr="005C4F36">
        <w:rPr>
          <w:rStyle w:val="t1"/>
          <w:rFonts w:ascii="Cambria" w:hAnsi="Cambria"/>
          <w:color w:val="000000"/>
          <w:lang w:val="en-US"/>
        </w:rPr>
        <w:t xml:space="preserve"> is resolved by </w:t>
      </w:r>
      <w:proofErr w:type="spellStart"/>
      <w:r w:rsidRPr="005C4F36">
        <w:rPr>
          <w:rStyle w:val="t1"/>
          <w:rFonts w:ascii="Cambria" w:hAnsi="Cambria"/>
          <w:color w:val="000000"/>
          <w:lang w:val="en-US"/>
        </w:rPr>
        <w:t>DispatcherServlet</w:t>
      </w:r>
      <w:proofErr w:type="spellEnd"/>
      <w:r w:rsidRPr="005C4F36">
        <w:rPr>
          <w:rStyle w:val="t1"/>
          <w:rFonts w:ascii="Cambria" w:hAnsi="Cambria"/>
          <w:color w:val="000000"/>
          <w:lang w:val="en-US"/>
        </w:rPr>
        <w:t xml:space="preserve"> using special framework objects </w:t>
      </w:r>
      <w:proofErr w:type="spellStart"/>
      <w:r w:rsidRPr="005C4F36">
        <w:rPr>
          <w:rStyle w:val="t1"/>
          <w:rFonts w:ascii="Cambria" w:hAnsi="Cambria"/>
          <w:color w:val="000000"/>
          <w:lang w:val="en-US"/>
        </w:rPr>
        <w:t>ViewResolver</w:t>
      </w:r>
      <w:proofErr w:type="spellEnd"/>
      <w:r w:rsidRPr="005C4F36">
        <w:rPr>
          <w:rStyle w:val="t1"/>
          <w:rFonts w:ascii="Cambria" w:hAnsi="Cambria"/>
          <w:color w:val="000000"/>
          <w:lang w:val="en-US"/>
        </w:rPr>
        <w:t xml:space="preserve"> and View.</w:t>
      </w:r>
    </w:p>
    <w:p w14:paraId="508F7F8E" w14:textId="77777777" w:rsidR="005C4F36" w:rsidRPr="005C4F36" w:rsidRDefault="005C4F36" w:rsidP="005C4F36">
      <w:pPr>
        <w:pStyle w:val="2"/>
        <w:shd w:val="clear" w:color="auto" w:fill="FFFFFF"/>
        <w:spacing w:before="300" w:beforeAutospacing="0" w:after="300" w:afterAutospacing="0" w:line="420" w:lineRule="atLeast"/>
        <w:jc w:val="both"/>
        <w:rPr>
          <w:rFonts w:ascii="Cambria" w:hAnsi="Cambria"/>
          <w:color w:val="FF0000"/>
          <w:sz w:val="28"/>
          <w:szCs w:val="28"/>
          <w:lang w:val="en-US"/>
        </w:rPr>
      </w:pPr>
      <w:r w:rsidRPr="005C4F36">
        <w:rPr>
          <w:rFonts w:ascii="Cambria" w:hAnsi="Cambria"/>
          <w:color w:val="FF0000"/>
          <w:sz w:val="28"/>
          <w:szCs w:val="28"/>
          <w:lang w:val="en-US"/>
        </w:rPr>
        <w:t>View</w:t>
      </w:r>
    </w:p>
    <w:p w14:paraId="2C1D5A9B" w14:textId="77777777" w:rsidR="005C4F36" w:rsidRPr="005C4F36" w:rsidRDefault="005C4F36" w:rsidP="005C4F36">
      <w:pPr>
        <w:pStyle w:val="p11"/>
        <w:shd w:val="clear" w:color="auto" w:fill="FFFFFF"/>
        <w:spacing w:before="0" w:beforeAutospacing="0" w:after="0" w:afterAutospacing="0" w:line="480" w:lineRule="atLeast"/>
        <w:jc w:val="both"/>
        <w:rPr>
          <w:rFonts w:ascii="Cambria" w:hAnsi="Cambria"/>
          <w:color w:val="000000"/>
          <w:lang w:val="en-US"/>
        </w:rPr>
      </w:pPr>
      <w:r w:rsidRPr="005C4F36">
        <w:rPr>
          <w:rStyle w:val="t5"/>
          <w:rFonts w:ascii="Cambria" w:eastAsiaTheme="majorEastAsia" w:hAnsi="Cambria"/>
          <w:color w:val="000000"/>
          <w:lang w:val="en-US"/>
        </w:rPr>
        <w:t>It is a String which is the name of a JSP file or which is the value given for the name attribute of a &lt;bean&gt; tag where this &lt;bean&gt; tag corresponds to the class which implements View interface.</w:t>
      </w:r>
    </w:p>
    <w:p w14:paraId="7D29B4FC" w14:textId="77777777" w:rsidR="005C4F36" w:rsidRPr="005C4F36" w:rsidRDefault="005C4F36" w:rsidP="005C4F36">
      <w:pPr>
        <w:pStyle w:val="2"/>
        <w:shd w:val="clear" w:color="auto" w:fill="FFFFFF"/>
        <w:spacing w:before="300" w:beforeAutospacing="0" w:after="300" w:afterAutospacing="0" w:line="420" w:lineRule="atLeast"/>
        <w:jc w:val="both"/>
        <w:rPr>
          <w:rFonts w:ascii="Cambria" w:hAnsi="Cambria"/>
          <w:color w:val="FF0000"/>
          <w:sz w:val="28"/>
          <w:szCs w:val="28"/>
          <w:lang w:val="en-US"/>
        </w:rPr>
      </w:pPr>
      <w:r w:rsidRPr="005C4F36">
        <w:rPr>
          <w:rFonts w:ascii="Cambria" w:hAnsi="Cambria"/>
          <w:color w:val="FF0000"/>
          <w:sz w:val="28"/>
          <w:szCs w:val="28"/>
          <w:lang w:val="en-US"/>
        </w:rPr>
        <w:t>Model</w:t>
      </w:r>
    </w:p>
    <w:p w14:paraId="44112F18" w14:textId="650040F3" w:rsidR="005C4F36" w:rsidRDefault="005C4F36" w:rsidP="005C4F36">
      <w:pPr>
        <w:pStyle w:val="p12borderstart"/>
        <w:shd w:val="clear" w:color="auto" w:fill="FFFFFF"/>
        <w:spacing w:before="0" w:beforeAutospacing="0" w:after="0" w:afterAutospacing="0" w:line="480" w:lineRule="atLeast"/>
        <w:jc w:val="both"/>
        <w:rPr>
          <w:rStyle w:val="t5"/>
          <w:rFonts w:ascii="Cambria" w:eastAsiaTheme="majorEastAsia" w:hAnsi="Cambria"/>
          <w:color w:val="000000"/>
          <w:lang w:val="en-US"/>
        </w:rPr>
      </w:pPr>
      <w:r w:rsidRPr="005C4F36">
        <w:rPr>
          <w:rStyle w:val="t5"/>
          <w:rFonts w:ascii="Cambria" w:eastAsiaTheme="majorEastAsia" w:hAnsi="Cambria"/>
          <w:color w:val="000000"/>
          <w:lang w:val="en-US"/>
        </w:rPr>
        <w:t>It is an object which stores the values that need to be sent to views/JSP. It can be a String object which has stored a string value. When we have to send many model values, we can store them in Map and object of Map can be used.</w:t>
      </w:r>
    </w:p>
    <w:p w14:paraId="55C89FD7" w14:textId="0CA8D4B9" w:rsidR="005C4F36" w:rsidRDefault="005C4F36" w:rsidP="005C4F36">
      <w:pPr>
        <w:pStyle w:val="p12borderstart"/>
        <w:shd w:val="clear" w:color="auto" w:fill="FFFFFF"/>
        <w:spacing w:before="0" w:beforeAutospacing="0" w:after="0" w:afterAutospacing="0" w:line="480" w:lineRule="atLeast"/>
        <w:jc w:val="both"/>
        <w:rPr>
          <w:rStyle w:val="t5"/>
          <w:rFonts w:ascii="Cambria" w:eastAsiaTheme="majorEastAsia" w:hAnsi="Cambria"/>
          <w:color w:val="000000"/>
          <w:lang w:val="en-US"/>
        </w:rPr>
      </w:pPr>
    </w:p>
    <w:p w14:paraId="43F579F9" w14:textId="77777777" w:rsidR="005C4F36" w:rsidRPr="005C4F36" w:rsidRDefault="005C4F36" w:rsidP="005C4F36">
      <w:pPr>
        <w:pStyle w:val="p12borderstart"/>
        <w:shd w:val="clear" w:color="auto" w:fill="FFFFFF"/>
        <w:spacing w:before="0" w:beforeAutospacing="0" w:after="0" w:afterAutospacing="0" w:line="480" w:lineRule="atLeast"/>
        <w:jc w:val="both"/>
        <w:rPr>
          <w:rFonts w:ascii="Cambria" w:hAnsi="Cambria"/>
          <w:color w:val="000000"/>
          <w:lang w:val="en-US"/>
        </w:rPr>
      </w:pPr>
    </w:p>
    <w:p w14:paraId="624875D2" w14:textId="38604BB9" w:rsidR="005C4F36" w:rsidRDefault="005C4F36" w:rsidP="005C4F36">
      <w:pPr>
        <w:shd w:val="clear" w:color="auto" w:fill="FFFFFF"/>
        <w:spacing w:line="360" w:lineRule="atLeast"/>
        <w:jc w:val="both"/>
        <w:textAlignment w:val="top"/>
        <w:rPr>
          <w:rFonts w:ascii="Cambria" w:hAnsi="Cambria"/>
          <w:color w:val="000000"/>
        </w:rPr>
      </w:pPr>
      <w:r>
        <w:rPr>
          <w:rFonts w:ascii="Calibri" w:hAnsi="Calibri" w:cs="Calibri"/>
          <w:noProof/>
          <w:color w:val="000000"/>
          <w:bdr w:val="none" w:sz="0" w:space="0" w:color="auto" w:frame="1"/>
        </w:rPr>
        <w:drawing>
          <wp:inline distT="0" distB="0" distL="0" distR="0" wp14:anchorId="45F3458B" wp14:editId="7D3A15B9">
            <wp:extent cx="5731510" cy="1972945"/>
            <wp:effectExtent l="0" t="0" r="2540" b="8255"/>
            <wp:docPr id="36" name="Рисунок 36" descr="modelandview-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modelandview-0"/>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731510" cy="1972945"/>
                    </a:xfrm>
                    <a:prstGeom prst="rect">
                      <a:avLst/>
                    </a:prstGeom>
                    <a:noFill/>
                    <a:ln>
                      <a:noFill/>
                    </a:ln>
                  </pic:spPr>
                </pic:pic>
              </a:graphicData>
            </a:graphic>
          </wp:inline>
        </w:drawing>
      </w:r>
    </w:p>
    <w:p w14:paraId="10DCEBC8" w14:textId="3B552B36" w:rsidR="005C4F36" w:rsidRDefault="005C4F36" w:rsidP="005C4F36">
      <w:pPr>
        <w:shd w:val="clear" w:color="auto" w:fill="FFFFFF"/>
        <w:spacing w:line="0" w:lineRule="auto"/>
        <w:rPr>
          <w:color w:val="000000"/>
          <w:sz w:val="21"/>
          <w:szCs w:val="21"/>
        </w:rPr>
      </w:pPr>
      <w:r>
        <w:rPr>
          <w:rFonts w:ascii="Helvetica" w:hAnsi="Helvetica"/>
          <w:color w:val="000000"/>
          <w:sz w:val="21"/>
          <w:szCs w:val="21"/>
        </w:rPr>
        <w:t> </w:t>
      </w:r>
    </w:p>
    <w:p w14:paraId="4D6783B8" w14:textId="1735002A" w:rsidR="005C4F36" w:rsidRDefault="005C4F36" w:rsidP="005C4F36">
      <w:pPr>
        <w:shd w:val="clear" w:color="auto" w:fill="FFFFFF"/>
        <w:spacing w:line="0" w:lineRule="auto"/>
        <w:rPr>
          <w:color w:val="000000"/>
          <w:sz w:val="21"/>
          <w:szCs w:val="21"/>
        </w:rPr>
      </w:pPr>
    </w:p>
    <w:p w14:paraId="67540853" w14:textId="1DD0336B" w:rsidR="005C4F36" w:rsidRDefault="005C4F36" w:rsidP="005C4F36">
      <w:pPr>
        <w:shd w:val="clear" w:color="auto" w:fill="FFFFFF"/>
        <w:spacing w:line="0" w:lineRule="auto"/>
        <w:rPr>
          <w:color w:val="000000"/>
          <w:sz w:val="21"/>
          <w:szCs w:val="21"/>
        </w:rPr>
      </w:pPr>
    </w:p>
    <w:p w14:paraId="57514C7D" w14:textId="64F02F39" w:rsidR="005C4F36" w:rsidRDefault="005C4F36" w:rsidP="005C4F36">
      <w:pPr>
        <w:shd w:val="clear" w:color="auto" w:fill="FFFFFF"/>
        <w:spacing w:line="0" w:lineRule="auto"/>
        <w:rPr>
          <w:color w:val="000000"/>
          <w:sz w:val="21"/>
          <w:szCs w:val="21"/>
        </w:rPr>
      </w:pPr>
    </w:p>
    <w:p w14:paraId="6D509969" w14:textId="481A4D13" w:rsidR="005C4F36" w:rsidRDefault="005C4F36" w:rsidP="005C4F36">
      <w:pPr>
        <w:shd w:val="clear" w:color="auto" w:fill="FFFFFF"/>
        <w:spacing w:line="0" w:lineRule="auto"/>
        <w:rPr>
          <w:color w:val="000000"/>
          <w:sz w:val="21"/>
          <w:szCs w:val="21"/>
        </w:rPr>
      </w:pPr>
    </w:p>
    <w:p w14:paraId="340BBC87" w14:textId="414C4CBA" w:rsidR="005C4F36" w:rsidRDefault="005C4F36" w:rsidP="005C4F36">
      <w:pPr>
        <w:shd w:val="clear" w:color="auto" w:fill="FFFFFF"/>
        <w:spacing w:line="0" w:lineRule="auto"/>
        <w:rPr>
          <w:color w:val="000000"/>
          <w:sz w:val="21"/>
          <w:szCs w:val="21"/>
        </w:rPr>
      </w:pPr>
    </w:p>
    <w:p w14:paraId="27285290" w14:textId="50F433BB" w:rsidR="005C4F36" w:rsidRDefault="005C4F36" w:rsidP="005C4F36">
      <w:pPr>
        <w:shd w:val="clear" w:color="auto" w:fill="FFFFFF"/>
        <w:spacing w:line="0" w:lineRule="auto"/>
        <w:rPr>
          <w:color w:val="000000"/>
          <w:sz w:val="21"/>
          <w:szCs w:val="21"/>
        </w:rPr>
      </w:pPr>
    </w:p>
    <w:p w14:paraId="43716978" w14:textId="77777777" w:rsidR="005C4F36" w:rsidRPr="005C4F36" w:rsidRDefault="005C4F36" w:rsidP="005C4F36">
      <w:pPr>
        <w:shd w:val="clear" w:color="auto" w:fill="FFFFFF"/>
        <w:spacing w:line="0" w:lineRule="auto"/>
        <w:rPr>
          <w:color w:val="000000"/>
          <w:sz w:val="21"/>
          <w:szCs w:val="21"/>
        </w:rPr>
      </w:pPr>
    </w:p>
    <w:p w14:paraId="064E201E" w14:textId="77777777" w:rsidR="005C4F36" w:rsidRDefault="005C4F36" w:rsidP="005C4F36">
      <w:pPr>
        <w:pStyle w:val="2"/>
        <w:shd w:val="clear" w:color="auto" w:fill="FFFFFF"/>
        <w:spacing w:before="0" w:beforeAutospacing="0" w:after="0" w:afterAutospacing="0" w:line="420" w:lineRule="atLeast"/>
        <w:jc w:val="both"/>
        <w:rPr>
          <w:rFonts w:ascii="Cambria" w:hAnsi="Cambria"/>
          <w:color w:val="FF0000"/>
          <w:sz w:val="28"/>
          <w:szCs w:val="28"/>
        </w:rPr>
      </w:pPr>
      <w:proofErr w:type="spellStart"/>
      <w:r>
        <w:rPr>
          <w:rStyle w:val="t8"/>
          <w:rFonts w:ascii="Cambria" w:hAnsi="Cambria"/>
          <w:color w:val="FF0000"/>
          <w:sz w:val="28"/>
          <w:szCs w:val="28"/>
        </w:rPr>
        <w:lastRenderedPageBreak/>
        <w:t>Constructors</w:t>
      </w:r>
      <w:proofErr w:type="spellEnd"/>
      <w:r>
        <w:rPr>
          <w:rStyle w:val="t8"/>
          <w:rFonts w:ascii="Cambria" w:hAnsi="Cambria"/>
          <w:color w:val="FF0000"/>
          <w:sz w:val="28"/>
          <w:szCs w:val="28"/>
        </w:rPr>
        <w:t xml:space="preserve"> </w:t>
      </w:r>
      <w:proofErr w:type="spellStart"/>
      <w:r>
        <w:rPr>
          <w:rStyle w:val="t8"/>
          <w:rFonts w:ascii="Cambria" w:hAnsi="Cambria"/>
          <w:color w:val="FF0000"/>
          <w:sz w:val="28"/>
          <w:szCs w:val="28"/>
        </w:rPr>
        <w:t>of</w:t>
      </w:r>
      <w:proofErr w:type="spellEnd"/>
      <w:r>
        <w:rPr>
          <w:rStyle w:val="t8"/>
          <w:rFonts w:ascii="Cambria" w:hAnsi="Cambria"/>
          <w:color w:val="FF0000"/>
          <w:sz w:val="28"/>
          <w:szCs w:val="28"/>
        </w:rPr>
        <w:t xml:space="preserve"> </w:t>
      </w:r>
      <w:proofErr w:type="spellStart"/>
      <w:r>
        <w:rPr>
          <w:rStyle w:val="t8"/>
          <w:rFonts w:ascii="Cambria" w:hAnsi="Cambria"/>
          <w:color w:val="FF0000"/>
          <w:sz w:val="28"/>
          <w:szCs w:val="28"/>
        </w:rPr>
        <w:t>ModelAndView</w:t>
      </w:r>
      <w:proofErr w:type="spellEnd"/>
      <w:r>
        <w:rPr>
          <w:rStyle w:val="t8"/>
          <w:rFonts w:ascii="Cambria" w:hAnsi="Cambria"/>
          <w:color w:val="FF0000"/>
          <w:sz w:val="28"/>
          <w:szCs w:val="28"/>
        </w:rPr>
        <w:t xml:space="preserve"> </w:t>
      </w:r>
      <w:proofErr w:type="spellStart"/>
      <w:r>
        <w:rPr>
          <w:rStyle w:val="t8"/>
          <w:rFonts w:ascii="Cambria" w:hAnsi="Cambria"/>
          <w:color w:val="FF0000"/>
          <w:sz w:val="28"/>
          <w:szCs w:val="28"/>
        </w:rPr>
        <w:t>class</w:t>
      </w:r>
      <w:proofErr w:type="spellEnd"/>
    </w:p>
    <w:tbl>
      <w:tblPr>
        <w:tblW w:w="9918" w:type="dxa"/>
        <w:shd w:val="clear" w:color="auto" w:fill="FFFFFF"/>
        <w:tblCellMar>
          <w:left w:w="0" w:type="dxa"/>
          <w:right w:w="0" w:type="dxa"/>
        </w:tblCellMar>
        <w:tblLook w:val="04A0" w:firstRow="1" w:lastRow="0" w:firstColumn="1" w:lastColumn="0" w:noHBand="0" w:noVBand="1"/>
      </w:tblPr>
      <w:tblGrid>
        <w:gridCol w:w="4531"/>
        <w:gridCol w:w="5387"/>
      </w:tblGrid>
      <w:tr w:rsidR="005C4F36" w14:paraId="4EE3BC1D" w14:textId="77777777" w:rsidTr="005C4F36">
        <w:tc>
          <w:tcPr>
            <w:tcW w:w="4531" w:type="dxa"/>
            <w:tcBorders>
              <w:top w:val="single" w:sz="4" w:space="0" w:color="000000"/>
              <w:left w:val="single" w:sz="4" w:space="0" w:color="000000"/>
              <w:bottom w:val="single" w:sz="4" w:space="0" w:color="000000"/>
              <w:right w:val="single" w:sz="4" w:space="0" w:color="000000"/>
            </w:tcBorders>
            <w:shd w:val="clear" w:color="auto" w:fill="FDE9D9"/>
            <w:tcMar>
              <w:top w:w="0" w:type="dxa"/>
              <w:left w:w="108" w:type="dxa"/>
              <w:bottom w:w="0" w:type="dxa"/>
              <w:right w:w="108" w:type="dxa"/>
            </w:tcMar>
            <w:hideMark/>
          </w:tcPr>
          <w:p w14:paraId="7E32C4CF" w14:textId="77777777" w:rsidR="005C4F36" w:rsidRDefault="005C4F36">
            <w:pPr>
              <w:pStyle w:val="p5"/>
              <w:spacing w:before="0" w:beforeAutospacing="0" w:after="0" w:afterAutospacing="0" w:line="480" w:lineRule="atLeast"/>
              <w:jc w:val="both"/>
              <w:textAlignment w:val="top"/>
              <w:rPr>
                <w:rFonts w:ascii="Cambria" w:hAnsi="Cambria"/>
              </w:rPr>
            </w:pPr>
            <w:r>
              <w:rPr>
                <w:rStyle w:val="t10"/>
                <w:rFonts w:ascii="Cambria" w:eastAsiaTheme="majorEastAsia" w:hAnsi="Cambria"/>
                <w:b/>
                <w:bCs/>
              </w:rPr>
              <w:t xml:space="preserve">                </w:t>
            </w:r>
            <w:proofErr w:type="spellStart"/>
            <w:r>
              <w:rPr>
                <w:rStyle w:val="t10"/>
                <w:rFonts w:ascii="Cambria" w:eastAsiaTheme="majorEastAsia" w:hAnsi="Cambria"/>
                <w:b/>
                <w:bCs/>
              </w:rPr>
              <w:t>Constructor</w:t>
            </w:r>
            <w:proofErr w:type="spellEnd"/>
          </w:p>
        </w:tc>
        <w:tc>
          <w:tcPr>
            <w:tcW w:w="5387" w:type="dxa"/>
            <w:tcBorders>
              <w:top w:val="single" w:sz="4" w:space="0" w:color="000000"/>
              <w:left w:val="single" w:sz="4" w:space="0" w:color="000000"/>
              <w:bottom w:val="single" w:sz="4" w:space="0" w:color="000000"/>
              <w:right w:val="single" w:sz="4" w:space="0" w:color="000000"/>
            </w:tcBorders>
            <w:shd w:val="clear" w:color="auto" w:fill="FDE9D9"/>
            <w:tcMar>
              <w:top w:w="0" w:type="dxa"/>
              <w:left w:w="108" w:type="dxa"/>
              <w:bottom w:w="0" w:type="dxa"/>
              <w:right w:w="108" w:type="dxa"/>
            </w:tcMar>
            <w:hideMark/>
          </w:tcPr>
          <w:p w14:paraId="7CB535F4" w14:textId="77777777" w:rsidR="005C4F36" w:rsidRDefault="005C4F36">
            <w:pPr>
              <w:pStyle w:val="p6"/>
              <w:spacing w:before="0" w:beforeAutospacing="0" w:after="0" w:afterAutospacing="0" w:line="480" w:lineRule="atLeast"/>
              <w:jc w:val="center"/>
              <w:textAlignment w:val="top"/>
              <w:rPr>
                <w:rFonts w:ascii="Cambria" w:hAnsi="Cambria"/>
              </w:rPr>
            </w:pPr>
            <w:proofErr w:type="spellStart"/>
            <w:r>
              <w:rPr>
                <w:rStyle w:val="t10"/>
                <w:rFonts w:ascii="Cambria" w:eastAsiaTheme="majorEastAsia" w:hAnsi="Cambria"/>
                <w:b/>
                <w:bCs/>
              </w:rPr>
              <w:t>Description</w:t>
            </w:r>
            <w:proofErr w:type="spellEnd"/>
          </w:p>
        </w:tc>
      </w:tr>
      <w:tr w:rsidR="005C4F36" w:rsidRPr="00EA16EA" w14:paraId="236CA3E9" w14:textId="77777777" w:rsidTr="005C4F36">
        <w:tc>
          <w:tcPr>
            <w:tcW w:w="453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hideMark/>
          </w:tcPr>
          <w:p w14:paraId="11B482B9" w14:textId="77777777" w:rsidR="005C4F36" w:rsidRDefault="005C4F36">
            <w:pPr>
              <w:pStyle w:val="p7"/>
              <w:spacing w:before="0" w:beforeAutospacing="0" w:after="0" w:afterAutospacing="0" w:line="480" w:lineRule="atLeast"/>
              <w:textAlignment w:val="top"/>
              <w:rPr>
                <w:rFonts w:ascii="Cambria" w:hAnsi="Cambria"/>
              </w:rPr>
            </w:pPr>
            <w:proofErr w:type="spellStart"/>
            <w:proofErr w:type="gramStart"/>
            <w:r>
              <w:rPr>
                <w:rStyle w:val="t11"/>
                <w:rFonts w:ascii="Courier New" w:hAnsi="Courier New" w:cs="Courier New"/>
                <w:sz w:val="20"/>
                <w:szCs w:val="20"/>
              </w:rPr>
              <w:t>ModelAndView</w:t>
            </w:r>
            <w:proofErr w:type="spellEnd"/>
            <w:r>
              <w:rPr>
                <w:rStyle w:val="t11"/>
                <w:rFonts w:ascii="Courier New" w:hAnsi="Courier New" w:cs="Courier New"/>
                <w:sz w:val="20"/>
                <w:szCs w:val="20"/>
              </w:rPr>
              <w:t>(</w:t>
            </w:r>
            <w:proofErr w:type="gramEnd"/>
            <w:r>
              <w:rPr>
                <w:rStyle w:val="t11"/>
                <w:rFonts w:ascii="Courier New" w:hAnsi="Courier New" w:cs="Courier New"/>
                <w:sz w:val="20"/>
                <w:szCs w:val="20"/>
              </w:rPr>
              <w:t>)</w:t>
            </w:r>
          </w:p>
        </w:tc>
        <w:tc>
          <w:tcPr>
            <w:tcW w:w="538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hideMark/>
          </w:tcPr>
          <w:p w14:paraId="5507B30C" w14:textId="77777777" w:rsidR="005C4F36" w:rsidRPr="005C4F36" w:rsidRDefault="005C4F36">
            <w:pPr>
              <w:pStyle w:val="p8"/>
              <w:spacing w:before="0" w:beforeAutospacing="0" w:after="0" w:afterAutospacing="0" w:line="480" w:lineRule="atLeast"/>
              <w:jc w:val="both"/>
              <w:textAlignment w:val="top"/>
              <w:rPr>
                <w:rFonts w:ascii="Cambria" w:hAnsi="Cambria"/>
                <w:lang w:val="en-US"/>
              </w:rPr>
            </w:pPr>
            <w:r w:rsidRPr="005C4F36">
              <w:rPr>
                <w:rStyle w:val="t14"/>
                <w:rFonts w:ascii="Cambria" w:hAnsi="Cambria"/>
                <w:lang w:val="en-US"/>
              </w:rPr>
              <w:t>Default constructor for bean-style usage: populating bean properties instead of passing in constructor arguments.</w:t>
            </w:r>
          </w:p>
        </w:tc>
      </w:tr>
      <w:tr w:rsidR="005C4F36" w:rsidRPr="00EA16EA" w14:paraId="7AAE9C73" w14:textId="77777777" w:rsidTr="005C4F36">
        <w:tc>
          <w:tcPr>
            <w:tcW w:w="453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hideMark/>
          </w:tcPr>
          <w:p w14:paraId="19D8DF3D" w14:textId="77777777" w:rsidR="005C4F36" w:rsidRDefault="005C4F36">
            <w:pPr>
              <w:pStyle w:val="p7"/>
              <w:spacing w:before="0" w:beforeAutospacing="0" w:after="0" w:afterAutospacing="0" w:line="480" w:lineRule="atLeast"/>
              <w:textAlignment w:val="top"/>
              <w:rPr>
                <w:rFonts w:ascii="Cambria" w:hAnsi="Cambria"/>
              </w:rPr>
            </w:pPr>
            <w:proofErr w:type="spellStart"/>
            <w:proofErr w:type="gramStart"/>
            <w:r>
              <w:rPr>
                <w:rStyle w:val="t11"/>
                <w:rFonts w:ascii="Courier New" w:hAnsi="Courier New" w:cs="Courier New"/>
                <w:sz w:val="20"/>
                <w:szCs w:val="20"/>
              </w:rPr>
              <w:t>ModelAndView</w:t>
            </w:r>
            <w:proofErr w:type="spellEnd"/>
            <w:r>
              <w:rPr>
                <w:rStyle w:val="t11"/>
                <w:rFonts w:ascii="Courier New" w:hAnsi="Courier New" w:cs="Courier New"/>
                <w:sz w:val="20"/>
                <w:szCs w:val="20"/>
              </w:rPr>
              <w:t>(</w:t>
            </w:r>
            <w:proofErr w:type="spellStart"/>
            <w:proofErr w:type="gramEnd"/>
            <w:r>
              <w:rPr>
                <w:rStyle w:val="t11"/>
                <w:rFonts w:ascii="Courier New" w:hAnsi="Courier New" w:cs="Courier New"/>
                <w:sz w:val="20"/>
                <w:szCs w:val="20"/>
              </w:rPr>
              <w:t>String</w:t>
            </w:r>
            <w:proofErr w:type="spellEnd"/>
            <w:r>
              <w:rPr>
                <w:rStyle w:val="t11"/>
                <w:rFonts w:ascii="Courier New" w:hAnsi="Courier New" w:cs="Courier New"/>
                <w:sz w:val="20"/>
                <w:szCs w:val="20"/>
              </w:rPr>
              <w:t xml:space="preserve"> </w:t>
            </w:r>
            <w:proofErr w:type="spellStart"/>
            <w:r>
              <w:rPr>
                <w:rStyle w:val="t11"/>
                <w:rFonts w:ascii="Courier New" w:hAnsi="Courier New" w:cs="Courier New"/>
                <w:sz w:val="20"/>
                <w:szCs w:val="20"/>
              </w:rPr>
              <w:t>viewName</w:t>
            </w:r>
            <w:proofErr w:type="spellEnd"/>
            <w:r>
              <w:rPr>
                <w:rStyle w:val="t11"/>
                <w:rFonts w:ascii="Courier New" w:hAnsi="Courier New" w:cs="Courier New"/>
                <w:sz w:val="20"/>
                <w:szCs w:val="20"/>
              </w:rPr>
              <w:t>)</w:t>
            </w:r>
          </w:p>
        </w:tc>
        <w:tc>
          <w:tcPr>
            <w:tcW w:w="538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hideMark/>
          </w:tcPr>
          <w:p w14:paraId="2FF8E67A" w14:textId="77777777" w:rsidR="005C4F36" w:rsidRPr="005C4F36" w:rsidRDefault="005C4F36">
            <w:pPr>
              <w:pStyle w:val="p8"/>
              <w:spacing w:before="0" w:beforeAutospacing="0" w:after="0" w:afterAutospacing="0" w:line="480" w:lineRule="atLeast"/>
              <w:jc w:val="both"/>
              <w:textAlignment w:val="top"/>
              <w:rPr>
                <w:rFonts w:ascii="Cambria" w:hAnsi="Cambria"/>
                <w:lang w:val="en-US"/>
              </w:rPr>
            </w:pPr>
            <w:r w:rsidRPr="005C4F36">
              <w:rPr>
                <w:rStyle w:val="t14"/>
                <w:rFonts w:ascii="Cambria" w:hAnsi="Cambria"/>
                <w:lang w:val="en-US"/>
              </w:rPr>
              <w:t>Convenient constructor when there is no model data to expose.</w:t>
            </w:r>
          </w:p>
        </w:tc>
      </w:tr>
      <w:tr w:rsidR="005C4F36" w:rsidRPr="00EA16EA" w14:paraId="6F9E2EF1" w14:textId="77777777" w:rsidTr="005C4F36">
        <w:tc>
          <w:tcPr>
            <w:tcW w:w="453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hideMark/>
          </w:tcPr>
          <w:p w14:paraId="17B4E895" w14:textId="77777777" w:rsidR="005C4F36" w:rsidRPr="005C4F36" w:rsidRDefault="005C4F36">
            <w:pPr>
              <w:pStyle w:val="p7"/>
              <w:spacing w:before="0" w:beforeAutospacing="0" w:after="0" w:afterAutospacing="0" w:line="480" w:lineRule="atLeast"/>
              <w:textAlignment w:val="top"/>
              <w:rPr>
                <w:rFonts w:ascii="Cambria" w:hAnsi="Cambria"/>
                <w:lang w:val="en-US"/>
              </w:rPr>
            </w:pPr>
            <w:proofErr w:type="spellStart"/>
            <w:proofErr w:type="gramStart"/>
            <w:r w:rsidRPr="005C4F36">
              <w:rPr>
                <w:rStyle w:val="t11"/>
                <w:rFonts w:ascii="Courier New" w:hAnsi="Courier New" w:cs="Courier New"/>
                <w:sz w:val="20"/>
                <w:szCs w:val="20"/>
                <w:lang w:val="en-US"/>
              </w:rPr>
              <w:t>ModelAndView</w:t>
            </w:r>
            <w:proofErr w:type="spellEnd"/>
            <w:r w:rsidRPr="005C4F36">
              <w:rPr>
                <w:rStyle w:val="t11"/>
                <w:rFonts w:ascii="Courier New" w:hAnsi="Courier New" w:cs="Courier New"/>
                <w:sz w:val="20"/>
                <w:szCs w:val="20"/>
                <w:lang w:val="en-US"/>
              </w:rPr>
              <w:t>(</w:t>
            </w:r>
            <w:proofErr w:type="gramEnd"/>
            <w:r w:rsidRPr="005C4F36">
              <w:rPr>
                <w:rStyle w:val="t11"/>
                <w:rFonts w:ascii="Courier New" w:hAnsi="Courier New" w:cs="Courier New"/>
                <w:sz w:val="20"/>
                <w:szCs w:val="20"/>
                <w:lang w:val="en-US"/>
              </w:rPr>
              <w:t xml:space="preserve">String </w:t>
            </w:r>
            <w:proofErr w:type="spellStart"/>
            <w:r w:rsidRPr="005C4F36">
              <w:rPr>
                <w:rStyle w:val="t11"/>
                <w:rFonts w:ascii="Courier New" w:hAnsi="Courier New" w:cs="Courier New"/>
                <w:sz w:val="20"/>
                <w:szCs w:val="20"/>
                <w:lang w:val="en-US"/>
              </w:rPr>
              <w:t>viewName</w:t>
            </w:r>
            <w:proofErr w:type="spellEnd"/>
            <w:r w:rsidRPr="005C4F36">
              <w:rPr>
                <w:rStyle w:val="t11"/>
                <w:rFonts w:ascii="Courier New" w:hAnsi="Courier New" w:cs="Courier New"/>
                <w:sz w:val="20"/>
                <w:szCs w:val="20"/>
                <w:lang w:val="en-US"/>
              </w:rPr>
              <w:t xml:space="preserve">, </w:t>
            </w:r>
            <w:proofErr w:type="spellStart"/>
            <w:r w:rsidRPr="005C4F36">
              <w:rPr>
                <w:rStyle w:val="t11"/>
                <w:rFonts w:ascii="Courier New" w:hAnsi="Courier New" w:cs="Courier New"/>
                <w:sz w:val="20"/>
                <w:szCs w:val="20"/>
                <w:lang w:val="en-US"/>
              </w:rPr>
              <w:t>HttpStatus</w:t>
            </w:r>
            <w:proofErr w:type="spellEnd"/>
            <w:r w:rsidRPr="005C4F36">
              <w:rPr>
                <w:rStyle w:val="t11"/>
                <w:rFonts w:ascii="Courier New" w:hAnsi="Courier New" w:cs="Courier New"/>
                <w:sz w:val="20"/>
                <w:szCs w:val="20"/>
                <w:lang w:val="en-US"/>
              </w:rPr>
              <w:t xml:space="preserve"> status)</w:t>
            </w:r>
          </w:p>
        </w:tc>
        <w:tc>
          <w:tcPr>
            <w:tcW w:w="538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hideMark/>
          </w:tcPr>
          <w:p w14:paraId="124B58E6" w14:textId="77777777" w:rsidR="005C4F36" w:rsidRPr="005C4F36" w:rsidRDefault="005C4F36">
            <w:pPr>
              <w:pStyle w:val="p8"/>
              <w:spacing w:before="0" w:beforeAutospacing="0" w:after="0" w:afterAutospacing="0" w:line="480" w:lineRule="atLeast"/>
              <w:jc w:val="both"/>
              <w:textAlignment w:val="top"/>
              <w:rPr>
                <w:rFonts w:ascii="Cambria" w:hAnsi="Cambria"/>
                <w:lang w:val="en-US"/>
              </w:rPr>
            </w:pPr>
            <w:r w:rsidRPr="005C4F36">
              <w:rPr>
                <w:rStyle w:val="t14"/>
                <w:rFonts w:ascii="Cambria" w:hAnsi="Cambria"/>
                <w:lang w:val="en-US"/>
              </w:rPr>
              <w:t xml:space="preserve">Create a new </w:t>
            </w:r>
            <w:proofErr w:type="spellStart"/>
            <w:r w:rsidRPr="005C4F36">
              <w:rPr>
                <w:rStyle w:val="t14"/>
                <w:rFonts w:ascii="Cambria" w:hAnsi="Cambria"/>
                <w:lang w:val="en-US"/>
              </w:rPr>
              <w:t>ModelAndView</w:t>
            </w:r>
            <w:proofErr w:type="spellEnd"/>
            <w:r w:rsidRPr="005C4F36">
              <w:rPr>
                <w:rStyle w:val="t14"/>
                <w:rFonts w:ascii="Cambria" w:hAnsi="Cambria"/>
                <w:lang w:val="en-US"/>
              </w:rPr>
              <w:t xml:space="preserve"> given a view name and HTTP status.</w:t>
            </w:r>
          </w:p>
        </w:tc>
      </w:tr>
      <w:tr w:rsidR="005C4F36" w:rsidRPr="00EA16EA" w14:paraId="5BA2DADE" w14:textId="77777777" w:rsidTr="005C4F36">
        <w:tc>
          <w:tcPr>
            <w:tcW w:w="453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hideMark/>
          </w:tcPr>
          <w:p w14:paraId="227BC704" w14:textId="77777777" w:rsidR="005C4F36" w:rsidRPr="005C4F36" w:rsidRDefault="005C4F36">
            <w:pPr>
              <w:pStyle w:val="p7"/>
              <w:spacing w:before="0" w:beforeAutospacing="0" w:after="0" w:afterAutospacing="0" w:line="480" w:lineRule="atLeast"/>
              <w:textAlignment w:val="top"/>
              <w:rPr>
                <w:rFonts w:ascii="Cambria" w:hAnsi="Cambria"/>
                <w:lang w:val="en-US"/>
              </w:rPr>
            </w:pPr>
            <w:proofErr w:type="spellStart"/>
            <w:proofErr w:type="gramStart"/>
            <w:r w:rsidRPr="005C4F36">
              <w:rPr>
                <w:rStyle w:val="t11"/>
                <w:rFonts w:ascii="Courier New" w:hAnsi="Courier New" w:cs="Courier New"/>
                <w:sz w:val="20"/>
                <w:szCs w:val="20"/>
                <w:lang w:val="en-US"/>
              </w:rPr>
              <w:t>ModelAndView</w:t>
            </w:r>
            <w:proofErr w:type="spellEnd"/>
            <w:r w:rsidRPr="005C4F36">
              <w:rPr>
                <w:rStyle w:val="t11"/>
                <w:rFonts w:ascii="Courier New" w:hAnsi="Courier New" w:cs="Courier New"/>
                <w:sz w:val="20"/>
                <w:szCs w:val="20"/>
                <w:lang w:val="en-US"/>
              </w:rPr>
              <w:t>(</w:t>
            </w:r>
            <w:proofErr w:type="gramEnd"/>
            <w:r w:rsidRPr="005C4F36">
              <w:rPr>
                <w:rStyle w:val="t11"/>
                <w:rFonts w:ascii="Courier New" w:hAnsi="Courier New" w:cs="Courier New"/>
                <w:sz w:val="20"/>
                <w:szCs w:val="20"/>
                <w:lang w:val="en-US"/>
              </w:rPr>
              <w:t xml:space="preserve">String </w:t>
            </w:r>
            <w:proofErr w:type="spellStart"/>
            <w:r w:rsidRPr="005C4F36">
              <w:rPr>
                <w:rStyle w:val="t11"/>
                <w:rFonts w:ascii="Courier New" w:hAnsi="Courier New" w:cs="Courier New"/>
                <w:sz w:val="20"/>
                <w:szCs w:val="20"/>
                <w:lang w:val="en-US"/>
              </w:rPr>
              <w:t>viewName</w:t>
            </w:r>
            <w:proofErr w:type="spellEnd"/>
            <w:r w:rsidRPr="005C4F36">
              <w:rPr>
                <w:rStyle w:val="t11"/>
                <w:rFonts w:ascii="Courier New" w:hAnsi="Courier New" w:cs="Courier New"/>
                <w:sz w:val="20"/>
                <w:szCs w:val="20"/>
                <w:lang w:val="en-US"/>
              </w:rPr>
              <w:t>, Map&lt; String,?&gt; model)</w:t>
            </w:r>
          </w:p>
        </w:tc>
        <w:tc>
          <w:tcPr>
            <w:tcW w:w="538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hideMark/>
          </w:tcPr>
          <w:p w14:paraId="018EBAD9" w14:textId="77777777" w:rsidR="005C4F36" w:rsidRPr="005C4F36" w:rsidRDefault="005C4F36">
            <w:pPr>
              <w:pStyle w:val="p8"/>
              <w:spacing w:before="0" w:beforeAutospacing="0" w:after="0" w:afterAutospacing="0" w:line="480" w:lineRule="atLeast"/>
              <w:jc w:val="both"/>
              <w:textAlignment w:val="top"/>
              <w:rPr>
                <w:rFonts w:ascii="Cambria" w:hAnsi="Cambria"/>
                <w:lang w:val="en-US"/>
              </w:rPr>
            </w:pPr>
            <w:r w:rsidRPr="005C4F36">
              <w:rPr>
                <w:rStyle w:val="t14"/>
                <w:rFonts w:ascii="Cambria" w:hAnsi="Cambria"/>
                <w:lang w:val="en-US"/>
              </w:rPr>
              <w:t xml:space="preserve">Create a new </w:t>
            </w:r>
            <w:proofErr w:type="spellStart"/>
            <w:r w:rsidRPr="005C4F36">
              <w:rPr>
                <w:rStyle w:val="t14"/>
                <w:rFonts w:ascii="Cambria" w:hAnsi="Cambria"/>
                <w:lang w:val="en-US"/>
              </w:rPr>
              <w:t>ModelAndView</w:t>
            </w:r>
            <w:proofErr w:type="spellEnd"/>
            <w:r w:rsidRPr="005C4F36">
              <w:rPr>
                <w:rStyle w:val="t14"/>
                <w:rFonts w:ascii="Cambria" w:hAnsi="Cambria"/>
                <w:lang w:val="en-US"/>
              </w:rPr>
              <w:t xml:space="preserve"> given a view name and a model.</w:t>
            </w:r>
          </w:p>
        </w:tc>
      </w:tr>
      <w:tr w:rsidR="005C4F36" w:rsidRPr="00EA16EA" w14:paraId="1C1EF02C" w14:textId="77777777" w:rsidTr="005C4F36">
        <w:tc>
          <w:tcPr>
            <w:tcW w:w="453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hideMark/>
          </w:tcPr>
          <w:p w14:paraId="11B34DCB" w14:textId="77777777" w:rsidR="005C4F36" w:rsidRPr="005C4F36" w:rsidRDefault="005C4F36">
            <w:pPr>
              <w:pStyle w:val="p7"/>
              <w:spacing w:before="0" w:beforeAutospacing="0" w:after="0" w:afterAutospacing="0" w:line="480" w:lineRule="atLeast"/>
              <w:textAlignment w:val="top"/>
              <w:rPr>
                <w:rFonts w:ascii="Cambria" w:hAnsi="Cambria"/>
                <w:lang w:val="en-US"/>
              </w:rPr>
            </w:pPr>
            <w:proofErr w:type="spellStart"/>
            <w:proofErr w:type="gramStart"/>
            <w:r w:rsidRPr="005C4F36">
              <w:rPr>
                <w:rStyle w:val="t11"/>
                <w:rFonts w:ascii="Courier New" w:hAnsi="Courier New" w:cs="Courier New"/>
                <w:sz w:val="20"/>
                <w:szCs w:val="20"/>
                <w:lang w:val="en-US"/>
              </w:rPr>
              <w:t>ModelAndView</w:t>
            </w:r>
            <w:proofErr w:type="spellEnd"/>
            <w:r w:rsidRPr="005C4F36">
              <w:rPr>
                <w:rStyle w:val="t11"/>
                <w:rFonts w:ascii="Courier New" w:hAnsi="Courier New" w:cs="Courier New"/>
                <w:sz w:val="20"/>
                <w:szCs w:val="20"/>
                <w:lang w:val="en-US"/>
              </w:rPr>
              <w:t>(</w:t>
            </w:r>
            <w:proofErr w:type="gramEnd"/>
            <w:r w:rsidRPr="005C4F36">
              <w:rPr>
                <w:rStyle w:val="t11"/>
                <w:rFonts w:ascii="Courier New" w:hAnsi="Courier New" w:cs="Courier New"/>
                <w:sz w:val="20"/>
                <w:szCs w:val="20"/>
                <w:lang w:val="en-US"/>
              </w:rPr>
              <w:t xml:space="preserve">String </w:t>
            </w:r>
            <w:proofErr w:type="spellStart"/>
            <w:r w:rsidRPr="005C4F36">
              <w:rPr>
                <w:rStyle w:val="t11"/>
                <w:rFonts w:ascii="Courier New" w:hAnsi="Courier New" w:cs="Courier New"/>
                <w:sz w:val="20"/>
                <w:szCs w:val="20"/>
                <w:lang w:val="en-US"/>
              </w:rPr>
              <w:t>viewName</w:t>
            </w:r>
            <w:proofErr w:type="spellEnd"/>
            <w:r w:rsidRPr="005C4F36">
              <w:rPr>
                <w:rStyle w:val="t11"/>
                <w:rFonts w:ascii="Courier New" w:hAnsi="Courier New" w:cs="Courier New"/>
                <w:sz w:val="20"/>
                <w:szCs w:val="20"/>
                <w:lang w:val="en-US"/>
              </w:rPr>
              <w:t xml:space="preserve">, Map&lt;String,?&gt; model, </w:t>
            </w:r>
            <w:proofErr w:type="spellStart"/>
            <w:r w:rsidRPr="005C4F36">
              <w:rPr>
                <w:rStyle w:val="t11"/>
                <w:rFonts w:ascii="Courier New" w:hAnsi="Courier New" w:cs="Courier New"/>
                <w:sz w:val="20"/>
                <w:szCs w:val="20"/>
                <w:lang w:val="en-US"/>
              </w:rPr>
              <w:t>HttpStatus</w:t>
            </w:r>
            <w:proofErr w:type="spellEnd"/>
            <w:r w:rsidRPr="005C4F36">
              <w:rPr>
                <w:rStyle w:val="t11"/>
                <w:rFonts w:ascii="Courier New" w:hAnsi="Courier New" w:cs="Courier New"/>
                <w:sz w:val="20"/>
                <w:szCs w:val="20"/>
                <w:lang w:val="en-US"/>
              </w:rPr>
              <w:t xml:space="preserve"> status)</w:t>
            </w:r>
          </w:p>
        </w:tc>
        <w:tc>
          <w:tcPr>
            <w:tcW w:w="538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hideMark/>
          </w:tcPr>
          <w:p w14:paraId="26BC2D34" w14:textId="77777777" w:rsidR="005C4F36" w:rsidRPr="005C4F36" w:rsidRDefault="005C4F36">
            <w:pPr>
              <w:pStyle w:val="p8"/>
              <w:spacing w:before="0" w:beforeAutospacing="0" w:after="0" w:afterAutospacing="0" w:line="480" w:lineRule="atLeast"/>
              <w:jc w:val="both"/>
              <w:textAlignment w:val="top"/>
              <w:rPr>
                <w:rFonts w:ascii="Cambria" w:hAnsi="Cambria"/>
                <w:lang w:val="en-US"/>
              </w:rPr>
            </w:pPr>
            <w:r w:rsidRPr="005C4F36">
              <w:rPr>
                <w:rStyle w:val="t14"/>
                <w:rFonts w:ascii="Cambria" w:hAnsi="Cambria"/>
                <w:lang w:val="en-US"/>
              </w:rPr>
              <w:t xml:space="preserve">Create a new </w:t>
            </w:r>
            <w:proofErr w:type="spellStart"/>
            <w:r w:rsidRPr="005C4F36">
              <w:rPr>
                <w:rStyle w:val="t14"/>
                <w:rFonts w:ascii="Cambria" w:hAnsi="Cambria"/>
                <w:lang w:val="en-US"/>
              </w:rPr>
              <w:t>ModelAndView</w:t>
            </w:r>
            <w:proofErr w:type="spellEnd"/>
            <w:r w:rsidRPr="005C4F36">
              <w:rPr>
                <w:rStyle w:val="t14"/>
                <w:rFonts w:ascii="Cambria" w:hAnsi="Cambria"/>
                <w:lang w:val="en-US"/>
              </w:rPr>
              <w:t xml:space="preserve"> given a view name, model, and HTTP status.</w:t>
            </w:r>
          </w:p>
        </w:tc>
      </w:tr>
      <w:tr w:rsidR="005C4F36" w:rsidRPr="00EA16EA" w14:paraId="292E938E" w14:textId="77777777" w:rsidTr="005C4F36">
        <w:tc>
          <w:tcPr>
            <w:tcW w:w="453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hideMark/>
          </w:tcPr>
          <w:p w14:paraId="69F07803" w14:textId="77777777" w:rsidR="005C4F36" w:rsidRPr="005C4F36" w:rsidRDefault="00000000">
            <w:pPr>
              <w:pStyle w:val="p7"/>
              <w:spacing w:before="0" w:beforeAutospacing="0" w:after="0" w:afterAutospacing="0" w:line="480" w:lineRule="atLeast"/>
              <w:textAlignment w:val="top"/>
              <w:rPr>
                <w:rFonts w:ascii="Cambria" w:hAnsi="Cambria"/>
                <w:lang w:val="en-US"/>
              </w:rPr>
            </w:pPr>
            <w:hyperlink r:id="rId71" w:anchor="ModelAndView-java.lang.String-java.lang.String-java.lang.Object-" w:history="1">
              <w:proofErr w:type="spellStart"/>
              <w:r w:rsidR="005C4F36" w:rsidRPr="005C4F36">
                <w:rPr>
                  <w:rStyle w:val="t6"/>
                  <w:rFonts w:ascii="Courier New" w:hAnsi="Courier New" w:cs="Courier New"/>
                  <w:color w:val="0000FF"/>
                  <w:sz w:val="20"/>
                  <w:szCs w:val="20"/>
                  <w:lang w:val="en-US"/>
                </w:rPr>
                <w:t>ModelAndView</w:t>
              </w:r>
              <w:proofErr w:type="spellEnd"/>
            </w:hyperlink>
            <w:r w:rsidR="005C4F36" w:rsidRPr="005C4F36">
              <w:rPr>
                <w:rStyle w:val="t9"/>
                <w:rFonts w:ascii="Courier New" w:hAnsi="Courier New" w:cs="Courier New"/>
                <w:sz w:val="20"/>
                <w:szCs w:val="20"/>
                <w:lang w:val="en-US"/>
              </w:rPr>
              <w:t>(String </w:t>
            </w:r>
            <w:proofErr w:type="spellStart"/>
            <w:r w:rsidR="005C4F36" w:rsidRPr="005C4F36">
              <w:rPr>
                <w:rStyle w:val="t9"/>
                <w:rFonts w:ascii="Courier New" w:hAnsi="Courier New" w:cs="Courier New"/>
                <w:sz w:val="20"/>
                <w:szCs w:val="20"/>
                <w:lang w:val="en-US"/>
              </w:rPr>
              <w:t>viewName</w:t>
            </w:r>
            <w:proofErr w:type="spellEnd"/>
            <w:r w:rsidR="005C4F36" w:rsidRPr="005C4F36">
              <w:rPr>
                <w:rStyle w:val="t9"/>
                <w:rFonts w:ascii="Courier New" w:hAnsi="Courier New" w:cs="Courier New"/>
                <w:sz w:val="20"/>
                <w:szCs w:val="20"/>
                <w:lang w:val="en-US"/>
              </w:rPr>
              <w:t>, String </w:t>
            </w:r>
            <w:proofErr w:type="spellStart"/>
            <w:r w:rsidR="005C4F36" w:rsidRPr="005C4F36">
              <w:rPr>
                <w:rStyle w:val="t9"/>
                <w:rFonts w:ascii="Courier New" w:hAnsi="Courier New" w:cs="Courier New"/>
                <w:sz w:val="20"/>
                <w:szCs w:val="20"/>
                <w:lang w:val="en-US"/>
              </w:rPr>
              <w:t>modelName</w:t>
            </w:r>
            <w:proofErr w:type="spellEnd"/>
            <w:r w:rsidR="005C4F36" w:rsidRPr="005C4F36">
              <w:rPr>
                <w:rStyle w:val="t9"/>
                <w:rFonts w:ascii="Courier New" w:hAnsi="Courier New" w:cs="Courier New"/>
                <w:sz w:val="20"/>
                <w:szCs w:val="20"/>
                <w:lang w:val="en-US"/>
              </w:rPr>
              <w:t>, Object </w:t>
            </w:r>
            <w:proofErr w:type="spellStart"/>
            <w:r w:rsidR="005C4F36" w:rsidRPr="005C4F36">
              <w:rPr>
                <w:rStyle w:val="t9"/>
                <w:rFonts w:ascii="Courier New" w:hAnsi="Courier New" w:cs="Courier New"/>
                <w:sz w:val="20"/>
                <w:szCs w:val="20"/>
                <w:lang w:val="en-US"/>
              </w:rPr>
              <w:t>modelObject</w:t>
            </w:r>
            <w:proofErr w:type="spellEnd"/>
            <w:r w:rsidR="005C4F36" w:rsidRPr="005C4F36">
              <w:rPr>
                <w:rStyle w:val="t9"/>
                <w:rFonts w:ascii="Courier New" w:hAnsi="Courier New" w:cs="Courier New"/>
                <w:sz w:val="20"/>
                <w:szCs w:val="20"/>
                <w:lang w:val="en-US"/>
              </w:rPr>
              <w:t>)</w:t>
            </w:r>
          </w:p>
        </w:tc>
        <w:tc>
          <w:tcPr>
            <w:tcW w:w="538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hideMark/>
          </w:tcPr>
          <w:p w14:paraId="4938F57D" w14:textId="77777777" w:rsidR="005C4F36" w:rsidRPr="005C4F36" w:rsidRDefault="005C4F36">
            <w:pPr>
              <w:pStyle w:val="p8"/>
              <w:spacing w:before="0" w:beforeAutospacing="0" w:after="0" w:afterAutospacing="0" w:line="480" w:lineRule="atLeast"/>
              <w:jc w:val="both"/>
              <w:textAlignment w:val="top"/>
              <w:rPr>
                <w:rFonts w:ascii="Cambria" w:hAnsi="Cambria"/>
                <w:lang w:val="en-US"/>
              </w:rPr>
            </w:pPr>
            <w:r w:rsidRPr="005C4F36">
              <w:rPr>
                <w:rStyle w:val="t14"/>
                <w:rFonts w:ascii="Cambria" w:hAnsi="Cambria"/>
                <w:lang w:val="en-US"/>
              </w:rPr>
              <w:t>Convenient constructor to take a single model object.</w:t>
            </w:r>
          </w:p>
        </w:tc>
      </w:tr>
      <w:tr w:rsidR="005C4F36" w:rsidRPr="00EA16EA" w14:paraId="697CE3A0" w14:textId="77777777" w:rsidTr="005C4F36">
        <w:tc>
          <w:tcPr>
            <w:tcW w:w="453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hideMark/>
          </w:tcPr>
          <w:p w14:paraId="7ADF6B93" w14:textId="77777777" w:rsidR="005C4F36" w:rsidRPr="005C4F36" w:rsidRDefault="005C4F36">
            <w:pPr>
              <w:pStyle w:val="p13"/>
              <w:spacing w:before="0" w:beforeAutospacing="0" w:after="0" w:afterAutospacing="0" w:line="480" w:lineRule="atLeast"/>
              <w:rPr>
                <w:rFonts w:ascii="Cambria" w:hAnsi="Cambria"/>
                <w:lang w:val="en-US"/>
              </w:rPr>
            </w:pPr>
            <w:proofErr w:type="spellStart"/>
            <w:proofErr w:type="gramStart"/>
            <w:r w:rsidRPr="005C4F36">
              <w:rPr>
                <w:rStyle w:val="t12"/>
                <w:rFonts w:ascii="Courier New" w:hAnsi="Courier New" w:cs="Courier New"/>
                <w:sz w:val="20"/>
                <w:szCs w:val="20"/>
                <w:lang w:val="en-US"/>
              </w:rPr>
              <w:t>ModelAndView</w:t>
            </w:r>
            <w:proofErr w:type="spellEnd"/>
            <w:r w:rsidRPr="005C4F36">
              <w:rPr>
                <w:rStyle w:val="t12"/>
                <w:rFonts w:ascii="Courier New" w:hAnsi="Courier New" w:cs="Courier New"/>
                <w:sz w:val="20"/>
                <w:szCs w:val="20"/>
                <w:lang w:val="en-US"/>
              </w:rPr>
              <w:t>(</w:t>
            </w:r>
            <w:proofErr w:type="gramEnd"/>
            <w:r w:rsidRPr="005C4F36">
              <w:rPr>
                <w:rStyle w:val="t12"/>
                <w:rFonts w:ascii="Courier New" w:hAnsi="Courier New" w:cs="Courier New"/>
                <w:sz w:val="20"/>
                <w:szCs w:val="20"/>
                <w:lang w:val="en-US"/>
              </w:rPr>
              <w:t xml:space="preserve">View view, String </w:t>
            </w:r>
            <w:proofErr w:type="spellStart"/>
            <w:r w:rsidRPr="005C4F36">
              <w:rPr>
                <w:rStyle w:val="t12"/>
                <w:rFonts w:ascii="Courier New" w:hAnsi="Courier New" w:cs="Courier New"/>
                <w:sz w:val="20"/>
                <w:szCs w:val="20"/>
                <w:lang w:val="en-US"/>
              </w:rPr>
              <w:t>modelName</w:t>
            </w:r>
            <w:proofErr w:type="spellEnd"/>
            <w:r w:rsidRPr="005C4F36">
              <w:rPr>
                <w:rStyle w:val="t12"/>
                <w:rFonts w:ascii="Courier New" w:hAnsi="Courier New" w:cs="Courier New"/>
                <w:sz w:val="20"/>
                <w:szCs w:val="20"/>
                <w:lang w:val="en-US"/>
              </w:rPr>
              <w:t xml:space="preserve">, Object </w:t>
            </w:r>
            <w:proofErr w:type="spellStart"/>
            <w:r w:rsidRPr="005C4F36">
              <w:rPr>
                <w:rStyle w:val="t12"/>
                <w:rFonts w:ascii="Courier New" w:hAnsi="Courier New" w:cs="Courier New"/>
                <w:sz w:val="20"/>
                <w:szCs w:val="20"/>
                <w:lang w:val="en-US"/>
              </w:rPr>
              <w:t>modelObject</w:t>
            </w:r>
            <w:proofErr w:type="spellEnd"/>
            <w:r w:rsidRPr="005C4F36">
              <w:rPr>
                <w:rStyle w:val="t12"/>
                <w:rFonts w:ascii="Courier New" w:hAnsi="Courier New" w:cs="Courier New"/>
                <w:sz w:val="20"/>
                <w:szCs w:val="20"/>
                <w:lang w:val="en-US"/>
              </w:rPr>
              <w:t>)</w:t>
            </w:r>
          </w:p>
        </w:tc>
        <w:tc>
          <w:tcPr>
            <w:tcW w:w="538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hideMark/>
          </w:tcPr>
          <w:p w14:paraId="682EE10F" w14:textId="77777777" w:rsidR="005C4F36" w:rsidRPr="005C4F36" w:rsidRDefault="005C4F36">
            <w:pPr>
              <w:pStyle w:val="p8"/>
              <w:spacing w:before="0" w:beforeAutospacing="0" w:after="0" w:afterAutospacing="0" w:line="480" w:lineRule="atLeast"/>
              <w:jc w:val="both"/>
              <w:textAlignment w:val="top"/>
              <w:rPr>
                <w:rFonts w:ascii="Cambria" w:hAnsi="Cambria"/>
                <w:lang w:val="en-US"/>
              </w:rPr>
            </w:pPr>
            <w:r w:rsidRPr="005C4F36">
              <w:rPr>
                <w:rStyle w:val="t14"/>
                <w:rFonts w:ascii="Cambria" w:hAnsi="Cambria"/>
                <w:lang w:val="en-US"/>
              </w:rPr>
              <w:t>Convenient constructor to take a single model object.</w:t>
            </w:r>
          </w:p>
        </w:tc>
      </w:tr>
      <w:tr w:rsidR="005C4F36" w:rsidRPr="00EA16EA" w14:paraId="4F14FF36" w14:textId="77777777" w:rsidTr="005C4F36">
        <w:tc>
          <w:tcPr>
            <w:tcW w:w="453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hideMark/>
          </w:tcPr>
          <w:p w14:paraId="77354F88" w14:textId="77777777" w:rsidR="005C4F36" w:rsidRDefault="00000000">
            <w:pPr>
              <w:pStyle w:val="p13"/>
              <w:spacing w:before="0" w:beforeAutospacing="0" w:after="0" w:afterAutospacing="0" w:line="480" w:lineRule="atLeast"/>
              <w:rPr>
                <w:rFonts w:ascii="Cambria" w:hAnsi="Cambria"/>
              </w:rPr>
            </w:pPr>
            <w:hyperlink r:id="rId72" w:anchor="ModelAndView-org.springframework.web.servlet.View-" w:history="1">
              <w:proofErr w:type="spellStart"/>
              <w:r w:rsidR="005C4F36">
                <w:rPr>
                  <w:rStyle w:val="t6"/>
                  <w:rFonts w:ascii="Courier New" w:hAnsi="Courier New" w:cs="Courier New"/>
                  <w:color w:val="0000FF"/>
                  <w:sz w:val="20"/>
                  <w:szCs w:val="20"/>
                </w:rPr>
                <w:t>ModelAndView</w:t>
              </w:r>
              <w:proofErr w:type="spellEnd"/>
            </w:hyperlink>
            <w:r w:rsidR="005C4F36">
              <w:rPr>
                <w:rStyle w:val="t9"/>
                <w:rFonts w:ascii="Courier New" w:hAnsi="Courier New" w:cs="Courier New"/>
                <w:sz w:val="20"/>
                <w:szCs w:val="20"/>
              </w:rPr>
              <w:t>(</w:t>
            </w:r>
            <w:hyperlink r:id="rId73" w:history="1">
              <w:r w:rsidR="005C4F36">
                <w:rPr>
                  <w:rStyle w:val="t6"/>
                  <w:rFonts w:ascii="Courier New" w:hAnsi="Courier New" w:cs="Courier New"/>
                  <w:color w:val="0000FF"/>
                  <w:sz w:val="20"/>
                  <w:szCs w:val="20"/>
                </w:rPr>
                <w:t>View</w:t>
              </w:r>
            </w:hyperlink>
            <w:r w:rsidR="005C4F36">
              <w:rPr>
                <w:rStyle w:val="t9"/>
                <w:rFonts w:ascii="Courier New" w:hAnsi="Courier New" w:cs="Courier New"/>
                <w:sz w:val="20"/>
                <w:szCs w:val="20"/>
              </w:rPr>
              <w:t> </w:t>
            </w:r>
            <w:proofErr w:type="spellStart"/>
            <w:r w:rsidR="005C4F36">
              <w:rPr>
                <w:rStyle w:val="t9"/>
                <w:rFonts w:ascii="Courier New" w:hAnsi="Courier New" w:cs="Courier New"/>
                <w:sz w:val="20"/>
                <w:szCs w:val="20"/>
              </w:rPr>
              <w:t>view</w:t>
            </w:r>
            <w:proofErr w:type="spellEnd"/>
            <w:r w:rsidR="005C4F36">
              <w:rPr>
                <w:rStyle w:val="t9"/>
                <w:rFonts w:ascii="Courier New" w:hAnsi="Courier New" w:cs="Courier New"/>
                <w:sz w:val="20"/>
                <w:szCs w:val="20"/>
              </w:rPr>
              <w:t>)</w:t>
            </w:r>
          </w:p>
        </w:tc>
        <w:tc>
          <w:tcPr>
            <w:tcW w:w="538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hideMark/>
          </w:tcPr>
          <w:p w14:paraId="53390F83" w14:textId="77777777" w:rsidR="005C4F36" w:rsidRPr="005C4F36" w:rsidRDefault="005C4F36">
            <w:pPr>
              <w:pStyle w:val="p8"/>
              <w:spacing w:before="0" w:beforeAutospacing="0" w:after="0" w:afterAutospacing="0" w:line="480" w:lineRule="atLeast"/>
              <w:jc w:val="both"/>
              <w:textAlignment w:val="top"/>
              <w:rPr>
                <w:rFonts w:ascii="Cambria" w:hAnsi="Cambria"/>
                <w:lang w:val="en-US"/>
              </w:rPr>
            </w:pPr>
            <w:r w:rsidRPr="005C4F36">
              <w:rPr>
                <w:rStyle w:val="t14"/>
                <w:rFonts w:ascii="Cambria" w:hAnsi="Cambria"/>
                <w:lang w:val="en-US"/>
              </w:rPr>
              <w:t>Convenient constructor when there is no model data to expose.</w:t>
            </w:r>
          </w:p>
        </w:tc>
      </w:tr>
      <w:tr w:rsidR="005C4F36" w:rsidRPr="00EA16EA" w14:paraId="4B4C013E" w14:textId="77777777" w:rsidTr="005C4F36">
        <w:tc>
          <w:tcPr>
            <w:tcW w:w="453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hideMark/>
          </w:tcPr>
          <w:p w14:paraId="738FA6A9" w14:textId="77777777" w:rsidR="005C4F36" w:rsidRPr="005C4F36" w:rsidRDefault="00000000">
            <w:pPr>
              <w:pStyle w:val="p13"/>
              <w:spacing w:before="0" w:beforeAutospacing="0" w:after="0" w:afterAutospacing="0" w:line="480" w:lineRule="atLeast"/>
              <w:rPr>
                <w:rFonts w:ascii="Cambria" w:hAnsi="Cambria"/>
                <w:lang w:val="en-US"/>
              </w:rPr>
            </w:pPr>
            <w:hyperlink r:id="rId74" w:anchor="ModelAndView-org.springframework.web.servlet.View-java.util.Map-" w:history="1">
              <w:proofErr w:type="spellStart"/>
              <w:r w:rsidR="005C4F36" w:rsidRPr="005C4F36">
                <w:rPr>
                  <w:rStyle w:val="t6"/>
                  <w:rFonts w:ascii="Courier New" w:hAnsi="Courier New" w:cs="Courier New"/>
                  <w:color w:val="0000FF"/>
                  <w:sz w:val="20"/>
                  <w:szCs w:val="20"/>
                  <w:lang w:val="en-US"/>
                </w:rPr>
                <w:t>ModelAndView</w:t>
              </w:r>
              <w:proofErr w:type="spellEnd"/>
            </w:hyperlink>
            <w:r w:rsidR="005C4F36" w:rsidRPr="005C4F36">
              <w:rPr>
                <w:rStyle w:val="t9"/>
                <w:rFonts w:ascii="Courier New" w:hAnsi="Courier New" w:cs="Courier New"/>
                <w:sz w:val="20"/>
                <w:szCs w:val="20"/>
                <w:lang w:val="en-US"/>
              </w:rPr>
              <w:t>(</w:t>
            </w:r>
            <w:hyperlink r:id="rId75" w:history="1">
              <w:r w:rsidR="005C4F36" w:rsidRPr="005C4F36">
                <w:rPr>
                  <w:rStyle w:val="t6"/>
                  <w:rFonts w:ascii="Courier New" w:hAnsi="Courier New" w:cs="Courier New"/>
                  <w:color w:val="0000FF"/>
                  <w:sz w:val="20"/>
                  <w:szCs w:val="20"/>
                  <w:lang w:val="en-US"/>
                </w:rPr>
                <w:t>View</w:t>
              </w:r>
            </w:hyperlink>
            <w:r w:rsidR="005C4F36" w:rsidRPr="005C4F36">
              <w:rPr>
                <w:rStyle w:val="t9"/>
                <w:rFonts w:ascii="Courier New" w:hAnsi="Courier New" w:cs="Courier New"/>
                <w:sz w:val="20"/>
                <w:szCs w:val="20"/>
                <w:lang w:val="en-US"/>
              </w:rPr>
              <w:t> </w:t>
            </w:r>
            <w:proofErr w:type="spellStart"/>
            <w:r w:rsidR="005C4F36" w:rsidRPr="005C4F36">
              <w:rPr>
                <w:rStyle w:val="t9"/>
                <w:rFonts w:ascii="Courier New" w:hAnsi="Courier New" w:cs="Courier New"/>
                <w:sz w:val="20"/>
                <w:szCs w:val="20"/>
                <w:lang w:val="en-US"/>
              </w:rPr>
              <w:t>view</w:t>
            </w:r>
            <w:proofErr w:type="spellEnd"/>
            <w:r w:rsidR="005C4F36" w:rsidRPr="005C4F36">
              <w:rPr>
                <w:rStyle w:val="t9"/>
                <w:rFonts w:ascii="Courier New" w:hAnsi="Courier New" w:cs="Courier New"/>
                <w:sz w:val="20"/>
                <w:szCs w:val="20"/>
                <w:lang w:val="en-US"/>
              </w:rPr>
              <w:t xml:space="preserve">, Map&lt; </w:t>
            </w:r>
            <w:proofErr w:type="gramStart"/>
            <w:r w:rsidR="005C4F36" w:rsidRPr="005C4F36">
              <w:rPr>
                <w:rStyle w:val="t9"/>
                <w:rFonts w:ascii="Courier New" w:hAnsi="Courier New" w:cs="Courier New"/>
                <w:sz w:val="20"/>
                <w:szCs w:val="20"/>
                <w:lang w:val="en-US"/>
              </w:rPr>
              <w:t>String,?</w:t>
            </w:r>
            <w:proofErr w:type="gramEnd"/>
            <w:r w:rsidR="005C4F36" w:rsidRPr="005C4F36">
              <w:rPr>
                <w:rStyle w:val="t9"/>
                <w:rFonts w:ascii="Courier New" w:hAnsi="Courier New" w:cs="Courier New"/>
                <w:sz w:val="20"/>
                <w:szCs w:val="20"/>
                <w:lang w:val="en-US"/>
              </w:rPr>
              <w:t>&gt; model)</w:t>
            </w:r>
          </w:p>
        </w:tc>
        <w:tc>
          <w:tcPr>
            <w:tcW w:w="538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hideMark/>
          </w:tcPr>
          <w:p w14:paraId="68F99EBF" w14:textId="77777777" w:rsidR="005C4F36" w:rsidRPr="005C4F36" w:rsidRDefault="005C4F36">
            <w:pPr>
              <w:pStyle w:val="p8"/>
              <w:spacing w:before="0" w:beforeAutospacing="0" w:after="0" w:afterAutospacing="0" w:line="480" w:lineRule="atLeast"/>
              <w:jc w:val="both"/>
              <w:textAlignment w:val="top"/>
              <w:rPr>
                <w:rFonts w:ascii="Cambria" w:hAnsi="Cambria"/>
                <w:lang w:val="en-US"/>
              </w:rPr>
            </w:pPr>
            <w:r w:rsidRPr="005C4F36">
              <w:rPr>
                <w:rStyle w:val="t14"/>
                <w:rFonts w:ascii="Cambria" w:hAnsi="Cambria"/>
                <w:lang w:val="en-US"/>
              </w:rPr>
              <w:t xml:space="preserve">Create a new </w:t>
            </w:r>
            <w:proofErr w:type="spellStart"/>
            <w:r w:rsidRPr="005C4F36">
              <w:rPr>
                <w:rStyle w:val="t14"/>
                <w:rFonts w:ascii="Cambria" w:hAnsi="Cambria"/>
                <w:lang w:val="en-US"/>
              </w:rPr>
              <w:t>ModelAndView</w:t>
            </w:r>
            <w:proofErr w:type="spellEnd"/>
            <w:r w:rsidRPr="005C4F36">
              <w:rPr>
                <w:rStyle w:val="t14"/>
                <w:rFonts w:ascii="Cambria" w:hAnsi="Cambria"/>
                <w:lang w:val="en-US"/>
              </w:rPr>
              <w:t xml:space="preserve"> given a View object and a model.</w:t>
            </w:r>
          </w:p>
        </w:tc>
      </w:tr>
    </w:tbl>
    <w:p w14:paraId="3DD88B07" w14:textId="70E806F1" w:rsidR="005C4F36" w:rsidRDefault="005C4F36" w:rsidP="005C4F36">
      <w:pPr>
        <w:pStyle w:val="p3"/>
        <w:shd w:val="clear" w:color="auto" w:fill="FFFFFF"/>
        <w:spacing w:before="0" w:beforeAutospacing="0" w:after="0" w:afterAutospacing="0" w:line="300" w:lineRule="atLeast"/>
        <w:jc w:val="both"/>
        <w:textAlignment w:val="top"/>
        <w:rPr>
          <w:rFonts w:ascii="Courier New" w:hAnsi="Courier New" w:cs="Courier New"/>
          <w:color w:val="008080"/>
          <w:sz w:val="20"/>
          <w:szCs w:val="20"/>
          <w:lang w:val="en-US"/>
        </w:rPr>
      </w:pPr>
      <w:r w:rsidRPr="005C4F36">
        <w:rPr>
          <w:rFonts w:ascii="Courier New" w:hAnsi="Courier New" w:cs="Courier New"/>
          <w:color w:val="008080"/>
          <w:sz w:val="20"/>
          <w:szCs w:val="20"/>
          <w:lang w:val="en-US"/>
        </w:rPr>
        <w:t> </w:t>
      </w:r>
    </w:p>
    <w:p w14:paraId="105F5067" w14:textId="339C34D8" w:rsidR="005C4F36" w:rsidRDefault="005C4F36" w:rsidP="005C4F36">
      <w:pPr>
        <w:pStyle w:val="p3"/>
        <w:shd w:val="clear" w:color="auto" w:fill="FFFFFF"/>
        <w:spacing w:before="0" w:beforeAutospacing="0" w:after="0" w:afterAutospacing="0" w:line="300" w:lineRule="atLeast"/>
        <w:jc w:val="both"/>
        <w:textAlignment w:val="top"/>
        <w:rPr>
          <w:rFonts w:ascii="Courier New" w:hAnsi="Courier New" w:cs="Courier New"/>
          <w:color w:val="008080"/>
          <w:sz w:val="20"/>
          <w:szCs w:val="20"/>
          <w:lang w:val="en-US"/>
        </w:rPr>
      </w:pPr>
    </w:p>
    <w:p w14:paraId="356E89CF" w14:textId="77777777" w:rsidR="005C4F36" w:rsidRPr="005C4F36" w:rsidRDefault="005C4F36" w:rsidP="005C4F36">
      <w:pPr>
        <w:pStyle w:val="p3"/>
        <w:shd w:val="clear" w:color="auto" w:fill="FFFFFF"/>
        <w:spacing w:before="0" w:beforeAutospacing="0" w:after="0" w:afterAutospacing="0" w:line="300" w:lineRule="atLeast"/>
        <w:jc w:val="both"/>
        <w:textAlignment w:val="top"/>
        <w:rPr>
          <w:rFonts w:ascii="Courier New" w:hAnsi="Courier New" w:cs="Courier New"/>
          <w:color w:val="008080"/>
          <w:sz w:val="20"/>
          <w:szCs w:val="20"/>
          <w:lang w:val="en-US"/>
        </w:rPr>
      </w:pPr>
    </w:p>
    <w:p w14:paraId="375A6DC6" w14:textId="77777777" w:rsidR="005C4F36" w:rsidRPr="005C4F36" w:rsidRDefault="005C4F36" w:rsidP="005C4F36">
      <w:pPr>
        <w:pStyle w:val="2"/>
        <w:shd w:val="clear" w:color="auto" w:fill="FFFFFF"/>
        <w:spacing w:before="0" w:beforeAutospacing="0" w:after="0" w:afterAutospacing="0" w:line="420" w:lineRule="atLeast"/>
        <w:jc w:val="both"/>
        <w:rPr>
          <w:rFonts w:ascii="Cambria" w:hAnsi="Cambria"/>
          <w:color w:val="FF0000"/>
          <w:sz w:val="28"/>
          <w:szCs w:val="28"/>
          <w:lang w:val="en-US"/>
        </w:rPr>
      </w:pPr>
      <w:r w:rsidRPr="005C4F36">
        <w:rPr>
          <w:rStyle w:val="t8"/>
          <w:rFonts w:ascii="Cambria" w:hAnsi="Cambria"/>
          <w:color w:val="FF0000"/>
          <w:sz w:val="28"/>
          <w:szCs w:val="28"/>
          <w:lang w:val="en-US"/>
        </w:rPr>
        <w:t xml:space="preserve">Important methods of </w:t>
      </w:r>
      <w:proofErr w:type="spellStart"/>
      <w:r w:rsidRPr="005C4F36">
        <w:rPr>
          <w:rStyle w:val="t8"/>
          <w:rFonts w:ascii="Cambria" w:hAnsi="Cambria"/>
          <w:color w:val="FF0000"/>
          <w:sz w:val="28"/>
          <w:szCs w:val="28"/>
          <w:lang w:val="en-US"/>
        </w:rPr>
        <w:t>ModelAndView</w:t>
      </w:r>
      <w:proofErr w:type="spellEnd"/>
      <w:r w:rsidRPr="005C4F36">
        <w:rPr>
          <w:rStyle w:val="t8"/>
          <w:rFonts w:ascii="Cambria" w:hAnsi="Cambria"/>
          <w:color w:val="FF0000"/>
          <w:sz w:val="28"/>
          <w:szCs w:val="28"/>
          <w:lang w:val="en-US"/>
        </w:rPr>
        <w:t xml:space="preserve"> class</w:t>
      </w:r>
    </w:p>
    <w:tbl>
      <w:tblPr>
        <w:tblW w:w="10060" w:type="dxa"/>
        <w:shd w:val="clear" w:color="auto" w:fill="FFFFFF"/>
        <w:tblCellMar>
          <w:left w:w="0" w:type="dxa"/>
          <w:right w:w="0" w:type="dxa"/>
        </w:tblCellMar>
        <w:tblLook w:val="04A0" w:firstRow="1" w:lastRow="0" w:firstColumn="1" w:lastColumn="0" w:noHBand="0" w:noVBand="1"/>
      </w:tblPr>
      <w:tblGrid>
        <w:gridCol w:w="3577"/>
        <w:gridCol w:w="6483"/>
      </w:tblGrid>
      <w:tr w:rsidR="005C4F36" w14:paraId="234EDD3A" w14:textId="77777777" w:rsidTr="005C4F36">
        <w:tc>
          <w:tcPr>
            <w:tcW w:w="3577" w:type="dxa"/>
            <w:tcBorders>
              <w:top w:val="single" w:sz="4" w:space="0" w:color="000000"/>
              <w:left w:val="single" w:sz="4" w:space="0" w:color="000000"/>
              <w:bottom w:val="single" w:sz="4" w:space="0" w:color="000000"/>
              <w:right w:val="single" w:sz="4" w:space="0" w:color="000000"/>
            </w:tcBorders>
            <w:shd w:val="clear" w:color="auto" w:fill="FDE9D9"/>
            <w:tcMar>
              <w:top w:w="0" w:type="dxa"/>
              <w:left w:w="108" w:type="dxa"/>
              <w:bottom w:w="0" w:type="dxa"/>
              <w:right w:w="108" w:type="dxa"/>
            </w:tcMar>
            <w:hideMark/>
          </w:tcPr>
          <w:p w14:paraId="233223CA" w14:textId="77777777" w:rsidR="005C4F36" w:rsidRDefault="005C4F36">
            <w:pPr>
              <w:pStyle w:val="p9"/>
              <w:spacing w:before="0" w:beforeAutospacing="0" w:after="0" w:afterAutospacing="0" w:line="480" w:lineRule="atLeast"/>
              <w:jc w:val="center"/>
              <w:textAlignment w:val="top"/>
              <w:rPr>
                <w:rFonts w:ascii="Cambria" w:hAnsi="Cambria"/>
              </w:rPr>
            </w:pPr>
            <w:proofErr w:type="spellStart"/>
            <w:r>
              <w:rPr>
                <w:rStyle w:val="t15"/>
                <w:rFonts w:ascii="Cambria" w:hAnsi="Cambria"/>
                <w:b/>
                <w:bCs/>
                <w:color w:val="000000"/>
              </w:rPr>
              <w:t>Method</w:t>
            </w:r>
            <w:proofErr w:type="spellEnd"/>
          </w:p>
        </w:tc>
        <w:tc>
          <w:tcPr>
            <w:tcW w:w="6483" w:type="dxa"/>
            <w:tcBorders>
              <w:top w:val="single" w:sz="4" w:space="0" w:color="000000"/>
              <w:left w:val="single" w:sz="4" w:space="0" w:color="000000"/>
              <w:bottom w:val="single" w:sz="4" w:space="0" w:color="000000"/>
              <w:right w:val="single" w:sz="4" w:space="0" w:color="000000"/>
            </w:tcBorders>
            <w:shd w:val="clear" w:color="auto" w:fill="FDE9D9"/>
            <w:tcMar>
              <w:top w:w="0" w:type="dxa"/>
              <w:left w:w="108" w:type="dxa"/>
              <w:bottom w:w="0" w:type="dxa"/>
              <w:right w:w="108" w:type="dxa"/>
            </w:tcMar>
            <w:hideMark/>
          </w:tcPr>
          <w:p w14:paraId="5593D493" w14:textId="77777777" w:rsidR="005C4F36" w:rsidRDefault="005C4F36">
            <w:pPr>
              <w:pStyle w:val="p9"/>
              <w:spacing w:before="0" w:beforeAutospacing="0" w:after="0" w:afterAutospacing="0" w:line="480" w:lineRule="atLeast"/>
              <w:jc w:val="center"/>
              <w:textAlignment w:val="top"/>
              <w:rPr>
                <w:rFonts w:ascii="Cambria" w:hAnsi="Cambria"/>
              </w:rPr>
            </w:pPr>
            <w:proofErr w:type="spellStart"/>
            <w:r>
              <w:rPr>
                <w:rStyle w:val="t15"/>
                <w:rFonts w:ascii="Cambria" w:hAnsi="Cambria"/>
                <w:b/>
                <w:bCs/>
                <w:color w:val="000000"/>
              </w:rPr>
              <w:t>Description</w:t>
            </w:r>
            <w:proofErr w:type="spellEnd"/>
          </w:p>
        </w:tc>
      </w:tr>
      <w:tr w:rsidR="005C4F36" w:rsidRPr="00EA16EA" w14:paraId="2304A01E" w14:textId="77777777" w:rsidTr="005C4F36">
        <w:tc>
          <w:tcPr>
            <w:tcW w:w="357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hideMark/>
          </w:tcPr>
          <w:p w14:paraId="2389BB09" w14:textId="77777777" w:rsidR="005C4F36" w:rsidRDefault="005C4F36">
            <w:pPr>
              <w:pStyle w:val="p14"/>
              <w:spacing w:before="0" w:beforeAutospacing="0" w:after="0" w:afterAutospacing="0" w:line="480" w:lineRule="atLeast"/>
              <w:rPr>
                <w:rFonts w:ascii="Cambria" w:hAnsi="Cambria"/>
              </w:rPr>
            </w:pPr>
            <w:proofErr w:type="spellStart"/>
            <w:r>
              <w:rPr>
                <w:rStyle w:val="t20"/>
                <w:rFonts w:ascii="Courier New" w:hAnsi="Courier New" w:cs="Courier New"/>
                <w:b/>
                <w:bCs/>
                <w:color w:val="7F0055"/>
                <w:sz w:val="20"/>
                <w:szCs w:val="20"/>
              </w:rPr>
              <w:t>public</w:t>
            </w:r>
            <w:proofErr w:type="spellEnd"/>
            <w:r>
              <w:rPr>
                <w:rStyle w:val="t18"/>
                <w:rFonts w:ascii="Courier New" w:hAnsi="Courier New" w:cs="Courier New"/>
                <w:color w:val="000000"/>
                <w:sz w:val="20"/>
                <w:szCs w:val="20"/>
              </w:rPr>
              <w:t> </w:t>
            </w:r>
            <w:proofErr w:type="spellStart"/>
            <w:r>
              <w:rPr>
                <w:rStyle w:val="t20"/>
                <w:rFonts w:ascii="Courier New" w:hAnsi="Courier New" w:cs="Courier New"/>
                <w:b/>
                <w:bCs/>
                <w:color w:val="7F0055"/>
                <w:sz w:val="20"/>
                <w:szCs w:val="20"/>
              </w:rPr>
              <w:t>boolean</w:t>
            </w:r>
            <w:proofErr w:type="spellEnd"/>
            <w:r>
              <w:rPr>
                <w:rStyle w:val="t18"/>
                <w:rFonts w:ascii="Courier New" w:hAnsi="Courier New" w:cs="Courier New"/>
                <w:color w:val="000000"/>
                <w:sz w:val="20"/>
                <w:szCs w:val="20"/>
              </w:rPr>
              <w:t> </w:t>
            </w:r>
            <w:proofErr w:type="spellStart"/>
            <w:proofErr w:type="gramStart"/>
            <w:r>
              <w:rPr>
                <w:rStyle w:val="t18"/>
                <w:rFonts w:ascii="Courier New" w:hAnsi="Courier New" w:cs="Courier New"/>
                <w:color w:val="000000"/>
                <w:sz w:val="20"/>
                <w:szCs w:val="20"/>
              </w:rPr>
              <w:t>hasView</w:t>
            </w:r>
            <w:proofErr w:type="spellEnd"/>
            <w:r>
              <w:rPr>
                <w:rStyle w:val="t18"/>
                <w:rFonts w:ascii="Courier New" w:hAnsi="Courier New" w:cs="Courier New"/>
                <w:color w:val="000000"/>
                <w:sz w:val="20"/>
                <w:szCs w:val="20"/>
              </w:rPr>
              <w:t>(</w:t>
            </w:r>
            <w:proofErr w:type="gramEnd"/>
            <w:r>
              <w:rPr>
                <w:rStyle w:val="t18"/>
                <w:rFonts w:ascii="Courier New" w:hAnsi="Courier New" w:cs="Courier New"/>
                <w:color w:val="000000"/>
                <w:sz w:val="20"/>
                <w:szCs w:val="20"/>
              </w:rPr>
              <w:t>)</w:t>
            </w:r>
          </w:p>
        </w:tc>
        <w:tc>
          <w:tcPr>
            <w:tcW w:w="648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hideMark/>
          </w:tcPr>
          <w:p w14:paraId="75D90E40" w14:textId="77777777" w:rsidR="005C4F36" w:rsidRPr="005C4F36" w:rsidRDefault="005C4F36">
            <w:pPr>
              <w:pStyle w:val="p10"/>
              <w:spacing w:before="0" w:beforeAutospacing="0" w:after="0" w:afterAutospacing="0" w:line="480" w:lineRule="atLeast"/>
              <w:jc w:val="both"/>
              <w:textAlignment w:val="top"/>
              <w:rPr>
                <w:rFonts w:ascii="Cambria" w:hAnsi="Cambria"/>
                <w:lang w:val="en-US"/>
              </w:rPr>
            </w:pPr>
            <w:r w:rsidRPr="005C4F36">
              <w:rPr>
                <w:rStyle w:val="t19"/>
                <w:rFonts w:ascii="Cambria" w:eastAsiaTheme="majorEastAsia" w:hAnsi="Cambria"/>
                <w:color w:val="000000"/>
                <w:lang w:val="en-US"/>
              </w:rPr>
              <w:t xml:space="preserve">Indicate whether or not this </w:t>
            </w:r>
            <w:proofErr w:type="spellStart"/>
            <w:r w:rsidRPr="005C4F36">
              <w:rPr>
                <w:rStyle w:val="t19"/>
                <w:rFonts w:ascii="Cambria" w:eastAsiaTheme="majorEastAsia" w:hAnsi="Cambria"/>
                <w:color w:val="000000"/>
                <w:lang w:val="en-US"/>
              </w:rPr>
              <w:t>ModelAndView</w:t>
            </w:r>
            <w:proofErr w:type="spellEnd"/>
            <w:r w:rsidRPr="005C4F36">
              <w:rPr>
                <w:rStyle w:val="t19"/>
                <w:rFonts w:ascii="Cambria" w:eastAsiaTheme="majorEastAsia" w:hAnsi="Cambria"/>
                <w:color w:val="000000"/>
                <w:lang w:val="en-US"/>
              </w:rPr>
              <w:t xml:space="preserve"> has a view, either as a view name or as a direct View instance.</w:t>
            </w:r>
          </w:p>
        </w:tc>
      </w:tr>
      <w:tr w:rsidR="005C4F36" w:rsidRPr="00EA16EA" w14:paraId="3699E4AA" w14:textId="77777777" w:rsidTr="005C4F36">
        <w:tc>
          <w:tcPr>
            <w:tcW w:w="357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hideMark/>
          </w:tcPr>
          <w:p w14:paraId="037F63E9" w14:textId="77777777" w:rsidR="005C4F36" w:rsidRDefault="005C4F36">
            <w:pPr>
              <w:pStyle w:val="p14"/>
              <w:spacing w:before="0" w:beforeAutospacing="0" w:after="0" w:afterAutospacing="0" w:line="480" w:lineRule="atLeast"/>
              <w:rPr>
                <w:rFonts w:ascii="Cambria" w:hAnsi="Cambria"/>
              </w:rPr>
            </w:pPr>
            <w:proofErr w:type="spellStart"/>
            <w:r>
              <w:rPr>
                <w:rStyle w:val="t20"/>
                <w:rFonts w:ascii="Courier New" w:hAnsi="Courier New" w:cs="Courier New"/>
                <w:b/>
                <w:bCs/>
                <w:color w:val="7F0055"/>
                <w:sz w:val="20"/>
                <w:szCs w:val="20"/>
              </w:rPr>
              <w:lastRenderedPageBreak/>
              <w:t>public</w:t>
            </w:r>
            <w:proofErr w:type="spellEnd"/>
            <w:r>
              <w:rPr>
                <w:rStyle w:val="t18"/>
                <w:rFonts w:ascii="Courier New" w:hAnsi="Courier New" w:cs="Courier New"/>
                <w:color w:val="000000"/>
                <w:sz w:val="20"/>
                <w:szCs w:val="20"/>
              </w:rPr>
              <w:t> </w:t>
            </w:r>
            <w:proofErr w:type="spellStart"/>
            <w:r>
              <w:rPr>
                <w:rStyle w:val="t20"/>
                <w:rFonts w:ascii="Courier New" w:hAnsi="Courier New" w:cs="Courier New"/>
                <w:b/>
                <w:bCs/>
                <w:color w:val="7F0055"/>
                <w:sz w:val="20"/>
                <w:szCs w:val="20"/>
              </w:rPr>
              <w:t>boolean</w:t>
            </w:r>
            <w:proofErr w:type="spellEnd"/>
            <w:r>
              <w:rPr>
                <w:rStyle w:val="t18"/>
                <w:rFonts w:ascii="Courier New" w:hAnsi="Courier New" w:cs="Courier New"/>
                <w:color w:val="000000"/>
                <w:sz w:val="20"/>
                <w:szCs w:val="20"/>
              </w:rPr>
              <w:t> </w:t>
            </w:r>
            <w:proofErr w:type="spellStart"/>
            <w:proofErr w:type="gramStart"/>
            <w:r>
              <w:rPr>
                <w:rStyle w:val="t18"/>
                <w:rFonts w:ascii="Courier New" w:hAnsi="Courier New" w:cs="Courier New"/>
                <w:color w:val="000000"/>
                <w:sz w:val="20"/>
                <w:szCs w:val="20"/>
              </w:rPr>
              <w:t>isEmpty</w:t>
            </w:r>
            <w:proofErr w:type="spellEnd"/>
            <w:r>
              <w:rPr>
                <w:rStyle w:val="t18"/>
                <w:rFonts w:ascii="Courier New" w:hAnsi="Courier New" w:cs="Courier New"/>
                <w:color w:val="000000"/>
                <w:sz w:val="20"/>
                <w:szCs w:val="20"/>
              </w:rPr>
              <w:t>(</w:t>
            </w:r>
            <w:proofErr w:type="gramEnd"/>
            <w:r>
              <w:rPr>
                <w:rStyle w:val="t18"/>
                <w:rFonts w:ascii="Courier New" w:hAnsi="Courier New" w:cs="Courier New"/>
                <w:color w:val="000000"/>
                <w:sz w:val="20"/>
                <w:szCs w:val="20"/>
              </w:rPr>
              <w:t>)</w:t>
            </w:r>
          </w:p>
        </w:tc>
        <w:tc>
          <w:tcPr>
            <w:tcW w:w="648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hideMark/>
          </w:tcPr>
          <w:p w14:paraId="4928A049" w14:textId="77777777" w:rsidR="005C4F36" w:rsidRPr="005C4F36" w:rsidRDefault="005C4F36">
            <w:pPr>
              <w:pStyle w:val="p10"/>
              <w:spacing w:before="0" w:beforeAutospacing="0" w:after="0" w:afterAutospacing="0" w:line="480" w:lineRule="atLeast"/>
              <w:jc w:val="both"/>
              <w:textAlignment w:val="top"/>
              <w:rPr>
                <w:rFonts w:ascii="Cambria" w:hAnsi="Cambria"/>
                <w:lang w:val="en-US"/>
              </w:rPr>
            </w:pPr>
            <w:r w:rsidRPr="005C4F36">
              <w:rPr>
                <w:rStyle w:val="t19"/>
                <w:rFonts w:ascii="Cambria" w:eastAsiaTheme="majorEastAsia" w:hAnsi="Cambria"/>
                <w:color w:val="000000"/>
                <w:lang w:val="en-US"/>
              </w:rPr>
              <w:t xml:space="preserve">Return whether this </w:t>
            </w:r>
            <w:proofErr w:type="spellStart"/>
            <w:r w:rsidRPr="005C4F36">
              <w:rPr>
                <w:rStyle w:val="t19"/>
                <w:rFonts w:ascii="Cambria" w:eastAsiaTheme="majorEastAsia" w:hAnsi="Cambria"/>
                <w:color w:val="000000"/>
                <w:lang w:val="en-US"/>
              </w:rPr>
              <w:t>ModelAndView</w:t>
            </w:r>
            <w:proofErr w:type="spellEnd"/>
            <w:r w:rsidRPr="005C4F36">
              <w:rPr>
                <w:rStyle w:val="t19"/>
                <w:rFonts w:ascii="Cambria" w:eastAsiaTheme="majorEastAsia" w:hAnsi="Cambria"/>
                <w:color w:val="000000"/>
                <w:lang w:val="en-US"/>
              </w:rPr>
              <w:t xml:space="preserve"> object is empty, </w:t>
            </w:r>
            <w:proofErr w:type="gramStart"/>
            <w:r w:rsidRPr="005C4F36">
              <w:rPr>
                <w:rStyle w:val="t19"/>
                <w:rFonts w:ascii="Cambria" w:eastAsiaTheme="majorEastAsia" w:hAnsi="Cambria"/>
                <w:color w:val="000000"/>
                <w:lang w:val="en-US"/>
              </w:rPr>
              <w:t>i.e.</w:t>
            </w:r>
            <w:proofErr w:type="gramEnd"/>
            <w:r w:rsidRPr="005C4F36">
              <w:rPr>
                <w:rStyle w:val="t19"/>
                <w:rFonts w:ascii="Cambria" w:eastAsiaTheme="majorEastAsia" w:hAnsi="Cambria"/>
                <w:color w:val="000000"/>
                <w:lang w:val="en-US"/>
              </w:rPr>
              <w:t xml:space="preserve"> whether it does not hold any view and does not contain a model.</w:t>
            </w:r>
          </w:p>
        </w:tc>
      </w:tr>
      <w:tr w:rsidR="005C4F36" w:rsidRPr="00EA16EA" w14:paraId="2572DFFD" w14:textId="77777777" w:rsidTr="005C4F36">
        <w:tc>
          <w:tcPr>
            <w:tcW w:w="357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hideMark/>
          </w:tcPr>
          <w:p w14:paraId="48E626EC" w14:textId="77777777" w:rsidR="005C4F36" w:rsidRDefault="005C4F36">
            <w:pPr>
              <w:pStyle w:val="p14"/>
              <w:spacing w:before="0" w:beforeAutospacing="0" w:after="0" w:afterAutospacing="0" w:line="480" w:lineRule="atLeast"/>
              <w:rPr>
                <w:rFonts w:ascii="Cambria" w:hAnsi="Cambria"/>
              </w:rPr>
            </w:pPr>
            <w:proofErr w:type="spellStart"/>
            <w:r>
              <w:rPr>
                <w:rStyle w:val="t20"/>
                <w:rFonts w:ascii="Courier New" w:hAnsi="Courier New" w:cs="Courier New"/>
                <w:b/>
                <w:bCs/>
                <w:color w:val="7F0055"/>
                <w:sz w:val="20"/>
                <w:szCs w:val="20"/>
              </w:rPr>
              <w:t>public</w:t>
            </w:r>
            <w:proofErr w:type="spellEnd"/>
            <w:r>
              <w:rPr>
                <w:rStyle w:val="t18"/>
                <w:rFonts w:ascii="Courier New" w:hAnsi="Courier New" w:cs="Courier New"/>
                <w:color w:val="000000"/>
                <w:sz w:val="20"/>
                <w:szCs w:val="20"/>
              </w:rPr>
              <w:t> </w:t>
            </w:r>
            <w:proofErr w:type="spellStart"/>
            <w:r>
              <w:rPr>
                <w:rStyle w:val="t20"/>
                <w:rFonts w:ascii="Courier New" w:hAnsi="Courier New" w:cs="Courier New"/>
                <w:b/>
                <w:bCs/>
                <w:color w:val="7F0055"/>
                <w:sz w:val="20"/>
                <w:szCs w:val="20"/>
              </w:rPr>
              <w:t>boolean</w:t>
            </w:r>
            <w:proofErr w:type="spellEnd"/>
            <w:r>
              <w:rPr>
                <w:rStyle w:val="t18"/>
                <w:rFonts w:ascii="Courier New" w:hAnsi="Courier New" w:cs="Courier New"/>
                <w:color w:val="000000"/>
                <w:sz w:val="20"/>
                <w:szCs w:val="20"/>
              </w:rPr>
              <w:t> </w:t>
            </w:r>
            <w:proofErr w:type="spellStart"/>
            <w:proofErr w:type="gramStart"/>
            <w:r>
              <w:rPr>
                <w:rStyle w:val="t18"/>
                <w:rFonts w:ascii="Courier New" w:hAnsi="Courier New" w:cs="Courier New"/>
                <w:color w:val="000000"/>
                <w:sz w:val="20"/>
                <w:szCs w:val="20"/>
              </w:rPr>
              <w:t>isReference</w:t>
            </w:r>
            <w:proofErr w:type="spellEnd"/>
            <w:r>
              <w:rPr>
                <w:rStyle w:val="t18"/>
                <w:rFonts w:ascii="Courier New" w:hAnsi="Courier New" w:cs="Courier New"/>
                <w:color w:val="000000"/>
                <w:sz w:val="20"/>
                <w:szCs w:val="20"/>
              </w:rPr>
              <w:t>(</w:t>
            </w:r>
            <w:proofErr w:type="gramEnd"/>
            <w:r>
              <w:rPr>
                <w:rStyle w:val="t18"/>
                <w:rFonts w:ascii="Courier New" w:hAnsi="Courier New" w:cs="Courier New"/>
                <w:color w:val="000000"/>
                <w:sz w:val="20"/>
                <w:szCs w:val="20"/>
              </w:rPr>
              <w:t>)</w:t>
            </w:r>
          </w:p>
        </w:tc>
        <w:tc>
          <w:tcPr>
            <w:tcW w:w="648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hideMark/>
          </w:tcPr>
          <w:p w14:paraId="40700B6B" w14:textId="77777777" w:rsidR="005C4F36" w:rsidRPr="005C4F36" w:rsidRDefault="005C4F36">
            <w:pPr>
              <w:pStyle w:val="p10"/>
              <w:spacing w:before="0" w:beforeAutospacing="0" w:after="0" w:afterAutospacing="0" w:line="480" w:lineRule="atLeast"/>
              <w:jc w:val="both"/>
              <w:textAlignment w:val="top"/>
              <w:rPr>
                <w:rFonts w:ascii="Cambria" w:hAnsi="Cambria"/>
                <w:lang w:val="en-US"/>
              </w:rPr>
            </w:pPr>
            <w:r w:rsidRPr="005C4F36">
              <w:rPr>
                <w:rStyle w:val="t19"/>
                <w:rFonts w:ascii="Cambria" w:eastAsiaTheme="majorEastAsia" w:hAnsi="Cambria"/>
                <w:color w:val="000000"/>
                <w:lang w:val="en-US"/>
              </w:rPr>
              <w:t xml:space="preserve">Return whether we use a view reference, </w:t>
            </w:r>
            <w:proofErr w:type="gramStart"/>
            <w:r w:rsidRPr="005C4F36">
              <w:rPr>
                <w:rStyle w:val="t19"/>
                <w:rFonts w:ascii="Cambria" w:eastAsiaTheme="majorEastAsia" w:hAnsi="Cambria"/>
                <w:color w:val="000000"/>
                <w:lang w:val="en-US"/>
              </w:rPr>
              <w:t>i.e.</w:t>
            </w:r>
            <w:proofErr w:type="gramEnd"/>
            <w:r w:rsidRPr="005C4F36">
              <w:rPr>
                <w:rStyle w:val="t19"/>
                <w:rFonts w:ascii="Cambria" w:eastAsiaTheme="majorEastAsia" w:hAnsi="Cambria"/>
                <w:color w:val="000000"/>
                <w:lang w:val="en-US"/>
              </w:rPr>
              <w:t xml:space="preserve"> true if the view has been specified via a name to be resolved by the </w:t>
            </w:r>
            <w:proofErr w:type="spellStart"/>
            <w:r w:rsidRPr="005C4F36">
              <w:rPr>
                <w:rStyle w:val="t19"/>
                <w:rFonts w:ascii="Cambria" w:eastAsiaTheme="majorEastAsia" w:hAnsi="Cambria"/>
                <w:color w:val="000000"/>
                <w:lang w:val="en-US"/>
              </w:rPr>
              <w:t>DispatcherServlet</w:t>
            </w:r>
            <w:proofErr w:type="spellEnd"/>
            <w:r w:rsidRPr="005C4F36">
              <w:rPr>
                <w:rStyle w:val="t19"/>
                <w:rFonts w:ascii="Cambria" w:eastAsiaTheme="majorEastAsia" w:hAnsi="Cambria"/>
                <w:color w:val="000000"/>
                <w:lang w:val="en-US"/>
              </w:rPr>
              <w:t xml:space="preserve"> via a </w:t>
            </w:r>
            <w:proofErr w:type="spellStart"/>
            <w:r w:rsidRPr="005C4F36">
              <w:rPr>
                <w:rStyle w:val="t19"/>
                <w:rFonts w:ascii="Cambria" w:eastAsiaTheme="majorEastAsia" w:hAnsi="Cambria"/>
                <w:color w:val="000000"/>
                <w:lang w:val="en-US"/>
              </w:rPr>
              <w:t>ViewResolver</w:t>
            </w:r>
            <w:proofErr w:type="spellEnd"/>
            <w:r w:rsidRPr="005C4F36">
              <w:rPr>
                <w:rStyle w:val="t19"/>
                <w:rFonts w:ascii="Cambria" w:eastAsiaTheme="majorEastAsia" w:hAnsi="Cambria"/>
                <w:color w:val="000000"/>
                <w:lang w:val="en-US"/>
              </w:rPr>
              <w:t>.</w:t>
            </w:r>
          </w:p>
        </w:tc>
      </w:tr>
      <w:tr w:rsidR="005C4F36" w:rsidRPr="00EA16EA" w14:paraId="16E89F7E" w14:textId="77777777" w:rsidTr="005C4F36">
        <w:tc>
          <w:tcPr>
            <w:tcW w:w="357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hideMark/>
          </w:tcPr>
          <w:p w14:paraId="4307B7C3" w14:textId="77777777" w:rsidR="005C4F36" w:rsidRDefault="005C4F36">
            <w:pPr>
              <w:pStyle w:val="p14"/>
              <w:spacing w:before="0" w:beforeAutospacing="0" w:after="0" w:afterAutospacing="0" w:line="480" w:lineRule="atLeast"/>
              <w:rPr>
                <w:rFonts w:ascii="Cambria" w:hAnsi="Cambria"/>
              </w:rPr>
            </w:pPr>
            <w:proofErr w:type="spellStart"/>
            <w:r>
              <w:rPr>
                <w:rStyle w:val="t20"/>
                <w:rFonts w:ascii="Courier New" w:hAnsi="Courier New" w:cs="Courier New"/>
                <w:b/>
                <w:bCs/>
                <w:color w:val="7F0055"/>
                <w:sz w:val="20"/>
                <w:szCs w:val="20"/>
              </w:rPr>
              <w:t>public</w:t>
            </w:r>
            <w:proofErr w:type="spellEnd"/>
            <w:r>
              <w:rPr>
                <w:rStyle w:val="t18"/>
                <w:rFonts w:ascii="Courier New" w:hAnsi="Courier New" w:cs="Courier New"/>
                <w:color w:val="000000"/>
                <w:sz w:val="20"/>
                <w:szCs w:val="20"/>
              </w:rPr>
              <w:t> </w:t>
            </w:r>
            <w:proofErr w:type="spellStart"/>
            <w:r>
              <w:rPr>
                <w:rStyle w:val="t18"/>
                <w:rFonts w:ascii="Courier New" w:hAnsi="Courier New" w:cs="Courier New"/>
                <w:color w:val="000000"/>
                <w:sz w:val="20"/>
                <w:szCs w:val="20"/>
              </w:rPr>
              <w:t>Map</w:t>
            </w:r>
            <w:proofErr w:type="spellEnd"/>
            <w:r>
              <w:rPr>
                <w:rStyle w:val="t18"/>
                <w:rFonts w:ascii="Courier New" w:hAnsi="Courier New" w:cs="Courier New"/>
                <w:color w:val="000000"/>
                <w:sz w:val="20"/>
                <w:szCs w:val="20"/>
              </w:rPr>
              <w:t xml:space="preserve"> </w:t>
            </w:r>
            <w:proofErr w:type="spellStart"/>
            <w:proofErr w:type="gramStart"/>
            <w:r>
              <w:rPr>
                <w:rStyle w:val="t18"/>
                <w:rFonts w:ascii="Courier New" w:hAnsi="Courier New" w:cs="Courier New"/>
                <w:color w:val="000000"/>
                <w:sz w:val="20"/>
                <w:szCs w:val="20"/>
              </w:rPr>
              <w:t>getModel</w:t>
            </w:r>
            <w:proofErr w:type="spellEnd"/>
            <w:r>
              <w:rPr>
                <w:rStyle w:val="t18"/>
                <w:rFonts w:ascii="Courier New" w:hAnsi="Courier New" w:cs="Courier New"/>
                <w:color w:val="000000"/>
                <w:sz w:val="20"/>
                <w:szCs w:val="20"/>
              </w:rPr>
              <w:t>(</w:t>
            </w:r>
            <w:proofErr w:type="gramEnd"/>
            <w:r>
              <w:rPr>
                <w:rStyle w:val="t18"/>
                <w:rFonts w:ascii="Courier New" w:hAnsi="Courier New" w:cs="Courier New"/>
                <w:color w:val="000000"/>
                <w:sz w:val="20"/>
                <w:szCs w:val="20"/>
              </w:rPr>
              <w:t>)</w:t>
            </w:r>
          </w:p>
        </w:tc>
        <w:tc>
          <w:tcPr>
            <w:tcW w:w="648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hideMark/>
          </w:tcPr>
          <w:p w14:paraId="1A219F4A" w14:textId="77777777" w:rsidR="005C4F36" w:rsidRPr="005C4F36" w:rsidRDefault="005C4F36">
            <w:pPr>
              <w:pStyle w:val="p10"/>
              <w:spacing w:before="0" w:beforeAutospacing="0" w:after="0" w:afterAutospacing="0" w:line="480" w:lineRule="atLeast"/>
              <w:jc w:val="both"/>
              <w:textAlignment w:val="top"/>
              <w:rPr>
                <w:rFonts w:ascii="Cambria" w:hAnsi="Cambria"/>
                <w:lang w:val="en-US"/>
              </w:rPr>
            </w:pPr>
            <w:r w:rsidRPr="005C4F36">
              <w:rPr>
                <w:rStyle w:val="t19"/>
                <w:rFonts w:ascii="Cambria" w:eastAsiaTheme="majorEastAsia" w:hAnsi="Cambria"/>
                <w:color w:val="000000"/>
                <w:lang w:val="en-US"/>
              </w:rPr>
              <w:t>Return the model map. Never returns null. To be called by application code for modifying the model.</w:t>
            </w:r>
          </w:p>
        </w:tc>
      </w:tr>
      <w:tr w:rsidR="005C4F36" w:rsidRPr="00EA16EA" w14:paraId="681FAF8A" w14:textId="77777777" w:rsidTr="005C4F36">
        <w:tc>
          <w:tcPr>
            <w:tcW w:w="357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hideMark/>
          </w:tcPr>
          <w:p w14:paraId="753B74CB" w14:textId="77777777" w:rsidR="005C4F36" w:rsidRPr="005C4F36" w:rsidRDefault="005C4F36">
            <w:pPr>
              <w:pStyle w:val="p14"/>
              <w:spacing w:before="0" w:beforeAutospacing="0" w:after="0" w:afterAutospacing="0" w:line="480" w:lineRule="atLeast"/>
              <w:rPr>
                <w:rFonts w:ascii="Cambria" w:hAnsi="Cambria"/>
                <w:lang w:val="en-US"/>
              </w:rPr>
            </w:pPr>
            <w:r w:rsidRPr="005C4F36">
              <w:rPr>
                <w:rStyle w:val="t20"/>
                <w:rFonts w:ascii="Courier New" w:hAnsi="Courier New" w:cs="Courier New"/>
                <w:b/>
                <w:bCs/>
                <w:color w:val="7F0055"/>
                <w:sz w:val="20"/>
                <w:szCs w:val="20"/>
                <w:lang w:val="en-US"/>
              </w:rPr>
              <w:t>public</w:t>
            </w:r>
            <w:r w:rsidRPr="005C4F36">
              <w:rPr>
                <w:rStyle w:val="t18"/>
                <w:rFonts w:ascii="Courier New" w:hAnsi="Courier New" w:cs="Courier New"/>
                <w:color w:val="000000"/>
                <w:sz w:val="20"/>
                <w:szCs w:val="20"/>
                <w:lang w:val="en-US"/>
              </w:rPr>
              <w:t> </w:t>
            </w:r>
            <w:proofErr w:type="spellStart"/>
            <w:r w:rsidRPr="005C4F36">
              <w:rPr>
                <w:rStyle w:val="t18"/>
                <w:rFonts w:ascii="Courier New" w:hAnsi="Courier New" w:cs="Courier New"/>
                <w:color w:val="000000"/>
                <w:sz w:val="20"/>
                <w:szCs w:val="20"/>
                <w:lang w:val="en-US"/>
              </w:rPr>
              <w:t>ModelAndView</w:t>
            </w:r>
            <w:proofErr w:type="spellEnd"/>
            <w:r w:rsidRPr="005C4F36">
              <w:rPr>
                <w:rStyle w:val="t18"/>
                <w:rFonts w:ascii="Courier New" w:hAnsi="Courier New" w:cs="Courier New"/>
                <w:color w:val="000000"/>
                <w:sz w:val="20"/>
                <w:szCs w:val="20"/>
                <w:lang w:val="en-US"/>
              </w:rPr>
              <w:t xml:space="preserve"> </w:t>
            </w:r>
            <w:proofErr w:type="spellStart"/>
            <w:proofErr w:type="gramStart"/>
            <w:r w:rsidRPr="005C4F36">
              <w:rPr>
                <w:rStyle w:val="t18"/>
                <w:rFonts w:ascii="Courier New" w:hAnsi="Courier New" w:cs="Courier New"/>
                <w:color w:val="000000"/>
                <w:sz w:val="20"/>
                <w:szCs w:val="20"/>
                <w:lang w:val="en-US"/>
              </w:rPr>
              <w:t>addAllObjects</w:t>
            </w:r>
            <w:proofErr w:type="spellEnd"/>
            <w:r w:rsidRPr="005C4F36">
              <w:rPr>
                <w:rStyle w:val="t18"/>
                <w:rFonts w:ascii="Courier New" w:hAnsi="Courier New" w:cs="Courier New"/>
                <w:color w:val="000000"/>
                <w:sz w:val="20"/>
                <w:szCs w:val="20"/>
                <w:lang w:val="en-US"/>
              </w:rPr>
              <w:t>( Map</w:t>
            </w:r>
            <w:proofErr w:type="gramEnd"/>
            <w:r w:rsidRPr="005C4F36">
              <w:rPr>
                <w:rStyle w:val="t18"/>
                <w:rFonts w:ascii="Courier New" w:hAnsi="Courier New" w:cs="Courier New"/>
                <w:color w:val="000000"/>
                <w:sz w:val="20"/>
                <w:szCs w:val="20"/>
                <w:lang w:val="en-US"/>
              </w:rPr>
              <w:t xml:space="preserve">&lt; String,?&gt; </w:t>
            </w:r>
            <w:proofErr w:type="spellStart"/>
            <w:r w:rsidRPr="005C4F36">
              <w:rPr>
                <w:rStyle w:val="t18"/>
                <w:rFonts w:ascii="Courier New" w:hAnsi="Courier New" w:cs="Courier New"/>
                <w:color w:val="000000"/>
                <w:sz w:val="20"/>
                <w:szCs w:val="20"/>
                <w:lang w:val="en-US"/>
              </w:rPr>
              <w:t>modelMap</w:t>
            </w:r>
            <w:proofErr w:type="spellEnd"/>
            <w:r w:rsidRPr="005C4F36">
              <w:rPr>
                <w:rStyle w:val="t18"/>
                <w:rFonts w:ascii="Courier New" w:hAnsi="Courier New" w:cs="Courier New"/>
                <w:color w:val="000000"/>
                <w:sz w:val="20"/>
                <w:szCs w:val="20"/>
                <w:lang w:val="en-US"/>
              </w:rPr>
              <w:t>)</w:t>
            </w:r>
          </w:p>
        </w:tc>
        <w:tc>
          <w:tcPr>
            <w:tcW w:w="648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hideMark/>
          </w:tcPr>
          <w:p w14:paraId="04FC8FA7" w14:textId="77777777" w:rsidR="005C4F36" w:rsidRPr="005C4F36" w:rsidRDefault="005C4F36">
            <w:pPr>
              <w:pStyle w:val="p10"/>
              <w:spacing w:before="0" w:beforeAutospacing="0" w:after="0" w:afterAutospacing="0" w:line="480" w:lineRule="atLeast"/>
              <w:jc w:val="both"/>
              <w:textAlignment w:val="top"/>
              <w:rPr>
                <w:rFonts w:ascii="Cambria" w:hAnsi="Cambria"/>
                <w:lang w:val="en-US"/>
              </w:rPr>
            </w:pPr>
            <w:r w:rsidRPr="005C4F36">
              <w:rPr>
                <w:rStyle w:val="t19"/>
                <w:rFonts w:ascii="Cambria" w:eastAsiaTheme="majorEastAsia" w:hAnsi="Cambria"/>
                <w:color w:val="000000"/>
                <w:lang w:val="en-US"/>
              </w:rPr>
              <w:t>Add all attributes contained in the provided Map to the model.</w:t>
            </w:r>
          </w:p>
        </w:tc>
      </w:tr>
      <w:tr w:rsidR="005C4F36" w:rsidRPr="00EA16EA" w14:paraId="79198BCF" w14:textId="77777777" w:rsidTr="005C4F36">
        <w:tc>
          <w:tcPr>
            <w:tcW w:w="357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hideMark/>
          </w:tcPr>
          <w:p w14:paraId="229E31FA" w14:textId="77777777" w:rsidR="005C4F36" w:rsidRPr="005C4F36" w:rsidRDefault="005C4F36">
            <w:pPr>
              <w:pStyle w:val="p14"/>
              <w:spacing w:before="0" w:beforeAutospacing="0" w:after="0" w:afterAutospacing="0" w:line="480" w:lineRule="atLeast"/>
              <w:rPr>
                <w:rFonts w:ascii="Cambria" w:hAnsi="Cambria"/>
                <w:lang w:val="en-US"/>
              </w:rPr>
            </w:pPr>
            <w:r w:rsidRPr="005C4F36">
              <w:rPr>
                <w:rStyle w:val="t20"/>
                <w:rFonts w:ascii="Courier New" w:hAnsi="Courier New" w:cs="Courier New"/>
                <w:b/>
                <w:bCs/>
                <w:color w:val="7F0055"/>
                <w:sz w:val="20"/>
                <w:szCs w:val="20"/>
                <w:lang w:val="en-US"/>
              </w:rPr>
              <w:t>public</w:t>
            </w:r>
            <w:r w:rsidRPr="005C4F36">
              <w:rPr>
                <w:rStyle w:val="t18"/>
                <w:rFonts w:ascii="Courier New" w:hAnsi="Courier New" w:cs="Courier New"/>
                <w:color w:val="000000"/>
                <w:sz w:val="20"/>
                <w:szCs w:val="20"/>
                <w:lang w:val="en-US"/>
              </w:rPr>
              <w:t> </w:t>
            </w:r>
            <w:proofErr w:type="spellStart"/>
            <w:r w:rsidRPr="005C4F36">
              <w:rPr>
                <w:rStyle w:val="t18"/>
                <w:rFonts w:ascii="Courier New" w:hAnsi="Courier New" w:cs="Courier New"/>
                <w:color w:val="000000"/>
                <w:sz w:val="20"/>
                <w:szCs w:val="20"/>
                <w:lang w:val="en-US"/>
              </w:rPr>
              <w:t>ModelAndView</w:t>
            </w:r>
            <w:proofErr w:type="spellEnd"/>
            <w:r w:rsidRPr="005C4F36">
              <w:rPr>
                <w:rStyle w:val="t18"/>
                <w:rFonts w:ascii="Courier New" w:hAnsi="Courier New" w:cs="Courier New"/>
                <w:color w:val="000000"/>
                <w:sz w:val="20"/>
                <w:szCs w:val="20"/>
                <w:lang w:val="en-US"/>
              </w:rPr>
              <w:t xml:space="preserve"> </w:t>
            </w:r>
            <w:proofErr w:type="spellStart"/>
            <w:proofErr w:type="gramStart"/>
            <w:r w:rsidRPr="005C4F36">
              <w:rPr>
                <w:rStyle w:val="t18"/>
                <w:rFonts w:ascii="Courier New" w:hAnsi="Courier New" w:cs="Courier New"/>
                <w:color w:val="000000"/>
                <w:sz w:val="20"/>
                <w:szCs w:val="20"/>
                <w:lang w:val="en-US"/>
              </w:rPr>
              <w:t>addObject</w:t>
            </w:r>
            <w:proofErr w:type="spellEnd"/>
            <w:r w:rsidRPr="005C4F36">
              <w:rPr>
                <w:rStyle w:val="t18"/>
                <w:rFonts w:ascii="Courier New" w:hAnsi="Courier New" w:cs="Courier New"/>
                <w:color w:val="000000"/>
                <w:sz w:val="20"/>
                <w:szCs w:val="20"/>
                <w:lang w:val="en-US"/>
              </w:rPr>
              <w:t>(</w:t>
            </w:r>
            <w:proofErr w:type="gramEnd"/>
            <w:r w:rsidRPr="005C4F36">
              <w:rPr>
                <w:rStyle w:val="t18"/>
                <w:rFonts w:ascii="Courier New" w:hAnsi="Courier New" w:cs="Courier New"/>
                <w:color w:val="000000"/>
                <w:sz w:val="20"/>
                <w:szCs w:val="20"/>
                <w:lang w:val="en-US"/>
              </w:rPr>
              <w:t xml:space="preserve">String </w:t>
            </w:r>
            <w:proofErr w:type="spellStart"/>
            <w:r w:rsidRPr="005C4F36">
              <w:rPr>
                <w:rStyle w:val="t18"/>
                <w:rFonts w:ascii="Courier New" w:hAnsi="Courier New" w:cs="Courier New"/>
                <w:color w:val="000000"/>
                <w:sz w:val="20"/>
                <w:szCs w:val="20"/>
                <w:lang w:val="en-US"/>
              </w:rPr>
              <w:t>attributeName</w:t>
            </w:r>
            <w:proofErr w:type="spellEnd"/>
            <w:r w:rsidRPr="005C4F36">
              <w:rPr>
                <w:rStyle w:val="t18"/>
                <w:rFonts w:ascii="Courier New" w:hAnsi="Courier New" w:cs="Courier New"/>
                <w:color w:val="000000"/>
                <w:sz w:val="20"/>
                <w:szCs w:val="20"/>
                <w:lang w:val="en-US"/>
              </w:rPr>
              <w:t xml:space="preserve">, Object </w:t>
            </w:r>
            <w:proofErr w:type="spellStart"/>
            <w:r w:rsidRPr="005C4F36">
              <w:rPr>
                <w:rStyle w:val="t18"/>
                <w:rFonts w:ascii="Courier New" w:hAnsi="Courier New" w:cs="Courier New"/>
                <w:color w:val="000000"/>
                <w:sz w:val="20"/>
                <w:szCs w:val="20"/>
                <w:lang w:val="en-US"/>
              </w:rPr>
              <w:t>attributeValue</w:t>
            </w:r>
            <w:proofErr w:type="spellEnd"/>
            <w:r w:rsidRPr="005C4F36">
              <w:rPr>
                <w:rStyle w:val="t18"/>
                <w:rFonts w:ascii="Courier New" w:hAnsi="Courier New" w:cs="Courier New"/>
                <w:color w:val="000000"/>
                <w:sz w:val="20"/>
                <w:szCs w:val="20"/>
                <w:lang w:val="en-US"/>
              </w:rPr>
              <w:t>)</w:t>
            </w:r>
          </w:p>
        </w:tc>
        <w:tc>
          <w:tcPr>
            <w:tcW w:w="648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hideMark/>
          </w:tcPr>
          <w:p w14:paraId="29F00C6D" w14:textId="77777777" w:rsidR="005C4F36" w:rsidRPr="005C4F36" w:rsidRDefault="005C4F36">
            <w:pPr>
              <w:pStyle w:val="p10"/>
              <w:spacing w:before="0" w:beforeAutospacing="0" w:after="0" w:afterAutospacing="0" w:line="480" w:lineRule="atLeast"/>
              <w:jc w:val="both"/>
              <w:textAlignment w:val="top"/>
              <w:rPr>
                <w:rFonts w:ascii="Cambria" w:hAnsi="Cambria"/>
                <w:lang w:val="en-US"/>
              </w:rPr>
            </w:pPr>
            <w:r w:rsidRPr="005C4F36">
              <w:rPr>
                <w:rStyle w:val="t19"/>
                <w:rFonts w:ascii="Cambria" w:eastAsiaTheme="majorEastAsia" w:hAnsi="Cambria"/>
                <w:color w:val="000000"/>
                <w:lang w:val="en-US"/>
              </w:rPr>
              <w:t>Add an attribute to the model.</w:t>
            </w:r>
          </w:p>
        </w:tc>
      </w:tr>
      <w:tr w:rsidR="005C4F36" w:rsidRPr="00EA16EA" w14:paraId="666CE5AC" w14:textId="77777777" w:rsidTr="005C4F36">
        <w:tc>
          <w:tcPr>
            <w:tcW w:w="357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hideMark/>
          </w:tcPr>
          <w:p w14:paraId="641578B6" w14:textId="77777777" w:rsidR="005C4F36" w:rsidRDefault="005C4F36">
            <w:pPr>
              <w:pStyle w:val="p14"/>
              <w:spacing w:before="0" w:beforeAutospacing="0" w:after="0" w:afterAutospacing="0" w:line="480" w:lineRule="atLeast"/>
              <w:rPr>
                <w:rFonts w:ascii="Cambria" w:hAnsi="Cambria"/>
              </w:rPr>
            </w:pPr>
            <w:proofErr w:type="spellStart"/>
            <w:r>
              <w:rPr>
                <w:rStyle w:val="t20"/>
                <w:rFonts w:ascii="Courier New" w:hAnsi="Courier New" w:cs="Courier New"/>
                <w:b/>
                <w:bCs/>
                <w:color w:val="7F0055"/>
                <w:sz w:val="20"/>
                <w:szCs w:val="20"/>
              </w:rPr>
              <w:t>public</w:t>
            </w:r>
            <w:proofErr w:type="spellEnd"/>
            <w:r>
              <w:rPr>
                <w:rStyle w:val="t18"/>
                <w:rFonts w:ascii="Courier New" w:hAnsi="Courier New" w:cs="Courier New"/>
                <w:color w:val="000000"/>
                <w:sz w:val="20"/>
                <w:szCs w:val="20"/>
              </w:rPr>
              <w:t> </w:t>
            </w:r>
            <w:proofErr w:type="spellStart"/>
            <w:r>
              <w:rPr>
                <w:rStyle w:val="t18"/>
                <w:rFonts w:ascii="Courier New" w:hAnsi="Courier New" w:cs="Courier New"/>
                <w:color w:val="000000"/>
                <w:sz w:val="20"/>
                <w:szCs w:val="20"/>
              </w:rPr>
              <w:t>ModelMap</w:t>
            </w:r>
            <w:proofErr w:type="spellEnd"/>
            <w:r>
              <w:rPr>
                <w:rStyle w:val="t18"/>
                <w:rFonts w:ascii="Courier New" w:hAnsi="Courier New" w:cs="Courier New"/>
                <w:color w:val="000000"/>
                <w:sz w:val="20"/>
                <w:szCs w:val="20"/>
              </w:rPr>
              <w:t xml:space="preserve"> </w:t>
            </w:r>
            <w:proofErr w:type="spellStart"/>
            <w:proofErr w:type="gramStart"/>
            <w:r>
              <w:rPr>
                <w:rStyle w:val="t18"/>
                <w:rFonts w:ascii="Courier New" w:hAnsi="Courier New" w:cs="Courier New"/>
                <w:color w:val="000000"/>
                <w:sz w:val="20"/>
                <w:szCs w:val="20"/>
              </w:rPr>
              <w:t>getModelMap</w:t>
            </w:r>
            <w:proofErr w:type="spellEnd"/>
            <w:r>
              <w:rPr>
                <w:rStyle w:val="t18"/>
                <w:rFonts w:ascii="Courier New" w:hAnsi="Courier New" w:cs="Courier New"/>
                <w:color w:val="000000"/>
                <w:sz w:val="20"/>
                <w:szCs w:val="20"/>
              </w:rPr>
              <w:t>(</w:t>
            </w:r>
            <w:proofErr w:type="gramEnd"/>
            <w:r>
              <w:rPr>
                <w:rStyle w:val="t18"/>
                <w:rFonts w:ascii="Courier New" w:hAnsi="Courier New" w:cs="Courier New"/>
                <w:color w:val="000000"/>
                <w:sz w:val="20"/>
                <w:szCs w:val="20"/>
              </w:rPr>
              <w:t>)</w:t>
            </w:r>
          </w:p>
        </w:tc>
        <w:tc>
          <w:tcPr>
            <w:tcW w:w="648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hideMark/>
          </w:tcPr>
          <w:p w14:paraId="26C4C957" w14:textId="77777777" w:rsidR="005C4F36" w:rsidRPr="005C4F36" w:rsidRDefault="005C4F36">
            <w:pPr>
              <w:pStyle w:val="p10"/>
              <w:spacing w:before="0" w:beforeAutospacing="0" w:after="0" w:afterAutospacing="0" w:line="480" w:lineRule="atLeast"/>
              <w:jc w:val="both"/>
              <w:textAlignment w:val="top"/>
              <w:rPr>
                <w:rFonts w:ascii="Cambria" w:hAnsi="Cambria"/>
                <w:lang w:val="en-US"/>
              </w:rPr>
            </w:pPr>
            <w:r w:rsidRPr="005C4F36">
              <w:rPr>
                <w:rStyle w:val="t19"/>
                <w:rFonts w:ascii="Cambria" w:eastAsiaTheme="majorEastAsia" w:hAnsi="Cambria"/>
                <w:color w:val="000000"/>
                <w:lang w:val="en-US"/>
              </w:rPr>
              <w:t xml:space="preserve">Return the underlying </w:t>
            </w:r>
            <w:proofErr w:type="spellStart"/>
            <w:r w:rsidRPr="005C4F36">
              <w:rPr>
                <w:rStyle w:val="t19"/>
                <w:rFonts w:ascii="Cambria" w:eastAsiaTheme="majorEastAsia" w:hAnsi="Cambria"/>
                <w:color w:val="000000"/>
                <w:lang w:val="en-US"/>
              </w:rPr>
              <w:t>ModelMap</w:t>
            </w:r>
            <w:proofErr w:type="spellEnd"/>
            <w:r w:rsidRPr="005C4F36">
              <w:rPr>
                <w:rStyle w:val="t19"/>
                <w:rFonts w:ascii="Cambria" w:eastAsiaTheme="majorEastAsia" w:hAnsi="Cambria"/>
                <w:color w:val="000000"/>
                <w:lang w:val="en-US"/>
              </w:rPr>
              <w:t xml:space="preserve"> instance (never null).</w:t>
            </w:r>
          </w:p>
        </w:tc>
      </w:tr>
      <w:tr w:rsidR="005C4F36" w:rsidRPr="00EA16EA" w14:paraId="5FD53E53" w14:textId="77777777" w:rsidTr="005C4F36">
        <w:tc>
          <w:tcPr>
            <w:tcW w:w="357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hideMark/>
          </w:tcPr>
          <w:p w14:paraId="7AB3D3DE" w14:textId="77777777" w:rsidR="005C4F36" w:rsidRDefault="005C4F36">
            <w:pPr>
              <w:pStyle w:val="p14"/>
              <w:spacing w:before="0" w:beforeAutospacing="0" w:after="0" w:afterAutospacing="0" w:line="480" w:lineRule="atLeast"/>
              <w:rPr>
                <w:rFonts w:ascii="Cambria" w:hAnsi="Cambria"/>
              </w:rPr>
            </w:pPr>
            <w:proofErr w:type="spellStart"/>
            <w:r>
              <w:rPr>
                <w:rStyle w:val="t20"/>
                <w:rFonts w:ascii="Courier New" w:hAnsi="Courier New" w:cs="Courier New"/>
                <w:b/>
                <w:bCs/>
                <w:color w:val="7F0055"/>
                <w:sz w:val="20"/>
                <w:szCs w:val="20"/>
              </w:rPr>
              <w:t>public</w:t>
            </w:r>
            <w:proofErr w:type="spellEnd"/>
            <w:r>
              <w:rPr>
                <w:rStyle w:val="t18"/>
                <w:rFonts w:ascii="Courier New" w:hAnsi="Courier New" w:cs="Courier New"/>
                <w:color w:val="000000"/>
                <w:sz w:val="20"/>
                <w:szCs w:val="20"/>
              </w:rPr>
              <w:t> </w:t>
            </w:r>
            <w:proofErr w:type="spellStart"/>
            <w:r>
              <w:rPr>
                <w:rStyle w:val="t18"/>
                <w:rFonts w:ascii="Courier New" w:hAnsi="Courier New" w:cs="Courier New"/>
                <w:color w:val="000000"/>
                <w:sz w:val="20"/>
                <w:szCs w:val="20"/>
              </w:rPr>
              <w:t>String</w:t>
            </w:r>
            <w:proofErr w:type="spellEnd"/>
            <w:r>
              <w:rPr>
                <w:rStyle w:val="t18"/>
                <w:rFonts w:ascii="Courier New" w:hAnsi="Courier New" w:cs="Courier New"/>
                <w:color w:val="000000"/>
                <w:sz w:val="20"/>
                <w:szCs w:val="20"/>
              </w:rPr>
              <w:t xml:space="preserve"> </w:t>
            </w:r>
            <w:proofErr w:type="spellStart"/>
            <w:proofErr w:type="gramStart"/>
            <w:r>
              <w:rPr>
                <w:rStyle w:val="t18"/>
                <w:rFonts w:ascii="Courier New" w:hAnsi="Courier New" w:cs="Courier New"/>
                <w:color w:val="000000"/>
                <w:sz w:val="20"/>
                <w:szCs w:val="20"/>
              </w:rPr>
              <w:t>getViewName</w:t>
            </w:r>
            <w:proofErr w:type="spellEnd"/>
            <w:r>
              <w:rPr>
                <w:rStyle w:val="t18"/>
                <w:rFonts w:ascii="Courier New" w:hAnsi="Courier New" w:cs="Courier New"/>
                <w:color w:val="000000"/>
                <w:sz w:val="20"/>
                <w:szCs w:val="20"/>
              </w:rPr>
              <w:t>(</w:t>
            </w:r>
            <w:proofErr w:type="gramEnd"/>
            <w:r>
              <w:rPr>
                <w:rStyle w:val="t18"/>
                <w:rFonts w:ascii="Courier New" w:hAnsi="Courier New" w:cs="Courier New"/>
                <w:color w:val="000000"/>
                <w:sz w:val="20"/>
                <w:szCs w:val="20"/>
              </w:rPr>
              <w:t>)</w:t>
            </w:r>
          </w:p>
        </w:tc>
        <w:tc>
          <w:tcPr>
            <w:tcW w:w="648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hideMark/>
          </w:tcPr>
          <w:p w14:paraId="5FD3EA6D" w14:textId="77777777" w:rsidR="005C4F36" w:rsidRPr="005C4F36" w:rsidRDefault="005C4F36">
            <w:pPr>
              <w:pStyle w:val="p10"/>
              <w:spacing w:before="0" w:beforeAutospacing="0" w:after="0" w:afterAutospacing="0" w:line="480" w:lineRule="atLeast"/>
              <w:jc w:val="both"/>
              <w:textAlignment w:val="top"/>
              <w:rPr>
                <w:rFonts w:ascii="Cambria" w:hAnsi="Cambria"/>
                <w:lang w:val="en-US"/>
              </w:rPr>
            </w:pPr>
            <w:r w:rsidRPr="005C4F36">
              <w:rPr>
                <w:rStyle w:val="t19"/>
                <w:rFonts w:ascii="Cambria" w:eastAsiaTheme="majorEastAsia" w:hAnsi="Cambria"/>
                <w:color w:val="000000"/>
                <w:lang w:val="en-US"/>
              </w:rPr>
              <w:t xml:space="preserve">Return the view name to be resolved by the </w:t>
            </w:r>
            <w:proofErr w:type="spellStart"/>
            <w:r w:rsidRPr="005C4F36">
              <w:rPr>
                <w:rStyle w:val="t19"/>
                <w:rFonts w:ascii="Cambria" w:eastAsiaTheme="majorEastAsia" w:hAnsi="Cambria"/>
                <w:color w:val="000000"/>
                <w:lang w:val="en-US"/>
              </w:rPr>
              <w:t>DispatcherServlet</w:t>
            </w:r>
            <w:proofErr w:type="spellEnd"/>
            <w:r w:rsidRPr="005C4F36">
              <w:rPr>
                <w:rStyle w:val="t19"/>
                <w:rFonts w:ascii="Cambria" w:eastAsiaTheme="majorEastAsia" w:hAnsi="Cambria"/>
                <w:color w:val="000000"/>
                <w:lang w:val="en-US"/>
              </w:rPr>
              <w:t xml:space="preserve"> via a </w:t>
            </w:r>
            <w:proofErr w:type="spellStart"/>
            <w:r w:rsidRPr="005C4F36">
              <w:rPr>
                <w:rStyle w:val="t19"/>
                <w:rFonts w:ascii="Cambria" w:eastAsiaTheme="majorEastAsia" w:hAnsi="Cambria"/>
                <w:color w:val="000000"/>
                <w:lang w:val="en-US"/>
              </w:rPr>
              <w:t>ViewResolver</w:t>
            </w:r>
            <w:proofErr w:type="spellEnd"/>
            <w:r w:rsidRPr="005C4F36">
              <w:rPr>
                <w:rStyle w:val="t19"/>
                <w:rFonts w:ascii="Cambria" w:eastAsiaTheme="majorEastAsia" w:hAnsi="Cambria"/>
                <w:color w:val="000000"/>
                <w:lang w:val="en-US"/>
              </w:rPr>
              <w:t>, or null if we are using a View object.</w:t>
            </w:r>
          </w:p>
        </w:tc>
      </w:tr>
      <w:tr w:rsidR="005C4F36" w:rsidRPr="00EA16EA" w14:paraId="7A8C95A9" w14:textId="77777777" w:rsidTr="005C4F36">
        <w:tc>
          <w:tcPr>
            <w:tcW w:w="357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hideMark/>
          </w:tcPr>
          <w:p w14:paraId="12C4D11E" w14:textId="77777777" w:rsidR="005C4F36" w:rsidRDefault="005C4F36">
            <w:pPr>
              <w:pStyle w:val="p14"/>
              <w:spacing w:before="0" w:beforeAutospacing="0" w:after="0" w:afterAutospacing="0" w:line="480" w:lineRule="atLeast"/>
              <w:rPr>
                <w:rFonts w:ascii="Cambria" w:hAnsi="Cambria"/>
              </w:rPr>
            </w:pPr>
            <w:proofErr w:type="spellStart"/>
            <w:r>
              <w:rPr>
                <w:rStyle w:val="t20"/>
                <w:rFonts w:ascii="Courier New" w:hAnsi="Courier New" w:cs="Courier New"/>
                <w:b/>
                <w:bCs/>
                <w:color w:val="7F0055"/>
                <w:sz w:val="20"/>
                <w:szCs w:val="20"/>
              </w:rPr>
              <w:t>public</w:t>
            </w:r>
            <w:proofErr w:type="spellEnd"/>
            <w:r>
              <w:rPr>
                <w:rStyle w:val="t18"/>
                <w:rFonts w:ascii="Courier New" w:hAnsi="Courier New" w:cs="Courier New"/>
                <w:color w:val="000000"/>
                <w:sz w:val="20"/>
                <w:szCs w:val="20"/>
              </w:rPr>
              <w:t xml:space="preserve"> View </w:t>
            </w:r>
            <w:proofErr w:type="spellStart"/>
            <w:proofErr w:type="gramStart"/>
            <w:r>
              <w:rPr>
                <w:rStyle w:val="t18"/>
                <w:rFonts w:ascii="Courier New" w:hAnsi="Courier New" w:cs="Courier New"/>
                <w:color w:val="000000"/>
                <w:sz w:val="20"/>
                <w:szCs w:val="20"/>
              </w:rPr>
              <w:t>getView</w:t>
            </w:r>
            <w:proofErr w:type="spellEnd"/>
            <w:r>
              <w:rPr>
                <w:rStyle w:val="t18"/>
                <w:rFonts w:ascii="Courier New" w:hAnsi="Courier New" w:cs="Courier New"/>
                <w:color w:val="000000"/>
                <w:sz w:val="20"/>
                <w:szCs w:val="20"/>
              </w:rPr>
              <w:t>(</w:t>
            </w:r>
            <w:proofErr w:type="gramEnd"/>
            <w:r>
              <w:rPr>
                <w:rStyle w:val="t18"/>
                <w:rFonts w:ascii="Courier New" w:hAnsi="Courier New" w:cs="Courier New"/>
                <w:color w:val="000000"/>
                <w:sz w:val="20"/>
                <w:szCs w:val="20"/>
              </w:rPr>
              <w:t>)</w:t>
            </w:r>
          </w:p>
        </w:tc>
        <w:tc>
          <w:tcPr>
            <w:tcW w:w="648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hideMark/>
          </w:tcPr>
          <w:p w14:paraId="23973302" w14:textId="77777777" w:rsidR="005C4F36" w:rsidRPr="005C4F36" w:rsidRDefault="005C4F36">
            <w:pPr>
              <w:pStyle w:val="p10"/>
              <w:spacing w:before="0" w:beforeAutospacing="0" w:after="0" w:afterAutospacing="0" w:line="480" w:lineRule="atLeast"/>
              <w:jc w:val="both"/>
              <w:textAlignment w:val="top"/>
              <w:rPr>
                <w:rFonts w:ascii="Cambria" w:hAnsi="Cambria"/>
                <w:lang w:val="en-US"/>
              </w:rPr>
            </w:pPr>
            <w:r w:rsidRPr="005C4F36">
              <w:rPr>
                <w:rStyle w:val="t19"/>
                <w:rFonts w:ascii="Cambria" w:eastAsiaTheme="majorEastAsia" w:hAnsi="Cambria"/>
                <w:color w:val="000000"/>
                <w:lang w:val="en-US"/>
              </w:rPr>
              <w:t xml:space="preserve">Return the View object, or null if we are using a view name to be resolved by the </w:t>
            </w:r>
            <w:proofErr w:type="spellStart"/>
            <w:r w:rsidRPr="005C4F36">
              <w:rPr>
                <w:rStyle w:val="t19"/>
                <w:rFonts w:ascii="Cambria" w:eastAsiaTheme="majorEastAsia" w:hAnsi="Cambria"/>
                <w:color w:val="000000"/>
                <w:lang w:val="en-US"/>
              </w:rPr>
              <w:t>DispatcherServlet</w:t>
            </w:r>
            <w:proofErr w:type="spellEnd"/>
            <w:r w:rsidRPr="005C4F36">
              <w:rPr>
                <w:rStyle w:val="t19"/>
                <w:rFonts w:ascii="Cambria" w:eastAsiaTheme="majorEastAsia" w:hAnsi="Cambria"/>
                <w:color w:val="000000"/>
                <w:lang w:val="en-US"/>
              </w:rPr>
              <w:t xml:space="preserve"> via a </w:t>
            </w:r>
            <w:proofErr w:type="spellStart"/>
            <w:r w:rsidRPr="005C4F36">
              <w:rPr>
                <w:rStyle w:val="t19"/>
                <w:rFonts w:ascii="Cambria" w:eastAsiaTheme="majorEastAsia" w:hAnsi="Cambria"/>
                <w:color w:val="000000"/>
                <w:lang w:val="en-US"/>
              </w:rPr>
              <w:t>ViewResolver</w:t>
            </w:r>
            <w:proofErr w:type="spellEnd"/>
            <w:r w:rsidRPr="005C4F36">
              <w:rPr>
                <w:rStyle w:val="t19"/>
                <w:rFonts w:ascii="Cambria" w:eastAsiaTheme="majorEastAsia" w:hAnsi="Cambria"/>
                <w:color w:val="000000"/>
                <w:lang w:val="en-US"/>
              </w:rPr>
              <w:t>.</w:t>
            </w:r>
          </w:p>
        </w:tc>
      </w:tr>
      <w:tr w:rsidR="005C4F36" w:rsidRPr="00EA16EA" w14:paraId="60F3D6B2" w14:textId="77777777" w:rsidTr="005C4F36">
        <w:tc>
          <w:tcPr>
            <w:tcW w:w="357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hideMark/>
          </w:tcPr>
          <w:p w14:paraId="7E566E99" w14:textId="77777777" w:rsidR="005C4F36" w:rsidRPr="005C4F36" w:rsidRDefault="005C4F36">
            <w:pPr>
              <w:pStyle w:val="p14"/>
              <w:spacing w:before="0" w:beforeAutospacing="0" w:after="0" w:afterAutospacing="0" w:line="480" w:lineRule="atLeast"/>
              <w:rPr>
                <w:rFonts w:ascii="Cambria" w:hAnsi="Cambria"/>
                <w:lang w:val="en-US"/>
              </w:rPr>
            </w:pPr>
            <w:r w:rsidRPr="005C4F36">
              <w:rPr>
                <w:rStyle w:val="t20"/>
                <w:rFonts w:ascii="Courier New" w:hAnsi="Courier New" w:cs="Courier New"/>
                <w:b/>
                <w:bCs/>
                <w:color w:val="7F0055"/>
                <w:sz w:val="20"/>
                <w:szCs w:val="20"/>
                <w:lang w:val="en-US"/>
              </w:rPr>
              <w:t>public</w:t>
            </w:r>
            <w:r w:rsidRPr="005C4F36">
              <w:rPr>
                <w:rStyle w:val="t18"/>
                <w:rFonts w:ascii="Courier New" w:hAnsi="Courier New" w:cs="Courier New"/>
                <w:color w:val="000000"/>
                <w:sz w:val="20"/>
                <w:szCs w:val="20"/>
                <w:lang w:val="en-US"/>
              </w:rPr>
              <w:t> </w:t>
            </w:r>
            <w:r w:rsidRPr="005C4F36">
              <w:rPr>
                <w:rStyle w:val="t20"/>
                <w:rFonts w:ascii="Courier New" w:hAnsi="Courier New" w:cs="Courier New"/>
                <w:b/>
                <w:bCs/>
                <w:color w:val="7F0055"/>
                <w:sz w:val="20"/>
                <w:szCs w:val="20"/>
                <w:lang w:val="en-US"/>
              </w:rPr>
              <w:t>void</w:t>
            </w:r>
            <w:r w:rsidRPr="005C4F36">
              <w:rPr>
                <w:rStyle w:val="t18"/>
                <w:rFonts w:ascii="Courier New" w:hAnsi="Courier New" w:cs="Courier New"/>
                <w:color w:val="000000"/>
                <w:sz w:val="20"/>
                <w:szCs w:val="20"/>
                <w:lang w:val="en-US"/>
              </w:rPr>
              <w:t> </w:t>
            </w:r>
            <w:proofErr w:type="spellStart"/>
            <w:proofErr w:type="gramStart"/>
            <w:r w:rsidRPr="005C4F36">
              <w:rPr>
                <w:rStyle w:val="t18"/>
                <w:rFonts w:ascii="Courier New" w:hAnsi="Courier New" w:cs="Courier New"/>
                <w:color w:val="000000"/>
                <w:sz w:val="20"/>
                <w:szCs w:val="20"/>
                <w:lang w:val="en-US"/>
              </w:rPr>
              <w:t>setView</w:t>
            </w:r>
            <w:proofErr w:type="spellEnd"/>
            <w:r w:rsidRPr="005C4F36">
              <w:rPr>
                <w:rStyle w:val="t18"/>
                <w:rFonts w:ascii="Courier New" w:hAnsi="Courier New" w:cs="Courier New"/>
                <w:color w:val="000000"/>
                <w:sz w:val="20"/>
                <w:szCs w:val="20"/>
                <w:lang w:val="en-US"/>
              </w:rPr>
              <w:t>(</w:t>
            </w:r>
            <w:proofErr w:type="gramEnd"/>
            <w:r w:rsidRPr="005C4F36">
              <w:rPr>
                <w:rStyle w:val="t18"/>
                <w:rFonts w:ascii="Courier New" w:hAnsi="Courier New" w:cs="Courier New"/>
                <w:color w:val="000000"/>
                <w:sz w:val="20"/>
                <w:szCs w:val="20"/>
                <w:lang w:val="en-US"/>
              </w:rPr>
              <w:t>View view)</w:t>
            </w:r>
          </w:p>
        </w:tc>
        <w:tc>
          <w:tcPr>
            <w:tcW w:w="648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hideMark/>
          </w:tcPr>
          <w:p w14:paraId="54DDEDAD" w14:textId="77777777" w:rsidR="005C4F36" w:rsidRPr="005C4F36" w:rsidRDefault="005C4F36">
            <w:pPr>
              <w:pStyle w:val="p10"/>
              <w:spacing w:before="0" w:beforeAutospacing="0" w:after="0" w:afterAutospacing="0" w:line="480" w:lineRule="atLeast"/>
              <w:jc w:val="both"/>
              <w:textAlignment w:val="top"/>
              <w:rPr>
                <w:rFonts w:ascii="Cambria" w:hAnsi="Cambria"/>
                <w:lang w:val="en-US"/>
              </w:rPr>
            </w:pPr>
            <w:r w:rsidRPr="005C4F36">
              <w:rPr>
                <w:rStyle w:val="t19"/>
                <w:rFonts w:ascii="Cambria" w:eastAsiaTheme="majorEastAsia" w:hAnsi="Cambria"/>
                <w:color w:val="000000"/>
                <w:lang w:val="en-US"/>
              </w:rPr>
              <w:t xml:space="preserve">Set a View object for this </w:t>
            </w:r>
            <w:proofErr w:type="spellStart"/>
            <w:r w:rsidRPr="005C4F36">
              <w:rPr>
                <w:rStyle w:val="t19"/>
                <w:rFonts w:ascii="Cambria" w:eastAsiaTheme="majorEastAsia" w:hAnsi="Cambria"/>
                <w:color w:val="000000"/>
                <w:lang w:val="en-US"/>
              </w:rPr>
              <w:t>ModelAndView</w:t>
            </w:r>
            <w:proofErr w:type="spellEnd"/>
            <w:r w:rsidRPr="005C4F36">
              <w:rPr>
                <w:rStyle w:val="t19"/>
                <w:rFonts w:ascii="Cambria" w:eastAsiaTheme="majorEastAsia" w:hAnsi="Cambria"/>
                <w:color w:val="000000"/>
                <w:lang w:val="en-US"/>
              </w:rPr>
              <w:t>. Will override any pre-existing view name or View.</w:t>
            </w:r>
          </w:p>
        </w:tc>
      </w:tr>
      <w:tr w:rsidR="005C4F36" w14:paraId="53FC81B4" w14:textId="77777777" w:rsidTr="005C4F36">
        <w:tc>
          <w:tcPr>
            <w:tcW w:w="357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hideMark/>
          </w:tcPr>
          <w:p w14:paraId="05804422" w14:textId="77777777" w:rsidR="005C4F36" w:rsidRPr="005C4F36" w:rsidRDefault="005C4F36">
            <w:pPr>
              <w:pStyle w:val="p14"/>
              <w:spacing w:before="0" w:beforeAutospacing="0" w:after="0" w:afterAutospacing="0" w:line="480" w:lineRule="atLeast"/>
              <w:rPr>
                <w:rFonts w:ascii="Cambria" w:hAnsi="Cambria"/>
                <w:lang w:val="en-US"/>
              </w:rPr>
            </w:pPr>
            <w:r w:rsidRPr="005C4F36">
              <w:rPr>
                <w:rStyle w:val="t20"/>
                <w:rFonts w:ascii="Courier New" w:hAnsi="Courier New" w:cs="Courier New"/>
                <w:b/>
                <w:bCs/>
                <w:color w:val="7F0055"/>
                <w:sz w:val="20"/>
                <w:szCs w:val="20"/>
                <w:lang w:val="en-US"/>
              </w:rPr>
              <w:t>public</w:t>
            </w:r>
            <w:r w:rsidRPr="005C4F36">
              <w:rPr>
                <w:rStyle w:val="t18"/>
                <w:rFonts w:ascii="Courier New" w:hAnsi="Courier New" w:cs="Courier New"/>
                <w:color w:val="000000"/>
                <w:sz w:val="20"/>
                <w:szCs w:val="20"/>
                <w:lang w:val="en-US"/>
              </w:rPr>
              <w:t> </w:t>
            </w:r>
            <w:r w:rsidRPr="005C4F36">
              <w:rPr>
                <w:rStyle w:val="t20"/>
                <w:rFonts w:ascii="Courier New" w:hAnsi="Courier New" w:cs="Courier New"/>
                <w:b/>
                <w:bCs/>
                <w:color w:val="7F0055"/>
                <w:sz w:val="20"/>
                <w:szCs w:val="20"/>
                <w:lang w:val="en-US"/>
              </w:rPr>
              <w:t>void</w:t>
            </w:r>
            <w:r w:rsidRPr="005C4F36">
              <w:rPr>
                <w:rStyle w:val="t18"/>
                <w:rFonts w:ascii="Courier New" w:hAnsi="Courier New" w:cs="Courier New"/>
                <w:color w:val="000000"/>
                <w:sz w:val="20"/>
                <w:szCs w:val="20"/>
                <w:lang w:val="en-US"/>
              </w:rPr>
              <w:t> </w:t>
            </w:r>
            <w:proofErr w:type="spellStart"/>
            <w:r w:rsidRPr="005C4F36">
              <w:rPr>
                <w:rStyle w:val="t18"/>
                <w:rFonts w:ascii="Courier New" w:hAnsi="Courier New" w:cs="Courier New"/>
                <w:color w:val="000000"/>
                <w:sz w:val="20"/>
                <w:szCs w:val="20"/>
                <w:lang w:val="en-US"/>
              </w:rPr>
              <w:t>setViewName</w:t>
            </w:r>
            <w:proofErr w:type="spellEnd"/>
            <w:r w:rsidRPr="005C4F36">
              <w:rPr>
                <w:rStyle w:val="t18"/>
                <w:rFonts w:ascii="Courier New" w:hAnsi="Courier New" w:cs="Courier New"/>
                <w:color w:val="000000"/>
                <w:sz w:val="20"/>
                <w:szCs w:val="20"/>
                <w:lang w:val="en-US"/>
              </w:rPr>
              <w:t xml:space="preserve"> String </w:t>
            </w:r>
            <w:proofErr w:type="spellStart"/>
            <w:r w:rsidRPr="005C4F36">
              <w:rPr>
                <w:rStyle w:val="t18"/>
                <w:rFonts w:ascii="Courier New" w:hAnsi="Courier New" w:cs="Courier New"/>
                <w:color w:val="000000"/>
                <w:sz w:val="20"/>
                <w:szCs w:val="20"/>
                <w:lang w:val="en-US"/>
              </w:rPr>
              <w:t>viewName</w:t>
            </w:r>
            <w:proofErr w:type="spellEnd"/>
            <w:r w:rsidRPr="005C4F36">
              <w:rPr>
                <w:rStyle w:val="t18"/>
                <w:rFonts w:ascii="Courier New" w:hAnsi="Courier New" w:cs="Courier New"/>
                <w:color w:val="000000"/>
                <w:sz w:val="20"/>
                <w:szCs w:val="20"/>
                <w:lang w:val="en-US"/>
              </w:rPr>
              <w:t>)</w:t>
            </w:r>
          </w:p>
        </w:tc>
        <w:tc>
          <w:tcPr>
            <w:tcW w:w="648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hideMark/>
          </w:tcPr>
          <w:p w14:paraId="24C27B2F" w14:textId="77777777" w:rsidR="005C4F36" w:rsidRDefault="005C4F36">
            <w:pPr>
              <w:pStyle w:val="p10"/>
              <w:spacing w:before="0" w:beforeAutospacing="0" w:after="0" w:afterAutospacing="0" w:line="480" w:lineRule="atLeast"/>
              <w:jc w:val="both"/>
              <w:textAlignment w:val="top"/>
              <w:rPr>
                <w:rFonts w:ascii="Cambria" w:hAnsi="Cambria"/>
              </w:rPr>
            </w:pPr>
            <w:r w:rsidRPr="005C4F36">
              <w:rPr>
                <w:rStyle w:val="t19"/>
                <w:rFonts w:ascii="Cambria" w:eastAsiaTheme="majorEastAsia" w:hAnsi="Cambria"/>
                <w:color w:val="000000"/>
                <w:lang w:val="en-US"/>
              </w:rPr>
              <w:t xml:space="preserve">Set a view name for this </w:t>
            </w:r>
            <w:proofErr w:type="spellStart"/>
            <w:r w:rsidRPr="005C4F36">
              <w:rPr>
                <w:rStyle w:val="t19"/>
                <w:rFonts w:ascii="Cambria" w:eastAsiaTheme="majorEastAsia" w:hAnsi="Cambria"/>
                <w:color w:val="000000"/>
                <w:lang w:val="en-US"/>
              </w:rPr>
              <w:t>ModelAndView</w:t>
            </w:r>
            <w:proofErr w:type="spellEnd"/>
            <w:r w:rsidRPr="005C4F36">
              <w:rPr>
                <w:rStyle w:val="t19"/>
                <w:rFonts w:ascii="Cambria" w:eastAsiaTheme="majorEastAsia" w:hAnsi="Cambria"/>
                <w:color w:val="000000"/>
                <w:lang w:val="en-US"/>
              </w:rPr>
              <w:t xml:space="preserve">, to be resolved by the </w:t>
            </w:r>
            <w:proofErr w:type="spellStart"/>
            <w:r w:rsidRPr="005C4F36">
              <w:rPr>
                <w:rStyle w:val="t19"/>
                <w:rFonts w:ascii="Cambria" w:eastAsiaTheme="majorEastAsia" w:hAnsi="Cambria"/>
                <w:color w:val="000000"/>
                <w:lang w:val="en-US"/>
              </w:rPr>
              <w:t>DispatcherServlet</w:t>
            </w:r>
            <w:proofErr w:type="spellEnd"/>
            <w:r w:rsidRPr="005C4F36">
              <w:rPr>
                <w:rStyle w:val="t19"/>
                <w:rFonts w:ascii="Cambria" w:eastAsiaTheme="majorEastAsia" w:hAnsi="Cambria"/>
                <w:color w:val="000000"/>
                <w:lang w:val="en-US"/>
              </w:rPr>
              <w:t xml:space="preserve"> via a </w:t>
            </w:r>
            <w:proofErr w:type="spellStart"/>
            <w:r w:rsidRPr="005C4F36">
              <w:rPr>
                <w:rStyle w:val="t19"/>
                <w:rFonts w:ascii="Cambria" w:eastAsiaTheme="majorEastAsia" w:hAnsi="Cambria"/>
                <w:color w:val="000000"/>
                <w:lang w:val="en-US"/>
              </w:rPr>
              <w:t>ViewResolver</w:t>
            </w:r>
            <w:proofErr w:type="spellEnd"/>
            <w:r w:rsidRPr="005C4F36">
              <w:rPr>
                <w:rStyle w:val="t19"/>
                <w:rFonts w:ascii="Cambria" w:eastAsiaTheme="majorEastAsia" w:hAnsi="Cambria"/>
                <w:color w:val="000000"/>
                <w:lang w:val="en-US"/>
              </w:rPr>
              <w:t xml:space="preserve">. </w:t>
            </w:r>
            <w:proofErr w:type="spellStart"/>
            <w:r>
              <w:rPr>
                <w:rStyle w:val="t19"/>
                <w:rFonts w:ascii="Cambria" w:eastAsiaTheme="majorEastAsia" w:hAnsi="Cambria"/>
                <w:color w:val="000000"/>
              </w:rPr>
              <w:t>Will</w:t>
            </w:r>
            <w:proofErr w:type="spellEnd"/>
            <w:r>
              <w:rPr>
                <w:rStyle w:val="t19"/>
                <w:rFonts w:ascii="Cambria" w:eastAsiaTheme="majorEastAsia" w:hAnsi="Cambria"/>
                <w:color w:val="000000"/>
              </w:rPr>
              <w:t xml:space="preserve"> </w:t>
            </w:r>
            <w:proofErr w:type="spellStart"/>
            <w:r>
              <w:rPr>
                <w:rStyle w:val="t19"/>
                <w:rFonts w:ascii="Cambria" w:eastAsiaTheme="majorEastAsia" w:hAnsi="Cambria"/>
                <w:color w:val="000000"/>
              </w:rPr>
              <w:t>override</w:t>
            </w:r>
            <w:proofErr w:type="spellEnd"/>
            <w:r>
              <w:rPr>
                <w:rStyle w:val="t19"/>
                <w:rFonts w:ascii="Cambria" w:eastAsiaTheme="majorEastAsia" w:hAnsi="Cambria"/>
                <w:color w:val="000000"/>
              </w:rPr>
              <w:t xml:space="preserve"> </w:t>
            </w:r>
            <w:proofErr w:type="spellStart"/>
            <w:r>
              <w:rPr>
                <w:rStyle w:val="t19"/>
                <w:rFonts w:ascii="Cambria" w:eastAsiaTheme="majorEastAsia" w:hAnsi="Cambria"/>
                <w:color w:val="000000"/>
              </w:rPr>
              <w:t>any</w:t>
            </w:r>
            <w:proofErr w:type="spellEnd"/>
            <w:r>
              <w:rPr>
                <w:rStyle w:val="t19"/>
                <w:rFonts w:ascii="Cambria" w:eastAsiaTheme="majorEastAsia" w:hAnsi="Cambria"/>
                <w:color w:val="000000"/>
              </w:rPr>
              <w:t xml:space="preserve"> </w:t>
            </w:r>
            <w:proofErr w:type="spellStart"/>
            <w:r>
              <w:rPr>
                <w:rStyle w:val="t19"/>
                <w:rFonts w:ascii="Cambria" w:eastAsiaTheme="majorEastAsia" w:hAnsi="Cambria"/>
                <w:color w:val="000000"/>
              </w:rPr>
              <w:t>pre-existing</w:t>
            </w:r>
            <w:proofErr w:type="spellEnd"/>
            <w:r>
              <w:rPr>
                <w:rStyle w:val="t19"/>
                <w:rFonts w:ascii="Cambria" w:eastAsiaTheme="majorEastAsia" w:hAnsi="Cambria"/>
                <w:color w:val="000000"/>
              </w:rPr>
              <w:t xml:space="preserve"> </w:t>
            </w:r>
            <w:proofErr w:type="spellStart"/>
            <w:r>
              <w:rPr>
                <w:rStyle w:val="t19"/>
                <w:rFonts w:ascii="Cambria" w:eastAsiaTheme="majorEastAsia" w:hAnsi="Cambria"/>
                <w:color w:val="000000"/>
              </w:rPr>
              <w:t>view</w:t>
            </w:r>
            <w:proofErr w:type="spellEnd"/>
            <w:r>
              <w:rPr>
                <w:rStyle w:val="t19"/>
                <w:rFonts w:ascii="Cambria" w:eastAsiaTheme="majorEastAsia" w:hAnsi="Cambria"/>
                <w:color w:val="000000"/>
              </w:rPr>
              <w:t xml:space="preserve"> </w:t>
            </w:r>
            <w:proofErr w:type="spellStart"/>
            <w:r>
              <w:rPr>
                <w:rStyle w:val="t19"/>
                <w:rFonts w:ascii="Cambria" w:eastAsiaTheme="majorEastAsia" w:hAnsi="Cambria"/>
                <w:color w:val="000000"/>
              </w:rPr>
              <w:t>name</w:t>
            </w:r>
            <w:proofErr w:type="spellEnd"/>
            <w:r>
              <w:rPr>
                <w:rStyle w:val="t19"/>
                <w:rFonts w:ascii="Cambria" w:eastAsiaTheme="majorEastAsia" w:hAnsi="Cambria"/>
                <w:color w:val="000000"/>
              </w:rPr>
              <w:t xml:space="preserve"> </w:t>
            </w:r>
            <w:proofErr w:type="spellStart"/>
            <w:r>
              <w:rPr>
                <w:rStyle w:val="t19"/>
                <w:rFonts w:ascii="Cambria" w:eastAsiaTheme="majorEastAsia" w:hAnsi="Cambria"/>
                <w:color w:val="000000"/>
              </w:rPr>
              <w:t>or</w:t>
            </w:r>
            <w:proofErr w:type="spellEnd"/>
            <w:r>
              <w:rPr>
                <w:rStyle w:val="t19"/>
                <w:rFonts w:ascii="Cambria" w:eastAsiaTheme="majorEastAsia" w:hAnsi="Cambria"/>
                <w:color w:val="000000"/>
              </w:rPr>
              <w:t xml:space="preserve"> View.</w:t>
            </w:r>
          </w:p>
        </w:tc>
      </w:tr>
    </w:tbl>
    <w:p w14:paraId="1908C91C" w14:textId="77777777" w:rsidR="005C4F36" w:rsidRDefault="005C4F36" w:rsidP="005C4F36">
      <w:pPr>
        <w:pStyle w:val="p2"/>
        <w:shd w:val="clear" w:color="auto" w:fill="FFFFFF"/>
        <w:spacing w:before="0" w:beforeAutospacing="0" w:after="0" w:afterAutospacing="0" w:line="360" w:lineRule="atLeast"/>
        <w:jc w:val="both"/>
        <w:textAlignment w:val="top"/>
        <w:rPr>
          <w:rFonts w:ascii="Cambria" w:hAnsi="Cambria"/>
          <w:color w:val="000000"/>
        </w:rPr>
      </w:pPr>
      <w:r>
        <w:rPr>
          <w:rFonts w:ascii="Cambria" w:hAnsi="Cambria"/>
          <w:color w:val="000000"/>
        </w:rPr>
        <w:t> </w:t>
      </w:r>
    </w:p>
    <w:p w14:paraId="4B730983" w14:textId="6CA98C6F" w:rsidR="005C4F36" w:rsidRDefault="005C4F36">
      <w:pPr>
        <w:rPr>
          <w:lang w:val="en-US" w:eastAsia="ru-RU"/>
        </w:rPr>
      </w:pPr>
      <w:r>
        <w:rPr>
          <w:lang w:val="en-US" w:eastAsia="ru-RU"/>
        </w:rPr>
        <w:br w:type="page"/>
      </w:r>
    </w:p>
    <w:p w14:paraId="0DD103BA" w14:textId="77777777" w:rsidR="005C4F36" w:rsidRPr="005C4F36" w:rsidRDefault="005C4F36" w:rsidP="005C4F36">
      <w:pPr>
        <w:pStyle w:val="1"/>
        <w:spacing w:before="900" w:after="150"/>
        <w:jc w:val="center"/>
        <w:rPr>
          <w:rFonts w:ascii="inherit" w:hAnsi="inherit"/>
          <w:color w:val="333333"/>
          <w:spacing w:val="-23"/>
          <w:sz w:val="66"/>
          <w:szCs w:val="14"/>
          <w:lang w:val="en-US"/>
        </w:rPr>
      </w:pPr>
      <w:r w:rsidRPr="005C4F36">
        <w:rPr>
          <w:rFonts w:ascii="inherit" w:hAnsi="inherit"/>
          <w:b/>
          <w:bCs/>
          <w:color w:val="333333"/>
          <w:spacing w:val="-23"/>
          <w:sz w:val="66"/>
          <w:szCs w:val="14"/>
          <w:lang w:val="en-US"/>
        </w:rPr>
        <w:lastRenderedPageBreak/>
        <w:t>Using Spring @ResponseStatus to Set HTTP Status Code</w:t>
      </w:r>
    </w:p>
    <w:p w14:paraId="22B24D96" w14:textId="77777777" w:rsidR="005C4F36" w:rsidRPr="005C4F36" w:rsidRDefault="005C4F36" w:rsidP="005C4F36">
      <w:pPr>
        <w:pStyle w:val="2"/>
        <w:spacing w:before="504" w:beforeAutospacing="0" w:after="312" w:afterAutospacing="0"/>
        <w:rPr>
          <w:rFonts w:ascii="inherit" w:hAnsi="inherit"/>
          <w:color w:val="000000"/>
          <w:sz w:val="44"/>
          <w:szCs w:val="44"/>
          <w:lang w:val="en-US"/>
        </w:rPr>
      </w:pPr>
      <w:r w:rsidRPr="005C4F36">
        <w:rPr>
          <w:rFonts w:ascii="inherit" w:hAnsi="inherit"/>
          <w:color w:val="000000"/>
          <w:sz w:val="44"/>
          <w:szCs w:val="44"/>
          <w:lang w:val="en-US"/>
        </w:rPr>
        <w:t>1. Introduction</w:t>
      </w:r>
    </w:p>
    <w:p w14:paraId="2D573C66" w14:textId="77777777" w:rsidR="005C4F36" w:rsidRPr="005C4F36" w:rsidRDefault="005C4F36" w:rsidP="005C4F36">
      <w:pPr>
        <w:pStyle w:val="a3"/>
        <w:spacing w:before="0" w:beforeAutospacing="0" w:after="150" w:afterAutospacing="0"/>
        <w:rPr>
          <w:color w:val="000000"/>
          <w:lang w:val="en-US"/>
        </w:rPr>
      </w:pPr>
      <w:r w:rsidRPr="005C4F36">
        <w:rPr>
          <w:color w:val="000000"/>
          <w:lang w:val="en-US"/>
        </w:rPr>
        <w:t>In Spring MVC, we have many ways to </w:t>
      </w:r>
      <w:r w:rsidRPr="005C4F36">
        <w:rPr>
          <w:rStyle w:val="a4"/>
          <w:color w:val="000000"/>
          <w:lang w:val="en-US"/>
        </w:rPr>
        <w:t>set the status code of an HTTP response</w:t>
      </w:r>
      <w:r w:rsidRPr="005C4F36">
        <w:rPr>
          <w:color w:val="000000"/>
          <w:lang w:val="en-US"/>
        </w:rPr>
        <w:t>.</w:t>
      </w:r>
    </w:p>
    <w:p w14:paraId="06B4E4C8" w14:textId="77777777" w:rsidR="005C4F36" w:rsidRPr="005C4F36" w:rsidRDefault="005C4F36" w:rsidP="005C4F36">
      <w:pPr>
        <w:pStyle w:val="a3"/>
        <w:spacing w:before="0" w:beforeAutospacing="0" w:after="150" w:afterAutospacing="0"/>
        <w:rPr>
          <w:color w:val="000000"/>
          <w:lang w:val="en-US"/>
        </w:rPr>
      </w:pPr>
      <w:r w:rsidRPr="005C4F36">
        <w:rPr>
          <w:color w:val="000000"/>
          <w:lang w:val="en-US"/>
        </w:rPr>
        <w:t>In this short tutorial, we will see the most straightforward way: using the </w:t>
      </w:r>
      <w:r w:rsidRPr="005C4F36">
        <w:rPr>
          <w:rStyle w:val="a6"/>
          <w:rFonts w:eastAsiaTheme="majorEastAsia"/>
          <w:color w:val="000000"/>
          <w:lang w:val="en-US"/>
        </w:rPr>
        <w:t>@ResponseStatus</w:t>
      </w:r>
      <w:r w:rsidRPr="005C4F36">
        <w:rPr>
          <w:color w:val="000000"/>
          <w:lang w:val="en-US"/>
        </w:rPr>
        <w:t> annotation.</w:t>
      </w:r>
    </w:p>
    <w:p w14:paraId="64B98A52" w14:textId="77777777" w:rsidR="005C4F36" w:rsidRPr="005C4F36" w:rsidRDefault="005C4F36" w:rsidP="005C4F36">
      <w:pPr>
        <w:pStyle w:val="2"/>
        <w:spacing w:before="504" w:beforeAutospacing="0" w:after="312" w:afterAutospacing="0"/>
        <w:rPr>
          <w:rFonts w:ascii="inherit" w:hAnsi="inherit"/>
          <w:color w:val="000000"/>
          <w:sz w:val="44"/>
          <w:szCs w:val="44"/>
          <w:lang w:val="en-US"/>
        </w:rPr>
      </w:pPr>
      <w:r w:rsidRPr="005C4F36">
        <w:rPr>
          <w:rFonts w:ascii="inherit" w:hAnsi="inherit"/>
          <w:color w:val="000000"/>
          <w:sz w:val="44"/>
          <w:szCs w:val="44"/>
          <w:lang w:val="en-US"/>
        </w:rPr>
        <w:t>2. On Controller Methods</w:t>
      </w:r>
    </w:p>
    <w:p w14:paraId="3CFC5870" w14:textId="77777777" w:rsidR="005C4F36" w:rsidRPr="005C4F36" w:rsidRDefault="005C4F36" w:rsidP="005C4F36">
      <w:pPr>
        <w:pStyle w:val="a3"/>
        <w:spacing w:before="0" w:beforeAutospacing="0" w:after="150" w:afterAutospacing="0"/>
        <w:rPr>
          <w:color w:val="000000"/>
          <w:lang w:val="en-US"/>
        </w:rPr>
      </w:pPr>
      <w:r w:rsidRPr="005C4F36">
        <w:rPr>
          <w:color w:val="000000"/>
          <w:lang w:val="en-US"/>
        </w:rPr>
        <w:t>When an endpoint returns successfully, Spring provides an HTTP 200 (OK) response.</w:t>
      </w:r>
    </w:p>
    <w:p w14:paraId="37D982B3" w14:textId="722BDCCE" w:rsidR="005C4F36" w:rsidRPr="005C4F36" w:rsidRDefault="005C4F36" w:rsidP="005C4F36">
      <w:pPr>
        <w:pStyle w:val="a3"/>
        <w:spacing w:before="0" w:beforeAutospacing="0" w:after="150" w:afterAutospacing="0"/>
        <w:rPr>
          <w:color w:val="000000"/>
          <w:lang w:val="en-US"/>
        </w:rPr>
      </w:pPr>
      <w:r w:rsidRPr="005C4F36">
        <w:rPr>
          <w:color w:val="000000"/>
          <w:lang w:val="en-US"/>
        </w:rPr>
        <w:t>If we want to specify the </w:t>
      </w:r>
      <w:r w:rsidRPr="005C4F36">
        <w:rPr>
          <w:rStyle w:val="a4"/>
          <w:color w:val="000000"/>
          <w:lang w:val="en-US"/>
        </w:rPr>
        <w:t>response status of a controller method</w:t>
      </w:r>
      <w:r w:rsidRPr="005C4F36">
        <w:rPr>
          <w:color w:val="000000"/>
          <w:lang w:val="en-US"/>
        </w:rPr>
        <w:t>, we can mark that method with </w:t>
      </w:r>
      <w:r w:rsidRPr="005C4F36">
        <w:rPr>
          <w:rStyle w:val="a6"/>
          <w:rFonts w:eastAsiaTheme="majorEastAsia"/>
          <w:color w:val="000000"/>
          <w:lang w:val="en-US"/>
        </w:rPr>
        <w:t>@ResponseStatus. </w:t>
      </w:r>
      <w:r w:rsidRPr="005C4F36">
        <w:rPr>
          <w:color w:val="000000"/>
          <w:lang w:val="en-US"/>
        </w:rPr>
        <w:t>It has two interchangeable arguments for the desired response status: </w:t>
      </w:r>
      <w:r w:rsidRPr="005C4F36">
        <w:rPr>
          <w:rStyle w:val="a6"/>
          <w:rFonts w:eastAsiaTheme="majorEastAsia"/>
          <w:color w:val="000000"/>
          <w:lang w:val="en-US"/>
        </w:rPr>
        <w:t>code,</w:t>
      </w:r>
      <w:r w:rsidRPr="005C4F36">
        <w:rPr>
          <w:color w:val="000000"/>
          <w:lang w:val="en-US"/>
        </w:rPr>
        <w:t> and </w:t>
      </w:r>
      <w:r w:rsidRPr="005C4F36">
        <w:rPr>
          <w:rStyle w:val="a6"/>
          <w:rFonts w:eastAsiaTheme="majorEastAsia"/>
          <w:color w:val="000000"/>
          <w:lang w:val="en-US"/>
        </w:rPr>
        <w:t>value.</w:t>
      </w:r>
    </w:p>
    <w:p w14:paraId="3A80B5EF" w14:textId="77777777" w:rsidR="005C4F36" w:rsidRPr="005C4F36" w:rsidRDefault="005C4F36" w:rsidP="005C4F36">
      <w:pPr>
        <w:pStyle w:val="a3"/>
        <w:spacing w:before="0" w:beforeAutospacing="0" w:after="150" w:afterAutospacing="0"/>
        <w:rPr>
          <w:color w:val="000000"/>
          <w:lang w:val="en-US"/>
        </w:rPr>
      </w:pPr>
      <w:r w:rsidRPr="005C4F36">
        <w:rPr>
          <w:color w:val="000000"/>
          <w:lang w:val="en-US"/>
        </w:rPr>
        <w:t>Note, that when we set </w:t>
      </w:r>
      <w:r w:rsidRPr="005C4F36">
        <w:rPr>
          <w:rStyle w:val="a6"/>
          <w:rFonts w:eastAsiaTheme="majorEastAsia"/>
          <w:color w:val="000000"/>
          <w:lang w:val="en-US"/>
        </w:rPr>
        <w:t>reason</w:t>
      </w:r>
      <w:r w:rsidRPr="005C4F36">
        <w:rPr>
          <w:color w:val="000000"/>
          <w:lang w:val="en-US"/>
        </w:rPr>
        <w:t>, Spring calls </w:t>
      </w:r>
      <w:proofErr w:type="spellStart"/>
      <w:r w:rsidRPr="005C4F36">
        <w:rPr>
          <w:rStyle w:val="a6"/>
          <w:rFonts w:eastAsiaTheme="majorEastAsia"/>
          <w:color w:val="000000"/>
          <w:lang w:val="en-US"/>
        </w:rPr>
        <w:t>HttpServletResponse.sendError</w:t>
      </w:r>
      <w:proofErr w:type="spellEnd"/>
      <w:r w:rsidRPr="005C4F36">
        <w:rPr>
          <w:rStyle w:val="a6"/>
          <w:rFonts w:eastAsiaTheme="majorEastAsia"/>
          <w:color w:val="000000"/>
          <w:lang w:val="en-US"/>
        </w:rPr>
        <w:t>()</w:t>
      </w:r>
      <w:r w:rsidRPr="005C4F36">
        <w:rPr>
          <w:color w:val="000000"/>
          <w:lang w:val="en-US"/>
        </w:rPr>
        <w:t>. Therefore, it will send an </w:t>
      </w:r>
      <w:r w:rsidRPr="005C4F36">
        <w:rPr>
          <w:rStyle w:val="a4"/>
          <w:color w:val="000000"/>
          <w:lang w:val="en-US"/>
        </w:rPr>
        <w:t>HTML error page to the client, which makes it a bad fit for REST endpoints</w:t>
      </w:r>
      <w:r w:rsidRPr="005C4F36">
        <w:rPr>
          <w:color w:val="000000"/>
          <w:lang w:val="en-US"/>
        </w:rPr>
        <w:t>.</w:t>
      </w:r>
    </w:p>
    <w:p w14:paraId="76D0679D" w14:textId="77777777" w:rsidR="005C4F36" w:rsidRPr="005C4F36" w:rsidRDefault="005C4F36" w:rsidP="005C4F36">
      <w:pPr>
        <w:pStyle w:val="a3"/>
        <w:spacing w:before="0" w:beforeAutospacing="0" w:after="150" w:afterAutospacing="0"/>
        <w:rPr>
          <w:color w:val="000000"/>
          <w:lang w:val="en-US"/>
        </w:rPr>
      </w:pPr>
      <w:r w:rsidRPr="005C4F36">
        <w:rPr>
          <w:color w:val="000000"/>
          <w:lang w:val="en-US"/>
        </w:rPr>
        <w:t>Also note, that Spring only uses </w:t>
      </w:r>
      <w:r w:rsidRPr="005C4F36">
        <w:rPr>
          <w:rStyle w:val="a6"/>
          <w:rFonts w:eastAsiaTheme="majorEastAsia"/>
          <w:color w:val="000000"/>
          <w:lang w:val="en-US"/>
        </w:rPr>
        <w:t>@ResponseStatus</w:t>
      </w:r>
      <w:r w:rsidRPr="005C4F36">
        <w:rPr>
          <w:color w:val="000000"/>
          <w:lang w:val="en-US"/>
        </w:rPr>
        <w:t>, when </w:t>
      </w:r>
      <w:r w:rsidRPr="005C4F36">
        <w:rPr>
          <w:rStyle w:val="a4"/>
          <w:color w:val="000000"/>
          <w:lang w:val="en-US"/>
        </w:rPr>
        <w:t>the marked method completes successfully</w:t>
      </w:r>
      <w:r w:rsidRPr="005C4F36">
        <w:rPr>
          <w:color w:val="000000"/>
          <w:lang w:val="en-US"/>
        </w:rPr>
        <w:t> (without throwing an </w:t>
      </w:r>
      <w:r w:rsidRPr="005C4F36">
        <w:rPr>
          <w:rStyle w:val="a6"/>
          <w:rFonts w:eastAsiaTheme="majorEastAsia"/>
          <w:color w:val="000000"/>
          <w:lang w:val="en-US"/>
        </w:rPr>
        <w:t>Exception</w:t>
      </w:r>
      <w:r w:rsidRPr="005C4F36">
        <w:rPr>
          <w:color w:val="000000"/>
          <w:lang w:val="en-US"/>
        </w:rPr>
        <w:t>).</w:t>
      </w:r>
    </w:p>
    <w:p w14:paraId="3423F16A" w14:textId="77777777" w:rsidR="005C4F36" w:rsidRPr="005C4F36" w:rsidRDefault="005C4F36" w:rsidP="005C4F36">
      <w:pPr>
        <w:pStyle w:val="2"/>
        <w:spacing w:before="504" w:beforeAutospacing="0" w:after="312" w:afterAutospacing="0"/>
        <w:rPr>
          <w:rFonts w:ascii="inherit" w:hAnsi="inherit"/>
          <w:color w:val="000000"/>
          <w:sz w:val="44"/>
          <w:szCs w:val="44"/>
          <w:lang w:val="en-US"/>
        </w:rPr>
      </w:pPr>
      <w:r w:rsidRPr="005C4F36">
        <w:rPr>
          <w:rFonts w:ascii="inherit" w:hAnsi="inherit"/>
          <w:color w:val="000000"/>
          <w:sz w:val="44"/>
          <w:szCs w:val="44"/>
          <w:lang w:val="en-US"/>
        </w:rPr>
        <w:t>3. With Error Handlers</w:t>
      </w:r>
    </w:p>
    <w:p w14:paraId="61F14141" w14:textId="77777777" w:rsidR="005C4F36" w:rsidRPr="005C4F36" w:rsidRDefault="005C4F36" w:rsidP="005C4F36">
      <w:pPr>
        <w:pStyle w:val="a3"/>
        <w:spacing w:before="0" w:beforeAutospacing="0" w:after="150" w:afterAutospacing="0"/>
        <w:rPr>
          <w:color w:val="000000"/>
          <w:lang w:val="en-US"/>
        </w:rPr>
      </w:pPr>
      <w:r w:rsidRPr="005C4F36">
        <w:rPr>
          <w:color w:val="000000"/>
          <w:lang w:val="en-US"/>
        </w:rPr>
        <w:t>We have three ways to use </w:t>
      </w:r>
      <w:r w:rsidRPr="005C4F36">
        <w:rPr>
          <w:rStyle w:val="a6"/>
          <w:rFonts w:eastAsiaTheme="majorEastAsia"/>
          <w:color w:val="000000"/>
          <w:lang w:val="en-US"/>
        </w:rPr>
        <w:t>@ResponseStatus</w:t>
      </w:r>
      <w:r w:rsidRPr="005C4F36">
        <w:rPr>
          <w:color w:val="000000"/>
          <w:lang w:val="en-US"/>
        </w:rPr>
        <w:t> to convert an </w:t>
      </w:r>
      <w:r w:rsidRPr="005C4F36">
        <w:rPr>
          <w:rStyle w:val="a6"/>
          <w:rFonts w:eastAsiaTheme="majorEastAsia"/>
          <w:color w:val="000000"/>
          <w:lang w:val="en-US"/>
        </w:rPr>
        <w:t>Exception</w:t>
      </w:r>
      <w:r w:rsidRPr="005C4F36">
        <w:rPr>
          <w:color w:val="000000"/>
          <w:lang w:val="en-US"/>
        </w:rPr>
        <w:t> to an HTTP response status:</w:t>
      </w:r>
    </w:p>
    <w:p w14:paraId="7F613AF8" w14:textId="77777777" w:rsidR="005C4F36" w:rsidRDefault="005C4F36">
      <w:pPr>
        <w:numPr>
          <w:ilvl w:val="0"/>
          <w:numId w:val="65"/>
        </w:numPr>
        <w:spacing w:before="100" w:beforeAutospacing="1" w:after="100" w:afterAutospacing="1" w:line="240" w:lineRule="auto"/>
        <w:rPr>
          <w:color w:val="000000"/>
        </w:rPr>
      </w:pPr>
      <w:proofErr w:type="spellStart"/>
      <w:r>
        <w:rPr>
          <w:color w:val="000000"/>
        </w:rPr>
        <w:t>using</w:t>
      </w:r>
      <w:proofErr w:type="spellEnd"/>
      <w:r>
        <w:rPr>
          <w:color w:val="000000"/>
        </w:rPr>
        <w:t> </w:t>
      </w:r>
      <w:r>
        <w:rPr>
          <w:rStyle w:val="a6"/>
          <w:color w:val="000000"/>
        </w:rPr>
        <w:t>@ExceptionHandler</w:t>
      </w:r>
    </w:p>
    <w:p w14:paraId="50202C8F" w14:textId="77777777" w:rsidR="005C4F36" w:rsidRDefault="005C4F36">
      <w:pPr>
        <w:numPr>
          <w:ilvl w:val="0"/>
          <w:numId w:val="65"/>
        </w:numPr>
        <w:spacing w:before="100" w:beforeAutospacing="1" w:after="100" w:afterAutospacing="1" w:line="240" w:lineRule="auto"/>
        <w:rPr>
          <w:color w:val="000000"/>
        </w:rPr>
      </w:pPr>
      <w:proofErr w:type="spellStart"/>
      <w:r>
        <w:rPr>
          <w:color w:val="000000"/>
        </w:rPr>
        <w:t>using</w:t>
      </w:r>
      <w:proofErr w:type="spellEnd"/>
      <w:r>
        <w:rPr>
          <w:color w:val="000000"/>
        </w:rPr>
        <w:t> </w:t>
      </w:r>
      <w:r>
        <w:rPr>
          <w:rStyle w:val="a6"/>
          <w:color w:val="000000"/>
        </w:rPr>
        <w:t>@ControllerAdvice</w:t>
      </w:r>
    </w:p>
    <w:p w14:paraId="7D5A5C83" w14:textId="77777777" w:rsidR="005C4F36" w:rsidRDefault="005C4F36">
      <w:pPr>
        <w:numPr>
          <w:ilvl w:val="0"/>
          <w:numId w:val="65"/>
        </w:numPr>
        <w:spacing w:before="100" w:beforeAutospacing="1" w:after="100" w:afterAutospacing="1" w:line="240" w:lineRule="auto"/>
        <w:rPr>
          <w:color w:val="000000"/>
        </w:rPr>
      </w:pPr>
      <w:proofErr w:type="spellStart"/>
      <w:r>
        <w:rPr>
          <w:color w:val="000000"/>
        </w:rPr>
        <w:t>marking</w:t>
      </w:r>
      <w:proofErr w:type="spellEnd"/>
      <w:r>
        <w:rPr>
          <w:color w:val="000000"/>
        </w:rPr>
        <w:t xml:space="preserve"> </w:t>
      </w:r>
      <w:proofErr w:type="spellStart"/>
      <w:r>
        <w:rPr>
          <w:color w:val="000000"/>
        </w:rPr>
        <w:t>the</w:t>
      </w:r>
      <w:proofErr w:type="spellEnd"/>
      <w:r>
        <w:rPr>
          <w:color w:val="000000"/>
        </w:rPr>
        <w:t> </w:t>
      </w:r>
      <w:proofErr w:type="spellStart"/>
      <w:r>
        <w:rPr>
          <w:rStyle w:val="a6"/>
          <w:color w:val="000000"/>
        </w:rPr>
        <w:t>Exception</w:t>
      </w:r>
      <w:proofErr w:type="spellEnd"/>
      <w:r>
        <w:rPr>
          <w:color w:val="000000"/>
        </w:rPr>
        <w:t> </w:t>
      </w:r>
      <w:proofErr w:type="spellStart"/>
      <w:r>
        <w:rPr>
          <w:color w:val="000000"/>
        </w:rPr>
        <w:t>class</w:t>
      </w:r>
      <w:proofErr w:type="spellEnd"/>
    </w:p>
    <w:p w14:paraId="0E9C0361" w14:textId="77777777" w:rsidR="005C4F36" w:rsidRPr="005C4F36" w:rsidRDefault="005C4F36" w:rsidP="005C4F36">
      <w:pPr>
        <w:pStyle w:val="a3"/>
        <w:spacing w:before="0" w:beforeAutospacing="0" w:after="150" w:afterAutospacing="0"/>
        <w:rPr>
          <w:color w:val="000000"/>
          <w:lang w:val="en-US"/>
        </w:rPr>
      </w:pPr>
      <w:r w:rsidRPr="005C4F36">
        <w:rPr>
          <w:color w:val="000000"/>
          <w:lang w:val="en-US"/>
        </w:rPr>
        <w:t>In order to use the first two solutions, we have to define an error handler method. You can read more about this topic in </w:t>
      </w:r>
      <w:hyperlink r:id="rId76" w:history="1">
        <w:r w:rsidRPr="005C4F36">
          <w:rPr>
            <w:rStyle w:val="a5"/>
            <w:color w:val="267438"/>
            <w:lang w:val="en-US"/>
          </w:rPr>
          <w:t>this article</w:t>
        </w:r>
      </w:hyperlink>
      <w:r w:rsidRPr="005C4F36">
        <w:rPr>
          <w:color w:val="000000"/>
          <w:lang w:val="en-US"/>
        </w:rPr>
        <w:t>.</w:t>
      </w:r>
    </w:p>
    <w:p w14:paraId="123A6866" w14:textId="77777777" w:rsidR="005C4F36" w:rsidRPr="005C4F36" w:rsidRDefault="005C4F36" w:rsidP="005C4F36">
      <w:pPr>
        <w:pStyle w:val="a3"/>
        <w:spacing w:before="0" w:beforeAutospacing="0" w:after="150" w:afterAutospacing="0"/>
        <w:rPr>
          <w:color w:val="000000"/>
          <w:lang w:val="en-US"/>
        </w:rPr>
      </w:pPr>
      <w:r w:rsidRPr="005C4F36">
        <w:rPr>
          <w:color w:val="000000"/>
          <w:lang w:val="en-US"/>
        </w:rPr>
        <w:t>We can use </w:t>
      </w:r>
      <w:r w:rsidRPr="005C4F36">
        <w:rPr>
          <w:rStyle w:val="a6"/>
          <w:rFonts w:eastAsiaTheme="majorEastAsia"/>
          <w:color w:val="000000"/>
          <w:lang w:val="en-US"/>
        </w:rPr>
        <w:t>@ResponseStatus</w:t>
      </w:r>
      <w:r w:rsidRPr="005C4F36">
        <w:rPr>
          <w:color w:val="000000"/>
          <w:lang w:val="en-US"/>
        </w:rPr>
        <w:t> with these error handler methods </w:t>
      </w:r>
      <w:r w:rsidRPr="005C4F36">
        <w:rPr>
          <w:rStyle w:val="a4"/>
          <w:color w:val="000000"/>
          <w:lang w:val="en-US"/>
        </w:rPr>
        <w:t>the same way we did with regular MVC methods</w:t>
      </w:r>
      <w:r w:rsidRPr="005C4F36">
        <w:rPr>
          <w:color w:val="000000"/>
          <w:lang w:val="en-US"/>
        </w:rPr>
        <w:t> in the previous section.</w:t>
      </w:r>
    </w:p>
    <w:p w14:paraId="65C3C175" w14:textId="794C5177" w:rsidR="005C4F36" w:rsidRDefault="005C4F36" w:rsidP="005C4F36">
      <w:pPr>
        <w:jc w:val="center"/>
        <w:textAlignment w:val="top"/>
      </w:pPr>
      <w:r>
        <w:rPr>
          <w:noProof/>
          <w:color w:val="267438"/>
        </w:rPr>
        <mc:AlternateContent>
          <mc:Choice Requires="wps">
            <w:drawing>
              <wp:inline distT="0" distB="0" distL="0" distR="0" wp14:anchorId="3C1BB3E4" wp14:editId="41FBF0A9">
                <wp:extent cx="137160" cy="137160"/>
                <wp:effectExtent l="0" t="0" r="0" b="0"/>
                <wp:docPr id="37" name="Прямоугольник 37" descr="freestar">
                  <a:hlinkClick xmlns:a="http://schemas.openxmlformats.org/drawingml/2006/main" r:id="rId63"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37160" cy="137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A090150" id="Прямоугольник 37" o:spid="_x0000_s1026" alt="freestar" href="https://freestar.com/?utm_campaign=branding&amp;utm_medium=banner&amp;utm_source=baeldung.com&amp;utm_content=baeldung_leaderboard_mid_2" target="&quot;_blank&quot;" style="width:10.8pt;height:10.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" o:button="t" filled="f" stroked="f">
                <v:fill o:detectmouseclick="t"/>
                <o:lock v:ext="edit" aspectratio="t"/>
                <w10:anchorlock/>
              </v:rect>
            </w:pict>
          </mc:Fallback>
        </mc:AlternateContent>
      </w:r>
    </w:p>
    <w:p w14:paraId="7E77FB99" w14:textId="77777777" w:rsidR="005C4F36" w:rsidRPr="005C4F36" w:rsidRDefault="005C4F36" w:rsidP="005C4F36">
      <w:pPr>
        <w:pStyle w:val="a3"/>
        <w:spacing w:before="0" w:beforeAutospacing="0" w:after="150" w:afterAutospacing="0"/>
        <w:rPr>
          <w:color w:val="000000"/>
          <w:lang w:val="en-US"/>
        </w:rPr>
      </w:pPr>
      <w:r w:rsidRPr="005C4F36">
        <w:rPr>
          <w:color w:val="000000"/>
          <w:lang w:val="en-US"/>
        </w:rPr>
        <w:t>When Spring catches this </w:t>
      </w:r>
      <w:r w:rsidRPr="005C4F36">
        <w:rPr>
          <w:rStyle w:val="a6"/>
          <w:rFonts w:eastAsiaTheme="majorEastAsia"/>
          <w:color w:val="000000"/>
          <w:lang w:val="en-US"/>
        </w:rPr>
        <w:t>Exception</w:t>
      </w:r>
      <w:r w:rsidRPr="005C4F36">
        <w:rPr>
          <w:color w:val="000000"/>
          <w:lang w:val="en-US"/>
        </w:rPr>
        <w:t>, it uses the settings we provided in </w:t>
      </w:r>
      <w:r w:rsidRPr="005C4F36">
        <w:rPr>
          <w:rStyle w:val="a6"/>
          <w:rFonts w:eastAsiaTheme="majorEastAsia"/>
          <w:color w:val="000000"/>
          <w:lang w:val="en-US"/>
        </w:rPr>
        <w:t>@ResponseStatus</w:t>
      </w:r>
      <w:r w:rsidRPr="005C4F36">
        <w:rPr>
          <w:color w:val="000000"/>
          <w:lang w:val="en-US"/>
        </w:rPr>
        <w:t>.</w:t>
      </w:r>
    </w:p>
    <w:p w14:paraId="5BFC0FBF" w14:textId="77777777" w:rsidR="005C4F36" w:rsidRPr="005C4F36" w:rsidRDefault="005C4F36" w:rsidP="005C4F36">
      <w:pPr>
        <w:pStyle w:val="a3"/>
        <w:spacing w:before="0" w:beforeAutospacing="0" w:after="150" w:afterAutospacing="0"/>
        <w:rPr>
          <w:color w:val="000000"/>
          <w:lang w:val="en-US"/>
        </w:rPr>
      </w:pPr>
      <w:r w:rsidRPr="005C4F36">
        <w:rPr>
          <w:color w:val="000000"/>
          <w:lang w:val="en-US"/>
        </w:rPr>
        <w:lastRenderedPageBreak/>
        <w:t>Note, that when we mark an </w:t>
      </w:r>
      <w:r w:rsidRPr="005C4F36">
        <w:rPr>
          <w:rStyle w:val="a6"/>
          <w:rFonts w:eastAsiaTheme="majorEastAsia"/>
          <w:color w:val="000000"/>
          <w:lang w:val="en-US"/>
        </w:rPr>
        <w:t>Exception</w:t>
      </w:r>
      <w:r w:rsidRPr="005C4F36">
        <w:rPr>
          <w:color w:val="000000"/>
          <w:lang w:val="en-US"/>
        </w:rPr>
        <w:t> class with </w:t>
      </w:r>
      <w:r w:rsidRPr="005C4F36">
        <w:rPr>
          <w:rStyle w:val="a6"/>
          <w:rFonts w:eastAsiaTheme="majorEastAsia"/>
          <w:color w:val="000000"/>
          <w:lang w:val="en-US"/>
        </w:rPr>
        <w:t>@ResponseStatus</w:t>
      </w:r>
      <w:r w:rsidRPr="005C4F36">
        <w:rPr>
          <w:color w:val="000000"/>
          <w:lang w:val="en-US"/>
        </w:rPr>
        <w:t>, Spring always calls </w:t>
      </w:r>
      <w:proofErr w:type="spellStart"/>
      <w:r w:rsidRPr="005C4F36">
        <w:rPr>
          <w:rStyle w:val="a6"/>
          <w:rFonts w:eastAsiaTheme="majorEastAsia"/>
          <w:color w:val="000000"/>
          <w:lang w:val="en-US"/>
        </w:rPr>
        <w:t>HttpServletResponse.sendError</w:t>
      </w:r>
      <w:proofErr w:type="spellEnd"/>
      <w:r w:rsidRPr="005C4F36">
        <w:rPr>
          <w:rStyle w:val="a6"/>
          <w:rFonts w:eastAsiaTheme="majorEastAsia"/>
          <w:color w:val="000000"/>
          <w:lang w:val="en-US"/>
        </w:rPr>
        <w:t>(),</w:t>
      </w:r>
      <w:r w:rsidRPr="005C4F36">
        <w:rPr>
          <w:color w:val="000000"/>
          <w:lang w:val="en-US"/>
        </w:rPr>
        <w:t> whether we set </w:t>
      </w:r>
      <w:r w:rsidRPr="005C4F36">
        <w:rPr>
          <w:rStyle w:val="a6"/>
          <w:rFonts w:eastAsiaTheme="majorEastAsia"/>
          <w:color w:val="000000"/>
          <w:lang w:val="en-US"/>
        </w:rPr>
        <w:t>reason</w:t>
      </w:r>
      <w:r w:rsidRPr="005C4F36">
        <w:rPr>
          <w:color w:val="000000"/>
          <w:lang w:val="en-US"/>
        </w:rPr>
        <w:t> or not.</w:t>
      </w:r>
    </w:p>
    <w:p w14:paraId="6FF4F344" w14:textId="77777777" w:rsidR="005C4F36" w:rsidRPr="005C4F36" w:rsidRDefault="005C4F36" w:rsidP="005C4F36">
      <w:pPr>
        <w:pStyle w:val="a3"/>
        <w:spacing w:before="0" w:beforeAutospacing="0" w:after="150" w:afterAutospacing="0"/>
        <w:rPr>
          <w:color w:val="000000"/>
          <w:lang w:val="en-US"/>
        </w:rPr>
      </w:pPr>
      <w:r w:rsidRPr="005C4F36">
        <w:rPr>
          <w:color w:val="000000"/>
          <w:lang w:val="en-US"/>
        </w:rPr>
        <w:t>Also note, that Spring uses the same configuration for subclasses, unless we mark them with </w:t>
      </w:r>
      <w:r w:rsidRPr="005C4F36">
        <w:rPr>
          <w:rStyle w:val="a6"/>
          <w:rFonts w:eastAsiaTheme="majorEastAsia"/>
          <w:color w:val="000000"/>
          <w:lang w:val="en-US"/>
        </w:rPr>
        <w:t>@ResponseStatus</w:t>
      </w:r>
      <w:r w:rsidRPr="005C4F36">
        <w:rPr>
          <w:color w:val="000000"/>
          <w:lang w:val="en-US"/>
        </w:rPr>
        <w:t>, too.</w:t>
      </w:r>
    </w:p>
    <w:p w14:paraId="23257296" w14:textId="77777777" w:rsidR="005C4F36" w:rsidRPr="005C4F36" w:rsidRDefault="005C4F36" w:rsidP="005C4F36">
      <w:pPr>
        <w:pStyle w:val="2"/>
        <w:spacing w:before="504" w:beforeAutospacing="0" w:after="312" w:afterAutospacing="0"/>
        <w:rPr>
          <w:rFonts w:ascii="inherit" w:hAnsi="inherit"/>
          <w:color w:val="000000"/>
          <w:sz w:val="44"/>
          <w:szCs w:val="44"/>
          <w:lang w:val="en-US"/>
        </w:rPr>
      </w:pPr>
      <w:r w:rsidRPr="005C4F36">
        <w:rPr>
          <w:rFonts w:ascii="inherit" w:hAnsi="inherit"/>
          <w:color w:val="000000"/>
          <w:sz w:val="44"/>
          <w:szCs w:val="44"/>
          <w:lang w:val="en-US"/>
        </w:rPr>
        <w:t>4. Conclusion</w:t>
      </w:r>
    </w:p>
    <w:p w14:paraId="6EA9BA22" w14:textId="77777777" w:rsidR="005C4F36" w:rsidRPr="005C4F36" w:rsidRDefault="005C4F36" w:rsidP="005C4F36">
      <w:pPr>
        <w:pStyle w:val="a3"/>
        <w:spacing w:before="0" w:beforeAutospacing="0" w:after="150" w:afterAutospacing="0"/>
        <w:rPr>
          <w:color w:val="000000"/>
          <w:lang w:val="en-US"/>
        </w:rPr>
      </w:pPr>
      <w:r w:rsidRPr="005C4F36">
        <w:rPr>
          <w:color w:val="000000"/>
          <w:lang w:val="en-US"/>
        </w:rPr>
        <w:t>In this article, we saw how we can use </w:t>
      </w:r>
      <w:r w:rsidRPr="005C4F36">
        <w:rPr>
          <w:rStyle w:val="a6"/>
          <w:rFonts w:eastAsiaTheme="majorEastAsia"/>
          <w:color w:val="000000"/>
          <w:lang w:val="en-US"/>
        </w:rPr>
        <w:t>@ResponseStatus</w:t>
      </w:r>
      <w:r w:rsidRPr="005C4F36">
        <w:rPr>
          <w:color w:val="000000"/>
          <w:lang w:val="en-US"/>
        </w:rPr>
        <w:t> to set HTTP response code in different scenarios, including error handling.</w:t>
      </w:r>
    </w:p>
    <w:p w14:paraId="3F7D6E0B" w14:textId="46B6F43B" w:rsidR="00EA16EA" w:rsidRDefault="00EA16EA">
      <w:pPr>
        <w:rPr>
          <w:lang w:val="en-US" w:eastAsia="ru-RU"/>
        </w:rPr>
      </w:pPr>
      <w:r>
        <w:rPr>
          <w:lang w:val="en-US" w:eastAsia="ru-RU"/>
        </w:rPr>
        <w:br w:type="page"/>
      </w:r>
    </w:p>
    <w:p w14:paraId="648A3C08" w14:textId="77777777" w:rsidR="00EA16EA" w:rsidRPr="00EA16EA" w:rsidRDefault="00EA16EA" w:rsidP="00EA16EA">
      <w:pPr>
        <w:pStyle w:val="1"/>
        <w:shd w:val="clear" w:color="auto" w:fill="FFFFFF"/>
        <w:spacing w:before="75" w:line="312" w:lineRule="atLeast"/>
        <w:jc w:val="both"/>
        <w:rPr>
          <w:rFonts w:ascii="Helvetica" w:hAnsi="Helvetica"/>
          <w:color w:val="610B38"/>
          <w:sz w:val="44"/>
          <w:szCs w:val="44"/>
          <w:lang w:val="en-US"/>
        </w:rPr>
      </w:pPr>
      <w:r w:rsidRPr="00EA16EA">
        <w:rPr>
          <w:rFonts w:ascii="Helvetica" w:hAnsi="Helvetica"/>
          <w:b/>
          <w:bCs/>
          <w:color w:val="610B38"/>
          <w:sz w:val="44"/>
          <w:szCs w:val="44"/>
          <w:lang w:val="en-US"/>
        </w:rPr>
        <w:lastRenderedPageBreak/>
        <w:t>Spring Boot JPA</w:t>
      </w:r>
    </w:p>
    <w:p w14:paraId="262DEBEE" w14:textId="77777777" w:rsidR="00EA16EA" w:rsidRPr="00EA16EA" w:rsidRDefault="00EA16EA" w:rsidP="00EA16EA">
      <w:pPr>
        <w:pStyle w:val="2"/>
        <w:shd w:val="clear" w:color="auto" w:fill="FFFFFF"/>
        <w:spacing w:line="312" w:lineRule="atLeast"/>
        <w:jc w:val="both"/>
        <w:rPr>
          <w:rFonts w:ascii="Helvetica" w:hAnsi="Helvetica"/>
          <w:b w:val="0"/>
          <w:bCs w:val="0"/>
          <w:color w:val="610B4B"/>
          <w:sz w:val="32"/>
          <w:szCs w:val="32"/>
          <w:lang w:val="en-US"/>
        </w:rPr>
      </w:pPr>
      <w:r w:rsidRPr="00EA16EA">
        <w:rPr>
          <w:rFonts w:ascii="Helvetica" w:hAnsi="Helvetica"/>
          <w:b w:val="0"/>
          <w:bCs w:val="0"/>
          <w:color w:val="610B4B"/>
          <w:sz w:val="32"/>
          <w:szCs w:val="32"/>
          <w:lang w:val="en-US"/>
        </w:rPr>
        <w:t>What is JPA?</w:t>
      </w:r>
    </w:p>
    <w:p w14:paraId="4AC0C7F3" w14:textId="77777777" w:rsidR="00EA16EA" w:rsidRPr="00EA16EA" w:rsidRDefault="00EA16EA" w:rsidP="00EA16EA">
      <w:pPr>
        <w:pStyle w:val="a3"/>
        <w:shd w:val="clear" w:color="auto" w:fill="FFFFFF"/>
        <w:jc w:val="both"/>
        <w:rPr>
          <w:rFonts w:ascii="Segoe UI" w:hAnsi="Segoe UI" w:cs="Segoe UI"/>
          <w:color w:val="333333"/>
          <w:lang w:val="en-US"/>
        </w:rPr>
      </w:pPr>
      <w:r w:rsidRPr="00EA16EA">
        <w:rPr>
          <w:rStyle w:val="a4"/>
          <w:rFonts w:ascii="Segoe UI" w:eastAsiaTheme="majorEastAsia" w:hAnsi="Segoe UI" w:cs="Segoe UI"/>
          <w:color w:val="333333"/>
          <w:lang w:val="en-US"/>
        </w:rPr>
        <w:t>Spring Boot JPA </w:t>
      </w:r>
      <w:r w:rsidRPr="00EA16EA">
        <w:rPr>
          <w:rFonts w:ascii="Segoe UI" w:hAnsi="Segoe UI" w:cs="Segoe UI"/>
          <w:color w:val="333333"/>
          <w:lang w:val="en-US"/>
        </w:rPr>
        <w:t>is a Java specification for managing </w:t>
      </w:r>
      <w:r w:rsidRPr="00EA16EA">
        <w:rPr>
          <w:rStyle w:val="a4"/>
          <w:rFonts w:ascii="Segoe UI" w:eastAsiaTheme="majorEastAsia" w:hAnsi="Segoe UI" w:cs="Segoe UI"/>
          <w:color w:val="333333"/>
          <w:lang w:val="en-US"/>
        </w:rPr>
        <w:t>relational</w:t>
      </w:r>
      <w:r w:rsidRPr="00EA16EA">
        <w:rPr>
          <w:rFonts w:ascii="Segoe UI" w:hAnsi="Segoe UI" w:cs="Segoe UI"/>
          <w:color w:val="333333"/>
          <w:lang w:val="en-US"/>
        </w:rPr>
        <w:t> data in Java applications. It allows us to access and persist data between Java object/ class and relational database. JPA follows </w:t>
      </w:r>
      <w:r w:rsidRPr="00EA16EA">
        <w:rPr>
          <w:rStyle w:val="a4"/>
          <w:rFonts w:ascii="Segoe UI" w:eastAsiaTheme="majorEastAsia" w:hAnsi="Segoe UI" w:cs="Segoe UI"/>
          <w:color w:val="333333"/>
          <w:lang w:val="en-US"/>
        </w:rPr>
        <w:t>Object-Relation Mapping </w:t>
      </w:r>
      <w:r w:rsidRPr="00EA16EA">
        <w:rPr>
          <w:rFonts w:ascii="Segoe UI" w:hAnsi="Segoe UI" w:cs="Segoe UI"/>
          <w:color w:val="333333"/>
          <w:lang w:val="en-US"/>
        </w:rPr>
        <w:t>(ORM). It is a set of interfaces. It also provides a runtime </w:t>
      </w:r>
      <w:proofErr w:type="spellStart"/>
      <w:r w:rsidRPr="00EA16EA">
        <w:rPr>
          <w:rStyle w:val="a4"/>
          <w:rFonts w:ascii="Segoe UI" w:eastAsiaTheme="majorEastAsia" w:hAnsi="Segoe UI" w:cs="Segoe UI"/>
          <w:color w:val="333333"/>
          <w:lang w:val="en-US"/>
        </w:rPr>
        <w:t>EntityManager</w:t>
      </w:r>
      <w:proofErr w:type="spellEnd"/>
      <w:r w:rsidRPr="00EA16EA">
        <w:rPr>
          <w:rFonts w:ascii="Segoe UI" w:hAnsi="Segoe UI" w:cs="Segoe UI"/>
          <w:color w:val="333333"/>
          <w:lang w:val="en-US"/>
        </w:rPr>
        <w:t> API for processing queries and transactions on the objects against the database. It uses a platform-independent object-oriented query language JPQL (Java Persistent Query Language).</w:t>
      </w:r>
    </w:p>
    <w:p w14:paraId="60C3A1D9" w14:textId="77777777" w:rsidR="00EA16EA" w:rsidRPr="00EA16EA" w:rsidRDefault="00EA16EA" w:rsidP="00EA16EA">
      <w:pPr>
        <w:pStyle w:val="a3"/>
        <w:shd w:val="clear" w:color="auto" w:fill="FFFFFF"/>
        <w:jc w:val="both"/>
        <w:rPr>
          <w:rFonts w:ascii="Segoe UI" w:hAnsi="Segoe UI" w:cs="Segoe UI"/>
          <w:color w:val="333333"/>
          <w:lang w:val="en-US"/>
        </w:rPr>
      </w:pPr>
      <w:r w:rsidRPr="00EA16EA">
        <w:rPr>
          <w:rFonts w:ascii="Segoe UI" w:hAnsi="Segoe UI" w:cs="Segoe UI"/>
          <w:color w:val="333333"/>
          <w:lang w:val="en-US"/>
        </w:rPr>
        <w:t>In the context of persistence, it covers three areas:</w:t>
      </w:r>
    </w:p>
    <w:p w14:paraId="4C24E33D" w14:textId="77777777" w:rsidR="00EA16EA" w:rsidRDefault="00EA16EA" w:rsidP="00EA16EA">
      <w:pPr>
        <w:numPr>
          <w:ilvl w:val="0"/>
          <w:numId w:val="6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 xml:space="preserve">The Java </w:t>
      </w:r>
      <w:proofErr w:type="spellStart"/>
      <w:r>
        <w:rPr>
          <w:rFonts w:ascii="Segoe UI" w:hAnsi="Segoe UI" w:cs="Segoe UI"/>
          <w:color w:val="000000"/>
        </w:rPr>
        <w:t>Persistence</w:t>
      </w:r>
      <w:proofErr w:type="spellEnd"/>
      <w:r>
        <w:rPr>
          <w:rFonts w:ascii="Segoe UI" w:hAnsi="Segoe UI" w:cs="Segoe UI"/>
          <w:color w:val="000000"/>
        </w:rPr>
        <w:t xml:space="preserve"> API</w:t>
      </w:r>
    </w:p>
    <w:p w14:paraId="3E2E7A18" w14:textId="77777777" w:rsidR="00EA16EA" w:rsidRDefault="00EA16EA" w:rsidP="00EA16EA">
      <w:pPr>
        <w:numPr>
          <w:ilvl w:val="0"/>
          <w:numId w:val="66"/>
        </w:numPr>
        <w:shd w:val="clear" w:color="auto" w:fill="FFFFFF"/>
        <w:spacing w:before="60" w:after="100" w:afterAutospacing="1" w:line="375" w:lineRule="atLeast"/>
        <w:jc w:val="both"/>
        <w:rPr>
          <w:rFonts w:ascii="Segoe UI" w:hAnsi="Segoe UI" w:cs="Segoe UI"/>
          <w:color w:val="000000"/>
        </w:rPr>
      </w:pPr>
      <w:r>
        <w:rPr>
          <w:rStyle w:val="a4"/>
          <w:rFonts w:ascii="Segoe UI" w:hAnsi="Segoe UI" w:cs="Segoe UI"/>
          <w:color w:val="000000"/>
        </w:rPr>
        <w:t>Object-</w:t>
      </w:r>
      <w:proofErr w:type="spellStart"/>
      <w:r>
        <w:rPr>
          <w:rStyle w:val="a4"/>
          <w:rFonts w:ascii="Segoe UI" w:hAnsi="Segoe UI" w:cs="Segoe UI"/>
          <w:color w:val="000000"/>
        </w:rPr>
        <w:t>Relational</w:t>
      </w:r>
      <w:proofErr w:type="spellEnd"/>
      <w:r>
        <w:rPr>
          <w:rFonts w:ascii="Segoe UI" w:hAnsi="Segoe UI" w:cs="Segoe UI"/>
          <w:color w:val="000000"/>
        </w:rPr>
        <w:t> </w:t>
      </w:r>
      <w:proofErr w:type="spellStart"/>
      <w:r>
        <w:rPr>
          <w:rFonts w:ascii="Segoe UI" w:hAnsi="Segoe UI" w:cs="Segoe UI"/>
          <w:color w:val="000000"/>
        </w:rPr>
        <w:t>metadata</w:t>
      </w:r>
      <w:proofErr w:type="spellEnd"/>
    </w:p>
    <w:p w14:paraId="180EC9E1" w14:textId="77777777" w:rsidR="00EA16EA" w:rsidRPr="00EA16EA" w:rsidRDefault="00EA16EA" w:rsidP="00EA16EA">
      <w:pPr>
        <w:numPr>
          <w:ilvl w:val="0"/>
          <w:numId w:val="66"/>
        </w:numPr>
        <w:shd w:val="clear" w:color="auto" w:fill="FFFFFF"/>
        <w:spacing w:before="60" w:after="100" w:afterAutospacing="1" w:line="375" w:lineRule="atLeast"/>
        <w:jc w:val="both"/>
        <w:rPr>
          <w:rFonts w:ascii="Segoe UI" w:hAnsi="Segoe UI" w:cs="Segoe UI"/>
          <w:color w:val="000000"/>
          <w:lang w:val="en-US"/>
        </w:rPr>
      </w:pPr>
      <w:r w:rsidRPr="00EA16EA">
        <w:rPr>
          <w:rFonts w:ascii="Segoe UI" w:hAnsi="Segoe UI" w:cs="Segoe UI"/>
          <w:color w:val="000000"/>
          <w:lang w:val="en-US"/>
        </w:rPr>
        <w:t>The API itself, defined in the </w:t>
      </w:r>
      <w:r w:rsidRPr="00EA16EA">
        <w:rPr>
          <w:rStyle w:val="a4"/>
          <w:rFonts w:ascii="Segoe UI" w:hAnsi="Segoe UI" w:cs="Segoe UI"/>
          <w:color w:val="000000"/>
          <w:lang w:val="en-US"/>
        </w:rPr>
        <w:t>persistence</w:t>
      </w:r>
      <w:r w:rsidRPr="00EA16EA">
        <w:rPr>
          <w:rFonts w:ascii="Segoe UI" w:hAnsi="Segoe UI" w:cs="Segoe UI"/>
          <w:color w:val="000000"/>
          <w:lang w:val="en-US"/>
        </w:rPr>
        <w:t> package</w:t>
      </w:r>
    </w:p>
    <w:p w14:paraId="0A638A71" w14:textId="77777777" w:rsidR="00EA16EA" w:rsidRPr="00EA16EA" w:rsidRDefault="00EA16EA" w:rsidP="00EA16EA">
      <w:pPr>
        <w:pStyle w:val="a3"/>
        <w:shd w:val="clear" w:color="auto" w:fill="FFFFFF"/>
        <w:jc w:val="both"/>
        <w:rPr>
          <w:rFonts w:ascii="Segoe UI" w:hAnsi="Segoe UI" w:cs="Segoe UI"/>
          <w:color w:val="333333"/>
          <w:lang w:val="en-US"/>
        </w:rPr>
      </w:pPr>
      <w:r w:rsidRPr="00EA16EA">
        <w:rPr>
          <w:rFonts w:ascii="Segoe UI" w:hAnsi="Segoe UI" w:cs="Segoe UI"/>
          <w:color w:val="333333"/>
          <w:lang w:val="en-US"/>
        </w:rPr>
        <w:t>JPA is not a framework. It defines a concept that can be implemented by any framework.</w:t>
      </w:r>
    </w:p>
    <w:p w14:paraId="27C2D264" w14:textId="77777777" w:rsidR="00EA16EA" w:rsidRPr="00EA16EA" w:rsidRDefault="00EA16EA" w:rsidP="00EA16EA">
      <w:pPr>
        <w:pStyle w:val="2"/>
        <w:shd w:val="clear" w:color="auto" w:fill="FFFFFF"/>
        <w:spacing w:line="312" w:lineRule="atLeast"/>
        <w:jc w:val="both"/>
        <w:rPr>
          <w:rFonts w:ascii="Helvetica" w:hAnsi="Helvetica"/>
          <w:b w:val="0"/>
          <w:bCs w:val="0"/>
          <w:color w:val="610B4B"/>
          <w:sz w:val="32"/>
          <w:szCs w:val="32"/>
          <w:lang w:val="en-US"/>
        </w:rPr>
      </w:pPr>
      <w:r w:rsidRPr="00EA16EA">
        <w:rPr>
          <w:rFonts w:ascii="Helvetica" w:hAnsi="Helvetica"/>
          <w:b w:val="0"/>
          <w:bCs w:val="0"/>
          <w:color w:val="610B4B"/>
          <w:sz w:val="32"/>
          <w:szCs w:val="32"/>
          <w:lang w:val="en-US"/>
        </w:rPr>
        <w:t>Why should we use JPA?</w:t>
      </w:r>
    </w:p>
    <w:p w14:paraId="13915A2F" w14:textId="77777777" w:rsidR="00EA16EA" w:rsidRDefault="00EA16EA" w:rsidP="00EA16EA">
      <w:pPr>
        <w:pStyle w:val="a3"/>
        <w:shd w:val="clear" w:color="auto" w:fill="FFFFFF"/>
        <w:jc w:val="both"/>
        <w:rPr>
          <w:rStyle w:val="vjs-control-text"/>
          <w:rFonts w:ascii="Arial" w:eastAsiaTheme="minorHAnsi" w:hAnsi="Arial" w:cs="Arial"/>
          <w:color w:val="FFFFFF"/>
          <w:sz w:val="21"/>
          <w:szCs w:val="21"/>
          <w:bdr w:val="none" w:sz="0" w:space="0" w:color="auto" w:frame="1"/>
          <w:lang w:val="en" w:eastAsia="en-US"/>
        </w:rPr>
      </w:pPr>
      <w:r w:rsidRPr="00EA16EA">
        <w:rPr>
          <w:rFonts w:ascii="Segoe UI" w:hAnsi="Segoe UI" w:cs="Segoe UI"/>
          <w:color w:val="333333"/>
          <w:lang w:val="en-US"/>
        </w:rPr>
        <w:t>JPA is simpler, cleaner, and less labor-intensive than JDBC, SQL, and hand-written mapping. JPA is suitable for non-performance oriented complex applications. The main advantage of JPA over JDBC is that, in JPA, data is represented by objects and classes while in JDBC data is represented by tables and records. It uses POJO to represent persistent data that simplifies database programming. There are some other advantages of JPA:</w:t>
      </w:r>
    </w:p>
    <w:p w14:paraId="77EF7FE5" w14:textId="64EA8230" w:rsidR="00EA16EA" w:rsidRPr="00EA16EA" w:rsidRDefault="00EA16EA" w:rsidP="00EA16EA">
      <w:pPr>
        <w:pStyle w:val="a3"/>
        <w:shd w:val="clear" w:color="auto" w:fill="FFFFFF"/>
        <w:jc w:val="both"/>
        <w:rPr>
          <w:rFonts w:ascii="Segoe UI" w:hAnsi="Segoe UI" w:cs="Segoe UI"/>
          <w:color w:val="000000"/>
          <w:lang w:val="en-US"/>
        </w:rPr>
      </w:pPr>
      <w:r w:rsidRPr="00EA16EA">
        <w:rPr>
          <w:rFonts w:ascii="Segoe UI" w:hAnsi="Segoe UI" w:cs="Segoe UI"/>
          <w:color w:val="000000"/>
          <w:lang w:val="en-US"/>
        </w:rPr>
        <w:t>JPA avoids writing DDL in a database-specific dialect of SQL. Instead of this, it allows mapping in XML or using Java annotations.</w:t>
      </w:r>
    </w:p>
    <w:p w14:paraId="3A0A74EB" w14:textId="77777777" w:rsidR="00EA16EA" w:rsidRPr="00EA16EA" w:rsidRDefault="00EA16EA" w:rsidP="00EA16EA">
      <w:pPr>
        <w:numPr>
          <w:ilvl w:val="0"/>
          <w:numId w:val="67"/>
        </w:numPr>
        <w:shd w:val="clear" w:color="auto" w:fill="FFFFFF"/>
        <w:spacing w:before="60" w:after="100" w:afterAutospacing="1" w:line="375" w:lineRule="atLeast"/>
        <w:jc w:val="both"/>
        <w:rPr>
          <w:rFonts w:ascii="Segoe UI" w:hAnsi="Segoe UI" w:cs="Segoe UI"/>
          <w:color w:val="000000"/>
          <w:lang w:val="en-US"/>
        </w:rPr>
      </w:pPr>
      <w:r w:rsidRPr="00EA16EA">
        <w:rPr>
          <w:rFonts w:ascii="Segoe UI" w:hAnsi="Segoe UI" w:cs="Segoe UI"/>
          <w:color w:val="000000"/>
          <w:lang w:val="en-US"/>
        </w:rPr>
        <w:t>JPA allows us to avoid writing DML in the database-specific dialect of SQL.</w:t>
      </w:r>
    </w:p>
    <w:p w14:paraId="3E34379C" w14:textId="77777777" w:rsidR="00EA16EA" w:rsidRPr="00EA16EA" w:rsidRDefault="00EA16EA" w:rsidP="00EA16EA">
      <w:pPr>
        <w:numPr>
          <w:ilvl w:val="0"/>
          <w:numId w:val="67"/>
        </w:numPr>
        <w:shd w:val="clear" w:color="auto" w:fill="FFFFFF"/>
        <w:spacing w:before="60" w:after="100" w:afterAutospacing="1" w:line="375" w:lineRule="atLeast"/>
        <w:jc w:val="both"/>
        <w:rPr>
          <w:rFonts w:ascii="Segoe UI" w:hAnsi="Segoe UI" w:cs="Segoe UI"/>
          <w:color w:val="000000"/>
          <w:lang w:val="en-US"/>
        </w:rPr>
      </w:pPr>
      <w:r w:rsidRPr="00EA16EA">
        <w:rPr>
          <w:rFonts w:ascii="Segoe UI" w:hAnsi="Segoe UI" w:cs="Segoe UI"/>
          <w:color w:val="000000"/>
          <w:lang w:val="en-US"/>
        </w:rPr>
        <w:t>JPA allows us to save and load Java objects and graphs without any DML language at all.</w:t>
      </w:r>
    </w:p>
    <w:p w14:paraId="74462626" w14:textId="77777777" w:rsidR="00EA16EA" w:rsidRPr="00EA16EA" w:rsidRDefault="00EA16EA" w:rsidP="00EA16EA">
      <w:pPr>
        <w:numPr>
          <w:ilvl w:val="0"/>
          <w:numId w:val="67"/>
        </w:numPr>
        <w:shd w:val="clear" w:color="auto" w:fill="FFFFFF"/>
        <w:spacing w:before="60" w:after="100" w:afterAutospacing="1" w:line="375" w:lineRule="atLeast"/>
        <w:jc w:val="both"/>
        <w:rPr>
          <w:rFonts w:ascii="Segoe UI" w:hAnsi="Segoe UI" w:cs="Segoe UI"/>
          <w:color w:val="000000"/>
          <w:lang w:val="en-US"/>
        </w:rPr>
      </w:pPr>
      <w:r w:rsidRPr="00EA16EA">
        <w:rPr>
          <w:rFonts w:ascii="Segoe UI" w:hAnsi="Segoe UI" w:cs="Segoe UI"/>
          <w:color w:val="000000"/>
          <w:lang w:val="en-US"/>
        </w:rPr>
        <w:t>When we need to perform queries JPQL, it allows us to express the queries in terms of Java entities rather than the (native) SQL table and columns.</w:t>
      </w:r>
    </w:p>
    <w:p w14:paraId="42326EC6" w14:textId="77777777" w:rsidR="00EA16EA" w:rsidRPr="00EA16EA" w:rsidRDefault="00EA16EA" w:rsidP="00EA16EA">
      <w:pPr>
        <w:pStyle w:val="2"/>
        <w:shd w:val="clear" w:color="auto" w:fill="FFFFFF"/>
        <w:spacing w:line="312" w:lineRule="atLeast"/>
        <w:jc w:val="both"/>
        <w:rPr>
          <w:rFonts w:ascii="Helvetica" w:hAnsi="Helvetica"/>
          <w:b w:val="0"/>
          <w:bCs w:val="0"/>
          <w:color w:val="610B4B"/>
          <w:sz w:val="32"/>
          <w:szCs w:val="32"/>
          <w:lang w:val="en-US"/>
        </w:rPr>
      </w:pPr>
      <w:r w:rsidRPr="00EA16EA">
        <w:rPr>
          <w:rFonts w:ascii="Helvetica" w:hAnsi="Helvetica"/>
          <w:b w:val="0"/>
          <w:bCs w:val="0"/>
          <w:color w:val="610B4B"/>
          <w:sz w:val="32"/>
          <w:szCs w:val="32"/>
          <w:lang w:val="en-US"/>
        </w:rPr>
        <w:t>JPA Features</w:t>
      </w:r>
    </w:p>
    <w:p w14:paraId="23D07C38" w14:textId="77777777" w:rsidR="00EA16EA" w:rsidRPr="00EA16EA" w:rsidRDefault="00EA16EA" w:rsidP="00EA16EA">
      <w:pPr>
        <w:pStyle w:val="a3"/>
        <w:shd w:val="clear" w:color="auto" w:fill="FFFFFF"/>
        <w:jc w:val="both"/>
        <w:rPr>
          <w:rFonts w:ascii="Segoe UI" w:hAnsi="Segoe UI" w:cs="Segoe UI"/>
          <w:color w:val="333333"/>
          <w:lang w:val="en-US"/>
        </w:rPr>
      </w:pPr>
      <w:r w:rsidRPr="00EA16EA">
        <w:rPr>
          <w:rFonts w:ascii="Segoe UI" w:hAnsi="Segoe UI" w:cs="Segoe UI"/>
          <w:color w:val="333333"/>
          <w:lang w:val="en-US"/>
        </w:rPr>
        <w:t>There are following features of JPA:</w:t>
      </w:r>
    </w:p>
    <w:p w14:paraId="103A4577" w14:textId="77777777" w:rsidR="00EA16EA" w:rsidRPr="00EA16EA" w:rsidRDefault="00EA16EA" w:rsidP="00EA16EA">
      <w:pPr>
        <w:numPr>
          <w:ilvl w:val="0"/>
          <w:numId w:val="68"/>
        </w:numPr>
        <w:shd w:val="clear" w:color="auto" w:fill="FFFFFF"/>
        <w:spacing w:before="60" w:after="100" w:afterAutospacing="1" w:line="375" w:lineRule="atLeast"/>
        <w:jc w:val="both"/>
        <w:rPr>
          <w:rFonts w:ascii="Segoe UI" w:hAnsi="Segoe UI" w:cs="Segoe UI"/>
          <w:color w:val="000000"/>
          <w:lang w:val="en-US"/>
        </w:rPr>
      </w:pPr>
      <w:r w:rsidRPr="00EA16EA">
        <w:rPr>
          <w:rFonts w:ascii="Segoe UI" w:hAnsi="Segoe UI" w:cs="Segoe UI"/>
          <w:color w:val="000000"/>
          <w:lang w:val="en-US"/>
        </w:rPr>
        <w:lastRenderedPageBreak/>
        <w:t>It is a powerful repository and custom </w:t>
      </w:r>
      <w:r w:rsidRPr="00EA16EA">
        <w:rPr>
          <w:rStyle w:val="a4"/>
          <w:rFonts w:ascii="Segoe UI" w:hAnsi="Segoe UI" w:cs="Segoe UI"/>
          <w:color w:val="000000"/>
          <w:lang w:val="en-US"/>
        </w:rPr>
        <w:t>object-mapping abstraction.</w:t>
      </w:r>
    </w:p>
    <w:p w14:paraId="2687A6E5" w14:textId="77777777" w:rsidR="00EA16EA" w:rsidRPr="00EA16EA" w:rsidRDefault="00EA16EA" w:rsidP="00EA16EA">
      <w:pPr>
        <w:numPr>
          <w:ilvl w:val="0"/>
          <w:numId w:val="68"/>
        </w:numPr>
        <w:shd w:val="clear" w:color="auto" w:fill="FFFFFF"/>
        <w:spacing w:before="60" w:after="100" w:afterAutospacing="1" w:line="375" w:lineRule="atLeast"/>
        <w:jc w:val="both"/>
        <w:rPr>
          <w:rFonts w:ascii="Segoe UI" w:hAnsi="Segoe UI" w:cs="Segoe UI"/>
          <w:color w:val="000000"/>
          <w:lang w:val="en-US"/>
        </w:rPr>
      </w:pPr>
      <w:r w:rsidRPr="00EA16EA">
        <w:rPr>
          <w:rFonts w:ascii="Segoe UI" w:hAnsi="Segoe UI" w:cs="Segoe UI"/>
          <w:color w:val="000000"/>
          <w:lang w:val="en-US"/>
        </w:rPr>
        <w:t>It supports for </w:t>
      </w:r>
      <w:r w:rsidRPr="00EA16EA">
        <w:rPr>
          <w:rStyle w:val="a4"/>
          <w:rFonts w:ascii="Segoe UI" w:hAnsi="Segoe UI" w:cs="Segoe UI"/>
          <w:color w:val="000000"/>
          <w:lang w:val="en-US"/>
        </w:rPr>
        <w:t>cross-store persistence</w:t>
      </w:r>
      <w:r w:rsidRPr="00EA16EA">
        <w:rPr>
          <w:rFonts w:ascii="Segoe UI" w:hAnsi="Segoe UI" w:cs="Segoe UI"/>
          <w:color w:val="000000"/>
          <w:lang w:val="en-US"/>
        </w:rPr>
        <w:t>. It means an entity can be partially stored in MySQL and Neo4j (Graph Database Management System).</w:t>
      </w:r>
    </w:p>
    <w:p w14:paraId="3D1A6FAA" w14:textId="77777777" w:rsidR="00EA16EA" w:rsidRPr="00EA16EA" w:rsidRDefault="00EA16EA" w:rsidP="00EA16EA">
      <w:pPr>
        <w:numPr>
          <w:ilvl w:val="0"/>
          <w:numId w:val="68"/>
        </w:numPr>
        <w:shd w:val="clear" w:color="auto" w:fill="FFFFFF"/>
        <w:spacing w:before="60" w:after="100" w:afterAutospacing="1" w:line="375" w:lineRule="atLeast"/>
        <w:jc w:val="both"/>
        <w:rPr>
          <w:rFonts w:ascii="Segoe UI" w:hAnsi="Segoe UI" w:cs="Segoe UI"/>
          <w:color w:val="000000"/>
          <w:lang w:val="en-US"/>
        </w:rPr>
      </w:pPr>
      <w:r w:rsidRPr="00EA16EA">
        <w:rPr>
          <w:rFonts w:ascii="Segoe UI" w:hAnsi="Segoe UI" w:cs="Segoe UI"/>
          <w:color w:val="000000"/>
          <w:lang w:val="en-US"/>
        </w:rPr>
        <w:t>It dynamically generates queries from queries methods name.</w:t>
      </w:r>
    </w:p>
    <w:p w14:paraId="3A3AA9BF" w14:textId="77777777" w:rsidR="00EA16EA" w:rsidRPr="00EA16EA" w:rsidRDefault="00EA16EA" w:rsidP="00EA16EA">
      <w:pPr>
        <w:numPr>
          <w:ilvl w:val="0"/>
          <w:numId w:val="68"/>
        </w:numPr>
        <w:shd w:val="clear" w:color="auto" w:fill="FFFFFF"/>
        <w:spacing w:before="60" w:after="100" w:afterAutospacing="1" w:line="375" w:lineRule="atLeast"/>
        <w:jc w:val="both"/>
        <w:rPr>
          <w:rFonts w:ascii="Segoe UI" w:hAnsi="Segoe UI" w:cs="Segoe UI"/>
          <w:color w:val="000000"/>
          <w:lang w:val="en-US"/>
        </w:rPr>
      </w:pPr>
      <w:r w:rsidRPr="00EA16EA">
        <w:rPr>
          <w:rFonts w:ascii="Segoe UI" w:hAnsi="Segoe UI" w:cs="Segoe UI"/>
          <w:color w:val="000000"/>
          <w:lang w:val="en-US"/>
        </w:rPr>
        <w:t>The domain base classes provide basic properties.</w:t>
      </w:r>
    </w:p>
    <w:p w14:paraId="778EC7D2" w14:textId="77777777" w:rsidR="00EA16EA" w:rsidRDefault="00EA16EA" w:rsidP="00EA16EA">
      <w:pPr>
        <w:numPr>
          <w:ilvl w:val="0"/>
          <w:numId w:val="68"/>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 xml:space="preserve">It </w:t>
      </w:r>
      <w:proofErr w:type="spellStart"/>
      <w:r>
        <w:rPr>
          <w:rFonts w:ascii="Segoe UI" w:hAnsi="Segoe UI" w:cs="Segoe UI"/>
          <w:color w:val="000000"/>
        </w:rPr>
        <w:t>supports</w:t>
      </w:r>
      <w:proofErr w:type="spellEnd"/>
      <w:r>
        <w:rPr>
          <w:rFonts w:ascii="Segoe UI" w:hAnsi="Segoe UI" w:cs="Segoe UI"/>
          <w:color w:val="000000"/>
        </w:rPr>
        <w:t xml:space="preserve"> </w:t>
      </w:r>
      <w:proofErr w:type="spellStart"/>
      <w:r>
        <w:rPr>
          <w:rFonts w:ascii="Segoe UI" w:hAnsi="Segoe UI" w:cs="Segoe UI"/>
          <w:color w:val="000000"/>
        </w:rPr>
        <w:t>transparent</w:t>
      </w:r>
      <w:proofErr w:type="spellEnd"/>
      <w:r>
        <w:rPr>
          <w:rFonts w:ascii="Segoe UI" w:hAnsi="Segoe UI" w:cs="Segoe UI"/>
          <w:color w:val="000000"/>
        </w:rPr>
        <w:t xml:space="preserve"> </w:t>
      </w:r>
      <w:proofErr w:type="spellStart"/>
      <w:r>
        <w:rPr>
          <w:rFonts w:ascii="Segoe UI" w:hAnsi="Segoe UI" w:cs="Segoe UI"/>
          <w:color w:val="000000"/>
        </w:rPr>
        <w:t>auditing</w:t>
      </w:r>
      <w:proofErr w:type="spellEnd"/>
      <w:r>
        <w:rPr>
          <w:rFonts w:ascii="Segoe UI" w:hAnsi="Segoe UI" w:cs="Segoe UI"/>
          <w:color w:val="000000"/>
        </w:rPr>
        <w:t>.</w:t>
      </w:r>
    </w:p>
    <w:p w14:paraId="3B94AF69" w14:textId="77777777" w:rsidR="00EA16EA" w:rsidRPr="00EA16EA" w:rsidRDefault="00EA16EA" w:rsidP="00EA16EA">
      <w:pPr>
        <w:numPr>
          <w:ilvl w:val="0"/>
          <w:numId w:val="68"/>
        </w:numPr>
        <w:shd w:val="clear" w:color="auto" w:fill="FFFFFF"/>
        <w:spacing w:before="60" w:after="100" w:afterAutospacing="1" w:line="375" w:lineRule="atLeast"/>
        <w:jc w:val="both"/>
        <w:rPr>
          <w:rFonts w:ascii="Segoe UI" w:hAnsi="Segoe UI" w:cs="Segoe UI"/>
          <w:color w:val="000000"/>
          <w:lang w:val="en-US"/>
        </w:rPr>
      </w:pPr>
      <w:r w:rsidRPr="00EA16EA">
        <w:rPr>
          <w:rFonts w:ascii="Segoe UI" w:hAnsi="Segoe UI" w:cs="Segoe UI"/>
          <w:color w:val="000000"/>
          <w:lang w:val="en-US"/>
        </w:rPr>
        <w:t>Possibility to integrate custom repository code.</w:t>
      </w:r>
    </w:p>
    <w:p w14:paraId="521A2D2E" w14:textId="77777777" w:rsidR="00EA16EA" w:rsidRPr="00EA16EA" w:rsidRDefault="00EA16EA" w:rsidP="00EA16EA">
      <w:pPr>
        <w:numPr>
          <w:ilvl w:val="0"/>
          <w:numId w:val="68"/>
        </w:numPr>
        <w:shd w:val="clear" w:color="auto" w:fill="FFFFFF"/>
        <w:spacing w:before="60" w:after="100" w:afterAutospacing="1" w:line="375" w:lineRule="atLeast"/>
        <w:jc w:val="both"/>
        <w:rPr>
          <w:rFonts w:ascii="Segoe UI" w:hAnsi="Segoe UI" w:cs="Segoe UI"/>
          <w:color w:val="000000"/>
          <w:lang w:val="en-US"/>
        </w:rPr>
      </w:pPr>
      <w:r w:rsidRPr="00EA16EA">
        <w:rPr>
          <w:rFonts w:ascii="Segoe UI" w:hAnsi="Segoe UI" w:cs="Segoe UI"/>
          <w:color w:val="000000"/>
          <w:lang w:val="en-US"/>
        </w:rPr>
        <w:t>It is easy to integrate with Spring Framework with the custom namespace.</w:t>
      </w:r>
    </w:p>
    <w:p w14:paraId="514415FA" w14:textId="77777777" w:rsidR="00EA16EA" w:rsidRPr="00EA16EA" w:rsidRDefault="00EA16EA" w:rsidP="00EA16EA">
      <w:pPr>
        <w:pStyle w:val="2"/>
        <w:shd w:val="clear" w:color="auto" w:fill="FFFFFF"/>
        <w:spacing w:line="312" w:lineRule="atLeast"/>
        <w:jc w:val="both"/>
        <w:rPr>
          <w:rFonts w:ascii="Helvetica" w:hAnsi="Helvetica"/>
          <w:b w:val="0"/>
          <w:bCs w:val="0"/>
          <w:color w:val="610B4B"/>
          <w:sz w:val="32"/>
          <w:szCs w:val="32"/>
          <w:lang w:val="en-US"/>
        </w:rPr>
      </w:pPr>
      <w:r w:rsidRPr="00EA16EA">
        <w:rPr>
          <w:rFonts w:ascii="Helvetica" w:hAnsi="Helvetica"/>
          <w:b w:val="0"/>
          <w:bCs w:val="0"/>
          <w:color w:val="610B4B"/>
          <w:sz w:val="32"/>
          <w:szCs w:val="32"/>
          <w:lang w:val="en-US"/>
        </w:rPr>
        <w:t>JPA Architecture</w:t>
      </w:r>
    </w:p>
    <w:p w14:paraId="3C0BF09C" w14:textId="77777777" w:rsidR="00EA16EA" w:rsidRPr="00EA16EA" w:rsidRDefault="00EA16EA" w:rsidP="00EA16EA">
      <w:pPr>
        <w:pStyle w:val="a3"/>
        <w:shd w:val="clear" w:color="auto" w:fill="FFFFFF"/>
        <w:jc w:val="both"/>
        <w:rPr>
          <w:rFonts w:ascii="Segoe UI" w:hAnsi="Segoe UI" w:cs="Segoe UI"/>
          <w:color w:val="333333"/>
          <w:lang w:val="en-US"/>
        </w:rPr>
      </w:pPr>
      <w:r w:rsidRPr="00EA16EA">
        <w:rPr>
          <w:rFonts w:ascii="Segoe UI" w:hAnsi="Segoe UI" w:cs="Segoe UI"/>
          <w:color w:val="333333"/>
          <w:lang w:val="en-US"/>
        </w:rPr>
        <w:t>JPA is a source to store business entities as relational entities. It shows how to define a POJO as an entity and how to manage entities with relation.</w:t>
      </w:r>
    </w:p>
    <w:p w14:paraId="311A73E1" w14:textId="77777777" w:rsidR="00EA16EA" w:rsidRDefault="00EA16EA" w:rsidP="00EA16EA">
      <w:pPr>
        <w:pStyle w:val="a3"/>
        <w:shd w:val="clear" w:color="auto" w:fill="FFFFFF"/>
        <w:jc w:val="both"/>
        <w:rPr>
          <w:rFonts w:ascii="Segoe UI" w:hAnsi="Segoe UI" w:cs="Segoe UI"/>
          <w:color w:val="333333"/>
        </w:rPr>
      </w:pPr>
      <w:r w:rsidRPr="00EA16EA">
        <w:rPr>
          <w:rFonts w:ascii="Segoe UI" w:hAnsi="Segoe UI" w:cs="Segoe UI"/>
          <w:color w:val="333333"/>
          <w:lang w:val="en-US"/>
        </w:rPr>
        <w:t>The following figure describes the class-level architecture of JPA that describes the core classes and interfaces of JPA that is defined in the </w:t>
      </w:r>
      <w:proofErr w:type="spellStart"/>
      <w:r w:rsidRPr="00EA16EA">
        <w:rPr>
          <w:rStyle w:val="a4"/>
          <w:rFonts w:ascii="Segoe UI" w:eastAsiaTheme="majorEastAsia" w:hAnsi="Segoe UI" w:cs="Segoe UI"/>
          <w:color w:val="333333"/>
          <w:lang w:val="en-US"/>
        </w:rPr>
        <w:t>javax</w:t>
      </w:r>
      <w:proofErr w:type="spellEnd"/>
      <w:r w:rsidRPr="00EA16EA">
        <w:rPr>
          <w:rStyle w:val="a4"/>
          <w:rFonts w:ascii="Segoe UI" w:eastAsiaTheme="majorEastAsia" w:hAnsi="Segoe UI" w:cs="Segoe UI"/>
          <w:color w:val="333333"/>
          <w:lang w:val="en-US"/>
        </w:rPr>
        <w:t xml:space="preserve"> persistence</w:t>
      </w:r>
      <w:r w:rsidRPr="00EA16EA">
        <w:rPr>
          <w:rFonts w:ascii="Segoe UI" w:hAnsi="Segoe UI" w:cs="Segoe UI"/>
          <w:color w:val="333333"/>
          <w:lang w:val="en-US"/>
        </w:rPr>
        <w:t xml:space="preserve"> package. </w:t>
      </w:r>
      <w:r>
        <w:rPr>
          <w:rFonts w:ascii="Segoe UI" w:hAnsi="Segoe UI" w:cs="Segoe UI"/>
          <w:color w:val="333333"/>
        </w:rPr>
        <w:t xml:space="preserve">The JPA </w:t>
      </w:r>
      <w:proofErr w:type="spellStart"/>
      <w:r>
        <w:rPr>
          <w:rFonts w:ascii="Segoe UI" w:hAnsi="Segoe UI" w:cs="Segoe UI"/>
          <w:color w:val="333333"/>
        </w:rPr>
        <w:t>architecture</w:t>
      </w:r>
      <w:proofErr w:type="spellEnd"/>
      <w:r>
        <w:rPr>
          <w:rFonts w:ascii="Segoe UI" w:hAnsi="Segoe UI" w:cs="Segoe UI"/>
          <w:color w:val="333333"/>
        </w:rPr>
        <w:t xml:space="preserve"> </w:t>
      </w:r>
      <w:proofErr w:type="spellStart"/>
      <w:r>
        <w:rPr>
          <w:rFonts w:ascii="Segoe UI" w:hAnsi="Segoe UI" w:cs="Segoe UI"/>
          <w:color w:val="333333"/>
        </w:rPr>
        <w:t>contains</w:t>
      </w:r>
      <w:proofErr w:type="spellEnd"/>
      <w:r>
        <w:rPr>
          <w:rFonts w:ascii="Segoe UI" w:hAnsi="Segoe UI" w:cs="Segoe UI"/>
          <w:color w:val="333333"/>
        </w:rPr>
        <w:t xml:space="preserve"> </w:t>
      </w:r>
      <w:proofErr w:type="spellStart"/>
      <w:r>
        <w:rPr>
          <w:rFonts w:ascii="Segoe UI" w:hAnsi="Segoe UI" w:cs="Segoe UI"/>
          <w:color w:val="333333"/>
        </w:rPr>
        <w:t>the</w:t>
      </w:r>
      <w:proofErr w:type="spellEnd"/>
      <w:r>
        <w:rPr>
          <w:rFonts w:ascii="Segoe UI" w:hAnsi="Segoe UI" w:cs="Segoe UI"/>
          <w:color w:val="333333"/>
        </w:rPr>
        <w:t xml:space="preserve"> </w:t>
      </w:r>
      <w:proofErr w:type="spellStart"/>
      <w:r>
        <w:rPr>
          <w:rFonts w:ascii="Segoe UI" w:hAnsi="Segoe UI" w:cs="Segoe UI"/>
          <w:color w:val="333333"/>
        </w:rPr>
        <w:t>following</w:t>
      </w:r>
      <w:proofErr w:type="spellEnd"/>
      <w:r>
        <w:rPr>
          <w:rFonts w:ascii="Segoe UI" w:hAnsi="Segoe UI" w:cs="Segoe UI"/>
          <w:color w:val="333333"/>
        </w:rPr>
        <w:t xml:space="preserve"> </w:t>
      </w:r>
      <w:proofErr w:type="spellStart"/>
      <w:r>
        <w:rPr>
          <w:rFonts w:ascii="Segoe UI" w:hAnsi="Segoe UI" w:cs="Segoe UI"/>
          <w:color w:val="333333"/>
        </w:rPr>
        <w:t>units</w:t>
      </w:r>
      <w:proofErr w:type="spellEnd"/>
      <w:r>
        <w:rPr>
          <w:rFonts w:ascii="Segoe UI" w:hAnsi="Segoe UI" w:cs="Segoe UI"/>
          <w:color w:val="333333"/>
        </w:rPr>
        <w:t>:</w:t>
      </w:r>
    </w:p>
    <w:p w14:paraId="5EDC4518" w14:textId="77777777" w:rsidR="00EA16EA" w:rsidRPr="00EA16EA" w:rsidRDefault="00EA16EA" w:rsidP="00EA16EA">
      <w:pPr>
        <w:numPr>
          <w:ilvl w:val="0"/>
          <w:numId w:val="69"/>
        </w:numPr>
        <w:shd w:val="clear" w:color="auto" w:fill="FFFFFF"/>
        <w:spacing w:before="60" w:after="100" w:afterAutospacing="1" w:line="375" w:lineRule="atLeast"/>
        <w:jc w:val="both"/>
        <w:rPr>
          <w:rFonts w:ascii="Segoe UI" w:hAnsi="Segoe UI" w:cs="Segoe UI"/>
          <w:color w:val="000000"/>
          <w:lang w:val="en-US"/>
        </w:rPr>
      </w:pPr>
      <w:r w:rsidRPr="00EA16EA">
        <w:rPr>
          <w:rStyle w:val="a4"/>
          <w:rFonts w:ascii="Segoe UI" w:hAnsi="Segoe UI" w:cs="Segoe UI"/>
          <w:color w:val="000000"/>
          <w:lang w:val="en-US"/>
        </w:rPr>
        <w:t>Persistence:</w:t>
      </w:r>
      <w:r w:rsidRPr="00EA16EA">
        <w:rPr>
          <w:rFonts w:ascii="Segoe UI" w:hAnsi="Segoe UI" w:cs="Segoe UI"/>
          <w:color w:val="000000"/>
          <w:lang w:val="en-US"/>
        </w:rPr>
        <w:t xml:space="preserve"> It is a class that contains static methods to obtain an </w:t>
      </w:r>
      <w:proofErr w:type="spellStart"/>
      <w:r w:rsidRPr="00EA16EA">
        <w:rPr>
          <w:rFonts w:ascii="Segoe UI" w:hAnsi="Segoe UI" w:cs="Segoe UI"/>
          <w:color w:val="000000"/>
          <w:lang w:val="en-US"/>
        </w:rPr>
        <w:t>EntityManagerFactory</w:t>
      </w:r>
      <w:proofErr w:type="spellEnd"/>
      <w:r w:rsidRPr="00EA16EA">
        <w:rPr>
          <w:rFonts w:ascii="Segoe UI" w:hAnsi="Segoe UI" w:cs="Segoe UI"/>
          <w:color w:val="000000"/>
          <w:lang w:val="en-US"/>
        </w:rPr>
        <w:t xml:space="preserve"> instance.</w:t>
      </w:r>
    </w:p>
    <w:p w14:paraId="43539910" w14:textId="77777777" w:rsidR="00EA16EA" w:rsidRPr="00EA16EA" w:rsidRDefault="00EA16EA" w:rsidP="00EA16EA">
      <w:pPr>
        <w:numPr>
          <w:ilvl w:val="0"/>
          <w:numId w:val="69"/>
        </w:numPr>
        <w:shd w:val="clear" w:color="auto" w:fill="FFFFFF"/>
        <w:spacing w:before="60" w:after="100" w:afterAutospacing="1" w:line="375" w:lineRule="atLeast"/>
        <w:jc w:val="both"/>
        <w:rPr>
          <w:rFonts w:ascii="Segoe UI" w:hAnsi="Segoe UI" w:cs="Segoe UI"/>
          <w:color w:val="000000"/>
          <w:lang w:val="en-US"/>
        </w:rPr>
      </w:pPr>
      <w:proofErr w:type="spellStart"/>
      <w:r w:rsidRPr="00EA16EA">
        <w:rPr>
          <w:rStyle w:val="a4"/>
          <w:rFonts w:ascii="Segoe UI" w:hAnsi="Segoe UI" w:cs="Segoe UI"/>
          <w:color w:val="000000"/>
          <w:lang w:val="en-US"/>
        </w:rPr>
        <w:t>EntityManagerFactory</w:t>
      </w:r>
      <w:proofErr w:type="spellEnd"/>
      <w:r w:rsidRPr="00EA16EA">
        <w:rPr>
          <w:rStyle w:val="a4"/>
          <w:rFonts w:ascii="Segoe UI" w:hAnsi="Segoe UI" w:cs="Segoe UI"/>
          <w:color w:val="000000"/>
          <w:lang w:val="en-US"/>
        </w:rPr>
        <w:t>:</w:t>
      </w:r>
      <w:r w:rsidRPr="00EA16EA">
        <w:rPr>
          <w:rFonts w:ascii="Segoe UI" w:hAnsi="Segoe UI" w:cs="Segoe UI"/>
          <w:color w:val="000000"/>
          <w:lang w:val="en-US"/>
        </w:rPr>
        <w:t xml:space="preserve"> It is a factory class of </w:t>
      </w:r>
      <w:proofErr w:type="spellStart"/>
      <w:r w:rsidRPr="00EA16EA">
        <w:rPr>
          <w:rFonts w:ascii="Segoe UI" w:hAnsi="Segoe UI" w:cs="Segoe UI"/>
          <w:color w:val="000000"/>
          <w:lang w:val="en-US"/>
        </w:rPr>
        <w:t>EntityManager</w:t>
      </w:r>
      <w:proofErr w:type="spellEnd"/>
      <w:r w:rsidRPr="00EA16EA">
        <w:rPr>
          <w:rFonts w:ascii="Segoe UI" w:hAnsi="Segoe UI" w:cs="Segoe UI"/>
          <w:color w:val="000000"/>
          <w:lang w:val="en-US"/>
        </w:rPr>
        <w:t xml:space="preserve">. It creates and manages multiple instances of </w:t>
      </w:r>
      <w:proofErr w:type="spellStart"/>
      <w:r w:rsidRPr="00EA16EA">
        <w:rPr>
          <w:rFonts w:ascii="Segoe UI" w:hAnsi="Segoe UI" w:cs="Segoe UI"/>
          <w:color w:val="000000"/>
          <w:lang w:val="en-US"/>
        </w:rPr>
        <w:t>EntityManager</w:t>
      </w:r>
      <w:proofErr w:type="spellEnd"/>
      <w:r w:rsidRPr="00EA16EA">
        <w:rPr>
          <w:rFonts w:ascii="Segoe UI" w:hAnsi="Segoe UI" w:cs="Segoe UI"/>
          <w:color w:val="000000"/>
          <w:lang w:val="en-US"/>
        </w:rPr>
        <w:t>.</w:t>
      </w:r>
    </w:p>
    <w:p w14:paraId="7923D180" w14:textId="77777777" w:rsidR="00EA16EA" w:rsidRDefault="00EA16EA" w:rsidP="00EA16EA">
      <w:pPr>
        <w:numPr>
          <w:ilvl w:val="0"/>
          <w:numId w:val="69"/>
        </w:numPr>
        <w:shd w:val="clear" w:color="auto" w:fill="FFFFFF"/>
        <w:spacing w:before="60" w:after="100" w:afterAutospacing="1" w:line="375" w:lineRule="atLeast"/>
        <w:jc w:val="both"/>
        <w:rPr>
          <w:rFonts w:ascii="Segoe UI" w:hAnsi="Segoe UI" w:cs="Segoe UI"/>
          <w:color w:val="000000"/>
        </w:rPr>
      </w:pPr>
      <w:proofErr w:type="spellStart"/>
      <w:r w:rsidRPr="00EA16EA">
        <w:rPr>
          <w:rStyle w:val="a4"/>
          <w:rFonts w:ascii="Segoe UI" w:hAnsi="Segoe UI" w:cs="Segoe UI"/>
          <w:color w:val="000000"/>
          <w:lang w:val="en-US"/>
        </w:rPr>
        <w:t>EntityManager</w:t>
      </w:r>
      <w:proofErr w:type="spellEnd"/>
      <w:r w:rsidRPr="00EA16EA">
        <w:rPr>
          <w:rStyle w:val="a4"/>
          <w:rFonts w:ascii="Segoe UI" w:hAnsi="Segoe UI" w:cs="Segoe UI"/>
          <w:color w:val="000000"/>
          <w:lang w:val="en-US"/>
        </w:rPr>
        <w:t>:</w:t>
      </w:r>
      <w:r w:rsidRPr="00EA16EA">
        <w:rPr>
          <w:rFonts w:ascii="Segoe UI" w:hAnsi="Segoe UI" w:cs="Segoe UI"/>
          <w:color w:val="000000"/>
          <w:lang w:val="en-US"/>
        </w:rPr>
        <w:t xml:space="preserve"> It is an interface. It controls the persistence operations on objects. </w:t>
      </w:r>
      <w:r>
        <w:rPr>
          <w:rFonts w:ascii="Segoe UI" w:hAnsi="Segoe UI" w:cs="Segoe UI"/>
          <w:color w:val="000000"/>
        </w:rPr>
        <w:t xml:space="preserve">It </w:t>
      </w:r>
      <w:proofErr w:type="spellStart"/>
      <w:r>
        <w:rPr>
          <w:rFonts w:ascii="Segoe UI" w:hAnsi="Segoe UI" w:cs="Segoe UI"/>
          <w:color w:val="000000"/>
        </w:rPr>
        <w:t>works</w:t>
      </w:r>
      <w:proofErr w:type="spellEnd"/>
      <w:r>
        <w:rPr>
          <w:rFonts w:ascii="Segoe UI" w:hAnsi="Segoe UI" w:cs="Segoe UI"/>
          <w:color w:val="000000"/>
        </w:rPr>
        <w:t xml:space="preserve"> </w:t>
      </w:r>
      <w:proofErr w:type="spellStart"/>
      <w:r>
        <w:rPr>
          <w:rFonts w:ascii="Segoe UI" w:hAnsi="Segoe UI" w:cs="Segoe UI"/>
          <w:color w:val="000000"/>
        </w:rPr>
        <w:t>for</w:t>
      </w:r>
      <w:proofErr w:type="spellEnd"/>
      <w:r>
        <w:rPr>
          <w:rFonts w:ascii="Segoe UI" w:hAnsi="Segoe UI" w:cs="Segoe UI"/>
          <w:color w:val="000000"/>
        </w:rPr>
        <w:t xml:space="preserve"> </w:t>
      </w:r>
      <w:proofErr w:type="spellStart"/>
      <w:r>
        <w:rPr>
          <w:rFonts w:ascii="Segoe UI" w:hAnsi="Segoe UI" w:cs="Segoe UI"/>
          <w:color w:val="000000"/>
        </w:rPr>
        <w:t>the</w:t>
      </w:r>
      <w:proofErr w:type="spellEnd"/>
      <w:r>
        <w:rPr>
          <w:rFonts w:ascii="Segoe UI" w:hAnsi="Segoe UI" w:cs="Segoe UI"/>
          <w:color w:val="000000"/>
        </w:rPr>
        <w:t xml:space="preserve"> </w:t>
      </w:r>
      <w:proofErr w:type="spellStart"/>
      <w:r>
        <w:rPr>
          <w:rFonts w:ascii="Segoe UI" w:hAnsi="Segoe UI" w:cs="Segoe UI"/>
          <w:color w:val="000000"/>
        </w:rPr>
        <w:t>Query</w:t>
      </w:r>
      <w:proofErr w:type="spellEnd"/>
      <w:r>
        <w:rPr>
          <w:rFonts w:ascii="Segoe UI" w:hAnsi="Segoe UI" w:cs="Segoe UI"/>
          <w:color w:val="000000"/>
        </w:rPr>
        <w:t xml:space="preserve"> </w:t>
      </w:r>
      <w:proofErr w:type="spellStart"/>
      <w:r>
        <w:rPr>
          <w:rFonts w:ascii="Segoe UI" w:hAnsi="Segoe UI" w:cs="Segoe UI"/>
          <w:color w:val="000000"/>
        </w:rPr>
        <w:t>instance</w:t>
      </w:r>
      <w:proofErr w:type="spellEnd"/>
      <w:r>
        <w:rPr>
          <w:rFonts w:ascii="Segoe UI" w:hAnsi="Segoe UI" w:cs="Segoe UI"/>
          <w:color w:val="000000"/>
        </w:rPr>
        <w:t>.</w:t>
      </w:r>
    </w:p>
    <w:p w14:paraId="6E2921C5" w14:textId="77777777" w:rsidR="00EA16EA" w:rsidRPr="00EA16EA" w:rsidRDefault="00EA16EA" w:rsidP="00EA16EA">
      <w:pPr>
        <w:numPr>
          <w:ilvl w:val="0"/>
          <w:numId w:val="69"/>
        </w:numPr>
        <w:shd w:val="clear" w:color="auto" w:fill="FFFFFF"/>
        <w:spacing w:before="60" w:after="100" w:afterAutospacing="1" w:line="375" w:lineRule="atLeast"/>
        <w:jc w:val="both"/>
        <w:rPr>
          <w:rFonts w:ascii="Segoe UI" w:hAnsi="Segoe UI" w:cs="Segoe UI"/>
          <w:color w:val="000000"/>
          <w:lang w:val="en-US"/>
        </w:rPr>
      </w:pPr>
      <w:r w:rsidRPr="00EA16EA">
        <w:rPr>
          <w:rStyle w:val="a4"/>
          <w:rFonts w:ascii="Segoe UI" w:hAnsi="Segoe UI" w:cs="Segoe UI"/>
          <w:color w:val="000000"/>
          <w:lang w:val="en-US"/>
        </w:rPr>
        <w:t>Entity:</w:t>
      </w:r>
      <w:r w:rsidRPr="00EA16EA">
        <w:rPr>
          <w:rFonts w:ascii="Segoe UI" w:hAnsi="Segoe UI" w:cs="Segoe UI"/>
          <w:color w:val="000000"/>
          <w:lang w:val="en-US"/>
        </w:rPr>
        <w:t> The entities are the persistence objects stores as a record in the database.</w:t>
      </w:r>
    </w:p>
    <w:p w14:paraId="3B016F96" w14:textId="77777777" w:rsidR="00EA16EA" w:rsidRPr="00EA16EA" w:rsidRDefault="00EA16EA" w:rsidP="00EA16EA">
      <w:pPr>
        <w:numPr>
          <w:ilvl w:val="0"/>
          <w:numId w:val="69"/>
        </w:numPr>
        <w:shd w:val="clear" w:color="auto" w:fill="FFFFFF"/>
        <w:spacing w:before="60" w:after="100" w:afterAutospacing="1" w:line="375" w:lineRule="atLeast"/>
        <w:jc w:val="both"/>
        <w:rPr>
          <w:rFonts w:ascii="Segoe UI" w:hAnsi="Segoe UI" w:cs="Segoe UI"/>
          <w:color w:val="000000"/>
          <w:lang w:val="en-US"/>
        </w:rPr>
      </w:pPr>
      <w:r w:rsidRPr="00EA16EA">
        <w:rPr>
          <w:rStyle w:val="a4"/>
          <w:rFonts w:ascii="Segoe UI" w:hAnsi="Segoe UI" w:cs="Segoe UI"/>
          <w:color w:val="000000"/>
          <w:lang w:val="en-US"/>
        </w:rPr>
        <w:t>Persistence Unit:</w:t>
      </w:r>
      <w:r w:rsidRPr="00EA16EA">
        <w:rPr>
          <w:rFonts w:ascii="Segoe UI" w:hAnsi="Segoe UI" w:cs="Segoe UI"/>
          <w:color w:val="000000"/>
          <w:lang w:val="en-US"/>
        </w:rPr>
        <w:t xml:space="preserve"> It defines a set of all entity classes. In an application, </w:t>
      </w:r>
      <w:proofErr w:type="spellStart"/>
      <w:r w:rsidRPr="00EA16EA">
        <w:rPr>
          <w:rFonts w:ascii="Segoe UI" w:hAnsi="Segoe UI" w:cs="Segoe UI"/>
          <w:color w:val="000000"/>
          <w:lang w:val="en-US"/>
        </w:rPr>
        <w:t>EntityManager</w:t>
      </w:r>
      <w:proofErr w:type="spellEnd"/>
      <w:r w:rsidRPr="00EA16EA">
        <w:rPr>
          <w:rFonts w:ascii="Segoe UI" w:hAnsi="Segoe UI" w:cs="Segoe UI"/>
          <w:color w:val="000000"/>
          <w:lang w:val="en-US"/>
        </w:rPr>
        <w:t xml:space="preserve"> instances manage it. The set of entity classes represents the data contained within a single data store.</w:t>
      </w:r>
    </w:p>
    <w:p w14:paraId="4122B26C" w14:textId="77777777" w:rsidR="00EA16EA" w:rsidRDefault="00EA16EA" w:rsidP="00EA16EA">
      <w:pPr>
        <w:numPr>
          <w:ilvl w:val="0"/>
          <w:numId w:val="69"/>
        </w:numPr>
        <w:shd w:val="clear" w:color="auto" w:fill="FFFFFF"/>
        <w:spacing w:before="60" w:after="100" w:afterAutospacing="1" w:line="375" w:lineRule="atLeast"/>
        <w:jc w:val="both"/>
        <w:rPr>
          <w:rFonts w:ascii="Segoe UI" w:hAnsi="Segoe UI" w:cs="Segoe UI"/>
          <w:color w:val="000000"/>
        </w:rPr>
      </w:pPr>
      <w:proofErr w:type="spellStart"/>
      <w:r w:rsidRPr="00EA16EA">
        <w:rPr>
          <w:rStyle w:val="a4"/>
          <w:rFonts w:ascii="Segoe UI" w:hAnsi="Segoe UI" w:cs="Segoe UI"/>
          <w:color w:val="000000"/>
          <w:lang w:val="en-US"/>
        </w:rPr>
        <w:t>EntityTransaction</w:t>
      </w:r>
      <w:proofErr w:type="spellEnd"/>
      <w:r w:rsidRPr="00EA16EA">
        <w:rPr>
          <w:rStyle w:val="a4"/>
          <w:rFonts w:ascii="Segoe UI" w:hAnsi="Segoe UI" w:cs="Segoe UI"/>
          <w:color w:val="000000"/>
          <w:lang w:val="en-US"/>
        </w:rPr>
        <w:t>:</w:t>
      </w:r>
      <w:r w:rsidRPr="00EA16EA">
        <w:rPr>
          <w:rFonts w:ascii="Segoe UI" w:hAnsi="Segoe UI" w:cs="Segoe UI"/>
          <w:color w:val="000000"/>
          <w:lang w:val="en-US"/>
        </w:rPr>
        <w:t> It has a </w:t>
      </w:r>
      <w:r w:rsidRPr="00EA16EA">
        <w:rPr>
          <w:rStyle w:val="a4"/>
          <w:rFonts w:ascii="Segoe UI" w:hAnsi="Segoe UI" w:cs="Segoe UI"/>
          <w:color w:val="000000"/>
          <w:lang w:val="en-US"/>
        </w:rPr>
        <w:t>one-to-one</w:t>
      </w:r>
      <w:r w:rsidRPr="00EA16EA">
        <w:rPr>
          <w:rFonts w:ascii="Segoe UI" w:hAnsi="Segoe UI" w:cs="Segoe UI"/>
          <w:color w:val="000000"/>
          <w:lang w:val="en-US"/>
        </w:rPr>
        <w:t xml:space="preserve"> relationship with the </w:t>
      </w:r>
      <w:proofErr w:type="spellStart"/>
      <w:r w:rsidRPr="00EA16EA">
        <w:rPr>
          <w:rFonts w:ascii="Segoe UI" w:hAnsi="Segoe UI" w:cs="Segoe UI"/>
          <w:color w:val="000000"/>
          <w:lang w:val="en-US"/>
        </w:rPr>
        <w:t>EntityManager</w:t>
      </w:r>
      <w:proofErr w:type="spellEnd"/>
      <w:r w:rsidRPr="00EA16EA">
        <w:rPr>
          <w:rFonts w:ascii="Segoe UI" w:hAnsi="Segoe UI" w:cs="Segoe UI"/>
          <w:color w:val="000000"/>
          <w:lang w:val="en-US"/>
        </w:rPr>
        <w:t xml:space="preserve"> class. </w:t>
      </w:r>
      <w:r>
        <w:rPr>
          <w:rFonts w:ascii="Segoe UI" w:hAnsi="Segoe UI" w:cs="Segoe UI"/>
          <w:color w:val="000000"/>
        </w:rPr>
        <w:t xml:space="preserve">For </w:t>
      </w:r>
      <w:proofErr w:type="spellStart"/>
      <w:r>
        <w:rPr>
          <w:rFonts w:ascii="Segoe UI" w:hAnsi="Segoe UI" w:cs="Segoe UI"/>
          <w:color w:val="000000"/>
        </w:rPr>
        <w:t>each</w:t>
      </w:r>
      <w:proofErr w:type="spellEnd"/>
      <w:r>
        <w:rPr>
          <w:rFonts w:ascii="Segoe UI" w:hAnsi="Segoe UI" w:cs="Segoe UI"/>
          <w:color w:val="000000"/>
        </w:rPr>
        <w:t xml:space="preserve"> </w:t>
      </w:r>
      <w:proofErr w:type="spellStart"/>
      <w:r>
        <w:rPr>
          <w:rFonts w:ascii="Segoe UI" w:hAnsi="Segoe UI" w:cs="Segoe UI"/>
          <w:color w:val="000000"/>
        </w:rPr>
        <w:t>EntityManager</w:t>
      </w:r>
      <w:proofErr w:type="spellEnd"/>
      <w:r>
        <w:rPr>
          <w:rFonts w:ascii="Segoe UI" w:hAnsi="Segoe UI" w:cs="Segoe UI"/>
          <w:color w:val="000000"/>
        </w:rPr>
        <w:t xml:space="preserve">, </w:t>
      </w:r>
      <w:proofErr w:type="spellStart"/>
      <w:r>
        <w:rPr>
          <w:rFonts w:ascii="Segoe UI" w:hAnsi="Segoe UI" w:cs="Segoe UI"/>
          <w:color w:val="000000"/>
        </w:rPr>
        <w:t>operations</w:t>
      </w:r>
      <w:proofErr w:type="spellEnd"/>
      <w:r>
        <w:rPr>
          <w:rFonts w:ascii="Segoe UI" w:hAnsi="Segoe UI" w:cs="Segoe UI"/>
          <w:color w:val="000000"/>
        </w:rPr>
        <w:t xml:space="preserve"> </w:t>
      </w:r>
      <w:proofErr w:type="spellStart"/>
      <w:r>
        <w:rPr>
          <w:rFonts w:ascii="Segoe UI" w:hAnsi="Segoe UI" w:cs="Segoe UI"/>
          <w:color w:val="000000"/>
        </w:rPr>
        <w:t>are</w:t>
      </w:r>
      <w:proofErr w:type="spellEnd"/>
      <w:r>
        <w:rPr>
          <w:rFonts w:ascii="Segoe UI" w:hAnsi="Segoe UI" w:cs="Segoe UI"/>
          <w:color w:val="000000"/>
        </w:rPr>
        <w:t xml:space="preserve"> </w:t>
      </w:r>
      <w:proofErr w:type="spellStart"/>
      <w:r>
        <w:rPr>
          <w:rFonts w:ascii="Segoe UI" w:hAnsi="Segoe UI" w:cs="Segoe UI"/>
          <w:color w:val="000000"/>
        </w:rPr>
        <w:t>maintained</w:t>
      </w:r>
      <w:proofErr w:type="spellEnd"/>
      <w:r>
        <w:rPr>
          <w:rFonts w:ascii="Segoe UI" w:hAnsi="Segoe UI" w:cs="Segoe UI"/>
          <w:color w:val="000000"/>
        </w:rPr>
        <w:t xml:space="preserve"> </w:t>
      </w:r>
      <w:proofErr w:type="spellStart"/>
      <w:r>
        <w:rPr>
          <w:rFonts w:ascii="Segoe UI" w:hAnsi="Segoe UI" w:cs="Segoe UI"/>
          <w:color w:val="000000"/>
        </w:rPr>
        <w:t>by</w:t>
      </w:r>
      <w:proofErr w:type="spellEnd"/>
      <w:r>
        <w:rPr>
          <w:rFonts w:ascii="Segoe UI" w:hAnsi="Segoe UI" w:cs="Segoe UI"/>
          <w:color w:val="000000"/>
        </w:rPr>
        <w:t xml:space="preserve"> </w:t>
      </w:r>
      <w:proofErr w:type="spellStart"/>
      <w:r>
        <w:rPr>
          <w:rFonts w:ascii="Segoe UI" w:hAnsi="Segoe UI" w:cs="Segoe UI"/>
          <w:color w:val="000000"/>
        </w:rPr>
        <w:t>EntityTransaction</w:t>
      </w:r>
      <w:proofErr w:type="spellEnd"/>
      <w:r>
        <w:rPr>
          <w:rFonts w:ascii="Segoe UI" w:hAnsi="Segoe UI" w:cs="Segoe UI"/>
          <w:color w:val="000000"/>
        </w:rPr>
        <w:t xml:space="preserve"> </w:t>
      </w:r>
      <w:proofErr w:type="spellStart"/>
      <w:r>
        <w:rPr>
          <w:rFonts w:ascii="Segoe UI" w:hAnsi="Segoe UI" w:cs="Segoe UI"/>
          <w:color w:val="000000"/>
        </w:rPr>
        <w:t>class</w:t>
      </w:r>
      <w:proofErr w:type="spellEnd"/>
      <w:r>
        <w:rPr>
          <w:rFonts w:ascii="Segoe UI" w:hAnsi="Segoe UI" w:cs="Segoe UI"/>
          <w:color w:val="000000"/>
        </w:rPr>
        <w:t>.</w:t>
      </w:r>
    </w:p>
    <w:p w14:paraId="6B23A669" w14:textId="77777777" w:rsidR="00EA16EA" w:rsidRPr="00EA16EA" w:rsidRDefault="00EA16EA" w:rsidP="00EA16EA">
      <w:pPr>
        <w:numPr>
          <w:ilvl w:val="0"/>
          <w:numId w:val="69"/>
        </w:numPr>
        <w:shd w:val="clear" w:color="auto" w:fill="FFFFFF"/>
        <w:spacing w:before="60" w:after="100" w:afterAutospacing="1" w:line="375" w:lineRule="atLeast"/>
        <w:jc w:val="both"/>
        <w:rPr>
          <w:rFonts w:ascii="Segoe UI" w:hAnsi="Segoe UI" w:cs="Segoe UI"/>
          <w:color w:val="000000"/>
          <w:lang w:val="en-US"/>
        </w:rPr>
      </w:pPr>
      <w:r w:rsidRPr="00EA16EA">
        <w:rPr>
          <w:rStyle w:val="a4"/>
          <w:rFonts w:ascii="Segoe UI" w:hAnsi="Segoe UI" w:cs="Segoe UI"/>
          <w:color w:val="000000"/>
          <w:lang w:val="en-US"/>
        </w:rPr>
        <w:t>Query:</w:t>
      </w:r>
      <w:r w:rsidRPr="00EA16EA">
        <w:rPr>
          <w:rFonts w:ascii="Segoe UI" w:hAnsi="Segoe UI" w:cs="Segoe UI"/>
          <w:color w:val="000000"/>
          <w:lang w:val="en-US"/>
        </w:rPr>
        <w:t> It is an interface that is implemented by each JPA vendor to obtain relation objects that meet the criteria.</w:t>
      </w:r>
    </w:p>
    <w:p w14:paraId="51B3E76E" w14:textId="59D73BD7" w:rsidR="00EA16EA" w:rsidRDefault="00EA16EA" w:rsidP="00EA16EA">
      <w:pPr>
        <w:spacing w:after="0" w:line="240" w:lineRule="auto"/>
        <w:rPr>
          <w:rFonts w:ascii="Times New Roman" w:hAnsi="Times New Roman" w:cs="Times New Roman"/>
        </w:rPr>
      </w:pPr>
      <w:r>
        <w:rPr>
          <w:noProof/>
        </w:rPr>
        <w:lastRenderedPageBreak/>
        <w:drawing>
          <wp:inline distT="0" distB="0" distL="0" distR="0" wp14:anchorId="0259F3F6" wp14:editId="528BD780">
            <wp:extent cx="5715000" cy="3810000"/>
            <wp:effectExtent l="0" t="0" r="0" b="0"/>
            <wp:docPr id="40" name="Рисунок 40" descr="Spring Boot jp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Spring Boot jpa"/>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715000" cy="3810000"/>
                    </a:xfrm>
                    <a:prstGeom prst="rect">
                      <a:avLst/>
                    </a:prstGeom>
                    <a:noFill/>
                    <a:ln>
                      <a:noFill/>
                    </a:ln>
                  </pic:spPr>
                </pic:pic>
              </a:graphicData>
            </a:graphic>
          </wp:inline>
        </w:drawing>
      </w:r>
    </w:p>
    <w:p w14:paraId="7DC24657" w14:textId="77777777" w:rsidR="00EA16EA" w:rsidRPr="00EA16EA" w:rsidRDefault="00EA16EA" w:rsidP="00EA16EA">
      <w:pPr>
        <w:pStyle w:val="2"/>
        <w:shd w:val="clear" w:color="auto" w:fill="FFFFFF"/>
        <w:spacing w:line="312" w:lineRule="atLeast"/>
        <w:jc w:val="both"/>
        <w:rPr>
          <w:rFonts w:ascii="Helvetica" w:hAnsi="Helvetica"/>
          <w:b w:val="0"/>
          <w:bCs w:val="0"/>
          <w:color w:val="610B4B"/>
          <w:sz w:val="32"/>
          <w:szCs w:val="32"/>
          <w:lang w:val="en-US"/>
        </w:rPr>
      </w:pPr>
      <w:r w:rsidRPr="00EA16EA">
        <w:rPr>
          <w:rFonts w:ascii="Helvetica" w:hAnsi="Helvetica"/>
          <w:b w:val="0"/>
          <w:bCs w:val="0"/>
          <w:color w:val="610B4B"/>
          <w:sz w:val="32"/>
          <w:szCs w:val="32"/>
          <w:lang w:val="en-US"/>
        </w:rPr>
        <w:t>JPA Class Relationships</w:t>
      </w:r>
    </w:p>
    <w:p w14:paraId="21118094" w14:textId="77777777" w:rsidR="00EA16EA" w:rsidRPr="00EA16EA" w:rsidRDefault="00EA16EA" w:rsidP="00EA16EA">
      <w:pPr>
        <w:pStyle w:val="a3"/>
        <w:shd w:val="clear" w:color="auto" w:fill="FFFFFF"/>
        <w:jc w:val="both"/>
        <w:rPr>
          <w:rFonts w:ascii="Segoe UI" w:hAnsi="Segoe UI" w:cs="Segoe UI"/>
          <w:color w:val="333333"/>
          <w:lang w:val="en-US"/>
        </w:rPr>
      </w:pPr>
      <w:r w:rsidRPr="00EA16EA">
        <w:rPr>
          <w:rFonts w:ascii="Segoe UI" w:hAnsi="Segoe UI" w:cs="Segoe UI"/>
          <w:color w:val="333333"/>
          <w:lang w:val="en-US"/>
        </w:rPr>
        <w:t>The classes and interfaces that we have discussed above maintain a relationship. The following figure shows the relationship between classes and interfaces.</w:t>
      </w:r>
    </w:p>
    <w:p w14:paraId="377E62BE" w14:textId="742A6C7E" w:rsidR="00EA16EA" w:rsidRDefault="00EA16EA" w:rsidP="00EA16EA">
      <w:pPr>
        <w:rPr>
          <w:rFonts w:ascii="Times New Roman" w:hAnsi="Times New Roman" w:cs="Times New Roman"/>
        </w:rPr>
      </w:pPr>
      <w:r>
        <w:rPr>
          <w:noProof/>
        </w:rPr>
        <w:drawing>
          <wp:inline distT="0" distB="0" distL="0" distR="0" wp14:anchorId="4FF0D824" wp14:editId="315DBD0D">
            <wp:extent cx="4762500" cy="3810000"/>
            <wp:effectExtent l="0" t="0" r="0" b="0"/>
            <wp:docPr id="39" name="Рисунок 39" descr="Spring Boot jp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Spring Boot jpa"/>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762500" cy="3810000"/>
                    </a:xfrm>
                    <a:prstGeom prst="rect">
                      <a:avLst/>
                    </a:prstGeom>
                    <a:noFill/>
                    <a:ln>
                      <a:noFill/>
                    </a:ln>
                  </pic:spPr>
                </pic:pic>
              </a:graphicData>
            </a:graphic>
          </wp:inline>
        </w:drawing>
      </w:r>
    </w:p>
    <w:p w14:paraId="069ED69D" w14:textId="77777777" w:rsidR="00EA16EA" w:rsidRDefault="00EA16EA" w:rsidP="00EA16EA">
      <w:pPr>
        <w:numPr>
          <w:ilvl w:val="0"/>
          <w:numId w:val="70"/>
        </w:numPr>
        <w:shd w:val="clear" w:color="auto" w:fill="FFFFFF"/>
        <w:spacing w:before="60" w:after="100" w:afterAutospacing="1" w:line="375" w:lineRule="atLeast"/>
        <w:jc w:val="both"/>
        <w:rPr>
          <w:rFonts w:ascii="Segoe UI" w:hAnsi="Segoe UI" w:cs="Segoe UI"/>
          <w:color w:val="000000"/>
        </w:rPr>
      </w:pPr>
      <w:r w:rsidRPr="00EA16EA">
        <w:rPr>
          <w:rFonts w:ascii="Segoe UI" w:hAnsi="Segoe UI" w:cs="Segoe UI"/>
          <w:color w:val="000000"/>
          <w:lang w:val="en-US"/>
        </w:rPr>
        <w:lastRenderedPageBreak/>
        <w:t xml:space="preserve">The relationship between </w:t>
      </w:r>
      <w:proofErr w:type="spellStart"/>
      <w:r w:rsidRPr="00EA16EA">
        <w:rPr>
          <w:rFonts w:ascii="Segoe UI" w:hAnsi="Segoe UI" w:cs="Segoe UI"/>
          <w:color w:val="000000"/>
          <w:lang w:val="en-US"/>
        </w:rPr>
        <w:t>EntityManager</w:t>
      </w:r>
      <w:proofErr w:type="spellEnd"/>
      <w:r w:rsidRPr="00EA16EA">
        <w:rPr>
          <w:rFonts w:ascii="Segoe UI" w:hAnsi="Segoe UI" w:cs="Segoe UI"/>
          <w:color w:val="000000"/>
          <w:lang w:val="en-US"/>
        </w:rPr>
        <w:t xml:space="preserve"> and </w:t>
      </w:r>
      <w:proofErr w:type="spellStart"/>
      <w:r w:rsidRPr="00EA16EA">
        <w:rPr>
          <w:rFonts w:ascii="Segoe UI" w:hAnsi="Segoe UI" w:cs="Segoe UI"/>
          <w:color w:val="000000"/>
          <w:lang w:val="en-US"/>
        </w:rPr>
        <w:t>EntiyTransaction</w:t>
      </w:r>
      <w:proofErr w:type="spellEnd"/>
      <w:r w:rsidRPr="00EA16EA">
        <w:rPr>
          <w:rFonts w:ascii="Segoe UI" w:hAnsi="Segoe UI" w:cs="Segoe UI"/>
          <w:color w:val="000000"/>
          <w:lang w:val="en-US"/>
        </w:rPr>
        <w:t xml:space="preserve"> is </w:t>
      </w:r>
      <w:r w:rsidRPr="00EA16EA">
        <w:rPr>
          <w:rStyle w:val="a4"/>
          <w:rFonts w:ascii="Segoe UI" w:hAnsi="Segoe UI" w:cs="Segoe UI"/>
          <w:color w:val="000000"/>
          <w:lang w:val="en-US"/>
        </w:rPr>
        <w:t>one-to-one</w:t>
      </w:r>
      <w:r w:rsidRPr="00EA16EA">
        <w:rPr>
          <w:rFonts w:ascii="Segoe UI" w:hAnsi="Segoe UI" w:cs="Segoe UI"/>
          <w:color w:val="000000"/>
          <w:lang w:val="en-US"/>
        </w:rPr>
        <w:t xml:space="preserve">. </w:t>
      </w:r>
      <w:proofErr w:type="spellStart"/>
      <w:r>
        <w:rPr>
          <w:rFonts w:ascii="Segoe UI" w:hAnsi="Segoe UI" w:cs="Segoe UI"/>
          <w:color w:val="000000"/>
        </w:rPr>
        <w:t>There</w:t>
      </w:r>
      <w:proofErr w:type="spellEnd"/>
      <w:r>
        <w:rPr>
          <w:rFonts w:ascii="Segoe UI" w:hAnsi="Segoe UI" w:cs="Segoe UI"/>
          <w:color w:val="000000"/>
        </w:rPr>
        <w:t xml:space="preserve"> </w:t>
      </w:r>
      <w:proofErr w:type="spellStart"/>
      <w:r>
        <w:rPr>
          <w:rFonts w:ascii="Segoe UI" w:hAnsi="Segoe UI" w:cs="Segoe UI"/>
          <w:color w:val="000000"/>
        </w:rPr>
        <w:t>is</w:t>
      </w:r>
      <w:proofErr w:type="spellEnd"/>
      <w:r>
        <w:rPr>
          <w:rFonts w:ascii="Segoe UI" w:hAnsi="Segoe UI" w:cs="Segoe UI"/>
          <w:color w:val="000000"/>
        </w:rPr>
        <w:t xml:space="preserve"> </w:t>
      </w:r>
      <w:proofErr w:type="spellStart"/>
      <w:r>
        <w:rPr>
          <w:rFonts w:ascii="Segoe UI" w:hAnsi="Segoe UI" w:cs="Segoe UI"/>
          <w:color w:val="000000"/>
        </w:rPr>
        <w:t>an</w:t>
      </w:r>
      <w:proofErr w:type="spellEnd"/>
      <w:r>
        <w:rPr>
          <w:rFonts w:ascii="Segoe UI" w:hAnsi="Segoe UI" w:cs="Segoe UI"/>
          <w:color w:val="000000"/>
        </w:rPr>
        <w:t xml:space="preserve"> </w:t>
      </w:r>
      <w:proofErr w:type="spellStart"/>
      <w:r>
        <w:rPr>
          <w:rFonts w:ascii="Segoe UI" w:hAnsi="Segoe UI" w:cs="Segoe UI"/>
          <w:color w:val="000000"/>
        </w:rPr>
        <w:t>EntityTransaction</w:t>
      </w:r>
      <w:proofErr w:type="spellEnd"/>
      <w:r>
        <w:rPr>
          <w:rFonts w:ascii="Segoe UI" w:hAnsi="Segoe UI" w:cs="Segoe UI"/>
          <w:color w:val="000000"/>
        </w:rPr>
        <w:t xml:space="preserve"> </w:t>
      </w:r>
      <w:proofErr w:type="spellStart"/>
      <w:r>
        <w:rPr>
          <w:rFonts w:ascii="Segoe UI" w:hAnsi="Segoe UI" w:cs="Segoe UI"/>
          <w:color w:val="000000"/>
        </w:rPr>
        <w:t>instance</w:t>
      </w:r>
      <w:proofErr w:type="spellEnd"/>
      <w:r>
        <w:rPr>
          <w:rFonts w:ascii="Segoe UI" w:hAnsi="Segoe UI" w:cs="Segoe UI"/>
          <w:color w:val="000000"/>
        </w:rPr>
        <w:t xml:space="preserve"> </w:t>
      </w:r>
      <w:proofErr w:type="spellStart"/>
      <w:r>
        <w:rPr>
          <w:rFonts w:ascii="Segoe UI" w:hAnsi="Segoe UI" w:cs="Segoe UI"/>
          <w:color w:val="000000"/>
        </w:rPr>
        <w:t>for</w:t>
      </w:r>
      <w:proofErr w:type="spellEnd"/>
      <w:r>
        <w:rPr>
          <w:rFonts w:ascii="Segoe UI" w:hAnsi="Segoe UI" w:cs="Segoe UI"/>
          <w:color w:val="000000"/>
        </w:rPr>
        <w:t xml:space="preserve"> </w:t>
      </w:r>
      <w:proofErr w:type="spellStart"/>
      <w:r>
        <w:rPr>
          <w:rFonts w:ascii="Segoe UI" w:hAnsi="Segoe UI" w:cs="Segoe UI"/>
          <w:color w:val="000000"/>
        </w:rPr>
        <w:t>each</w:t>
      </w:r>
      <w:proofErr w:type="spellEnd"/>
      <w:r>
        <w:rPr>
          <w:rFonts w:ascii="Segoe UI" w:hAnsi="Segoe UI" w:cs="Segoe UI"/>
          <w:color w:val="000000"/>
        </w:rPr>
        <w:t xml:space="preserve"> </w:t>
      </w:r>
      <w:proofErr w:type="spellStart"/>
      <w:r>
        <w:rPr>
          <w:rFonts w:ascii="Segoe UI" w:hAnsi="Segoe UI" w:cs="Segoe UI"/>
          <w:color w:val="000000"/>
        </w:rPr>
        <w:t>EntityManager</w:t>
      </w:r>
      <w:proofErr w:type="spellEnd"/>
      <w:r>
        <w:rPr>
          <w:rFonts w:ascii="Segoe UI" w:hAnsi="Segoe UI" w:cs="Segoe UI"/>
          <w:color w:val="000000"/>
        </w:rPr>
        <w:t xml:space="preserve"> </w:t>
      </w:r>
      <w:proofErr w:type="spellStart"/>
      <w:r>
        <w:rPr>
          <w:rFonts w:ascii="Segoe UI" w:hAnsi="Segoe UI" w:cs="Segoe UI"/>
          <w:color w:val="000000"/>
        </w:rPr>
        <w:t>operation</w:t>
      </w:r>
      <w:proofErr w:type="spellEnd"/>
      <w:r>
        <w:rPr>
          <w:rFonts w:ascii="Segoe UI" w:hAnsi="Segoe UI" w:cs="Segoe UI"/>
          <w:color w:val="000000"/>
        </w:rPr>
        <w:t>.</w:t>
      </w:r>
    </w:p>
    <w:p w14:paraId="169BF25F" w14:textId="77777777" w:rsidR="00EA16EA" w:rsidRDefault="00EA16EA" w:rsidP="00EA16EA">
      <w:pPr>
        <w:numPr>
          <w:ilvl w:val="0"/>
          <w:numId w:val="70"/>
        </w:numPr>
        <w:shd w:val="clear" w:color="auto" w:fill="FFFFFF"/>
        <w:spacing w:before="60" w:after="100" w:afterAutospacing="1" w:line="375" w:lineRule="atLeast"/>
        <w:jc w:val="both"/>
        <w:rPr>
          <w:rFonts w:ascii="Segoe UI" w:hAnsi="Segoe UI" w:cs="Segoe UI"/>
          <w:color w:val="000000"/>
        </w:rPr>
      </w:pPr>
      <w:r w:rsidRPr="00EA16EA">
        <w:rPr>
          <w:rFonts w:ascii="Segoe UI" w:hAnsi="Segoe UI" w:cs="Segoe UI"/>
          <w:color w:val="000000"/>
          <w:lang w:val="en-US"/>
        </w:rPr>
        <w:t xml:space="preserve">The relationship between </w:t>
      </w:r>
      <w:proofErr w:type="spellStart"/>
      <w:r w:rsidRPr="00EA16EA">
        <w:rPr>
          <w:rFonts w:ascii="Segoe UI" w:hAnsi="Segoe UI" w:cs="Segoe UI"/>
          <w:color w:val="000000"/>
          <w:lang w:val="en-US"/>
        </w:rPr>
        <w:t>EntityManageFactory</w:t>
      </w:r>
      <w:proofErr w:type="spellEnd"/>
      <w:r w:rsidRPr="00EA16EA">
        <w:rPr>
          <w:rFonts w:ascii="Segoe UI" w:hAnsi="Segoe UI" w:cs="Segoe UI"/>
          <w:color w:val="000000"/>
          <w:lang w:val="en-US"/>
        </w:rPr>
        <w:t xml:space="preserve"> and </w:t>
      </w:r>
      <w:proofErr w:type="spellStart"/>
      <w:r w:rsidRPr="00EA16EA">
        <w:rPr>
          <w:rFonts w:ascii="Segoe UI" w:hAnsi="Segoe UI" w:cs="Segoe UI"/>
          <w:color w:val="000000"/>
          <w:lang w:val="en-US"/>
        </w:rPr>
        <w:t>EntiyManager</w:t>
      </w:r>
      <w:proofErr w:type="spellEnd"/>
      <w:r w:rsidRPr="00EA16EA">
        <w:rPr>
          <w:rFonts w:ascii="Segoe UI" w:hAnsi="Segoe UI" w:cs="Segoe UI"/>
          <w:color w:val="000000"/>
          <w:lang w:val="en-US"/>
        </w:rPr>
        <w:t xml:space="preserve"> is </w:t>
      </w:r>
      <w:r w:rsidRPr="00EA16EA">
        <w:rPr>
          <w:rStyle w:val="a4"/>
          <w:rFonts w:ascii="Segoe UI" w:hAnsi="Segoe UI" w:cs="Segoe UI"/>
          <w:color w:val="000000"/>
          <w:lang w:val="en-US"/>
        </w:rPr>
        <w:t>one-to-many</w:t>
      </w:r>
      <w:r w:rsidRPr="00EA16EA">
        <w:rPr>
          <w:rFonts w:ascii="Segoe UI" w:hAnsi="Segoe UI" w:cs="Segoe UI"/>
          <w:color w:val="000000"/>
          <w:lang w:val="en-US"/>
        </w:rPr>
        <w:t xml:space="preserve">. </w:t>
      </w:r>
      <w:r>
        <w:rPr>
          <w:rFonts w:ascii="Segoe UI" w:hAnsi="Segoe UI" w:cs="Segoe UI"/>
          <w:color w:val="000000"/>
        </w:rPr>
        <w:t xml:space="preserve">It </w:t>
      </w:r>
      <w:proofErr w:type="spellStart"/>
      <w:r>
        <w:rPr>
          <w:rFonts w:ascii="Segoe UI" w:hAnsi="Segoe UI" w:cs="Segoe UI"/>
          <w:color w:val="000000"/>
        </w:rPr>
        <w:t>is</w:t>
      </w:r>
      <w:proofErr w:type="spellEnd"/>
      <w:r>
        <w:rPr>
          <w:rFonts w:ascii="Segoe UI" w:hAnsi="Segoe UI" w:cs="Segoe UI"/>
          <w:color w:val="000000"/>
        </w:rPr>
        <w:t xml:space="preserve"> a </w:t>
      </w:r>
      <w:proofErr w:type="spellStart"/>
      <w:r>
        <w:rPr>
          <w:rFonts w:ascii="Segoe UI" w:hAnsi="Segoe UI" w:cs="Segoe UI"/>
          <w:color w:val="000000"/>
        </w:rPr>
        <w:t>factory</w:t>
      </w:r>
      <w:proofErr w:type="spellEnd"/>
      <w:r>
        <w:rPr>
          <w:rFonts w:ascii="Segoe UI" w:hAnsi="Segoe UI" w:cs="Segoe UI"/>
          <w:color w:val="000000"/>
        </w:rPr>
        <w:t xml:space="preserve"> </w:t>
      </w:r>
      <w:proofErr w:type="spellStart"/>
      <w:r>
        <w:rPr>
          <w:rFonts w:ascii="Segoe UI" w:hAnsi="Segoe UI" w:cs="Segoe UI"/>
          <w:color w:val="000000"/>
        </w:rPr>
        <w:t>class</w:t>
      </w:r>
      <w:proofErr w:type="spellEnd"/>
      <w:r>
        <w:rPr>
          <w:rFonts w:ascii="Segoe UI" w:hAnsi="Segoe UI" w:cs="Segoe UI"/>
          <w:color w:val="000000"/>
        </w:rPr>
        <w:t xml:space="preserve"> </w:t>
      </w:r>
      <w:proofErr w:type="spellStart"/>
      <w:r>
        <w:rPr>
          <w:rFonts w:ascii="Segoe UI" w:hAnsi="Segoe UI" w:cs="Segoe UI"/>
          <w:color w:val="000000"/>
        </w:rPr>
        <w:t>to</w:t>
      </w:r>
      <w:proofErr w:type="spellEnd"/>
      <w:r>
        <w:rPr>
          <w:rFonts w:ascii="Segoe UI" w:hAnsi="Segoe UI" w:cs="Segoe UI"/>
          <w:color w:val="000000"/>
        </w:rPr>
        <w:t xml:space="preserve"> </w:t>
      </w:r>
      <w:proofErr w:type="spellStart"/>
      <w:r>
        <w:rPr>
          <w:rFonts w:ascii="Segoe UI" w:hAnsi="Segoe UI" w:cs="Segoe UI"/>
          <w:color w:val="000000"/>
        </w:rPr>
        <w:t>EntityManager</w:t>
      </w:r>
      <w:proofErr w:type="spellEnd"/>
      <w:r>
        <w:rPr>
          <w:rFonts w:ascii="Segoe UI" w:hAnsi="Segoe UI" w:cs="Segoe UI"/>
          <w:color w:val="000000"/>
        </w:rPr>
        <w:t xml:space="preserve"> </w:t>
      </w:r>
      <w:proofErr w:type="spellStart"/>
      <w:r>
        <w:rPr>
          <w:rFonts w:ascii="Segoe UI" w:hAnsi="Segoe UI" w:cs="Segoe UI"/>
          <w:color w:val="000000"/>
        </w:rPr>
        <w:t>instance</w:t>
      </w:r>
      <w:proofErr w:type="spellEnd"/>
      <w:r>
        <w:rPr>
          <w:rFonts w:ascii="Segoe UI" w:hAnsi="Segoe UI" w:cs="Segoe UI"/>
          <w:color w:val="000000"/>
        </w:rPr>
        <w:t>.</w:t>
      </w:r>
    </w:p>
    <w:p w14:paraId="77ADD5DD" w14:textId="77777777" w:rsidR="00EA16EA" w:rsidRPr="00EA16EA" w:rsidRDefault="00EA16EA" w:rsidP="00EA16EA">
      <w:pPr>
        <w:numPr>
          <w:ilvl w:val="0"/>
          <w:numId w:val="70"/>
        </w:numPr>
        <w:shd w:val="clear" w:color="auto" w:fill="FFFFFF"/>
        <w:spacing w:before="60" w:after="100" w:afterAutospacing="1" w:line="375" w:lineRule="atLeast"/>
        <w:jc w:val="both"/>
        <w:rPr>
          <w:rFonts w:ascii="Segoe UI" w:hAnsi="Segoe UI" w:cs="Segoe UI"/>
          <w:color w:val="000000"/>
          <w:lang w:val="en-US"/>
        </w:rPr>
      </w:pPr>
      <w:r w:rsidRPr="00EA16EA">
        <w:rPr>
          <w:rFonts w:ascii="Segoe UI" w:hAnsi="Segoe UI" w:cs="Segoe UI"/>
          <w:color w:val="000000"/>
          <w:lang w:val="en-US"/>
        </w:rPr>
        <w:t xml:space="preserve">The relationship between </w:t>
      </w:r>
      <w:proofErr w:type="spellStart"/>
      <w:r w:rsidRPr="00EA16EA">
        <w:rPr>
          <w:rFonts w:ascii="Segoe UI" w:hAnsi="Segoe UI" w:cs="Segoe UI"/>
          <w:color w:val="000000"/>
          <w:lang w:val="en-US"/>
        </w:rPr>
        <w:t>EntityManager</w:t>
      </w:r>
      <w:proofErr w:type="spellEnd"/>
      <w:r w:rsidRPr="00EA16EA">
        <w:rPr>
          <w:rFonts w:ascii="Segoe UI" w:hAnsi="Segoe UI" w:cs="Segoe UI"/>
          <w:color w:val="000000"/>
          <w:lang w:val="en-US"/>
        </w:rPr>
        <w:t xml:space="preserve"> and Query is </w:t>
      </w:r>
      <w:r w:rsidRPr="00EA16EA">
        <w:rPr>
          <w:rStyle w:val="a4"/>
          <w:rFonts w:ascii="Segoe UI" w:hAnsi="Segoe UI" w:cs="Segoe UI"/>
          <w:color w:val="000000"/>
          <w:lang w:val="en-US"/>
        </w:rPr>
        <w:t>one-to-many</w:t>
      </w:r>
      <w:r w:rsidRPr="00EA16EA">
        <w:rPr>
          <w:rFonts w:ascii="Segoe UI" w:hAnsi="Segoe UI" w:cs="Segoe UI"/>
          <w:color w:val="000000"/>
          <w:lang w:val="en-US"/>
        </w:rPr>
        <w:t xml:space="preserve">. We can execute any number of queries by using an instance of </w:t>
      </w:r>
      <w:proofErr w:type="spellStart"/>
      <w:r w:rsidRPr="00EA16EA">
        <w:rPr>
          <w:rFonts w:ascii="Segoe UI" w:hAnsi="Segoe UI" w:cs="Segoe UI"/>
          <w:color w:val="000000"/>
          <w:lang w:val="en-US"/>
        </w:rPr>
        <w:t>EntityManager</w:t>
      </w:r>
      <w:proofErr w:type="spellEnd"/>
      <w:r w:rsidRPr="00EA16EA">
        <w:rPr>
          <w:rFonts w:ascii="Segoe UI" w:hAnsi="Segoe UI" w:cs="Segoe UI"/>
          <w:color w:val="000000"/>
          <w:lang w:val="en-US"/>
        </w:rPr>
        <w:t xml:space="preserve"> class.</w:t>
      </w:r>
    </w:p>
    <w:p w14:paraId="62F277B1" w14:textId="77777777" w:rsidR="00EA16EA" w:rsidRDefault="00EA16EA" w:rsidP="00EA16EA">
      <w:pPr>
        <w:numPr>
          <w:ilvl w:val="0"/>
          <w:numId w:val="70"/>
        </w:numPr>
        <w:shd w:val="clear" w:color="auto" w:fill="FFFFFF"/>
        <w:spacing w:before="60" w:after="100" w:afterAutospacing="1" w:line="375" w:lineRule="atLeast"/>
        <w:jc w:val="both"/>
        <w:rPr>
          <w:rFonts w:ascii="Segoe UI" w:hAnsi="Segoe UI" w:cs="Segoe UI"/>
          <w:color w:val="000000"/>
        </w:rPr>
      </w:pPr>
      <w:r w:rsidRPr="00EA16EA">
        <w:rPr>
          <w:rFonts w:ascii="Segoe UI" w:hAnsi="Segoe UI" w:cs="Segoe UI"/>
          <w:color w:val="000000"/>
          <w:lang w:val="en-US"/>
        </w:rPr>
        <w:t xml:space="preserve">The relationship between </w:t>
      </w:r>
      <w:proofErr w:type="spellStart"/>
      <w:r w:rsidRPr="00EA16EA">
        <w:rPr>
          <w:rFonts w:ascii="Segoe UI" w:hAnsi="Segoe UI" w:cs="Segoe UI"/>
          <w:color w:val="000000"/>
          <w:lang w:val="en-US"/>
        </w:rPr>
        <w:t>EntityManager</w:t>
      </w:r>
      <w:proofErr w:type="spellEnd"/>
      <w:r w:rsidRPr="00EA16EA">
        <w:rPr>
          <w:rFonts w:ascii="Segoe UI" w:hAnsi="Segoe UI" w:cs="Segoe UI"/>
          <w:color w:val="000000"/>
          <w:lang w:val="en-US"/>
        </w:rPr>
        <w:t xml:space="preserve"> and Entity is </w:t>
      </w:r>
      <w:r w:rsidRPr="00EA16EA">
        <w:rPr>
          <w:rStyle w:val="a4"/>
          <w:rFonts w:ascii="Segoe UI" w:hAnsi="Segoe UI" w:cs="Segoe UI"/>
          <w:color w:val="000000"/>
          <w:lang w:val="en-US"/>
        </w:rPr>
        <w:t>one-to-many</w:t>
      </w:r>
      <w:r w:rsidRPr="00EA16EA">
        <w:rPr>
          <w:rFonts w:ascii="Segoe UI" w:hAnsi="Segoe UI" w:cs="Segoe UI"/>
          <w:color w:val="000000"/>
          <w:lang w:val="en-US"/>
        </w:rPr>
        <w:t xml:space="preserve">. </w:t>
      </w:r>
      <w:proofErr w:type="spellStart"/>
      <w:r>
        <w:rPr>
          <w:rFonts w:ascii="Segoe UI" w:hAnsi="Segoe UI" w:cs="Segoe UI"/>
          <w:color w:val="000000"/>
        </w:rPr>
        <w:t>An</w:t>
      </w:r>
      <w:proofErr w:type="spellEnd"/>
      <w:r>
        <w:rPr>
          <w:rFonts w:ascii="Segoe UI" w:hAnsi="Segoe UI" w:cs="Segoe UI"/>
          <w:color w:val="000000"/>
        </w:rPr>
        <w:t xml:space="preserve"> </w:t>
      </w:r>
      <w:proofErr w:type="spellStart"/>
      <w:r>
        <w:rPr>
          <w:rFonts w:ascii="Segoe UI" w:hAnsi="Segoe UI" w:cs="Segoe UI"/>
          <w:color w:val="000000"/>
        </w:rPr>
        <w:t>EntityManager</w:t>
      </w:r>
      <w:proofErr w:type="spellEnd"/>
      <w:r>
        <w:rPr>
          <w:rFonts w:ascii="Segoe UI" w:hAnsi="Segoe UI" w:cs="Segoe UI"/>
          <w:color w:val="000000"/>
        </w:rPr>
        <w:t xml:space="preserve"> </w:t>
      </w:r>
      <w:proofErr w:type="spellStart"/>
      <w:r>
        <w:rPr>
          <w:rFonts w:ascii="Segoe UI" w:hAnsi="Segoe UI" w:cs="Segoe UI"/>
          <w:color w:val="000000"/>
        </w:rPr>
        <w:t>instance</w:t>
      </w:r>
      <w:proofErr w:type="spellEnd"/>
      <w:r>
        <w:rPr>
          <w:rFonts w:ascii="Segoe UI" w:hAnsi="Segoe UI" w:cs="Segoe UI"/>
          <w:color w:val="000000"/>
        </w:rPr>
        <w:t xml:space="preserve"> </w:t>
      </w:r>
      <w:proofErr w:type="spellStart"/>
      <w:r>
        <w:rPr>
          <w:rFonts w:ascii="Segoe UI" w:hAnsi="Segoe UI" w:cs="Segoe UI"/>
          <w:color w:val="000000"/>
        </w:rPr>
        <w:t>can</w:t>
      </w:r>
      <w:proofErr w:type="spellEnd"/>
      <w:r>
        <w:rPr>
          <w:rFonts w:ascii="Segoe UI" w:hAnsi="Segoe UI" w:cs="Segoe UI"/>
          <w:color w:val="000000"/>
        </w:rPr>
        <w:t xml:space="preserve"> </w:t>
      </w:r>
      <w:proofErr w:type="spellStart"/>
      <w:r>
        <w:rPr>
          <w:rFonts w:ascii="Segoe UI" w:hAnsi="Segoe UI" w:cs="Segoe UI"/>
          <w:color w:val="000000"/>
        </w:rPr>
        <w:t>manage</w:t>
      </w:r>
      <w:proofErr w:type="spellEnd"/>
      <w:r>
        <w:rPr>
          <w:rFonts w:ascii="Segoe UI" w:hAnsi="Segoe UI" w:cs="Segoe UI"/>
          <w:color w:val="000000"/>
        </w:rPr>
        <w:t xml:space="preserve"> </w:t>
      </w:r>
      <w:proofErr w:type="spellStart"/>
      <w:r>
        <w:rPr>
          <w:rFonts w:ascii="Segoe UI" w:hAnsi="Segoe UI" w:cs="Segoe UI"/>
          <w:color w:val="000000"/>
        </w:rPr>
        <w:t>multiple</w:t>
      </w:r>
      <w:proofErr w:type="spellEnd"/>
      <w:r>
        <w:rPr>
          <w:rFonts w:ascii="Segoe UI" w:hAnsi="Segoe UI" w:cs="Segoe UI"/>
          <w:color w:val="000000"/>
        </w:rPr>
        <w:t xml:space="preserve"> </w:t>
      </w:r>
      <w:proofErr w:type="spellStart"/>
      <w:r>
        <w:rPr>
          <w:rFonts w:ascii="Segoe UI" w:hAnsi="Segoe UI" w:cs="Segoe UI"/>
          <w:color w:val="000000"/>
        </w:rPr>
        <w:t>Entities</w:t>
      </w:r>
      <w:proofErr w:type="spellEnd"/>
      <w:r>
        <w:rPr>
          <w:rFonts w:ascii="Segoe UI" w:hAnsi="Segoe UI" w:cs="Segoe UI"/>
          <w:color w:val="000000"/>
        </w:rPr>
        <w:t>.</w:t>
      </w:r>
    </w:p>
    <w:p w14:paraId="0AE6BD9C" w14:textId="77777777" w:rsidR="00EA16EA" w:rsidRDefault="00EA16EA" w:rsidP="00EA16EA">
      <w:pPr>
        <w:pStyle w:val="2"/>
        <w:shd w:val="clear" w:color="auto" w:fill="FFFFFF"/>
        <w:spacing w:line="312" w:lineRule="atLeast"/>
        <w:jc w:val="both"/>
        <w:rPr>
          <w:rFonts w:ascii="Helvetica" w:hAnsi="Helvetica"/>
          <w:b w:val="0"/>
          <w:bCs w:val="0"/>
          <w:color w:val="610B4B"/>
          <w:sz w:val="32"/>
          <w:szCs w:val="32"/>
        </w:rPr>
      </w:pPr>
      <w:r>
        <w:rPr>
          <w:rFonts w:ascii="Helvetica" w:hAnsi="Helvetica"/>
          <w:b w:val="0"/>
          <w:bCs w:val="0"/>
          <w:color w:val="610B4B"/>
          <w:sz w:val="32"/>
          <w:szCs w:val="32"/>
        </w:rPr>
        <w:t xml:space="preserve">JPA </w:t>
      </w:r>
      <w:proofErr w:type="spellStart"/>
      <w:r>
        <w:rPr>
          <w:rFonts w:ascii="Helvetica" w:hAnsi="Helvetica"/>
          <w:b w:val="0"/>
          <w:bCs w:val="0"/>
          <w:color w:val="610B4B"/>
          <w:sz w:val="32"/>
          <w:szCs w:val="32"/>
        </w:rPr>
        <w:t>Implementations</w:t>
      </w:r>
      <w:proofErr w:type="spellEnd"/>
    </w:p>
    <w:p w14:paraId="5104CA42" w14:textId="77777777" w:rsidR="00EA16EA" w:rsidRPr="00EA16EA" w:rsidRDefault="00EA16EA" w:rsidP="00EA16EA">
      <w:pPr>
        <w:pStyle w:val="a3"/>
        <w:shd w:val="clear" w:color="auto" w:fill="FFFFFF"/>
        <w:jc w:val="both"/>
        <w:rPr>
          <w:rFonts w:ascii="Segoe UI" w:hAnsi="Segoe UI" w:cs="Segoe UI"/>
          <w:color w:val="333333"/>
          <w:lang w:val="en-US"/>
        </w:rPr>
      </w:pPr>
      <w:r w:rsidRPr="00EA16EA">
        <w:rPr>
          <w:rFonts w:ascii="Segoe UI" w:hAnsi="Segoe UI" w:cs="Segoe UI"/>
          <w:color w:val="333333"/>
          <w:lang w:val="en-US"/>
        </w:rPr>
        <w:t>JPA is an open-source API. There is various enterprises vendor such as Eclipse, RedHat, Oracle, etc. that provides new products by adding the JPA in them. There are some popular JPA implementations frameworks such as </w:t>
      </w:r>
      <w:r w:rsidRPr="00EA16EA">
        <w:rPr>
          <w:rStyle w:val="a4"/>
          <w:rFonts w:ascii="Segoe UI" w:eastAsiaTheme="majorEastAsia" w:hAnsi="Segoe UI" w:cs="Segoe UI"/>
          <w:color w:val="333333"/>
          <w:lang w:val="en-US"/>
        </w:rPr>
        <w:t xml:space="preserve">Hibernate, </w:t>
      </w:r>
      <w:proofErr w:type="spellStart"/>
      <w:r w:rsidRPr="00EA16EA">
        <w:rPr>
          <w:rStyle w:val="a4"/>
          <w:rFonts w:ascii="Segoe UI" w:eastAsiaTheme="majorEastAsia" w:hAnsi="Segoe UI" w:cs="Segoe UI"/>
          <w:color w:val="333333"/>
          <w:lang w:val="en-US"/>
        </w:rPr>
        <w:t>EclipseLink</w:t>
      </w:r>
      <w:proofErr w:type="spellEnd"/>
      <w:r w:rsidRPr="00EA16EA">
        <w:rPr>
          <w:rStyle w:val="a4"/>
          <w:rFonts w:ascii="Segoe UI" w:eastAsiaTheme="majorEastAsia" w:hAnsi="Segoe UI" w:cs="Segoe UI"/>
          <w:color w:val="333333"/>
          <w:lang w:val="en-US"/>
        </w:rPr>
        <w:t xml:space="preserve">, </w:t>
      </w:r>
      <w:proofErr w:type="spellStart"/>
      <w:r w:rsidRPr="00EA16EA">
        <w:rPr>
          <w:rStyle w:val="a4"/>
          <w:rFonts w:ascii="Segoe UI" w:eastAsiaTheme="majorEastAsia" w:hAnsi="Segoe UI" w:cs="Segoe UI"/>
          <w:color w:val="333333"/>
          <w:lang w:val="en-US"/>
        </w:rPr>
        <w:t>DataNucleus</w:t>
      </w:r>
      <w:proofErr w:type="spellEnd"/>
      <w:r w:rsidRPr="00EA16EA">
        <w:rPr>
          <w:rStyle w:val="a4"/>
          <w:rFonts w:ascii="Segoe UI" w:eastAsiaTheme="majorEastAsia" w:hAnsi="Segoe UI" w:cs="Segoe UI"/>
          <w:color w:val="333333"/>
          <w:lang w:val="en-US"/>
        </w:rPr>
        <w:t>,</w:t>
      </w:r>
      <w:r w:rsidRPr="00EA16EA">
        <w:rPr>
          <w:rFonts w:ascii="Segoe UI" w:hAnsi="Segoe UI" w:cs="Segoe UI"/>
          <w:color w:val="333333"/>
          <w:lang w:val="en-US"/>
        </w:rPr>
        <w:t> etc. It is also known as </w:t>
      </w:r>
      <w:r w:rsidRPr="00EA16EA">
        <w:rPr>
          <w:rStyle w:val="a4"/>
          <w:rFonts w:ascii="Segoe UI" w:eastAsiaTheme="majorEastAsia" w:hAnsi="Segoe UI" w:cs="Segoe UI"/>
          <w:color w:val="333333"/>
          <w:lang w:val="en-US"/>
        </w:rPr>
        <w:t>Object-Relation Mapping</w:t>
      </w:r>
      <w:r w:rsidRPr="00EA16EA">
        <w:rPr>
          <w:rFonts w:ascii="Segoe UI" w:hAnsi="Segoe UI" w:cs="Segoe UI"/>
          <w:color w:val="333333"/>
          <w:lang w:val="en-US"/>
        </w:rPr>
        <w:t> (ORM) tool.</w:t>
      </w:r>
    </w:p>
    <w:p w14:paraId="3FD035D8" w14:textId="77777777" w:rsidR="00EA16EA" w:rsidRPr="00EA16EA" w:rsidRDefault="00EA16EA" w:rsidP="00EA16EA">
      <w:pPr>
        <w:pStyle w:val="2"/>
        <w:shd w:val="clear" w:color="auto" w:fill="FFFFFF"/>
        <w:spacing w:line="312" w:lineRule="atLeast"/>
        <w:jc w:val="both"/>
        <w:rPr>
          <w:rFonts w:ascii="Helvetica" w:hAnsi="Helvetica"/>
          <w:b w:val="0"/>
          <w:bCs w:val="0"/>
          <w:color w:val="610B4B"/>
          <w:sz w:val="32"/>
          <w:szCs w:val="32"/>
          <w:lang w:val="en-US"/>
        </w:rPr>
      </w:pPr>
      <w:r w:rsidRPr="00EA16EA">
        <w:rPr>
          <w:rFonts w:ascii="Helvetica" w:hAnsi="Helvetica"/>
          <w:b w:val="0"/>
          <w:bCs w:val="0"/>
          <w:color w:val="610B4B"/>
          <w:sz w:val="32"/>
          <w:szCs w:val="32"/>
          <w:lang w:val="en-US"/>
        </w:rPr>
        <w:t>Object-Relation Mapping (ORM)</w:t>
      </w:r>
    </w:p>
    <w:p w14:paraId="31AE8094" w14:textId="77777777" w:rsidR="00EA16EA" w:rsidRPr="00EA16EA" w:rsidRDefault="00EA16EA" w:rsidP="00EA16EA">
      <w:pPr>
        <w:pStyle w:val="a3"/>
        <w:shd w:val="clear" w:color="auto" w:fill="FFFFFF"/>
        <w:jc w:val="both"/>
        <w:rPr>
          <w:rFonts w:ascii="Segoe UI" w:hAnsi="Segoe UI" w:cs="Segoe UI"/>
          <w:color w:val="333333"/>
          <w:lang w:val="en-US"/>
        </w:rPr>
      </w:pPr>
      <w:r w:rsidRPr="00EA16EA">
        <w:rPr>
          <w:rFonts w:ascii="Segoe UI" w:hAnsi="Segoe UI" w:cs="Segoe UI"/>
          <w:color w:val="333333"/>
          <w:lang w:val="en-US"/>
        </w:rPr>
        <w:t>In ORM, the mapping of Java objects to database tables, and vice-versa is called </w:t>
      </w:r>
      <w:r w:rsidRPr="00EA16EA">
        <w:rPr>
          <w:rStyle w:val="a4"/>
          <w:rFonts w:ascii="Segoe UI" w:eastAsiaTheme="majorEastAsia" w:hAnsi="Segoe UI" w:cs="Segoe UI"/>
          <w:color w:val="333333"/>
          <w:lang w:val="en-US"/>
        </w:rPr>
        <w:t>Object-Relational Mapping.</w:t>
      </w:r>
      <w:r w:rsidRPr="00EA16EA">
        <w:rPr>
          <w:rFonts w:ascii="Segoe UI" w:hAnsi="Segoe UI" w:cs="Segoe UI"/>
          <w:color w:val="333333"/>
          <w:lang w:val="en-US"/>
        </w:rPr>
        <w:t> The ORM mapping works as a bridge between a </w:t>
      </w:r>
      <w:r w:rsidRPr="00EA16EA">
        <w:rPr>
          <w:rStyle w:val="a4"/>
          <w:rFonts w:ascii="Segoe UI" w:eastAsiaTheme="majorEastAsia" w:hAnsi="Segoe UI" w:cs="Segoe UI"/>
          <w:color w:val="333333"/>
          <w:lang w:val="en-US"/>
        </w:rPr>
        <w:t>relational database</w:t>
      </w:r>
      <w:r w:rsidRPr="00EA16EA">
        <w:rPr>
          <w:rFonts w:ascii="Segoe UI" w:hAnsi="Segoe UI" w:cs="Segoe UI"/>
          <w:color w:val="333333"/>
          <w:lang w:val="en-US"/>
        </w:rPr>
        <w:t> (tables and records) and </w:t>
      </w:r>
      <w:r w:rsidRPr="00EA16EA">
        <w:rPr>
          <w:rStyle w:val="a4"/>
          <w:rFonts w:ascii="Segoe UI" w:eastAsiaTheme="majorEastAsia" w:hAnsi="Segoe UI" w:cs="Segoe UI"/>
          <w:color w:val="333333"/>
          <w:lang w:val="en-US"/>
        </w:rPr>
        <w:t>Java application</w:t>
      </w:r>
      <w:r w:rsidRPr="00EA16EA">
        <w:rPr>
          <w:rFonts w:ascii="Segoe UI" w:hAnsi="Segoe UI" w:cs="Segoe UI"/>
          <w:color w:val="333333"/>
          <w:lang w:val="en-US"/>
        </w:rPr>
        <w:t> (classes and objects).</w:t>
      </w:r>
    </w:p>
    <w:p w14:paraId="0E8770D4" w14:textId="77777777" w:rsidR="00EA16EA" w:rsidRPr="00EA16EA" w:rsidRDefault="00EA16EA" w:rsidP="00EA16EA">
      <w:pPr>
        <w:pStyle w:val="a3"/>
        <w:shd w:val="clear" w:color="auto" w:fill="FFFFFF"/>
        <w:jc w:val="both"/>
        <w:rPr>
          <w:rFonts w:ascii="Segoe UI" w:hAnsi="Segoe UI" w:cs="Segoe UI"/>
          <w:color w:val="333333"/>
          <w:lang w:val="en-US"/>
        </w:rPr>
      </w:pPr>
      <w:r w:rsidRPr="00EA16EA">
        <w:rPr>
          <w:rFonts w:ascii="Segoe UI" w:hAnsi="Segoe UI" w:cs="Segoe UI"/>
          <w:color w:val="333333"/>
          <w:lang w:val="en-US"/>
        </w:rPr>
        <w:t>In the following figure, the ORM layer is an adapter layer. It adapts the language of object graphs to the language of SQL and relation tables.</w:t>
      </w:r>
    </w:p>
    <w:p w14:paraId="7D003E4B" w14:textId="03E70361" w:rsidR="00EA16EA" w:rsidRDefault="00EA16EA" w:rsidP="00EA16EA">
      <w:pPr>
        <w:rPr>
          <w:rFonts w:ascii="Times New Roman" w:hAnsi="Times New Roman" w:cs="Times New Roman"/>
        </w:rPr>
      </w:pPr>
      <w:r>
        <w:rPr>
          <w:noProof/>
        </w:rPr>
        <w:lastRenderedPageBreak/>
        <w:drawing>
          <wp:inline distT="0" distB="0" distL="0" distR="0" wp14:anchorId="65A0CAA0" wp14:editId="658A40DB">
            <wp:extent cx="5715000" cy="3810000"/>
            <wp:effectExtent l="0" t="0" r="0" b="0"/>
            <wp:docPr id="38" name="Рисунок 38" descr="Spring Boot jp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Spring Boot jpa"/>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715000" cy="3810000"/>
                    </a:xfrm>
                    <a:prstGeom prst="rect">
                      <a:avLst/>
                    </a:prstGeom>
                    <a:noFill/>
                    <a:ln>
                      <a:noFill/>
                    </a:ln>
                  </pic:spPr>
                </pic:pic>
              </a:graphicData>
            </a:graphic>
          </wp:inline>
        </w:drawing>
      </w:r>
    </w:p>
    <w:p w14:paraId="1EE5BC10" w14:textId="526C8542" w:rsidR="00EA16EA" w:rsidRPr="00EA16EA" w:rsidRDefault="00EA16EA" w:rsidP="00EA16EA">
      <w:pPr>
        <w:pStyle w:val="a3"/>
        <w:shd w:val="clear" w:color="auto" w:fill="FFFFFF"/>
        <w:jc w:val="both"/>
        <w:rPr>
          <w:rFonts w:ascii="Segoe UI" w:hAnsi="Segoe UI" w:cs="Segoe UI"/>
          <w:color w:val="333333"/>
          <w:lang w:val="en-US"/>
        </w:rPr>
      </w:pPr>
      <w:r w:rsidRPr="00EA16EA">
        <w:rPr>
          <w:rFonts w:ascii="Segoe UI" w:hAnsi="Segoe UI" w:cs="Segoe UI"/>
          <w:color w:val="333333"/>
          <w:lang w:val="en-US"/>
        </w:rPr>
        <w:t>The ORM layer exists between the application and the database. It converts the Java classes and objects so that they can be stored and managed in a relational database. By default, the name that persists become the name of the table, and fields become columns. Once an application sets-up, each table row corresponds to an object.</w:t>
      </w:r>
    </w:p>
    <w:p w14:paraId="6E6C80EF" w14:textId="77777777" w:rsidR="00EA16EA" w:rsidRPr="00EA16EA" w:rsidRDefault="00EA16EA" w:rsidP="00EA16EA">
      <w:pPr>
        <w:pStyle w:val="2"/>
        <w:shd w:val="clear" w:color="auto" w:fill="FFFFFF"/>
        <w:spacing w:line="312" w:lineRule="atLeast"/>
        <w:jc w:val="both"/>
        <w:rPr>
          <w:rFonts w:ascii="Helvetica" w:hAnsi="Helvetica"/>
          <w:b w:val="0"/>
          <w:bCs w:val="0"/>
          <w:color w:val="610B4B"/>
          <w:sz w:val="32"/>
          <w:szCs w:val="32"/>
          <w:lang w:val="en-US"/>
        </w:rPr>
      </w:pPr>
      <w:r w:rsidRPr="00EA16EA">
        <w:rPr>
          <w:rFonts w:ascii="Helvetica" w:hAnsi="Helvetica"/>
          <w:b w:val="0"/>
          <w:bCs w:val="0"/>
          <w:color w:val="610B4B"/>
          <w:sz w:val="32"/>
          <w:szCs w:val="32"/>
          <w:lang w:val="en-US"/>
        </w:rPr>
        <w:t>JPA Versions</w:t>
      </w:r>
    </w:p>
    <w:p w14:paraId="539B49D5" w14:textId="77777777" w:rsidR="00EA16EA" w:rsidRPr="00EA16EA" w:rsidRDefault="00EA16EA" w:rsidP="00EA16EA">
      <w:pPr>
        <w:pStyle w:val="a3"/>
        <w:shd w:val="clear" w:color="auto" w:fill="FFFFFF"/>
        <w:jc w:val="both"/>
        <w:rPr>
          <w:rFonts w:ascii="Segoe UI" w:hAnsi="Segoe UI" w:cs="Segoe UI"/>
          <w:color w:val="333333"/>
          <w:lang w:val="en-US"/>
        </w:rPr>
      </w:pPr>
      <w:r w:rsidRPr="00EA16EA">
        <w:rPr>
          <w:rFonts w:ascii="Segoe UI" w:hAnsi="Segoe UI" w:cs="Segoe UI"/>
          <w:color w:val="333333"/>
          <w:lang w:val="en-US"/>
        </w:rPr>
        <w:t>Earlier versions of EJB defines the persistence layer combined with the business logic layer using </w:t>
      </w:r>
      <w:proofErr w:type="spellStart"/>
      <w:proofErr w:type="gramStart"/>
      <w:r w:rsidRPr="00EA16EA">
        <w:rPr>
          <w:rStyle w:val="a4"/>
          <w:rFonts w:ascii="Segoe UI" w:eastAsiaTheme="majorEastAsia" w:hAnsi="Segoe UI" w:cs="Segoe UI"/>
          <w:color w:val="333333"/>
          <w:lang w:val="en-US"/>
        </w:rPr>
        <w:t>javax.ejb.EntityBean</w:t>
      </w:r>
      <w:proofErr w:type="spellEnd"/>
      <w:proofErr w:type="gramEnd"/>
      <w:r w:rsidRPr="00EA16EA">
        <w:rPr>
          <w:rFonts w:ascii="Segoe UI" w:hAnsi="Segoe UI" w:cs="Segoe UI"/>
          <w:color w:val="333333"/>
          <w:lang w:val="en-US"/>
        </w:rPr>
        <w:t> Interface. EJB specification includes the definition of JPA.</w:t>
      </w:r>
    </w:p>
    <w:p w14:paraId="076C57B5" w14:textId="77777777" w:rsidR="00EA16EA" w:rsidRPr="00EA16EA" w:rsidRDefault="00EA16EA" w:rsidP="00EA16EA">
      <w:pPr>
        <w:pStyle w:val="a3"/>
        <w:shd w:val="clear" w:color="auto" w:fill="FFFFFF"/>
        <w:jc w:val="both"/>
        <w:rPr>
          <w:rFonts w:ascii="Segoe UI" w:hAnsi="Segoe UI" w:cs="Segoe UI"/>
          <w:color w:val="333333"/>
          <w:lang w:val="en-US"/>
        </w:rPr>
      </w:pPr>
      <w:r w:rsidRPr="00EA16EA">
        <w:rPr>
          <w:rFonts w:ascii="Segoe UI" w:hAnsi="Segoe UI" w:cs="Segoe UI"/>
          <w:color w:val="333333"/>
          <w:lang w:val="en-US"/>
        </w:rPr>
        <w:t>While introducing EJB 3.0, the persistence layer was separated and specified as JPA 1.0 (Java Persistence API). The specifications of this API were released along with the specifications of JAVA EE5 on May 11, 2006, using JSR 220.</w:t>
      </w:r>
    </w:p>
    <w:p w14:paraId="626D80BC" w14:textId="77777777" w:rsidR="00EA16EA" w:rsidRDefault="00EA16EA" w:rsidP="00EA16EA">
      <w:pPr>
        <w:pStyle w:val="a3"/>
        <w:shd w:val="clear" w:color="auto" w:fill="FFFFFF"/>
        <w:jc w:val="both"/>
        <w:rPr>
          <w:rFonts w:ascii="Segoe UI" w:hAnsi="Segoe UI" w:cs="Segoe UI"/>
          <w:color w:val="333333"/>
        </w:rPr>
      </w:pPr>
      <w:r w:rsidRPr="00EA16EA">
        <w:rPr>
          <w:rFonts w:ascii="Segoe UI" w:hAnsi="Segoe UI" w:cs="Segoe UI"/>
          <w:color w:val="333333"/>
          <w:lang w:val="en-US"/>
        </w:rPr>
        <w:t>In 2019, JPA renamed to </w:t>
      </w:r>
      <w:r w:rsidRPr="00EA16EA">
        <w:rPr>
          <w:rStyle w:val="a4"/>
          <w:rFonts w:ascii="Segoe UI" w:eastAsiaTheme="majorEastAsia" w:hAnsi="Segoe UI" w:cs="Segoe UI"/>
          <w:color w:val="333333"/>
          <w:lang w:val="en-US"/>
        </w:rPr>
        <w:t>Jakarta Persistence</w:t>
      </w:r>
      <w:r w:rsidRPr="00EA16EA">
        <w:rPr>
          <w:rFonts w:ascii="Segoe UI" w:hAnsi="Segoe UI" w:cs="Segoe UI"/>
          <w:color w:val="333333"/>
          <w:lang w:val="en-US"/>
        </w:rPr>
        <w:t>. The latest version of JPA is </w:t>
      </w:r>
      <w:r w:rsidRPr="00EA16EA">
        <w:rPr>
          <w:rStyle w:val="a4"/>
          <w:rFonts w:ascii="Segoe UI" w:eastAsiaTheme="majorEastAsia" w:hAnsi="Segoe UI" w:cs="Segoe UI"/>
          <w:color w:val="333333"/>
          <w:lang w:val="en-US"/>
        </w:rPr>
        <w:t>2.2</w:t>
      </w:r>
      <w:r w:rsidRPr="00EA16EA">
        <w:rPr>
          <w:rFonts w:ascii="Segoe UI" w:hAnsi="Segoe UI" w:cs="Segoe UI"/>
          <w:color w:val="333333"/>
          <w:lang w:val="en-US"/>
        </w:rPr>
        <w:t xml:space="preserve">. </w:t>
      </w:r>
      <w:r>
        <w:rPr>
          <w:rFonts w:ascii="Segoe UI" w:hAnsi="Segoe UI" w:cs="Segoe UI"/>
          <w:color w:val="333333"/>
        </w:rPr>
        <w:t xml:space="preserve">It </w:t>
      </w:r>
      <w:proofErr w:type="spellStart"/>
      <w:r>
        <w:rPr>
          <w:rFonts w:ascii="Segoe UI" w:hAnsi="Segoe UI" w:cs="Segoe UI"/>
          <w:color w:val="333333"/>
        </w:rPr>
        <w:t>supports</w:t>
      </w:r>
      <w:proofErr w:type="spellEnd"/>
      <w:r>
        <w:rPr>
          <w:rFonts w:ascii="Segoe UI" w:hAnsi="Segoe UI" w:cs="Segoe UI"/>
          <w:color w:val="333333"/>
        </w:rPr>
        <w:t xml:space="preserve"> </w:t>
      </w:r>
      <w:proofErr w:type="spellStart"/>
      <w:r>
        <w:rPr>
          <w:rFonts w:ascii="Segoe UI" w:hAnsi="Segoe UI" w:cs="Segoe UI"/>
          <w:color w:val="333333"/>
        </w:rPr>
        <w:t>the</w:t>
      </w:r>
      <w:proofErr w:type="spellEnd"/>
      <w:r>
        <w:rPr>
          <w:rFonts w:ascii="Segoe UI" w:hAnsi="Segoe UI" w:cs="Segoe UI"/>
          <w:color w:val="333333"/>
        </w:rPr>
        <w:t xml:space="preserve"> </w:t>
      </w:r>
      <w:proofErr w:type="spellStart"/>
      <w:r>
        <w:rPr>
          <w:rFonts w:ascii="Segoe UI" w:hAnsi="Segoe UI" w:cs="Segoe UI"/>
          <w:color w:val="333333"/>
        </w:rPr>
        <w:t>following</w:t>
      </w:r>
      <w:proofErr w:type="spellEnd"/>
      <w:r>
        <w:rPr>
          <w:rFonts w:ascii="Segoe UI" w:hAnsi="Segoe UI" w:cs="Segoe UI"/>
          <w:color w:val="333333"/>
        </w:rPr>
        <w:t xml:space="preserve"> </w:t>
      </w:r>
      <w:proofErr w:type="spellStart"/>
      <w:r>
        <w:rPr>
          <w:rFonts w:ascii="Segoe UI" w:hAnsi="Segoe UI" w:cs="Segoe UI"/>
          <w:color w:val="333333"/>
        </w:rPr>
        <w:t>features</w:t>
      </w:r>
      <w:proofErr w:type="spellEnd"/>
      <w:r>
        <w:rPr>
          <w:rFonts w:ascii="Segoe UI" w:hAnsi="Segoe UI" w:cs="Segoe UI"/>
          <w:color w:val="333333"/>
        </w:rPr>
        <w:t>:</w:t>
      </w:r>
    </w:p>
    <w:p w14:paraId="1DF09F2A" w14:textId="77777777" w:rsidR="00EA16EA" w:rsidRDefault="00EA16EA" w:rsidP="00EA16EA">
      <w:pPr>
        <w:numPr>
          <w:ilvl w:val="0"/>
          <w:numId w:val="71"/>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 xml:space="preserve">Java 8, </w:t>
      </w:r>
      <w:proofErr w:type="spellStart"/>
      <w:r>
        <w:rPr>
          <w:rFonts w:ascii="Segoe UI" w:hAnsi="Segoe UI" w:cs="Segoe UI"/>
          <w:color w:val="000000"/>
        </w:rPr>
        <w:t>data</w:t>
      </w:r>
      <w:proofErr w:type="spellEnd"/>
      <w:r>
        <w:rPr>
          <w:rFonts w:ascii="Segoe UI" w:hAnsi="Segoe UI" w:cs="Segoe UI"/>
          <w:color w:val="000000"/>
        </w:rPr>
        <w:t xml:space="preserve"> </w:t>
      </w:r>
      <w:proofErr w:type="spellStart"/>
      <w:r>
        <w:rPr>
          <w:rFonts w:ascii="Segoe UI" w:hAnsi="Segoe UI" w:cs="Segoe UI"/>
          <w:color w:val="000000"/>
        </w:rPr>
        <w:t>and</w:t>
      </w:r>
      <w:proofErr w:type="spellEnd"/>
      <w:r>
        <w:rPr>
          <w:rFonts w:ascii="Segoe UI" w:hAnsi="Segoe UI" w:cs="Segoe UI"/>
          <w:color w:val="000000"/>
        </w:rPr>
        <w:t xml:space="preserve"> </w:t>
      </w:r>
      <w:proofErr w:type="spellStart"/>
      <w:r>
        <w:rPr>
          <w:rFonts w:ascii="Segoe UI" w:hAnsi="Segoe UI" w:cs="Segoe UI"/>
          <w:color w:val="000000"/>
        </w:rPr>
        <w:t>time</w:t>
      </w:r>
      <w:proofErr w:type="spellEnd"/>
      <w:r>
        <w:rPr>
          <w:rFonts w:ascii="Segoe UI" w:hAnsi="Segoe UI" w:cs="Segoe UI"/>
          <w:color w:val="000000"/>
        </w:rPr>
        <w:t xml:space="preserve"> API</w:t>
      </w:r>
    </w:p>
    <w:p w14:paraId="3316D331" w14:textId="77777777" w:rsidR="00EA16EA" w:rsidRDefault="00EA16EA" w:rsidP="00EA16EA">
      <w:pPr>
        <w:numPr>
          <w:ilvl w:val="0"/>
          <w:numId w:val="71"/>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 xml:space="preserve">CDI </w:t>
      </w:r>
      <w:proofErr w:type="spellStart"/>
      <w:r>
        <w:rPr>
          <w:rFonts w:ascii="Segoe UI" w:hAnsi="Segoe UI" w:cs="Segoe UI"/>
          <w:color w:val="000000"/>
        </w:rPr>
        <w:t>Injection</w:t>
      </w:r>
      <w:proofErr w:type="spellEnd"/>
      <w:r>
        <w:rPr>
          <w:rFonts w:ascii="Segoe UI" w:hAnsi="Segoe UI" w:cs="Segoe UI"/>
          <w:color w:val="000000"/>
        </w:rPr>
        <w:t xml:space="preserve"> </w:t>
      </w:r>
      <w:proofErr w:type="spellStart"/>
      <w:r>
        <w:rPr>
          <w:rFonts w:ascii="Segoe UI" w:hAnsi="Segoe UI" w:cs="Segoe UI"/>
          <w:color w:val="000000"/>
        </w:rPr>
        <w:t>in</w:t>
      </w:r>
      <w:proofErr w:type="spellEnd"/>
      <w:r>
        <w:rPr>
          <w:rFonts w:ascii="Segoe UI" w:hAnsi="Segoe UI" w:cs="Segoe UI"/>
          <w:color w:val="000000"/>
        </w:rPr>
        <w:t xml:space="preserve"> </w:t>
      </w:r>
      <w:proofErr w:type="spellStart"/>
      <w:r>
        <w:rPr>
          <w:rFonts w:ascii="Segoe UI" w:hAnsi="Segoe UI" w:cs="Segoe UI"/>
          <w:color w:val="000000"/>
        </w:rPr>
        <w:t>AttributeConvertes</w:t>
      </w:r>
      <w:proofErr w:type="spellEnd"/>
    </w:p>
    <w:p w14:paraId="0DB0DCD7" w14:textId="77777777" w:rsidR="00EA16EA" w:rsidRDefault="00EA16EA" w:rsidP="00EA16EA">
      <w:pPr>
        <w:numPr>
          <w:ilvl w:val="0"/>
          <w:numId w:val="71"/>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 xml:space="preserve">It </w:t>
      </w:r>
      <w:proofErr w:type="spellStart"/>
      <w:r>
        <w:rPr>
          <w:rFonts w:ascii="Segoe UI" w:hAnsi="Segoe UI" w:cs="Segoe UI"/>
          <w:color w:val="000000"/>
        </w:rPr>
        <w:t>makes</w:t>
      </w:r>
      <w:proofErr w:type="spellEnd"/>
      <w:r>
        <w:rPr>
          <w:rFonts w:ascii="Segoe UI" w:hAnsi="Segoe UI" w:cs="Segoe UI"/>
          <w:color w:val="000000"/>
        </w:rPr>
        <w:t xml:space="preserve"> </w:t>
      </w:r>
      <w:proofErr w:type="spellStart"/>
      <w:r>
        <w:rPr>
          <w:rFonts w:ascii="Segoe UI" w:hAnsi="Segoe UI" w:cs="Segoe UI"/>
          <w:color w:val="000000"/>
        </w:rPr>
        <w:t>annotations</w:t>
      </w:r>
      <w:proofErr w:type="spellEnd"/>
      <w:r>
        <w:rPr>
          <w:rFonts w:ascii="Segoe UI" w:hAnsi="Segoe UI" w:cs="Segoe UI"/>
          <w:color w:val="000000"/>
        </w:rPr>
        <w:t xml:space="preserve"> @Repeatable</w:t>
      </w:r>
    </w:p>
    <w:p w14:paraId="5514D602" w14:textId="77777777" w:rsidR="00EA16EA" w:rsidRDefault="00EA16EA" w:rsidP="00EA16EA">
      <w:pPr>
        <w:pStyle w:val="2"/>
        <w:shd w:val="clear" w:color="auto" w:fill="FFFFFF"/>
        <w:spacing w:line="312" w:lineRule="atLeast"/>
        <w:jc w:val="both"/>
        <w:rPr>
          <w:rFonts w:ascii="Helvetica" w:hAnsi="Helvetica"/>
          <w:b w:val="0"/>
          <w:bCs w:val="0"/>
          <w:color w:val="610B4B"/>
          <w:sz w:val="32"/>
          <w:szCs w:val="32"/>
        </w:rPr>
      </w:pPr>
      <w:proofErr w:type="spellStart"/>
      <w:r>
        <w:rPr>
          <w:rFonts w:ascii="Helvetica" w:hAnsi="Helvetica"/>
          <w:b w:val="0"/>
          <w:bCs w:val="0"/>
          <w:color w:val="610B4B"/>
          <w:sz w:val="32"/>
          <w:szCs w:val="32"/>
        </w:rPr>
        <w:t>Difference</w:t>
      </w:r>
      <w:proofErr w:type="spellEnd"/>
      <w:r>
        <w:rPr>
          <w:rFonts w:ascii="Helvetica" w:hAnsi="Helvetica"/>
          <w:b w:val="0"/>
          <w:bCs w:val="0"/>
          <w:color w:val="610B4B"/>
          <w:sz w:val="32"/>
          <w:szCs w:val="32"/>
        </w:rPr>
        <w:t xml:space="preserve"> </w:t>
      </w:r>
      <w:proofErr w:type="spellStart"/>
      <w:r>
        <w:rPr>
          <w:rFonts w:ascii="Helvetica" w:hAnsi="Helvetica"/>
          <w:b w:val="0"/>
          <w:bCs w:val="0"/>
          <w:color w:val="610B4B"/>
          <w:sz w:val="32"/>
          <w:szCs w:val="32"/>
        </w:rPr>
        <w:t>between</w:t>
      </w:r>
      <w:proofErr w:type="spellEnd"/>
      <w:r>
        <w:rPr>
          <w:rFonts w:ascii="Helvetica" w:hAnsi="Helvetica"/>
          <w:b w:val="0"/>
          <w:bCs w:val="0"/>
          <w:color w:val="610B4B"/>
          <w:sz w:val="32"/>
          <w:szCs w:val="32"/>
        </w:rPr>
        <w:t xml:space="preserve"> JPA </w:t>
      </w:r>
      <w:proofErr w:type="spellStart"/>
      <w:r>
        <w:rPr>
          <w:rFonts w:ascii="Helvetica" w:hAnsi="Helvetica"/>
          <w:b w:val="0"/>
          <w:bCs w:val="0"/>
          <w:color w:val="610B4B"/>
          <w:sz w:val="32"/>
          <w:szCs w:val="32"/>
        </w:rPr>
        <w:t>and</w:t>
      </w:r>
      <w:proofErr w:type="spellEnd"/>
      <w:r>
        <w:rPr>
          <w:rFonts w:ascii="Helvetica" w:hAnsi="Helvetica"/>
          <w:b w:val="0"/>
          <w:bCs w:val="0"/>
          <w:color w:val="610B4B"/>
          <w:sz w:val="32"/>
          <w:szCs w:val="32"/>
        </w:rPr>
        <w:t xml:space="preserve"> </w:t>
      </w:r>
      <w:proofErr w:type="spellStart"/>
      <w:r>
        <w:rPr>
          <w:rFonts w:ascii="Helvetica" w:hAnsi="Helvetica"/>
          <w:b w:val="0"/>
          <w:bCs w:val="0"/>
          <w:color w:val="610B4B"/>
          <w:sz w:val="32"/>
          <w:szCs w:val="32"/>
        </w:rPr>
        <w:t>Hibernate</w:t>
      </w:r>
      <w:proofErr w:type="spellEnd"/>
    </w:p>
    <w:p w14:paraId="1B62E385" w14:textId="77777777" w:rsidR="00EA16EA" w:rsidRPr="00EA16EA" w:rsidRDefault="00EA16EA" w:rsidP="00EA16EA">
      <w:pPr>
        <w:pStyle w:val="a3"/>
        <w:shd w:val="clear" w:color="auto" w:fill="FFFFFF"/>
        <w:jc w:val="both"/>
        <w:rPr>
          <w:rFonts w:ascii="Segoe UI" w:hAnsi="Segoe UI" w:cs="Segoe UI"/>
          <w:color w:val="333333"/>
          <w:lang w:val="en-US"/>
        </w:rPr>
      </w:pPr>
      <w:r w:rsidRPr="00EA16EA">
        <w:rPr>
          <w:rStyle w:val="a4"/>
          <w:rFonts w:ascii="Segoe UI" w:eastAsiaTheme="majorEastAsia" w:hAnsi="Segoe UI" w:cs="Segoe UI"/>
          <w:color w:val="333333"/>
          <w:lang w:val="en-US"/>
        </w:rPr>
        <w:lastRenderedPageBreak/>
        <w:t>JPA:</w:t>
      </w:r>
      <w:r w:rsidRPr="00EA16EA">
        <w:rPr>
          <w:rFonts w:ascii="Segoe UI" w:hAnsi="Segoe UI" w:cs="Segoe UI"/>
          <w:color w:val="333333"/>
          <w:lang w:val="en-US"/>
        </w:rPr>
        <w:t> JPA is a Java specification that is used to access, manage, and persist data between Java object and relational database. It is a standard approach for ORM.</w:t>
      </w:r>
    </w:p>
    <w:p w14:paraId="3BBF2229" w14:textId="77777777" w:rsidR="00EA16EA" w:rsidRPr="00EA16EA" w:rsidRDefault="00EA16EA" w:rsidP="00EA16EA">
      <w:pPr>
        <w:pStyle w:val="a3"/>
        <w:shd w:val="clear" w:color="auto" w:fill="FFFFFF"/>
        <w:jc w:val="both"/>
        <w:rPr>
          <w:rFonts w:ascii="Segoe UI" w:hAnsi="Segoe UI" w:cs="Segoe UI"/>
          <w:color w:val="333333"/>
          <w:lang w:val="en-US"/>
        </w:rPr>
      </w:pPr>
      <w:r w:rsidRPr="00EA16EA">
        <w:rPr>
          <w:rStyle w:val="a4"/>
          <w:rFonts w:ascii="Segoe UI" w:eastAsiaTheme="majorEastAsia" w:hAnsi="Segoe UI" w:cs="Segoe UI"/>
          <w:color w:val="333333"/>
          <w:lang w:val="en-US"/>
        </w:rPr>
        <w:t>Hibernate:</w:t>
      </w:r>
      <w:r w:rsidRPr="00EA16EA">
        <w:rPr>
          <w:rFonts w:ascii="Segoe UI" w:hAnsi="Segoe UI" w:cs="Segoe UI"/>
          <w:color w:val="333333"/>
          <w:lang w:val="en-US"/>
        </w:rPr>
        <w:t> It is a lightweight, open-source ORM tool that is used to store Java objects in the relational database system. It is a provider of JPA. It follows a common approach provided by JPA.</w:t>
      </w:r>
    </w:p>
    <w:p w14:paraId="2E8E4541" w14:textId="77777777" w:rsidR="00EA16EA" w:rsidRPr="00EA16EA" w:rsidRDefault="00EA16EA" w:rsidP="00EA16EA">
      <w:pPr>
        <w:pStyle w:val="a3"/>
        <w:shd w:val="clear" w:color="auto" w:fill="FFFFFF"/>
        <w:jc w:val="both"/>
        <w:rPr>
          <w:rFonts w:ascii="Segoe UI" w:hAnsi="Segoe UI" w:cs="Segoe UI"/>
          <w:color w:val="333333"/>
          <w:lang w:val="en-US"/>
        </w:rPr>
      </w:pPr>
      <w:r w:rsidRPr="00EA16EA">
        <w:rPr>
          <w:rFonts w:ascii="Segoe UI" w:hAnsi="Segoe UI" w:cs="Segoe UI"/>
          <w:color w:val="333333"/>
          <w:lang w:val="en-US"/>
        </w:rPr>
        <w:t>The following table describes the differences between JPA and Hibernate.</w:t>
      </w:r>
    </w:p>
    <w:tbl>
      <w:tblPr>
        <w:tblW w:w="10057"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5662"/>
        <w:gridCol w:w="4395"/>
      </w:tblGrid>
      <w:tr w:rsidR="00EA16EA" w14:paraId="0DBA628E" w14:textId="77777777" w:rsidTr="00EA16EA">
        <w:tc>
          <w:tcPr>
            <w:tcW w:w="5662" w:type="dxa"/>
            <w:shd w:val="clear" w:color="auto" w:fill="C7CCBE"/>
            <w:tcMar>
              <w:top w:w="180" w:type="dxa"/>
              <w:left w:w="180" w:type="dxa"/>
              <w:bottom w:w="180" w:type="dxa"/>
              <w:right w:w="180" w:type="dxa"/>
            </w:tcMar>
            <w:hideMark/>
          </w:tcPr>
          <w:p w14:paraId="23039798" w14:textId="77777777" w:rsidR="00EA16EA" w:rsidRDefault="00EA16EA">
            <w:pPr>
              <w:rPr>
                <w:rFonts w:ascii="Times New Roman" w:hAnsi="Times New Roman" w:cs="Times New Roman"/>
                <w:b/>
                <w:bCs/>
                <w:color w:val="000000"/>
                <w:sz w:val="26"/>
                <w:szCs w:val="26"/>
              </w:rPr>
            </w:pPr>
            <w:r>
              <w:rPr>
                <w:b/>
                <w:bCs/>
                <w:color w:val="000000"/>
                <w:sz w:val="26"/>
                <w:szCs w:val="26"/>
              </w:rPr>
              <w:t>JPA</w:t>
            </w:r>
          </w:p>
        </w:tc>
        <w:tc>
          <w:tcPr>
            <w:tcW w:w="4395" w:type="dxa"/>
            <w:shd w:val="clear" w:color="auto" w:fill="C7CCBE"/>
            <w:tcMar>
              <w:top w:w="180" w:type="dxa"/>
              <w:left w:w="180" w:type="dxa"/>
              <w:bottom w:w="180" w:type="dxa"/>
              <w:right w:w="180" w:type="dxa"/>
            </w:tcMar>
            <w:hideMark/>
          </w:tcPr>
          <w:p w14:paraId="5BDB78E9" w14:textId="77777777" w:rsidR="00EA16EA" w:rsidRDefault="00EA16EA">
            <w:pPr>
              <w:rPr>
                <w:b/>
                <w:bCs/>
                <w:color w:val="000000"/>
                <w:sz w:val="26"/>
                <w:szCs w:val="26"/>
              </w:rPr>
            </w:pPr>
            <w:proofErr w:type="spellStart"/>
            <w:r>
              <w:rPr>
                <w:b/>
                <w:bCs/>
                <w:color w:val="000000"/>
                <w:sz w:val="26"/>
                <w:szCs w:val="26"/>
              </w:rPr>
              <w:t>Hibernate</w:t>
            </w:r>
            <w:proofErr w:type="spellEnd"/>
          </w:p>
        </w:tc>
      </w:tr>
      <w:tr w:rsidR="00EA16EA" w:rsidRPr="00EA16EA" w14:paraId="486B4A72" w14:textId="77777777" w:rsidTr="00EA16EA">
        <w:tc>
          <w:tcPr>
            <w:tcW w:w="5662"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263A83E" w14:textId="77777777" w:rsidR="00EA16EA" w:rsidRPr="00EA16EA" w:rsidRDefault="00EA16EA">
            <w:pPr>
              <w:jc w:val="both"/>
              <w:rPr>
                <w:rFonts w:ascii="Segoe UI" w:hAnsi="Segoe UI" w:cs="Segoe UI"/>
                <w:color w:val="333333"/>
                <w:sz w:val="24"/>
                <w:szCs w:val="24"/>
                <w:lang w:val="en-US"/>
              </w:rPr>
            </w:pPr>
            <w:r w:rsidRPr="00EA16EA">
              <w:rPr>
                <w:rFonts w:ascii="Segoe UI" w:hAnsi="Segoe UI" w:cs="Segoe UI"/>
                <w:color w:val="333333"/>
                <w:lang w:val="en-US"/>
              </w:rPr>
              <w:t>JPA is a </w:t>
            </w:r>
            <w:r w:rsidRPr="00EA16EA">
              <w:rPr>
                <w:rStyle w:val="a4"/>
                <w:rFonts w:ascii="Segoe UI" w:hAnsi="Segoe UI" w:cs="Segoe UI"/>
                <w:color w:val="333333"/>
                <w:lang w:val="en-US"/>
              </w:rPr>
              <w:t>Java specification</w:t>
            </w:r>
            <w:r w:rsidRPr="00EA16EA">
              <w:rPr>
                <w:rFonts w:ascii="Segoe UI" w:hAnsi="Segoe UI" w:cs="Segoe UI"/>
                <w:color w:val="333333"/>
                <w:lang w:val="en-US"/>
              </w:rPr>
              <w:t> for mapping relation data in Java application.</w:t>
            </w:r>
          </w:p>
        </w:tc>
        <w:tc>
          <w:tcPr>
            <w:tcW w:w="4395"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43A3762" w14:textId="77777777" w:rsidR="00EA16EA" w:rsidRPr="00EA16EA" w:rsidRDefault="00EA16EA">
            <w:pPr>
              <w:jc w:val="both"/>
              <w:rPr>
                <w:rFonts w:ascii="Segoe UI" w:hAnsi="Segoe UI" w:cs="Segoe UI"/>
                <w:color w:val="333333"/>
                <w:lang w:val="en-US"/>
              </w:rPr>
            </w:pPr>
            <w:r w:rsidRPr="00EA16EA">
              <w:rPr>
                <w:rFonts w:ascii="Segoe UI" w:hAnsi="Segoe UI" w:cs="Segoe UI"/>
                <w:color w:val="333333"/>
                <w:lang w:val="en-US"/>
              </w:rPr>
              <w:t>Hibernate is an </w:t>
            </w:r>
            <w:r w:rsidRPr="00EA16EA">
              <w:rPr>
                <w:rStyle w:val="a4"/>
                <w:rFonts w:ascii="Segoe UI" w:hAnsi="Segoe UI" w:cs="Segoe UI"/>
                <w:color w:val="333333"/>
                <w:lang w:val="en-US"/>
              </w:rPr>
              <w:t>ORM framework</w:t>
            </w:r>
            <w:r w:rsidRPr="00EA16EA">
              <w:rPr>
                <w:rFonts w:ascii="Segoe UI" w:hAnsi="Segoe UI" w:cs="Segoe UI"/>
                <w:color w:val="333333"/>
                <w:lang w:val="en-US"/>
              </w:rPr>
              <w:t> that deals with data persistence.</w:t>
            </w:r>
          </w:p>
        </w:tc>
      </w:tr>
      <w:tr w:rsidR="00EA16EA" w14:paraId="3C279CDE" w14:textId="77777777" w:rsidTr="00EA16EA">
        <w:tc>
          <w:tcPr>
            <w:tcW w:w="5662"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713D8D2" w14:textId="77777777" w:rsidR="00EA16EA" w:rsidRPr="00EA16EA" w:rsidRDefault="00EA16EA">
            <w:pPr>
              <w:jc w:val="both"/>
              <w:rPr>
                <w:rFonts w:ascii="Segoe UI" w:hAnsi="Segoe UI" w:cs="Segoe UI"/>
                <w:color w:val="333333"/>
                <w:lang w:val="en-US"/>
              </w:rPr>
            </w:pPr>
            <w:r w:rsidRPr="00EA16EA">
              <w:rPr>
                <w:rFonts w:ascii="Segoe UI" w:hAnsi="Segoe UI" w:cs="Segoe UI"/>
                <w:color w:val="333333"/>
                <w:lang w:val="en-US"/>
              </w:rPr>
              <w:t>JPA does not provide any implementation classes.</w:t>
            </w:r>
          </w:p>
        </w:tc>
        <w:tc>
          <w:tcPr>
            <w:tcW w:w="4395"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F71CF39" w14:textId="77777777" w:rsidR="00EA16EA" w:rsidRDefault="00EA16EA">
            <w:pPr>
              <w:jc w:val="both"/>
              <w:rPr>
                <w:rFonts w:ascii="Segoe UI" w:hAnsi="Segoe UI" w:cs="Segoe UI"/>
                <w:color w:val="333333"/>
              </w:rPr>
            </w:pPr>
            <w:r>
              <w:rPr>
                <w:rFonts w:ascii="Segoe UI" w:hAnsi="Segoe UI" w:cs="Segoe UI"/>
                <w:color w:val="333333"/>
              </w:rPr>
              <w:t xml:space="preserve">It </w:t>
            </w:r>
            <w:proofErr w:type="spellStart"/>
            <w:r>
              <w:rPr>
                <w:rFonts w:ascii="Segoe UI" w:hAnsi="Segoe UI" w:cs="Segoe UI"/>
                <w:color w:val="333333"/>
              </w:rPr>
              <w:t>provides</w:t>
            </w:r>
            <w:proofErr w:type="spellEnd"/>
            <w:r>
              <w:rPr>
                <w:rFonts w:ascii="Segoe UI" w:hAnsi="Segoe UI" w:cs="Segoe UI"/>
                <w:color w:val="333333"/>
              </w:rPr>
              <w:t xml:space="preserve"> </w:t>
            </w:r>
            <w:proofErr w:type="spellStart"/>
            <w:r>
              <w:rPr>
                <w:rFonts w:ascii="Segoe UI" w:hAnsi="Segoe UI" w:cs="Segoe UI"/>
                <w:color w:val="333333"/>
              </w:rPr>
              <w:t>implementation</w:t>
            </w:r>
            <w:proofErr w:type="spellEnd"/>
            <w:r>
              <w:rPr>
                <w:rFonts w:ascii="Segoe UI" w:hAnsi="Segoe UI" w:cs="Segoe UI"/>
                <w:color w:val="333333"/>
              </w:rPr>
              <w:t xml:space="preserve"> </w:t>
            </w:r>
            <w:proofErr w:type="spellStart"/>
            <w:r>
              <w:rPr>
                <w:rFonts w:ascii="Segoe UI" w:hAnsi="Segoe UI" w:cs="Segoe UI"/>
                <w:color w:val="333333"/>
              </w:rPr>
              <w:t>classes</w:t>
            </w:r>
            <w:proofErr w:type="spellEnd"/>
            <w:r>
              <w:rPr>
                <w:rFonts w:ascii="Segoe UI" w:hAnsi="Segoe UI" w:cs="Segoe UI"/>
                <w:color w:val="333333"/>
              </w:rPr>
              <w:t>.</w:t>
            </w:r>
          </w:p>
        </w:tc>
      </w:tr>
      <w:tr w:rsidR="00EA16EA" w:rsidRPr="00EA16EA" w14:paraId="53E6CFBB" w14:textId="77777777" w:rsidTr="00EA16EA">
        <w:tc>
          <w:tcPr>
            <w:tcW w:w="5662"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6B9BE59" w14:textId="77777777" w:rsidR="00EA16EA" w:rsidRPr="00EA16EA" w:rsidRDefault="00EA16EA">
            <w:pPr>
              <w:jc w:val="both"/>
              <w:rPr>
                <w:rFonts w:ascii="Segoe UI" w:hAnsi="Segoe UI" w:cs="Segoe UI"/>
                <w:color w:val="333333"/>
                <w:lang w:val="en-US"/>
              </w:rPr>
            </w:pPr>
            <w:r w:rsidRPr="00EA16EA">
              <w:rPr>
                <w:rFonts w:ascii="Segoe UI" w:hAnsi="Segoe UI" w:cs="Segoe UI"/>
                <w:color w:val="333333"/>
                <w:lang w:val="en-US"/>
              </w:rPr>
              <w:t>It uses platform-independent query language called </w:t>
            </w:r>
            <w:r w:rsidRPr="00EA16EA">
              <w:rPr>
                <w:rStyle w:val="a4"/>
                <w:rFonts w:ascii="Segoe UI" w:hAnsi="Segoe UI" w:cs="Segoe UI"/>
                <w:color w:val="333333"/>
                <w:lang w:val="en-US"/>
              </w:rPr>
              <w:t>JPQL</w:t>
            </w:r>
            <w:r w:rsidRPr="00EA16EA">
              <w:rPr>
                <w:rFonts w:ascii="Segoe UI" w:hAnsi="Segoe UI" w:cs="Segoe UI"/>
                <w:color w:val="333333"/>
                <w:lang w:val="en-US"/>
              </w:rPr>
              <w:t> (Java Persistence Query Language).</w:t>
            </w:r>
          </w:p>
        </w:tc>
        <w:tc>
          <w:tcPr>
            <w:tcW w:w="4395"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EC84409" w14:textId="77777777" w:rsidR="00EA16EA" w:rsidRPr="00EA16EA" w:rsidRDefault="00EA16EA">
            <w:pPr>
              <w:jc w:val="both"/>
              <w:rPr>
                <w:rFonts w:ascii="Segoe UI" w:hAnsi="Segoe UI" w:cs="Segoe UI"/>
                <w:color w:val="333333"/>
                <w:lang w:val="en-US"/>
              </w:rPr>
            </w:pPr>
            <w:r w:rsidRPr="00EA16EA">
              <w:rPr>
                <w:rFonts w:ascii="Segoe UI" w:hAnsi="Segoe UI" w:cs="Segoe UI"/>
                <w:color w:val="333333"/>
                <w:lang w:val="en-US"/>
              </w:rPr>
              <w:t>It uses its own query language called </w:t>
            </w:r>
            <w:r w:rsidRPr="00EA16EA">
              <w:rPr>
                <w:rStyle w:val="a4"/>
                <w:rFonts w:ascii="Segoe UI" w:hAnsi="Segoe UI" w:cs="Segoe UI"/>
                <w:color w:val="333333"/>
                <w:lang w:val="en-US"/>
              </w:rPr>
              <w:t>HQL</w:t>
            </w:r>
            <w:r w:rsidRPr="00EA16EA">
              <w:rPr>
                <w:rFonts w:ascii="Segoe UI" w:hAnsi="Segoe UI" w:cs="Segoe UI"/>
                <w:color w:val="333333"/>
                <w:lang w:val="en-US"/>
              </w:rPr>
              <w:t> (Hibernate Query Language).</w:t>
            </w:r>
          </w:p>
        </w:tc>
      </w:tr>
      <w:tr w:rsidR="00EA16EA" w:rsidRPr="00EA16EA" w14:paraId="254FDFE3" w14:textId="77777777" w:rsidTr="00EA16EA">
        <w:tc>
          <w:tcPr>
            <w:tcW w:w="5662"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8BC1731" w14:textId="77777777" w:rsidR="00EA16EA" w:rsidRPr="00EA16EA" w:rsidRDefault="00EA16EA">
            <w:pPr>
              <w:jc w:val="both"/>
              <w:rPr>
                <w:rFonts w:ascii="Segoe UI" w:hAnsi="Segoe UI" w:cs="Segoe UI"/>
                <w:color w:val="333333"/>
                <w:lang w:val="en-US"/>
              </w:rPr>
            </w:pPr>
            <w:r w:rsidRPr="00EA16EA">
              <w:rPr>
                <w:rFonts w:ascii="Segoe UI" w:hAnsi="Segoe UI" w:cs="Segoe UI"/>
                <w:color w:val="333333"/>
                <w:lang w:val="en-US"/>
              </w:rPr>
              <w:t>It is defined in </w:t>
            </w:r>
            <w:proofErr w:type="spellStart"/>
            <w:proofErr w:type="gramStart"/>
            <w:r w:rsidRPr="00EA16EA">
              <w:rPr>
                <w:rStyle w:val="a4"/>
                <w:rFonts w:ascii="Segoe UI" w:hAnsi="Segoe UI" w:cs="Segoe UI"/>
                <w:color w:val="333333"/>
                <w:lang w:val="en-US"/>
              </w:rPr>
              <w:t>javax.persistence</w:t>
            </w:r>
            <w:proofErr w:type="spellEnd"/>
            <w:proofErr w:type="gramEnd"/>
            <w:r w:rsidRPr="00EA16EA">
              <w:rPr>
                <w:rFonts w:ascii="Segoe UI" w:hAnsi="Segoe UI" w:cs="Segoe UI"/>
                <w:color w:val="333333"/>
                <w:lang w:val="en-US"/>
              </w:rPr>
              <w:t> package.</w:t>
            </w:r>
          </w:p>
        </w:tc>
        <w:tc>
          <w:tcPr>
            <w:tcW w:w="4395"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2D29FF9" w14:textId="77777777" w:rsidR="00EA16EA" w:rsidRPr="00EA16EA" w:rsidRDefault="00EA16EA">
            <w:pPr>
              <w:jc w:val="both"/>
              <w:rPr>
                <w:rFonts w:ascii="Segoe UI" w:hAnsi="Segoe UI" w:cs="Segoe UI"/>
                <w:color w:val="333333"/>
                <w:lang w:val="en-US"/>
              </w:rPr>
            </w:pPr>
            <w:r w:rsidRPr="00EA16EA">
              <w:rPr>
                <w:rFonts w:ascii="Segoe UI" w:hAnsi="Segoe UI" w:cs="Segoe UI"/>
                <w:color w:val="333333"/>
                <w:lang w:val="en-US"/>
              </w:rPr>
              <w:t>It is defined in </w:t>
            </w:r>
            <w:proofErr w:type="spellStart"/>
            <w:proofErr w:type="gramStart"/>
            <w:r w:rsidRPr="00EA16EA">
              <w:rPr>
                <w:rStyle w:val="a4"/>
                <w:rFonts w:ascii="Segoe UI" w:hAnsi="Segoe UI" w:cs="Segoe UI"/>
                <w:color w:val="333333"/>
                <w:lang w:val="en-US"/>
              </w:rPr>
              <w:t>org.hibernate</w:t>
            </w:r>
            <w:proofErr w:type="spellEnd"/>
            <w:proofErr w:type="gramEnd"/>
            <w:r w:rsidRPr="00EA16EA">
              <w:rPr>
                <w:rFonts w:ascii="Segoe UI" w:hAnsi="Segoe UI" w:cs="Segoe UI"/>
                <w:color w:val="333333"/>
                <w:lang w:val="en-US"/>
              </w:rPr>
              <w:t> package.</w:t>
            </w:r>
          </w:p>
        </w:tc>
      </w:tr>
      <w:tr w:rsidR="00EA16EA" w:rsidRPr="00EA16EA" w14:paraId="596829CA" w14:textId="77777777" w:rsidTr="00EA16EA">
        <w:tc>
          <w:tcPr>
            <w:tcW w:w="5662"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44CC56F" w14:textId="77777777" w:rsidR="00EA16EA" w:rsidRPr="00EA16EA" w:rsidRDefault="00EA16EA">
            <w:pPr>
              <w:jc w:val="both"/>
              <w:rPr>
                <w:rFonts w:ascii="Segoe UI" w:hAnsi="Segoe UI" w:cs="Segoe UI"/>
                <w:color w:val="333333"/>
                <w:lang w:val="en-US"/>
              </w:rPr>
            </w:pPr>
            <w:r w:rsidRPr="00EA16EA">
              <w:rPr>
                <w:rFonts w:ascii="Segoe UI" w:hAnsi="Segoe UI" w:cs="Segoe UI"/>
                <w:color w:val="333333"/>
                <w:lang w:val="en-US"/>
              </w:rPr>
              <w:t>It is implemented in various ORM tools like </w:t>
            </w:r>
            <w:r w:rsidRPr="00EA16EA">
              <w:rPr>
                <w:rStyle w:val="a4"/>
                <w:rFonts w:ascii="Segoe UI" w:hAnsi="Segoe UI" w:cs="Segoe UI"/>
                <w:color w:val="333333"/>
                <w:lang w:val="en-US"/>
              </w:rPr>
              <w:t xml:space="preserve">Hibernate, </w:t>
            </w:r>
            <w:proofErr w:type="spellStart"/>
            <w:r w:rsidRPr="00EA16EA">
              <w:rPr>
                <w:rStyle w:val="a4"/>
                <w:rFonts w:ascii="Segoe UI" w:hAnsi="Segoe UI" w:cs="Segoe UI"/>
                <w:color w:val="333333"/>
                <w:lang w:val="en-US"/>
              </w:rPr>
              <w:t>EclipseLink</w:t>
            </w:r>
            <w:proofErr w:type="spellEnd"/>
            <w:r w:rsidRPr="00EA16EA">
              <w:rPr>
                <w:rStyle w:val="a4"/>
                <w:rFonts w:ascii="Segoe UI" w:hAnsi="Segoe UI" w:cs="Segoe UI"/>
                <w:color w:val="333333"/>
                <w:lang w:val="en-US"/>
              </w:rPr>
              <w:t>,</w:t>
            </w:r>
            <w:r w:rsidRPr="00EA16EA">
              <w:rPr>
                <w:rFonts w:ascii="Segoe UI" w:hAnsi="Segoe UI" w:cs="Segoe UI"/>
                <w:color w:val="333333"/>
                <w:lang w:val="en-US"/>
              </w:rPr>
              <w:t> etc.</w:t>
            </w:r>
          </w:p>
        </w:tc>
        <w:tc>
          <w:tcPr>
            <w:tcW w:w="4395"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03EEF1F" w14:textId="77777777" w:rsidR="00EA16EA" w:rsidRPr="00EA16EA" w:rsidRDefault="00EA16EA">
            <w:pPr>
              <w:jc w:val="both"/>
              <w:rPr>
                <w:rFonts w:ascii="Segoe UI" w:hAnsi="Segoe UI" w:cs="Segoe UI"/>
                <w:color w:val="333333"/>
                <w:lang w:val="en-US"/>
              </w:rPr>
            </w:pPr>
            <w:r w:rsidRPr="00EA16EA">
              <w:rPr>
                <w:rFonts w:ascii="Segoe UI" w:hAnsi="Segoe UI" w:cs="Segoe UI"/>
                <w:color w:val="333333"/>
                <w:lang w:val="en-US"/>
              </w:rPr>
              <w:t>Hibernate is the </w:t>
            </w:r>
            <w:r w:rsidRPr="00EA16EA">
              <w:rPr>
                <w:rStyle w:val="a4"/>
                <w:rFonts w:ascii="Segoe UI" w:hAnsi="Segoe UI" w:cs="Segoe UI"/>
                <w:color w:val="333333"/>
                <w:lang w:val="en-US"/>
              </w:rPr>
              <w:t>provider</w:t>
            </w:r>
            <w:r w:rsidRPr="00EA16EA">
              <w:rPr>
                <w:rFonts w:ascii="Segoe UI" w:hAnsi="Segoe UI" w:cs="Segoe UI"/>
                <w:color w:val="333333"/>
                <w:lang w:val="en-US"/>
              </w:rPr>
              <w:t> of JPA.</w:t>
            </w:r>
          </w:p>
        </w:tc>
      </w:tr>
      <w:tr w:rsidR="00EA16EA" w:rsidRPr="00EA16EA" w14:paraId="0A689906" w14:textId="77777777" w:rsidTr="00EA16EA">
        <w:tc>
          <w:tcPr>
            <w:tcW w:w="5662"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C1806B3" w14:textId="77777777" w:rsidR="00EA16EA" w:rsidRPr="00EA16EA" w:rsidRDefault="00EA16EA">
            <w:pPr>
              <w:jc w:val="both"/>
              <w:rPr>
                <w:rFonts w:ascii="Segoe UI" w:hAnsi="Segoe UI" w:cs="Segoe UI"/>
                <w:color w:val="333333"/>
                <w:lang w:val="en-US"/>
              </w:rPr>
            </w:pPr>
            <w:r w:rsidRPr="00EA16EA">
              <w:rPr>
                <w:rFonts w:ascii="Segoe UI" w:hAnsi="Segoe UI" w:cs="Segoe UI"/>
                <w:color w:val="333333"/>
                <w:lang w:val="en-US"/>
              </w:rPr>
              <w:t>JPA uses </w:t>
            </w:r>
            <w:proofErr w:type="spellStart"/>
            <w:r w:rsidRPr="00EA16EA">
              <w:rPr>
                <w:rStyle w:val="a4"/>
                <w:rFonts w:ascii="Segoe UI" w:hAnsi="Segoe UI" w:cs="Segoe UI"/>
                <w:color w:val="333333"/>
                <w:lang w:val="en-US"/>
              </w:rPr>
              <w:t>EntityManager</w:t>
            </w:r>
            <w:proofErr w:type="spellEnd"/>
            <w:r w:rsidRPr="00EA16EA">
              <w:rPr>
                <w:rFonts w:ascii="Segoe UI" w:hAnsi="Segoe UI" w:cs="Segoe UI"/>
                <w:color w:val="333333"/>
                <w:lang w:val="en-US"/>
              </w:rPr>
              <w:t> for handling the persistence of data.</w:t>
            </w:r>
          </w:p>
        </w:tc>
        <w:tc>
          <w:tcPr>
            <w:tcW w:w="4395"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0C5AC1D" w14:textId="77777777" w:rsidR="00EA16EA" w:rsidRPr="00EA16EA" w:rsidRDefault="00EA16EA">
            <w:pPr>
              <w:jc w:val="both"/>
              <w:rPr>
                <w:rFonts w:ascii="Segoe UI" w:hAnsi="Segoe UI" w:cs="Segoe UI"/>
                <w:color w:val="333333"/>
                <w:lang w:val="en-US"/>
              </w:rPr>
            </w:pPr>
            <w:r w:rsidRPr="00EA16EA">
              <w:rPr>
                <w:rFonts w:ascii="Segoe UI" w:hAnsi="Segoe UI" w:cs="Segoe UI"/>
                <w:color w:val="333333"/>
                <w:lang w:val="en-US"/>
              </w:rPr>
              <w:t>In Hibernate uses </w:t>
            </w:r>
            <w:r w:rsidRPr="00EA16EA">
              <w:rPr>
                <w:rStyle w:val="a4"/>
                <w:rFonts w:ascii="Segoe UI" w:hAnsi="Segoe UI" w:cs="Segoe UI"/>
                <w:color w:val="333333"/>
                <w:lang w:val="en-US"/>
              </w:rPr>
              <w:t>Session</w:t>
            </w:r>
            <w:r w:rsidRPr="00EA16EA">
              <w:rPr>
                <w:rFonts w:ascii="Segoe UI" w:hAnsi="Segoe UI" w:cs="Segoe UI"/>
                <w:color w:val="333333"/>
                <w:lang w:val="en-US"/>
              </w:rPr>
              <w:t> for handling the persistence of data.</w:t>
            </w:r>
          </w:p>
        </w:tc>
      </w:tr>
    </w:tbl>
    <w:p w14:paraId="69C32F67" w14:textId="77777777" w:rsidR="00EA16EA" w:rsidRPr="00EA16EA" w:rsidRDefault="00EA16EA" w:rsidP="00EA16EA">
      <w:pPr>
        <w:pStyle w:val="2"/>
        <w:shd w:val="clear" w:color="auto" w:fill="FFFFFF"/>
        <w:spacing w:line="312" w:lineRule="atLeast"/>
        <w:jc w:val="both"/>
        <w:rPr>
          <w:rFonts w:ascii="Helvetica" w:hAnsi="Helvetica"/>
          <w:b w:val="0"/>
          <w:bCs w:val="0"/>
          <w:color w:val="610B4B"/>
          <w:sz w:val="32"/>
          <w:szCs w:val="32"/>
          <w:lang w:val="en-US"/>
        </w:rPr>
      </w:pPr>
      <w:r w:rsidRPr="00EA16EA">
        <w:rPr>
          <w:rFonts w:ascii="Helvetica" w:hAnsi="Helvetica"/>
          <w:b w:val="0"/>
          <w:bCs w:val="0"/>
          <w:color w:val="610B4B"/>
          <w:sz w:val="32"/>
          <w:szCs w:val="32"/>
          <w:lang w:val="en-US"/>
        </w:rPr>
        <w:t>Spring Boot Starter Data JPA</w:t>
      </w:r>
    </w:p>
    <w:p w14:paraId="7FFE7368" w14:textId="77777777" w:rsidR="00EA16EA" w:rsidRPr="00EA16EA" w:rsidRDefault="00EA16EA" w:rsidP="00EA16EA">
      <w:pPr>
        <w:pStyle w:val="a3"/>
        <w:shd w:val="clear" w:color="auto" w:fill="FFFFFF"/>
        <w:jc w:val="both"/>
        <w:rPr>
          <w:rFonts w:ascii="Segoe UI" w:hAnsi="Segoe UI" w:cs="Segoe UI"/>
          <w:color w:val="333333"/>
          <w:lang w:val="en-US"/>
        </w:rPr>
      </w:pPr>
      <w:r w:rsidRPr="00EA16EA">
        <w:rPr>
          <w:rFonts w:ascii="Segoe UI" w:hAnsi="Segoe UI" w:cs="Segoe UI"/>
          <w:color w:val="333333"/>
          <w:lang w:val="en-US"/>
        </w:rPr>
        <w:t>Spring Boot provides starter dependency </w:t>
      </w:r>
      <w:r w:rsidRPr="00EA16EA">
        <w:rPr>
          <w:rStyle w:val="a4"/>
          <w:rFonts w:ascii="Segoe UI" w:eastAsiaTheme="majorEastAsia" w:hAnsi="Segoe UI" w:cs="Segoe UI"/>
          <w:color w:val="333333"/>
          <w:lang w:val="en-US"/>
        </w:rPr>
        <w:t>spring-boot-starter-data-</w:t>
      </w:r>
      <w:proofErr w:type="spellStart"/>
      <w:r w:rsidRPr="00EA16EA">
        <w:rPr>
          <w:rStyle w:val="a4"/>
          <w:rFonts w:ascii="Segoe UI" w:eastAsiaTheme="majorEastAsia" w:hAnsi="Segoe UI" w:cs="Segoe UI"/>
          <w:color w:val="333333"/>
          <w:lang w:val="en-US"/>
        </w:rPr>
        <w:t>jpa</w:t>
      </w:r>
      <w:proofErr w:type="spellEnd"/>
      <w:r w:rsidRPr="00EA16EA">
        <w:rPr>
          <w:rFonts w:ascii="Segoe UI" w:hAnsi="Segoe UI" w:cs="Segoe UI"/>
          <w:color w:val="333333"/>
          <w:lang w:val="en-US"/>
        </w:rPr>
        <w:t> to connect Spring Boot application with relational database efficiently. The spring-boot-starter-data-</w:t>
      </w:r>
      <w:proofErr w:type="spellStart"/>
      <w:r w:rsidRPr="00EA16EA">
        <w:rPr>
          <w:rFonts w:ascii="Segoe UI" w:hAnsi="Segoe UI" w:cs="Segoe UI"/>
          <w:color w:val="333333"/>
          <w:lang w:val="en-US"/>
        </w:rPr>
        <w:t>jpa</w:t>
      </w:r>
      <w:proofErr w:type="spellEnd"/>
      <w:r w:rsidRPr="00EA16EA">
        <w:rPr>
          <w:rFonts w:ascii="Segoe UI" w:hAnsi="Segoe UI" w:cs="Segoe UI"/>
          <w:color w:val="333333"/>
          <w:lang w:val="en-US"/>
        </w:rPr>
        <w:t xml:space="preserve"> internally uses the spring-boot-</w:t>
      </w:r>
      <w:proofErr w:type="spellStart"/>
      <w:r w:rsidRPr="00EA16EA">
        <w:rPr>
          <w:rFonts w:ascii="Segoe UI" w:hAnsi="Segoe UI" w:cs="Segoe UI"/>
          <w:color w:val="333333"/>
          <w:lang w:val="en-US"/>
        </w:rPr>
        <w:t>jpa</w:t>
      </w:r>
      <w:proofErr w:type="spellEnd"/>
      <w:r w:rsidRPr="00EA16EA">
        <w:rPr>
          <w:rFonts w:ascii="Segoe UI" w:hAnsi="Segoe UI" w:cs="Segoe UI"/>
          <w:color w:val="333333"/>
          <w:lang w:val="en-US"/>
        </w:rPr>
        <w:t xml:space="preserve"> dependency.</w:t>
      </w:r>
    </w:p>
    <w:p w14:paraId="5F9E59AF" w14:textId="77777777" w:rsidR="00EA16EA" w:rsidRDefault="00EA16EA" w:rsidP="00EA16EA">
      <w:pPr>
        <w:pStyle w:val="alt"/>
        <w:numPr>
          <w:ilvl w:val="0"/>
          <w:numId w:val="72"/>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proofErr w:type="spellStart"/>
      <w:r>
        <w:rPr>
          <w:rStyle w:val="tag-name"/>
          <w:rFonts w:ascii="Segoe UI" w:eastAsiaTheme="majorEastAsia" w:hAnsi="Segoe UI" w:cs="Segoe UI"/>
          <w:b/>
          <w:bCs/>
          <w:color w:val="006699"/>
          <w:bdr w:val="none" w:sz="0" w:space="0" w:color="auto" w:frame="1"/>
        </w:rPr>
        <w:t>dependency</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58E386FC" w14:textId="77777777" w:rsidR="00EA16EA" w:rsidRPr="00EA16EA" w:rsidRDefault="00EA16EA" w:rsidP="00EA16EA">
      <w:pPr>
        <w:numPr>
          <w:ilvl w:val="0"/>
          <w:numId w:val="72"/>
        </w:numPr>
        <w:spacing w:after="0" w:line="375" w:lineRule="atLeast"/>
        <w:jc w:val="both"/>
        <w:rPr>
          <w:rFonts w:ascii="Segoe UI" w:hAnsi="Segoe UI" w:cs="Segoe UI"/>
          <w:color w:val="000000"/>
          <w:lang w:val="en-US"/>
        </w:rPr>
      </w:pPr>
      <w:proofErr w:type="gramStart"/>
      <w:r w:rsidRPr="00EA16EA">
        <w:rPr>
          <w:rStyle w:val="tag"/>
          <w:rFonts w:ascii="Segoe UI" w:hAnsi="Segoe UI" w:cs="Segoe UI"/>
          <w:b/>
          <w:bCs/>
          <w:color w:val="006699"/>
          <w:bdr w:val="none" w:sz="0" w:space="0" w:color="auto" w:frame="1"/>
          <w:lang w:val="en-US"/>
        </w:rPr>
        <w:t>&lt;</w:t>
      </w:r>
      <w:proofErr w:type="spellStart"/>
      <w:r w:rsidRPr="00EA16EA">
        <w:rPr>
          <w:rStyle w:val="tag-name"/>
          <w:rFonts w:ascii="Segoe UI" w:hAnsi="Segoe UI" w:cs="Segoe UI"/>
          <w:b/>
          <w:bCs/>
          <w:color w:val="006699"/>
          <w:bdr w:val="none" w:sz="0" w:space="0" w:color="auto" w:frame="1"/>
          <w:lang w:val="en-US"/>
        </w:rPr>
        <w:t>groupId</w:t>
      </w:r>
      <w:proofErr w:type="spellEnd"/>
      <w:r w:rsidRPr="00EA16EA">
        <w:rPr>
          <w:rStyle w:val="tag"/>
          <w:rFonts w:ascii="Segoe UI" w:hAnsi="Segoe UI" w:cs="Segoe UI"/>
          <w:b/>
          <w:bCs/>
          <w:color w:val="006699"/>
          <w:bdr w:val="none" w:sz="0" w:space="0" w:color="auto" w:frame="1"/>
          <w:lang w:val="en-US"/>
        </w:rPr>
        <w:t>&gt;</w:t>
      </w:r>
      <w:proofErr w:type="spellStart"/>
      <w:r w:rsidRPr="00EA16EA">
        <w:rPr>
          <w:rFonts w:ascii="Segoe UI" w:hAnsi="Segoe UI" w:cs="Segoe UI"/>
          <w:color w:val="000000"/>
          <w:bdr w:val="none" w:sz="0" w:space="0" w:color="auto" w:frame="1"/>
          <w:lang w:val="en-US"/>
        </w:rPr>
        <w:t>org.springframework.boot</w:t>
      </w:r>
      <w:proofErr w:type="spellEnd"/>
      <w:proofErr w:type="gramEnd"/>
      <w:r w:rsidRPr="00EA16EA">
        <w:rPr>
          <w:rStyle w:val="tag"/>
          <w:rFonts w:ascii="Segoe UI" w:hAnsi="Segoe UI" w:cs="Segoe UI"/>
          <w:b/>
          <w:bCs/>
          <w:color w:val="006699"/>
          <w:bdr w:val="none" w:sz="0" w:space="0" w:color="auto" w:frame="1"/>
          <w:lang w:val="en-US"/>
        </w:rPr>
        <w:t>&lt;/</w:t>
      </w:r>
      <w:proofErr w:type="spellStart"/>
      <w:r w:rsidRPr="00EA16EA">
        <w:rPr>
          <w:rStyle w:val="tag-name"/>
          <w:rFonts w:ascii="Segoe UI" w:hAnsi="Segoe UI" w:cs="Segoe UI"/>
          <w:b/>
          <w:bCs/>
          <w:color w:val="006699"/>
          <w:bdr w:val="none" w:sz="0" w:space="0" w:color="auto" w:frame="1"/>
          <w:lang w:val="en-US"/>
        </w:rPr>
        <w:t>groupId</w:t>
      </w:r>
      <w:proofErr w:type="spellEnd"/>
      <w:r w:rsidRPr="00EA16EA">
        <w:rPr>
          <w:rStyle w:val="tag"/>
          <w:rFonts w:ascii="Segoe UI" w:hAnsi="Segoe UI" w:cs="Segoe UI"/>
          <w:b/>
          <w:bCs/>
          <w:color w:val="006699"/>
          <w:bdr w:val="none" w:sz="0" w:space="0" w:color="auto" w:frame="1"/>
          <w:lang w:val="en-US"/>
        </w:rPr>
        <w:t>&gt;</w:t>
      </w:r>
      <w:r w:rsidRPr="00EA16EA">
        <w:rPr>
          <w:rFonts w:ascii="Segoe UI" w:hAnsi="Segoe UI" w:cs="Segoe UI"/>
          <w:color w:val="000000"/>
          <w:bdr w:val="none" w:sz="0" w:space="0" w:color="auto" w:frame="1"/>
          <w:lang w:val="en-US"/>
        </w:rPr>
        <w:t>    </w:t>
      </w:r>
    </w:p>
    <w:p w14:paraId="2BBE476B" w14:textId="77777777" w:rsidR="00EA16EA" w:rsidRPr="00EA16EA" w:rsidRDefault="00EA16EA" w:rsidP="00EA16EA">
      <w:pPr>
        <w:pStyle w:val="alt"/>
        <w:numPr>
          <w:ilvl w:val="0"/>
          <w:numId w:val="72"/>
        </w:numPr>
        <w:spacing w:before="0" w:beforeAutospacing="0" w:after="0" w:afterAutospacing="0" w:line="375" w:lineRule="atLeast"/>
        <w:jc w:val="both"/>
        <w:rPr>
          <w:rFonts w:ascii="Segoe UI" w:hAnsi="Segoe UI" w:cs="Segoe UI"/>
          <w:color w:val="000000"/>
          <w:lang w:val="en-US"/>
        </w:rPr>
      </w:pPr>
      <w:r w:rsidRPr="00EA16EA">
        <w:rPr>
          <w:rStyle w:val="tag"/>
          <w:rFonts w:ascii="Segoe UI" w:hAnsi="Segoe UI" w:cs="Segoe UI"/>
          <w:b/>
          <w:bCs/>
          <w:color w:val="006699"/>
          <w:bdr w:val="none" w:sz="0" w:space="0" w:color="auto" w:frame="1"/>
          <w:lang w:val="en-US"/>
        </w:rPr>
        <w:t>&lt;</w:t>
      </w:r>
      <w:proofErr w:type="spellStart"/>
      <w:r w:rsidRPr="00EA16EA">
        <w:rPr>
          <w:rStyle w:val="tag-name"/>
          <w:rFonts w:ascii="Segoe UI" w:eastAsiaTheme="majorEastAsia" w:hAnsi="Segoe UI" w:cs="Segoe UI"/>
          <w:b/>
          <w:bCs/>
          <w:color w:val="006699"/>
          <w:bdr w:val="none" w:sz="0" w:space="0" w:color="auto" w:frame="1"/>
          <w:lang w:val="en-US"/>
        </w:rPr>
        <w:t>artifactId</w:t>
      </w:r>
      <w:proofErr w:type="spellEnd"/>
      <w:r w:rsidRPr="00EA16EA">
        <w:rPr>
          <w:rStyle w:val="tag"/>
          <w:rFonts w:ascii="Segoe UI" w:hAnsi="Segoe UI" w:cs="Segoe UI"/>
          <w:b/>
          <w:bCs/>
          <w:color w:val="006699"/>
          <w:bdr w:val="none" w:sz="0" w:space="0" w:color="auto" w:frame="1"/>
          <w:lang w:val="en-US"/>
        </w:rPr>
        <w:t>&gt;</w:t>
      </w:r>
      <w:r w:rsidRPr="00EA16EA">
        <w:rPr>
          <w:rFonts w:ascii="Segoe UI" w:hAnsi="Segoe UI" w:cs="Segoe UI"/>
          <w:color w:val="000000"/>
          <w:bdr w:val="none" w:sz="0" w:space="0" w:color="auto" w:frame="1"/>
          <w:lang w:val="en-US"/>
        </w:rPr>
        <w:t>spring-boot-starter-data-</w:t>
      </w:r>
      <w:proofErr w:type="spellStart"/>
      <w:r w:rsidRPr="00EA16EA">
        <w:rPr>
          <w:rFonts w:ascii="Segoe UI" w:hAnsi="Segoe UI" w:cs="Segoe UI"/>
          <w:color w:val="000000"/>
          <w:bdr w:val="none" w:sz="0" w:space="0" w:color="auto" w:frame="1"/>
          <w:lang w:val="en-US"/>
        </w:rPr>
        <w:t>jpa</w:t>
      </w:r>
      <w:proofErr w:type="spellEnd"/>
      <w:r w:rsidRPr="00EA16EA">
        <w:rPr>
          <w:rStyle w:val="tag"/>
          <w:rFonts w:ascii="Segoe UI" w:hAnsi="Segoe UI" w:cs="Segoe UI"/>
          <w:b/>
          <w:bCs/>
          <w:color w:val="006699"/>
          <w:bdr w:val="none" w:sz="0" w:space="0" w:color="auto" w:frame="1"/>
          <w:lang w:val="en-US"/>
        </w:rPr>
        <w:t>&lt;/</w:t>
      </w:r>
      <w:proofErr w:type="spellStart"/>
      <w:r w:rsidRPr="00EA16EA">
        <w:rPr>
          <w:rStyle w:val="tag-name"/>
          <w:rFonts w:ascii="Segoe UI" w:eastAsiaTheme="majorEastAsia" w:hAnsi="Segoe UI" w:cs="Segoe UI"/>
          <w:b/>
          <w:bCs/>
          <w:color w:val="006699"/>
          <w:bdr w:val="none" w:sz="0" w:space="0" w:color="auto" w:frame="1"/>
          <w:lang w:val="en-US"/>
        </w:rPr>
        <w:t>artifactId</w:t>
      </w:r>
      <w:proofErr w:type="spellEnd"/>
      <w:r w:rsidRPr="00EA16EA">
        <w:rPr>
          <w:rStyle w:val="tag"/>
          <w:rFonts w:ascii="Segoe UI" w:hAnsi="Segoe UI" w:cs="Segoe UI"/>
          <w:b/>
          <w:bCs/>
          <w:color w:val="006699"/>
          <w:bdr w:val="none" w:sz="0" w:space="0" w:color="auto" w:frame="1"/>
          <w:lang w:val="en-US"/>
        </w:rPr>
        <w:t>&gt;</w:t>
      </w:r>
      <w:r w:rsidRPr="00EA16EA">
        <w:rPr>
          <w:rFonts w:ascii="Segoe UI" w:hAnsi="Segoe UI" w:cs="Segoe UI"/>
          <w:color w:val="000000"/>
          <w:bdr w:val="none" w:sz="0" w:space="0" w:color="auto" w:frame="1"/>
          <w:lang w:val="en-US"/>
        </w:rPr>
        <w:t>    </w:t>
      </w:r>
    </w:p>
    <w:p w14:paraId="3DC68D7E" w14:textId="77777777" w:rsidR="00EA16EA" w:rsidRDefault="00EA16EA" w:rsidP="00EA16EA">
      <w:pPr>
        <w:numPr>
          <w:ilvl w:val="0"/>
          <w:numId w:val="72"/>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version</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2.2.</w:t>
      </w:r>
      <w:proofErr w:type="gramStart"/>
      <w:r>
        <w:rPr>
          <w:rFonts w:ascii="Segoe UI" w:hAnsi="Segoe UI" w:cs="Segoe UI"/>
          <w:color w:val="000000"/>
          <w:bdr w:val="none" w:sz="0" w:space="0" w:color="auto" w:frame="1"/>
        </w:rPr>
        <w:t>2.RELEASE</w:t>
      </w:r>
      <w:proofErr w:type="gramEnd"/>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version</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052EE867" w14:textId="77777777" w:rsidR="00EA16EA" w:rsidRDefault="00EA16EA" w:rsidP="00EA16EA">
      <w:pPr>
        <w:pStyle w:val="alt"/>
        <w:numPr>
          <w:ilvl w:val="0"/>
          <w:numId w:val="72"/>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proofErr w:type="spellStart"/>
      <w:r>
        <w:rPr>
          <w:rStyle w:val="tag-name"/>
          <w:rFonts w:ascii="Segoe UI" w:eastAsiaTheme="majorEastAsia" w:hAnsi="Segoe UI" w:cs="Segoe UI"/>
          <w:b/>
          <w:bCs/>
          <w:color w:val="006699"/>
          <w:bdr w:val="none" w:sz="0" w:space="0" w:color="auto" w:frame="1"/>
        </w:rPr>
        <w:t>dependency</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73C44935" w14:textId="19D13AC7" w:rsidR="006D52CC" w:rsidRDefault="006D52CC">
      <w:pPr>
        <w:rPr>
          <w:lang w:val="en-US" w:eastAsia="ru-RU"/>
        </w:rPr>
      </w:pPr>
      <w:r>
        <w:rPr>
          <w:lang w:val="en-US" w:eastAsia="ru-RU"/>
        </w:rPr>
        <w:br w:type="page"/>
      </w:r>
    </w:p>
    <w:p w14:paraId="05C7F81C" w14:textId="77777777" w:rsidR="006D52CC" w:rsidRPr="006D52CC" w:rsidRDefault="006D52CC" w:rsidP="006D52CC">
      <w:pPr>
        <w:pStyle w:val="1"/>
        <w:shd w:val="clear" w:color="auto" w:fill="FFFFFF"/>
        <w:spacing w:before="75" w:line="312" w:lineRule="atLeast"/>
        <w:jc w:val="both"/>
        <w:rPr>
          <w:rFonts w:ascii="Helvetica" w:hAnsi="Helvetica"/>
          <w:color w:val="610B38"/>
          <w:sz w:val="44"/>
          <w:szCs w:val="44"/>
          <w:lang w:val="en-US"/>
        </w:rPr>
      </w:pPr>
      <w:r w:rsidRPr="006D52CC">
        <w:rPr>
          <w:rFonts w:ascii="Helvetica" w:hAnsi="Helvetica"/>
          <w:b/>
          <w:bCs/>
          <w:color w:val="610B38"/>
          <w:sz w:val="44"/>
          <w:szCs w:val="44"/>
          <w:lang w:val="en-US"/>
        </w:rPr>
        <w:lastRenderedPageBreak/>
        <w:t>Spring Boot H2 Database</w:t>
      </w:r>
    </w:p>
    <w:p w14:paraId="1EB2F4A6" w14:textId="77777777" w:rsidR="006D52CC" w:rsidRDefault="006D52CC" w:rsidP="006D52CC">
      <w:pPr>
        <w:pStyle w:val="2"/>
        <w:shd w:val="clear" w:color="auto" w:fill="FFFFFF"/>
        <w:spacing w:line="312" w:lineRule="atLeast"/>
        <w:jc w:val="both"/>
        <w:rPr>
          <w:rFonts w:ascii="Helvetica" w:hAnsi="Helvetica"/>
          <w:b w:val="0"/>
          <w:bCs w:val="0"/>
          <w:color w:val="610B4B"/>
          <w:sz w:val="32"/>
          <w:szCs w:val="32"/>
          <w:lang w:val="en-US"/>
        </w:rPr>
      </w:pPr>
    </w:p>
    <w:p w14:paraId="6385F6AD" w14:textId="7B4199B7" w:rsidR="006D52CC" w:rsidRPr="006D52CC" w:rsidRDefault="006D52CC" w:rsidP="006D52CC">
      <w:pPr>
        <w:pStyle w:val="2"/>
        <w:shd w:val="clear" w:color="auto" w:fill="FFFFFF"/>
        <w:spacing w:line="312" w:lineRule="atLeast"/>
        <w:jc w:val="both"/>
        <w:rPr>
          <w:rFonts w:ascii="Helvetica" w:hAnsi="Helvetica"/>
          <w:b w:val="0"/>
          <w:bCs w:val="0"/>
          <w:color w:val="610B4B"/>
          <w:sz w:val="32"/>
          <w:szCs w:val="32"/>
          <w:lang w:val="en-US"/>
        </w:rPr>
      </w:pPr>
      <w:r w:rsidRPr="006D52CC">
        <w:rPr>
          <w:rFonts w:ascii="Helvetica" w:hAnsi="Helvetica"/>
          <w:b w:val="0"/>
          <w:bCs w:val="0"/>
          <w:color w:val="610B4B"/>
          <w:sz w:val="32"/>
          <w:szCs w:val="32"/>
          <w:lang w:val="en-US"/>
        </w:rPr>
        <w:t>What is the in-memory database</w:t>
      </w:r>
    </w:p>
    <w:p w14:paraId="25554701" w14:textId="77777777" w:rsidR="006D52CC" w:rsidRPr="006D52CC" w:rsidRDefault="006D52CC" w:rsidP="006D52CC">
      <w:pPr>
        <w:pStyle w:val="a3"/>
        <w:shd w:val="clear" w:color="auto" w:fill="FFFFFF"/>
        <w:jc w:val="both"/>
        <w:rPr>
          <w:rFonts w:ascii="Segoe UI" w:hAnsi="Segoe UI" w:cs="Segoe UI"/>
          <w:color w:val="333333"/>
          <w:lang w:val="en-US"/>
        </w:rPr>
      </w:pPr>
      <w:r w:rsidRPr="006D52CC">
        <w:rPr>
          <w:rFonts w:ascii="Segoe UI" w:hAnsi="Segoe UI" w:cs="Segoe UI"/>
          <w:color w:val="333333"/>
          <w:lang w:val="en-US"/>
        </w:rPr>
        <w:t>In-memory database relies on system memory as oppose to disk space for storage of data. Because memory access is faster than disk access. We use the in-memory database when we do not need to persist the data. The in-memory database is an embedded database. The in-memory databases are volatile, by default, and all stored data loss when we restart the application.</w:t>
      </w:r>
    </w:p>
    <w:p w14:paraId="5391CA61" w14:textId="77777777" w:rsidR="006D52CC" w:rsidRPr="006D52CC" w:rsidRDefault="006D52CC" w:rsidP="006D52CC">
      <w:pPr>
        <w:pStyle w:val="a3"/>
        <w:shd w:val="clear" w:color="auto" w:fill="FFFFFF"/>
        <w:jc w:val="both"/>
        <w:rPr>
          <w:rFonts w:ascii="Segoe UI" w:hAnsi="Segoe UI" w:cs="Segoe UI"/>
          <w:color w:val="333333"/>
          <w:lang w:val="en-US"/>
        </w:rPr>
      </w:pPr>
      <w:r w:rsidRPr="006D52CC">
        <w:rPr>
          <w:rFonts w:ascii="Segoe UI" w:hAnsi="Segoe UI" w:cs="Segoe UI"/>
          <w:color w:val="333333"/>
          <w:lang w:val="en-US"/>
        </w:rPr>
        <w:t>The widely used in-memory databases are </w:t>
      </w:r>
      <w:r w:rsidRPr="006D52CC">
        <w:rPr>
          <w:rStyle w:val="a4"/>
          <w:rFonts w:ascii="Segoe UI" w:eastAsiaTheme="majorEastAsia" w:hAnsi="Segoe UI" w:cs="Segoe UI"/>
          <w:color w:val="333333"/>
          <w:lang w:val="en-US"/>
        </w:rPr>
        <w:t>H2, HSQLDB </w:t>
      </w:r>
      <w:r w:rsidRPr="006D52CC">
        <w:rPr>
          <w:rFonts w:ascii="Segoe UI" w:hAnsi="Segoe UI" w:cs="Segoe UI"/>
          <w:color w:val="333333"/>
          <w:lang w:val="en-US"/>
        </w:rPr>
        <w:t>(</w:t>
      </w:r>
      <w:proofErr w:type="spellStart"/>
      <w:r w:rsidRPr="006D52CC">
        <w:rPr>
          <w:rFonts w:ascii="Segoe UI" w:hAnsi="Segoe UI" w:cs="Segoe UI"/>
          <w:color w:val="333333"/>
          <w:lang w:val="en-US"/>
        </w:rPr>
        <w:t>HyperSQL</w:t>
      </w:r>
      <w:proofErr w:type="spellEnd"/>
      <w:r w:rsidRPr="006D52CC">
        <w:rPr>
          <w:rFonts w:ascii="Segoe UI" w:hAnsi="Segoe UI" w:cs="Segoe UI"/>
          <w:color w:val="333333"/>
          <w:lang w:val="en-US"/>
        </w:rPr>
        <w:t xml:space="preserve"> Database)</w:t>
      </w:r>
      <w:r w:rsidRPr="006D52CC">
        <w:rPr>
          <w:rStyle w:val="a4"/>
          <w:rFonts w:ascii="Segoe UI" w:eastAsiaTheme="majorEastAsia" w:hAnsi="Segoe UI" w:cs="Segoe UI"/>
          <w:color w:val="333333"/>
          <w:lang w:val="en-US"/>
        </w:rPr>
        <w:t>, </w:t>
      </w:r>
      <w:r w:rsidRPr="006D52CC">
        <w:rPr>
          <w:rFonts w:ascii="Segoe UI" w:hAnsi="Segoe UI" w:cs="Segoe UI"/>
          <w:color w:val="333333"/>
          <w:lang w:val="en-US"/>
        </w:rPr>
        <w:t>and</w:t>
      </w:r>
      <w:r w:rsidRPr="006D52CC">
        <w:rPr>
          <w:rStyle w:val="a4"/>
          <w:rFonts w:ascii="Segoe UI" w:eastAsiaTheme="majorEastAsia" w:hAnsi="Segoe UI" w:cs="Segoe UI"/>
          <w:color w:val="333333"/>
          <w:lang w:val="en-US"/>
        </w:rPr>
        <w:t> Apache Derby. </w:t>
      </w:r>
      <w:r w:rsidRPr="006D52CC">
        <w:rPr>
          <w:rFonts w:ascii="Segoe UI" w:hAnsi="Segoe UI" w:cs="Segoe UI"/>
          <w:color w:val="333333"/>
          <w:lang w:val="en-US"/>
        </w:rPr>
        <w:t>It creates the configuration automatically.</w:t>
      </w:r>
    </w:p>
    <w:p w14:paraId="5156F92C" w14:textId="77777777" w:rsidR="006D52CC" w:rsidRDefault="006D52CC" w:rsidP="006D52CC">
      <w:pPr>
        <w:pStyle w:val="2"/>
        <w:shd w:val="clear" w:color="auto" w:fill="FFFFFF"/>
        <w:spacing w:line="312" w:lineRule="atLeast"/>
        <w:jc w:val="both"/>
        <w:rPr>
          <w:rFonts w:ascii="Helvetica" w:hAnsi="Helvetica"/>
          <w:b w:val="0"/>
          <w:bCs w:val="0"/>
          <w:color w:val="610B4B"/>
          <w:sz w:val="32"/>
          <w:szCs w:val="32"/>
          <w:lang w:val="en-US"/>
        </w:rPr>
      </w:pPr>
    </w:p>
    <w:p w14:paraId="1B0DBCFD" w14:textId="52603ED3" w:rsidR="006D52CC" w:rsidRPr="006D52CC" w:rsidRDefault="006D52CC" w:rsidP="006D52CC">
      <w:pPr>
        <w:pStyle w:val="2"/>
        <w:shd w:val="clear" w:color="auto" w:fill="FFFFFF"/>
        <w:spacing w:line="312" w:lineRule="atLeast"/>
        <w:jc w:val="both"/>
        <w:rPr>
          <w:rFonts w:ascii="Helvetica" w:hAnsi="Helvetica"/>
          <w:b w:val="0"/>
          <w:bCs w:val="0"/>
          <w:color w:val="610B4B"/>
          <w:sz w:val="32"/>
          <w:szCs w:val="32"/>
          <w:lang w:val="en-US"/>
        </w:rPr>
      </w:pPr>
      <w:r w:rsidRPr="006D52CC">
        <w:rPr>
          <w:rFonts w:ascii="Helvetica" w:hAnsi="Helvetica"/>
          <w:b w:val="0"/>
          <w:bCs w:val="0"/>
          <w:color w:val="610B4B"/>
          <w:sz w:val="32"/>
          <w:szCs w:val="32"/>
          <w:lang w:val="en-US"/>
        </w:rPr>
        <w:t>Persistence vs. In-memory Database</w:t>
      </w:r>
    </w:p>
    <w:p w14:paraId="7917EFE7" w14:textId="77777777" w:rsidR="006D52CC" w:rsidRPr="006D52CC" w:rsidRDefault="006D52CC" w:rsidP="006D52CC">
      <w:pPr>
        <w:pStyle w:val="a3"/>
        <w:shd w:val="clear" w:color="auto" w:fill="FFFFFF"/>
        <w:jc w:val="both"/>
        <w:rPr>
          <w:rFonts w:ascii="Segoe UI" w:hAnsi="Segoe UI" w:cs="Segoe UI"/>
          <w:color w:val="333333"/>
          <w:lang w:val="en-US"/>
        </w:rPr>
      </w:pPr>
      <w:r w:rsidRPr="006D52CC">
        <w:rPr>
          <w:rFonts w:ascii="Segoe UI" w:hAnsi="Segoe UI" w:cs="Segoe UI"/>
          <w:color w:val="333333"/>
          <w:lang w:val="en-US"/>
        </w:rPr>
        <w:t>The persistent database persists the data in physical memory. The data will be available even if the database server is bounced. Some popular persistence databases are </w:t>
      </w:r>
      <w:hyperlink r:id="rId80" w:history="1">
        <w:r w:rsidRPr="006D52CC">
          <w:rPr>
            <w:rStyle w:val="a5"/>
            <w:rFonts w:ascii="Segoe UI" w:hAnsi="Segoe UI" w:cs="Segoe UI"/>
            <w:b/>
            <w:bCs/>
            <w:color w:val="008000"/>
            <w:lang w:val="en-US"/>
          </w:rPr>
          <w:t>Oracle</w:t>
        </w:r>
      </w:hyperlink>
      <w:r w:rsidRPr="006D52CC">
        <w:rPr>
          <w:rStyle w:val="a4"/>
          <w:rFonts w:ascii="Segoe UI" w:eastAsiaTheme="majorEastAsia" w:hAnsi="Segoe UI" w:cs="Segoe UI"/>
          <w:color w:val="333333"/>
          <w:lang w:val="en-US"/>
        </w:rPr>
        <w:t>, </w:t>
      </w:r>
      <w:hyperlink r:id="rId81" w:history="1">
        <w:r w:rsidRPr="006D52CC">
          <w:rPr>
            <w:rStyle w:val="a5"/>
            <w:rFonts w:ascii="Segoe UI" w:hAnsi="Segoe UI" w:cs="Segoe UI"/>
            <w:b/>
            <w:bCs/>
            <w:color w:val="008000"/>
            <w:lang w:val="en-US"/>
          </w:rPr>
          <w:t>MySQL</w:t>
        </w:r>
      </w:hyperlink>
      <w:r w:rsidRPr="006D52CC">
        <w:rPr>
          <w:rStyle w:val="a4"/>
          <w:rFonts w:ascii="Segoe UI" w:eastAsiaTheme="majorEastAsia" w:hAnsi="Segoe UI" w:cs="Segoe UI"/>
          <w:color w:val="333333"/>
          <w:lang w:val="en-US"/>
        </w:rPr>
        <w:t>, </w:t>
      </w:r>
      <w:hyperlink r:id="rId82" w:history="1">
        <w:r w:rsidRPr="006D52CC">
          <w:rPr>
            <w:rStyle w:val="a5"/>
            <w:rFonts w:ascii="Segoe UI" w:hAnsi="Segoe UI" w:cs="Segoe UI"/>
            <w:b/>
            <w:bCs/>
            <w:color w:val="008000"/>
            <w:lang w:val="en-US"/>
          </w:rPr>
          <w:t>Postgres</w:t>
        </w:r>
      </w:hyperlink>
      <w:r w:rsidRPr="006D52CC">
        <w:rPr>
          <w:rStyle w:val="a4"/>
          <w:rFonts w:ascii="Segoe UI" w:eastAsiaTheme="majorEastAsia" w:hAnsi="Segoe UI" w:cs="Segoe UI"/>
          <w:color w:val="333333"/>
          <w:lang w:val="en-US"/>
        </w:rPr>
        <w:t>,</w:t>
      </w:r>
      <w:r w:rsidRPr="006D52CC">
        <w:rPr>
          <w:rFonts w:ascii="Segoe UI" w:hAnsi="Segoe UI" w:cs="Segoe UI"/>
          <w:color w:val="333333"/>
          <w:lang w:val="en-US"/>
        </w:rPr>
        <w:t> etc.</w:t>
      </w:r>
    </w:p>
    <w:p w14:paraId="265B6163" w14:textId="77777777" w:rsidR="006D52CC" w:rsidRPr="006D52CC" w:rsidRDefault="006D52CC" w:rsidP="006D52CC">
      <w:pPr>
        <w:pStyle w:val="a3"/>
        <w:shd w:val="clear" w:color="auto" w:fill="FFFFFF"/>
        <w:jc w:val="both"/>
        <w:rPr>
          <w:rFonts w:ascii="Segoe UI" w:hAnsi="Segoe UI" w:cs="Segoe UI"/>
          <w:color w:val="333333"/>
          <w:lang w:val="en-US"/>
        </w:rPr>
      </w:pPr>
      <w:r w:rsidRPr="006D52CC">
        <w:rPr>
          <w:rFonts w:ascii="Segoe UI" w:hAnsi="Segoe UI" w:cs="Segoe UI"/>
          <w:color w:val="333333"/>
          <w:lang w:val="en-US"/>
        </w:rPr>
        <w:t>In the case of the </w:t>
      </w:r>
      <w:r w:rsidRPr="006D52CC">
        <w:rPr>
          <w:rStyle w:val="a4"/>
          <w:rFonts w:ascii="Segoe UI" w:eastAsiaTheme="majorEastAsia" w:hAnsi="Segoe UI" w:cs="Segoe UI"/>
          <w:color w:val="333333"/>
          <w:lang w:val="en-US"/>
        </w:rPr>
        <w:t>in-memory database,</w:t>
      </w:r>
      <w:r w:rsidRPr="006D52CC">
        <w:rPr>
          <w:rFonts w:ascii="Segoe UI" w:hAnsi="Segoe UI" w:cs="Segoe UI"/>
          <w:color w:val="333333"/>
          <w:lang w:val="en-US"/>
        </w:rPr>
        <w:t> data store in the </w:t>
      </w:r>
      <w:r w:rsidRPr="006D52CC">
        <w:rPr>
          <w:rStyle w:val="a4"/>
          <w:rFonts w:ascii="Segoe UI" w:eastAsiaTheme="majorEastAsia" w:hAnsi="Segoe UI" w:cs="Segoe UI"/>
          <w:color w:val="333333"/>
          <w:lang w:val="en-US"/>
        </w:rPr>
        <w:t>system memory</w:t>
      </w:r>
      <w:r w:rsidRPr="006D52CC">
        <w:rPr>
          <w:rFonts w:ascii="Segoe UI" w:hAnsi="Segoe UI" w:cs="Segoe UI"/>
          <w:color w:val="333333"/>
          <w:lang w:val="en-US"/>
        </w:rPr>
        <w:t>. It lost the data when the program is closed. It is helpful for </w:t>
      </w:r>
      <w:r w:rsidRPr="006D52CC">
        <w:rPr>
          <w:rStyle w:val="a4"/>
          <w:rFonts w:ascii="Segoe UI" w:eastAsiaTheme="majorEastAsia" w:hAnsi="Segoe UI" w:cs="Segoe UI"/>
          <w:color w:val="333333"/>
          <w:lang w:val="en-US"/>
        </w:rPr>
        <w:t>POC</w:t>
      </w:r>
      <w:r w:rsidRPr="006D52CC">
        <w:rPr>
          <w:rFonts w:ascii="Segoe UI" w:hAnsi="Segoe UI" w:cs="Segoe UI"/>
          <w:color w:val="333333"/>
          <w:lang w:val="en-US"/>
        </w:rPr>
        <w:t>s (Proof of Concepts), not for a production application. The widely used in-memory database is </w:t>
      </w:r>
      <w:r w:rsidRPr="006D52CC">
        <w:rPr>
          <w:rStyle w:val="a4"/>
          <w:rFonts w:ascii="Segoe UI" w:eastAsiaTheme="majorEastAsia" w:hAnsi="Segoe UI" w:cs="Segoe UI"/>
          <w:color w:val="333333"/>
          <w:lang w:val="en-US"/>
        </w:rPr>
        <w:t>H2.</w:t>
      </w:r>
    </w:p>
    <w:p w14:paraId="2D800591" w14:textId="77777777" w:rsidR="006D52CC" w:rsidRDefault="006D52CC" w:rsidP="006D52CC">
      <w:pPr>
        <w:pStyle w:val="2"/>
        <w:shd w:val="clear" w:color="auto" w:fill="FFFFFF"/>
        <w:spacing w:line="312" w:lineRule="atLeast"/>
        <w:jc w:val="both"/>
        <w:rPr>
          <w:rFonts w:ascii="Helvetica" w:hAnsi="Helvetica"/>
          <w:b w:val="0"/>
          <w:bCs w:val="0"/>
          <w:color w:val="610B4B"/>
          <w:sz w:val="32"/>
          <w:szCs w:val="32"/>
          <w:lang w:val="en-US"/>
        </w:rPr>
      </w:pPr>
    </w:p>
    <w:p w14:paraId="0185440D" w14:textId="10A1E2A1" w:rsidR="006D52CC" w:rsidRPr="006D52CC" w:rsidRDefault="006D52CC" w:rsidP="006D52CC">
      <w:pPr>
        <w:pStyle w:val="2"/>
        <w:shd w:val="clear" w:color="auto" w:fill="FFFFFF"/>
        <w:spacing w:line="312" w:lineRule="atLeast"/>
        <w:jc w:val="both"/>
        <w:rPr>
          <w:rFonts w:ascii="Helvetica" w:hAnsi="Helvetica"/>
          <w:b w:val="0"/>
          <w:bCs w:val="0"/>
          <w:color w:val="610B4B"/>
          <w:sz w:val="32"/>
          <w:szCs w:val="32"/>
          <w:lang w:val="en-US"/>
        </w:rPr>
      </w:pPr>
      <w:r w:rsidRPr="006D52CC">
        <w:rPr>
          <w:rFonts w:ascii="Helvetica" w:hAnsi="Helvetica"/>
          <w:b w:val="0"/>
          <w:bCs w:val="0"/>
          <w:color w:val="610B4B"/>
          <w:sz w:val="32"/>
          <w:szCs w:val="32"/>
          <w:lang w:val="en-US"/>
        </w:rPr>
        <w:t>What is the H2 Database</w:t>
      </w:r>
    </w:p>
    <w:p w14:paraId="70904883" w14:textId="77777777" w:rsidR="006D52CC" w:rsidRPr="006D52CC" w:rsidRDefault="006D52CC" w:rsidP="006D52CC">
      <w:pPr>
        <w:pStyle w:val="a3"/>
        <w:shd w:val="clear" w:color="auto" w:fill="FFFFFF"/>
        <w:jc w:val="both"/>
        <w:rPr>
          <w:rFonts w:ascii="Segoe UI" w:hAnsi="Segoe UI" w:cs="Segoe UI"/>
          <w:color w:val="333333"/>
          <w:lang w:val="en-US"/>
        </w:rPr>
      </w:pPr>
      <w:r w:rsidRPr="006D52CC">
        <w:rPr>
          <w:rStyle w:val="a4"/>
          <w:rFonts w:ascii="Segoe UI" w:eastAsiaTheme="majorEastAsia" w:hAnsi="Segoe UI" w:cs="Segoe UI"/>
          <w:color w:val="333333"/>
          <w:lang w:val="en-US"/>
        </w:rPr>
        <w:t>H2</w:t>
      </w:r>
      <w:r w:rsidRPr="006D52CC">
        <w:rPr>
          <w:rFonts w:ascii="Segoe UI" w:hAnsi="Segoe UI" w:cs="Segoe UI"/>
          <w:color w:val="333333"/>
          <w:lang w:val="en-US"/>
        </w:rPr>
        <w:t> is an </w:t>
      </w:r>
      <w:r w:rsidRPr="006D52CC">
        <w:rPr>
          <w:rStyle w:val="a4"/>
          <w:rFonts w:ascii="Segoe UI" w:eastAsiaTheme="majorEastAsia" w:hAnsi="Segoe UI" w:cs="Segoe UI"/>
          <w:color w:val="333333"/>
          <w:lang w:val="en-US"/>
        </w:rPr>
        <w:t>embedded, open-source, </w:t>
      </w:r>
      <w:r w:rsidRPr="006D52CC">
        <w:rPr>
          <w:rFonts w:ascii="Segoe UI" w:hAnsi="Segoe UI" w:cs="Segoe UI"/>
          <w:color w:val="333333"/>
          <w:lang w:val="en-US"/>
        </w:rPr>
        <w:t>and</w:t>
      </w:r>
      <w:r w:rsidRPr="006D52CC">
        <w:rPr>
          <w:rStyle w:val="a4"/>
          <w:rFonts w:ascii="Segoe UI" w:eastAsiaTheme="majorEastAsia" w:hAnsi="Segoe UI" w:cs="Segoe UI"/>
          <w:color w:val="333333"/>
          <w:lang w:val="en-US"/>
        </w:rPr>
        <w:t> in-memory</w:t>
      </w:r>
      <w:r w:rsidRPr="006D52CC">
        <w:rPr>
          <w:rFonts w:ascii="Segoe UI" w:hAnsi="Segoe UI" w:cs="Segoe UI"/>
          <w:color w:val="333333"/>
          <w:lang w:val="en-US"/>
        </w:rPr>
        <w:t> database. It is a relational database management system written in </w:t>
      </w:r>
      <w:hyperlink r:id="rId83" w:history="1">
        <w:r w:rsidRPr="006D52CC">
          <w:rPr>
            <w:rStyle w:val="a5"/>
            <w:rFonts w:ascii="Segoe UI" w:hAnsi="Segoe UI" w:cs="Segoe UI"/>
            <w:color w:val="008000"/>
            <w:lang w:val="en-US"/>
          </w:rPr>
          <w:t>Java</w:t>
        </w:r>
      </w:hyperlink>
      <w:r w:rsidRPr="006D52CC">
        <w:rPr>
          <w:rFonts w:ascii="Segoe UI" w:hAnsi="Segoe UI" w:cs="Segoe UI"/>
          <w:color w:val="333333"/>
          <w:lang w:val="en-US"/>
        </w:rPr>
        <w:t>. It is a </w:t>
      </w:r>
      <w:r w:rsidRPr="006D52CC">
        <w:rPr>
          <w:rStyle w:val="a4"/>
          <w:rFonts w:ascii="Segoe UI" w:eastAsiaTheme="majorEastAsia" w:hAnsi="Segoe UI" w:cs="Segoe UI"/>
          <w:color w:val="333333"/>
          <w:lang w:val="en-US"/>
        </w:rPr>
        <w:t>client/server</w:t>
      </w:r>
      <w:r w:rsidRPr="006D52CC">
        <w:rPr>
          <w:rFonts w:ascii="Segoe UI" w:hAnsi="Segoe UI" w:cs="Segoe UI"/>
          <w:color w:val="333333"/>
          <w:lang w:val="en-US"/>
        </w:rPr>
        <w:t> application. It is generally used in </w:t>
      </w:r>
      <w:r w:rsidRPr="006D52CC">
        <w:rPr>
          <w:rStyle w:val="a4"/>
          <w:rFonts w:ascii="Segoe UI" w:eastAsiaTheme="majorEastAsia" w:hAnsi="Segoe UI" w:cs="Segoe UI"/>
          <w:color w:val="333333"/>
          <w:lang w:val="en-US"/>
        </w:rPr>
        <w:t>unit testing</w:t>
      </w:r>
      <w:r w:rsidRPr="006D52CC">
        <w:rPr>
          <w:rFonts w:ascii="Segoe UI" w:hAnsi="Segoe UI" w:cs="Segoe UI"/>
          <w:color w:val="333333"/>
          <w:lang w:val="en-US"/>
        </w:rPr>
        <w:t>. It stores data in memory, not persist the data on disk.</w:t>
      </w:r>
    </w:p>
    <w:p w14:paraId="6A3AC6B8" w14:textId="77777777" w:rsidR="006D52CC" w:rsidRDefault="006D52CC" w:rsidP="006D52CC">
      <w:pPr>
        <w:pStyle w:val="a3"/>
        <w:shd w:val="clear" w:color="auto" w:fill="FFFFFF"/>
        <w:jc w:val="both"/>
        <w:rPr>
          <w:rFonts w:ascii="Segoe UI" w:hAnsi="Segoe UI" w:cs="Segoe UI"/>
          <w:color w:val="333333"/>
        </w:rPr>
      </w:pPr>
      <w:proofErr w:type="spellStart"/>
      <w:r>
        <w:rPr>
          <w:rStyle w:val="a4"/>
          <w:rFonts w:ascii="Segoe UI" w:eastAsiaTheme="majorEastAsia" w:hAnsi="Segoe UI" w:cs="Segoe UI"/>
          <w:color w:val="333333"/>
        </w:rPr>
        <w:t>Advantages</w:t>
      </w:r>
      <w:proofErr w:type="spellEnd"/>
    </w:p>
    <w:p w14:paraId="6BE67342" w14:textId="77777777" w:rsidR="006D52CC" w:rsidRDefault="006D52CC" w:rsidP="006D52CC">
      <w:pPr>
        <w:numPr>
          <w:ilvl w:val="0"/>
          <w:numId w:val="73"/>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 xml:space="preserve">Zero </w:t>
      </w:r>
      <w:proofErr w:type="spellStart"/>
      <w:r>
        <w:rPr>
          <w:rFonts w:ascii="Segoe UI" w:hAnsi="Segoe UI" w:cs="Segoe UI"/>
          <w:color w:val="000000"/>
        </w:rPr>
        <w:t>configuration</w:t>
      </w:r>
      <w:proofErr w:type="spellEnd"/>
    </w:p>
    <w:p w14:paraId="02E092D5" w14:textId="77777777" w:rsidR="006D52CC" w:rsidRPr="006D52CC" w:rsidRDefault="006D52CC" w:rsidP="006D52CC">
      <w:pPr>
        <w:numPr>
          <w:ilvl w:val="0"/>
          <w:numId w:val="73"/>
        </w:numPr>
        <w:shd w:val="clear" w:color="auto" w:fill="FFFFFF"/>
        <w:spacing w:before="60" w:after="100" w:afterAutospacing="1" w:line="375" w:lineRule="atLeast"/>
        <w:jc w:val="both"/>
        <w:rPr>
          <w:rFonts w:ascii="Segoe UI" w:hAnsi="Segoe UI" w:cs="Segoe UI"/>
          <w:color w:val="000000"/>
          <w:lang w:val="en-US"/>
        </w:rPr>
      </w:pPr>
      <w:r w:rsidRPr="006D52CC">
        <w:rPr>
          <w:rFonts w:ascii="Segoe UI" w:hAnsi="Segoe UI" w:cs="Segoe UI"/>
          <w:color w:val="000000"/>
          <w:lang w:val="en-US"/>
        </w:rPr>
        <w:t>It is easy to use.</w:t>
      </w:r>
    </w:p>
    <w:p w14:paraId="7C6D9F8F" w14:textId="77777777" w:rsidR="006D52CC" w:rsidRPr="006D52CC" w:rsidRDefault="006D52CC" w:rsidP="006D52CC">
      <w:pPr>
        <w:numPr>
          <w:ilvl w:val="0"/>
          <w:numId w:val="73"/>
        </w:numPr>
        <w:shd w:val="clear" w:color="auto" w:fill="FFFFFF"/>
        <w:spacing w:before="60" w:after="100" w:afterAutospacing="1" w:line="375" w:lineRule="atLeast"/>
        <w:jc w:val="both"/>
        <w:rPr>
          <w:rFonts w:ascii="Segoe UI" w:hAnsi="Segoe UI" w:cs="Segoe UI"/>
          <w:color w:val="000000"/>
          <w:lang w:val="en-US"/>
        </w:rPr>
      </w:pPr>
      <w:r w:rsidRPr="006D52CC">
        <w:rPr>
          <w:rFonts w:ascii="Segoe UI" w:hAnsi="Segoe UI" w:cs="Segoe UI"/>
          <w:color w:val="000000"/>
          <w:lang w:val="en-US"/>
        </w:rPr>
        <w:t>It is lightweight and fast.</w:t>
      </w:r>
    </w:p>
    <w:p w14:paraId="148F3B46" w14:textId="77777777" w:rsidR="006D52CC" w:rsidRPr="006D52CC" w:rsidRDefault="006D52CC" w:rsidP="006D52CC">
      <w:pPr>
        <w:numPr>
          <w:ilvl w:val="0"/>
          <w:numId w:val="73"/>
        </w:numPr>
        <w:shd w:val="clear" w:color="auto" w:fill="FFFFFF"/>
        <w:spacing w:before="60" w:after="100" w:afterAutospacing="1" w:line="375" w:lineRule="atLeast"/>
        <w:jc w:val="both"/>
        <w:rPr>
          <w:rFonts w:ascii="Segoe UI" w:hAnsi="Segoe UI" w:cs="Segoe UI"/>
          <w:color w:val="000000"/>
          <w:lang w:val="en-US"/>
        </w:rPr>
      </w:pPr>
      <w:r w:rsidRPr="006D52CC">
        <w:rPr>
          <w:rFonts w:ascii="Segoe UI" w:hAnsi="Segoe UI" w:cs="Segoe UI"/>
          <w:color w:val="000000"/>
          <w:lang w:val="en-US"/>
        </w:rPr>
        <w:t>It provides simple Configuration to switch between a real database and in-memory database.</w:t>
      </w:r>
    </w:p>
    <w:p w14:paraId="55E19C75" w14:textId="77777777" w:rsidR="006D52CC" w:rsidRPr="006D52CC" w:rsidRDefault="006D52CC" w:rsidP="006D52CC">
      <w:pPr>
        <w:numPr>
          <w:ilvl w:val="0"/>
          <w:numId w:val="73"/>
        </w:numPr>
        <w:shd w:val="clear" w:color="auto" w:fill="FFFFFF"/>
        <w:spacing w:before="60" w:after="100" w:afterAutospacing="1" w:line="375" w:lineRule="atLeast"/>
        <w:jc w:val="both"/>
        <w:rPr>
          <w:rFonts w:ascii="Segoe UI" w:hAnsi="Segoe UI" w:cs="Segoe UI"/>
          <w:color w:val="000000"/>
          <w:lang w:val="en-US"/>
        </w:rPr>
      </w:pPr>
      <w:r w:rsidRPr="006D52CC">
        <w:rPr>
          <w:rFonts w:ascii="Segoe UI" w:hAnsi="Segoe UI" w:cs="Segoe UI"/>
          <w:color w:val="000000"/>
          <w:lang w:val="en-US"/>
        </w:rPr>
        <w:lastRenderedPageBreak/>
        <w:t>It supports standard SQL and JDBC API.</w:t>
      </w:r>
    </w:p>
    <w:p w14:paraId="4B3C1EE7" w14:textId="77777777" w:rsidR="006D52CC" w:rsidRPr="006D52CC" w:rsidRDefault="006D52CC" w:rsidP="006D52CC">
      <w:pPr>
        <w:numPr>
          <w:ilvl w:val="0"/>
          <w:numId w:val="73"/>
        </w:numPr>
        <w:shd w:val="clear" w:color="auto" w:fill="FFFFFF"/>
        <w:spacing w:before="60" w:after="100" w:afterAutospacing="1" w:line="375" w:lineRule="atLeast"/>
        <w:jc w:val="both"/>
        <w:rPr>
          <w:rFonts w:ascii="Segoe UI" w:hAnsi="Segoe UI" w:cs="Segoe UI"/>
          <w:color w:val="000000"/>
          <w:lang w:val="en-US"/>
        </w:rPr>
      </w:pPr>
      <w:r w:rsidRPr="006D52CC">
        <w:rPr>
          <w:rFonts w:ascii="Segoe UI" w:hAnsi="Segoe UI" w:cs="Segoe UI"/>
          <w:color w:val="000000"/>
          <w:lang w:val="en-US"/>
        </w:rPr>
        <w:t>It provides a web console to maintain in the database.</w:t>
      </w:r>
    </w:p>
    <w:p w14:paraId="10E30A5F" w14:textId="77777777" w:rsidR="006D52CC" w:rsidRDefault="006D52CC" w:rsidP="006D52CC">
      <w:pPr>
        <w:pStyle w:val="2"/>
        <w:shd w:val="clear" w:color="auto" w:fill="FFFFFF"/>
        <w:spacing w:line="312" w:lineRule="atLeast"/>
        <w:jc w:val="both"/>
        <w:rPr>
          <w:rFonts w:ascii="Helvetica" w:hAnsi="Helvetica"/>
          <w:b w:val="0"/>
          <w:bCs w:val="0"/>
          <w:color w:val="610B4B"/>
          <w:sz w:val="32"/>
          <w:szCs w:val="32"/>
          <w:lang w:val="en-US"/>
        </w:rPr>
      </w:pPr>
    </w:p>
    <w:p w14:paraId="5C7A5B0F" w14:textId="236265AB" w:rsidR="006D52CC" w:rsidRPr="006D52CC" w:rsidRDefault="006D52CC" w:rsidP="006D52CC">
      <w:pPr>
        <w:pStyle w:val="2"/>
        <w:shd w:val="clear" w:color="auto" w:fill="FFFFFF"/>
        <w:spacing w:line="312" w:lineRule="atLeast"/>
        <w:jc w:val="both"/>
        <w:rPr>
          <w:rFonts w:ascii="Helvetica" w:hAnsi="Helvetica"/>
          <w:b w:val="0"/>
          <w:bCs w:val="0"/>
          <w:color w:val="610B4B"/>
          <w:sz w:val="32"/>
          <w:szCs w:val="32"/>
          <w:lang w:val="en-US"/>
        </w:rPr>
      </w:pPr>
      <w:r w:rsidRPr="006D52CC">
        <w:rPr>
          <w:rFonts w:ascii="Helvetica" w:hAnsi="Helvetica"/>
          <w:b w:val="0"/>
          <w:bCs w:val="0"/>
          <w:color w:val="610B4B"/>
          <w:sz w:val="32"/>
          <w:szCs w:val="32"/>
          <w:lang w:val="en-US"/>
        </w:rPr>
        <w:t>Configure H2 Database</w:t>
      </w:r>
    </w:p>
    <w:p w14:paraId="5D0431CD" w14:textId="77777777" w:rsidR="006D52CC" w:rsidRPr="006D52CC" w:rsidRDefault="006D52CC" w:rsidP="006D52CC">
      <w:pPr>
        <w:pStyle w:val="a3"/>
        <w:shd w:val="clear" w:color="auto" w:fill="FFFFFF"/>
        <w:jc w:val="both"/>
        <w:rPr>
          <w:rFonts w:ascii="Segoe UI" w:hAnsi="Segoe UI" w:cs="Segoe UI"/>
          <w:color w:val="333333"/>
          <w:lang w:val="en-US"/>
        </w:rPr>
      </w:pPr>
      <w:r w:rsidRPr="006D52CC">
        <w:rPr>
          <w:rFonts w:ascii="Segoe UI" w:hAnsi="Segoe UI" w:cs="Segoe UI"/>
          <w:color w:val="333333"/>
          <w:lang w:val="en-US"/>
        </w:rPr>
        <w:t>If we want to use H2 database in an application we need to add the following dependency in pom.xml file:</w:t>
      </w:r>
    </w:p>
    <w:p w14:paraId="04F78022" w14:textId="77777777" w:rsidR="006D52CC" w:rsidRDefault="006D52CC" w:rsidP="006D52CC">
      <w:pPr>
        <w:pStyle w:val="alt"/>
        <w:numPr>
          <w:ilvl w:val="0"/>
          <w:numId w:val="74"/>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proofErr w:type="spellStart"/>
      <w:r>
        <w:rPr>
          <w:rStyle w:val="tag-name"/>
          <w:rFonts w:ascii="Segoe UI" w:eastAsiaTheme="majorEastAsia" w:hAnsi="Segoe UI" w:cs="Segoe UI"/>
          <w:b/>
          <w:bCs/>
          <w:color w:val="006699"/>
          <w:bdr w:val="none" w:sz="0" w:space="0" w:color="auto" w:frame="1"/>
        </w:rPr>
        <w:t>dependency</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25FB5917" w14:textId="77777777" w:rsidR="006D52CC" w:rsidRDefault="006D52CC" w:rsidP="006D52CC">
      <w:pPr>
        <w:numPr>
          <w:ilvl w:val="0"/>
          <w:numId w:val="74"/>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groupId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com.h2database</w:t>
      </w:r>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groupId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36959ECC" w14:textId="77777777" w:rsidR="006D52CC" w:rsidRDefault="006D52CC" w:rsidP="006D52CC">
      <w:pPr>
        <w:pStyle w:val="alt"/>
        <w:numPr>
          <w:ilvl w:val="0"/>
          <w:numId w:val="74"/>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proofErr w:type="spellStart"/>
      <w:r>
        <w:rPr>
          <w:rStyle w:val="tag-name"/>
          <w:rFonts w:ascii="Segoe UI" w:eastAsiaTheme="majorEastAsia" w:hAnsi="Segoe UI" w:cs="Segoe UI"/>
          <w:b/>
          <w:bCs/>
          <w:color w:val="006699"/>
          <w:bdr w:val="none" w:sz="0" w:space="0" w:color="auto" w:frame="1"/>
        </w:rPr>
        <w:t>artifactId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h2</w:t>
      </w:r>
      <w:r>
        <w:rPr>
          <w:rStyle w:val="tag"/>
          <w:rFonts w:ascii="Segoe UI" w:hAnsi="Segoe UI" w:cs="Segoe UI"/>
          <w:b/>
          <w:bCs/>
          <w:color w:val="006699"/>
          <w:bdr w:val="none" w:sz="0" w:space="0" w:color="auto" w:frame="1"/>
        </w:rPr>
        <w:t>&lt;/</w:t>
      </w:r>
      <w:proofErr w:type="spellStart"/>
      <w:r>
        <w:rPr>
          <w:rStyle w:val="tag-name"/>
          <w:rFonts w:ascii="Segoe UI" w:eastAsiaTheme="majorEastAsia" w:hAnsi="Segoe UI" w:cs="Segoe UI"/>
          <w:b/>
          <w:bCs/>
          <w:color w:val="006699"/>
          <w:bdr w:val="none" w:sz="0" w:space="0" w:color="auto" w:frame="1"/>
        </w:rPr>
        <w:t>artifactId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24F9D0FA" w14:textId="77777777" w:rsidR="006D52CC" w:rsidRDefault="006D52CC" w:rsidP="006D52CC">
      <w:pPr>
        <w:numPr>
          <w:ilvl w:val="0"/>
          <w:numId w:val="74"/>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scope</w:t>
      </w:r>
      <w:proofErr w:type="spellEnd"/>
      <w:r>
        <w:rPr>
          <w:rStyle w:val="tag"/>
          <w:rFonts w:ascii="Segoe UI" w:hAnsi="Segoe UI" w:cs="Segoe UI"/>
          <w:b/>
          <w:bCs/>
          <w:color w:val="006699"/>
          <w:bdr w:val="none" w:sz="0" w:space="0" w:color="auto" w:frame="1"/>
        </w:rPr>
        <w:t>&gt;</w:t>
      </w:r>
      <w:proofErr w:type="spellStart"/>
      <w:r>
        <w:rPr>
          <w:rFonts w:ascii="Segoe UI" w:hAnsi="Segoe UI" w:cs="Segoe UI"/>
          <w:color w:val="000000"/>
          <w:bdr w:val="none" w:sz="0" w:space="0" w:color="auto" w:frame="1"/>
        </w:rPr>
        <w:t>runtime</w:t>
      </w:r>
      <w:proofErr w:type="spellEnd"/>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scope</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1ED2CAA2" w14:textId="77777777" w:rsidR="006D52CC" w:rsidRDefault="006D52CC" w:rsidP="006D52CC">
      <w:pPr>
        <w:pStyle w:val="alt"/>
        <w:numPr>
          <w:ilvl w:val="0"/>
          <w:numId w:val="74"/>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proofErr w:type="spellStart"/>
      <w:r>
        <w:rPr>
          <w:rStyle w:val="tag-name"/>
          <w:rFonts w:ascii="Segoe UI" w:eastAsiaTheme="majorEastAsia" w:hAnsi="Segoe UI" w:cs="Segoe UI"/>
          <w:b/>
          <w:bCs/>
          <w:color w:val="006699"/>
          <w:bdr w:val="none" w:sz="0" w:space="0" w:color="auto" w:frame="1"/>
        </w:rPr>
        <w:t>dependency</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17B46B17" w14:textId="77777777" w:rsidR="006D52CC" w:rsidRPr="006D52CC" w:rsidRDefault="006D52CC" w:rsidP="006D52CC">
      <w:pPr>
        <w:pStyle w:val="a3"/>
        <w:shd w:val="clear" w:color="auto" w:fill="FFFFFF"/>
        <w:jc w:val="both"/>
        <w:rPr>
          <w:rFonts w:ascii="Segoe UI" w:hAnsi="Segoe UI" w:cs="Segoe UI"/>
          <w:color w:val="333333"/>
          <w:lang w:val="en-US"/>
        </w:rPr>
      </w:pPr>
      <w:r w:rsidRPr="006D52CC">
        <w:rPr>
          <w:rFonts w:ascii="Segoe UI" w:hAnsi="Segoe UI" w:cs="Segoe UI"/>
          <w:color w:val="333333"/>
          <w:lang w:val="en-US"/>
        </w:rPr>
        <w:t>After adding the dependency, we need to configure </w:t>
      </w:r>
      <w:r w:rsidRPr="006D52CC">
        <w:rPr>
          <w:rStyle w:val="a4"/>
          <w:rFonts w:ascii="Segoe UI" w:eastAsiaTheme="majorEastAsia" w:hAnsi="Segoe UI" w:cs="Segoe UI"/>
          <w:color w:val="333333"/>
          <w:lang w:val="en-US"/>
        </w:rPr>
        <w:t>data source URL, driver class name, username,</w:t>
      </w:r>
      <w:r w:rsidRPr="006D52CC">
        <w:rPr>
          <w:rFonts w:ascii="Segoe UI" w:hAnsi="Segoe UI" w:cs="Segoe UI"/>
          <w:color w:val="333333"/>
          <w:lang w:val="en-US"/>
        </w:rPr>
        <w:t> and </w:t>
      </w:r>
      <w:r w:rsidRPr="006D52CC">
        <w:rPr>
          <w:rStyle w:val="a4"/>
          <w:rFonts w:ascii="Segoe UI" w:eastAsiaTheme="majorEastAsia" w:hAnsi="Segoe UI" w:cs="Segoe UI"/>
          <w:color w:val="333333"/>
          <w:lang w:val="en-US"/>
        </w:rPr>
        <w:t>password</w:t>
      </w:r>
      <w:r w:rsidRPr="006D52CC">
        <w:rPr>
          <w:rFonts w:ascii="Segoe UI" w:hAnsi="Segoe UI" w:cs="Segoe UI"/>
          <w:color w:val="333333"/>
          <w:lang w:val="en-US"/>
        </w:rPr>
        <w:t> of H2 database. Spring Boot provide an easy way to configure these properties in </w:t>
      </w:r>
      <w:proofErr w:type="spellStart"/>
      <w:proofErr w:type="gramStart"/>
      <w:r w:rsidRPr="006D52CC">
        <w:rPr>
          <w:rStyle w:val="a4"/>
          <w:rFonts w:ascii="Segoe UI" w:eastAsiaTheme="majorEastAsia" w:hAnsi="Segoe UI" w:cs="Segoe UI"/>
          <w:color w:val="333333"/>
          <w:lang w:val="en-US"/>
        </w:rPr>
        <w:t>application.properties</w:t>
      </w:r>
      <w:proofErr w:type="spellEnd"/>
      <w:proofErr w:type="gramEnd"/>
      <w:r w:rsidRPr="006D52CC">
        <w:rPr>
          <w:rFonts w:ascii="Segoe UI" w:hAnsi="Segoe UI" w:cs="Segoe UI"/>
          <w:color w:val="333333"/>
          <w:lang w:val="en-US"/>
        </w:rPr>
        <w:t> file.</w:t>
      </w:r>
    </w:p>
    <w:p w14:paraId="7F7D1AB5" w14:textId="77777777" w:rsidR="006D52CC" w:rsidRPr="006D52CC" w:rsidRDefault="006D52CC" w:rsidP="006D52CC">
      <w:pPr>
        <w:pStyle w:val="alt"/>
        <w:numPr>
          <w:ilvl w:val="0"/>
          <w:numId w:val="75"/>
        </w:numPr>
        <w:spacing w:before="0" w:beforeAutospacing="0" w:after="0" w:afterAutospacing="0" w:line="375" w:lineRule="atLeast"/>
        <w:jc w:val="both"/>
        <w:rPr>
          <w:rFonts w:ascii="Segoe UI" w:hAnsi="Segoe UI" w:cs="Segoe UI"/>
          <w:color w:val="000000"/>
          <w:lang w:val="en-US"/>
        </w:rPr>
      </w:pPr>
      <w:r w:rsidRPr="006D52CC">
        <w:rPr>
          <w:rFonts w:ascii="Segoe UI" w:hAnsi="Segoe UI" w:cs="Segoe UI"/>
          <w:color w:val="000000"/>
          <w:bdr w:val="none" w:sz="0" w:space="0" w:color="auto" w:frame="1"/>
          <w:lang w:val="en-US"/>
        </w:rPr>
        <w:t>spring.datasource.url=jdbc:h</w:t>
      </w:r>
      <w:proofErr w:type="gramStart"/>
      <w:r w:rsidRPr="006D52CC">
        <w:rPr>
          <w:rFonts w:ascii="Segoe UI" w:hAnsi="Segoe UI" w:cs="Segoe UI"/>
          <w:color w:val="000000"/>
          <w:bdr w:val="none" w:sz="0" w:space="0" w:color="auto" w:frame="1"/>
          <w:lang w:val="en-US"/>
        </w:rPr>
        <w:t>2:mem</w:t>
      </w:r>
      <w:proofErr w:type="gramEnd"/>
      <w:r w:rsidRPr="006D52CC">
        <w:rPr>
          <w:rFonts w:ascii="Segoe UI" w:hAnsi="Segoe UI" w:cs="Segoe UI"/>
          <w:color w:val="000000"/>
          <w:bdr w:val="none" w:sz="0" w:space="0" w:color="auto" w:frame="1"/>
          <w:lang w:val="en-US"/>
        </w:rPr>
        <w:t>:testdb  </w:t>
      </w:r>
    </w:p>
    <w:p w14:paraId="7D768B49" w14:textId="77777777" w:rsidR="006D52CC" w:rsidRPr="006D52CC" w:rsidRDefault="006D52CC" w:rsidP="006D52CC">
      <w:pPr>
        <w:numPr>
          <w:ilvl w:val="0"/>
          <w:numId w:val="75"/>
        </w:numPr>
        <w:spacing w:after="0" w:line="375" w:lineRule="atLeast"/>
        <w:jc w:val="both"/>
        <w:rPr>
          <w:rFonts w:ascii="Segoe UI" w:hAnsi="Segoe UI" w:cs="Segoe UI"/>
          <w:color w:val="000000"/>
          <w:lang w:val="en-US"/>
        </w:rPr>
      </w:pPr>
      <w:proofErr w:type="spellStart"/>
      <w:proofErr w:type="gramStart"/>
      <w:r w:rsidRPr="006D52CC">
        <w:rPr>
          <w:rFonts w:ascii="Segoe UI" w:hAnsi="Segoe UI" w:cs="Segoe UI"/>
          <w:color w:val="000000"/>
          <w:bdr w:val="none" w:sz="0" w:space="0" w:color="auto" w:frame="1"/>
          <w:lang w:val="en-US"/>
        </w:rPr>
        <w:t>spring.datasource</w:t>
      </w:r>
      <w:proofErr w:type="gramEnd"/>
      <w:r w:rsidRPr="006D52CC">
        <w:rPr>
          <w:rFonts w:ascii="Segoe UI" w:hAnsi="Segoe UI" w:cs="Segoe UI"/>
          <w:color w:val="000000"/>
          <w:bdr w:val="none" w:sz="0" w:space="0" w:color="auto" w:frame="1"/>
          <w:lang w:val="en-US"/>
        </w:rPr>
        <w:t>.driverClassName</w:t>
      </w:r>
      <w:proofErr w:type="spellEnd"/>
      <w:r w:rsidRPr="006D52CC">
        <w:rPr>
          <w:rFonts w:ascii="Segoe UI" w:hAnsi="Segoe UI" w:cs="Segoe UI"/>
          <w:color w:val="000000"/>
          <w:bdr w:val="none" w:sz="0" w:space="0" w:color="auto" w:frame="1"/>
          <w:lang w:val="en-US"/>
        </w:rPr>
        <w:t>=org.h2.Driver  </w:t>
      </w:r>
    </w:p>
    <w:p w14:paraId="47CA6156" w14:textId="77777777" w:rsidR="006D52CC" w:rsidRDefault="006D52CC" w:rsidP="006D52CC">
      <w:pPr>
        <w:pStyle w:val="alt"/>
        <w:numPr>
          <w:ilvl w:val="0"/>
          <w:numId w:val="75"/>
        </w:numPr>
        <w:spacing w:before="0" w:beforeAutospacing="0" w:after="0" w:afterAutospacing="0" w:line="375" w:lineRule="atLeast"/>
        <w:jc w:val="both"/>
        <w:rPr>
          <w:rFonts w:ascii="Segoe UI" w:hAnsi="Segoe UI" w:cs="Segoe UI"/>
          <w:color w:val="000000"/>
        </w:rPr>
      </w:pPr>
      <w:proofErr w:type="spellStart"/>
      <w:proofErr w:type="gramStart"/>
      <w:r>
        <w:rPr>
          <w:rFonts w:ascii="Segoe UI" w:hAnsi="Segoe UI" w:cs="Segoe UI"/>
          <w:color w:val="000000"/>
          <w:bdr w:val="none" w:sz="0" w:space="0" w:color="auto" w:frame="1"/>
        </w:rPr>
        <w:t>spring.datasource</w:t>
      </w:r>
      <w:proofErr w:type="gramEnd"/>
      <w:r>
        <w:rPr>
          <w:rFonts w:ascii="Segoe UI" w:hAnsi="Segoe UI" w:cs="Segoe UI"/>
          <w:color w:val="000000"/>
          <w:bdr w:val="none" w:sz="0" w:space="0" w:color="auto" w:frame="1"/>
        </w:rPr>
        <w:t>.username</w:t>
      </w:r>
      <w:proofErr w:type="spell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sa</w:t>
      </w:r>
      <w:proofErr w:type="spellEnd"/>
      <w:r>
        <w:rPr>
          <w:rFonts w:ascii="Segoe UI" w:hAnsi="Segoe UI" w:cs="Segoe UI"/>
          <w:color w:val="000000"/>
          <w:bdr w:val="none" w:sz="0" w:space="0" w:color="auto" w:frame="1"/>
        </w:rPr>
        <w:t>  </w:t>
      </w:r>
    </w:p>
    <w:p w14:paraId="3A04F6C9" w14:textId="77777777" w:rsidR="006D52CC" w:rsidRDefault="006D52CC" w:rsidP="006D52CC">
      <w:pPr>
        <w:numPr>
          <w:ilvl w:val="0"/>
          <w:numId w:val="75"/>
        </w:numPr>
        <w:spacing w:after="0" w:line="375" w:lineRule="atLeast"/>
        <w:jc w:val="both"/>
        <w:rPr>
          <w:rFonts w:ascii="Segoe UI" w:hAnsi="Segoe UI" w:cs="Segoe UI"/>
          <w:color w:val="000000"/>
        </w:rPr>
      </w:pPr>
      <w:proofErr w:type="spellStart"/>
      <w:proofErr w:type="gramStart"/>
      <w:r>
        <w:rPr>
          <w:rFonts w:ascii="Segoe UI" w:hAnsi="Segoe UI" w:cs="Segoe UI"/>
          <w:color w:val="000000"/>
          <w:bdr w:val="none" w:sz="0" w:space="0" w:color="auto" w:frame="1"/>
        </w:rPr>
        <w:t>spring.datasource</w:t>
      </w:r>
      <w:proofErr w:type="gramEnd"/>
      <w:r>
        <w:rPr>
          <w:rFonts w:ascii="Segoe UI" w:hAnsi="Segoe UI" w:cs="Segoe UI"/>
          <w:color w:val="000000"/>
          <w:bdr w:val="none" w:sz="0" w:space="0" w:color="auto" w:frame="1"/>
        </w:rPr>
        <w:t>.</w:t>
      </w:r>
      <w:r>
        <w:rPr>
          <w:rStyle w:val="keyword"/>
          <w:rFonts w:ascii="Segoe UI" w:hAnsi="Segoe UI" w:cs="Segoe UI"/>
          <w:b/>
          <w:bCs/>
          <w:color w:val="006699"/>
          <w:bdr w:val="none" w:sz="0" w:space="0" w:color="auto" w:frame="1"/>
        </w:rPr>
        <w:t>password</w:t>
      </w:r>
      <w:proofErr w:type="spellEnd"/>
      <w:r>
        <w:rPr>
          <w:rFonts w:ascii="Segoe UI" w:hAnsi="Segoe UI" w:cs="Segoe UI"/>
          <w:color w:val="000000"/>
          <w:bdr w:val="none" w:sz="0" w:space="0" w:color="auto" w:frame="1"/>
        </w:rPr>
        <w:t>=  </w:t>
      </w:r>
    </w:p>
    <w:p w14:paraId="6B7C4EFD" w14:textId="77777777" w:rsidR="006D52CC" w:rsidRPr="006D52CC" w:rsidRDefault="006D52CC" w:rsidP="006D52CC">
      <w:pPr>
        <w:pStyle w:val="alt"/>
        <w:numPr>
          <w:ilvl w:val="0"/>
          <w:numId w:val="75"/>
        </w:numPr>
        <w:spacing w:before="0" w:beforeAutospacing="0" w:after="0" w:afterAutospacing="0" w:line="375" w:lineRule="atLeast"/>
        <w:jc w:val="both"/>
        <w:rPr>
          <w:rFonts w:ascii="Segoe UI" w:hAnsi="Segoe UI" w:cs="Segoe UI"/>
          <w:color w:val="000000"/>
          <w:lang w:val="en-US"/>
        </w:rPr>
      </w:pPr>
      <w:proofErr w:type="spellStart"/>
      <w:proofErr w:type="gramStart"/>
      <w:r w:rsidRPr="006D52CC">
        <w:rPr>
          <w:rFonts w:ascii="Segoe UI" w:hAnsi="Segoe UI" w:cs="Segoe UI"/>
          <w:color w:val="000000"/>
          <w:bdr w:val="none" w:sz="0" w:space="0" w:color="auto" w:frame="1"/>
          <w:lang w:val="en-US"/>
        </w:rPr>
        <w:t>spring.jpa.</w:t>
      </w:r>
      <w:r w:rsidRPr="006D52CC">
        <w:rPr>
          <w:rStyle w:val="keyword"/>
          <w:rFonts w:ascii="Segoe UI" w:hAnsi="Segoe UI" w:cs="Segoe UI"/>
          <w:b/>
          <w:bCs/>
          <w:color w:val="006699"/>
          <w:bdr w:val="none" w:sz="0" w:space="0" w:color="auto" w:frame="1"/>
          <w:lang w:val="en-US"/>
        </w:rPr>
        <w:t>database</w:t>
      </w:r>
      <w:proofErr w:type="spellEnd"/>
      <w:proofErr w:type="gramEnd"/>
      <w:r w:rsidRPr="006D52CC">
        <w:rPr>
          <w:rFonts w:ascii="Segoe UI" w:hAnsi="Segoe UI" w:cs="Segoe UI"/>
          <w:color w:val="000000"/>
          <w:bdr w:val="none" w:sz="0" w:space="0" w:color="auto" w:frame="1"/>
          <w:lang w:val="en-US"/>
        </w:rPr>
        <w:t>-platform=org.hibernate.dialect.H2Dialect  </w:t>
      </w:r>
    </w:p>
    <w:p w14:paraId="1AEF352D" w14:textId="77777777" w:rsidR="006D52CC" w:rsidRPr="006D52CC" w:rsidRDefault="006D52CC" w:rsidP="006D52CC">
      <w:pPr>
        <w:pStyle w:val="a3"/>
        <w:shd w:val="clear" w:color="auto" w:fill="FFFFFF"/>
        <w:jc w:val="both"/>
        <w:rPr>
          <w:rFonts w:ascii="Segoe UI" w:hAnsi="Segoe UI" w:cs="Segoe UI"/>
          <w:color w:val="333333"/>
          <w:lang w:val="en-US"/>
        </w:rPr>
      </w:pPr>
      <w:r w:rsidRPr="006D52CC">
        <w:rPr>
          <w:rFonts w:ascii="Segoe UI" w:hAnsi="Segoe UI" w:cs="Segoe UI"/>
          <w:color w:val="333333"/>
          <w:lang w:val="en-US"/>
        </w:rPr>
        <w:t>In the </w:t>
      </w:r>
      <w:r w:rsidRPr="006D52CC">
        <w:rPr>
          <w:rStyle w:val="a4"/>
          <w:rFonts w:ascii="Segoe UI" w:eastAsiaTheme="majorEastAsia" w:hAnsi="Segoe UI" w:cs="Segoe UI"/>
          <w:color w:val="333333"/>
          <w:lang w:val="en-US"/>
        </w:rPr>
        <w:t>spring.datasource.url</w:t>
      </w:r>
      <w:r w:rsidRPr="006D52CC">
        <w:rPr>
          <w:rFonts w:ascii="Segoe UI" w:hAnsi="Segoe UI" w:cs="Segoe UI"/>
          <w:color w:val="333333"/>
          <w:lang w:val="en-US"/>
        </w:rPr>
        <w:t> property, </w:t>
      </w:r>
      <w:r w:rsidRPr="006D52CC">
        <w:rPr>
          <w:rStyle w:val="a4"/>
          <w:rFonts w:ascii="Segoe UI" w:eastAsiaTheme="majorEastAsia" w:hAnsi="Segoe UI" w:cs="Segoe UI"/>
          <w:color w:val="333333"/>
          <w:lang w:val="en-US"/>
        </w:rPr>
        <w:t>mem</w:t>
      </w:r>
      <w:r w:rsidRPr="006D52CC">
        <w:rPr>
          <w:rFonts w:ascii="Segoe UI" w:hAnsi="Segoe UI" w:cs="Segoe UI"/>
          <w:color w:val="333333"/>
          <w:lang w:val="en-US"/>
        </w:rPr>
        <w:t> is the name of an in-memory database and </w:t>
      </w:r>
      <w:proofErr w:type="spellStart"/>
      <w:r w:rsidRPr="006D52CC">
        <w:rPr>
          <w:rStyle w:val="a4"/>
          <w:rFonts w:ascii="Segoe UI" w:eastAsiaTheme="majorEastAsia" w:hAnsi="Segoe UI" w:cs="Segoe UI"/>
          <w:color w:val="333333"/>
          <w:lang w:val="en-US"/>
        </w:rPr>
        <w:t>testdb</w:t>
      </w:r>
      <w:proofErr w:type="spellEnd"/>
      <w:r w:rsidRPr="006D52CC">
        <w:rPr>
          <w:rFonts w:ascii="Segoe UI" w:hAnsi="Segoe UI" w:cs="Segoe UI"/>
          <w:color w:val="333333"/>
          <w:lang w:val="en-US"/>
        </w:rPr>
        <w:t> is the name of schema that H2 provides, by default. We can also define our own schema and database. The default username is </w:t>
      </w:r>
      <w:proofErr w:type="spellStart"/>
      <w:r w:rsidRPr="006D52CC">
        <w:rPr>
          <w:rStyle w:val="a4"/>
          <w:rFonts w:ascii="Segoe UI" w:eastAsiaTheme="majorEastAsia" w:hAnsi="Segoe UI" w:cs="Segoe UI"/>
          <w:color w:val="333333"/>
          <w:lang w:val="en-US"/>
        </w:rPr>
        <w:t>sa</w:t>
      </w:r>
      <w:proofErr w:type="spellEnd"/>
      <w:r w:rsidRPr="006D52CC">
        <w:rPr>
          <w:rFonts w:ascii="Segoe UI" w:hAnsi="Segoe UI" w:cs="Segoe UI"/>
          <w:color w:val="333333"/>
          <w:lang w:val="en-US"/>
        </w:rPr>
        <w:t> and the blank password denotes an </w:t>
      </w:r>
      <w:r w:rsidRPr="006D52CC">
        <w:rPr>
          <w:rStyle w:val="a4"/>
          <w:rFonts w:ascii="Segoe UI" w:eastAsiaTheme="majorEastAsia" w:hAnsi="Segoe UI" w:cs="Segoe UI"/>
          <w:color w:val="333333"/>
          <w:lang w:val="en-US"/>
        </w:rPr>
        <w:t>empty</w:t>
      </w:r>
      <w:r w:rsidRPr="006D52CC">
        <w:rPr>
          <w:rFonts w:ascii="Segoe UI" w:hAnsi="Segoe UI" w:cs="Segoe UI"/>
          <w:color w:val="333333"/>
          <w:lang w:val="en-US"/>
        </w:rPr>
        <w:t> password. If we want to change the username and password, we can override these values.</w:t>
      </w:r>
    </w:p>
    <w:p w14:paraId="48CCF795" w14:textId="77777777" w:rsidR="006D52CC" w:rsidRDefault="006D52CC" w:rsidP="006D52CC">
      <w:pPr>
        <w:pStyle w:val="2"/>
        <w:shd w:val="clear" w:color="auto" w:fill="FFFFFF"/>
        <w:spacing w:line="312" w:lineRule="atLeast"/>
        <w:jc w:val="both"/>
        <w:rPr>
          <w:rFonts w:ascii="Helvetica" w:hAnsi="Helvetica"/>
          <w:b w:val="0"/>
          <w:bCs w:val="0"/>
          <w:color w:val="610B4B"/>
          <w:sz w:val="32"/>
          <w:szCs w:val="32"/>
          <w:lang w:val="en-US"/>
        </w:rPr>
      </w:pPr>
    </w:p>
    <w:p w14:paraId="65D7BD29" w14:textId="7111894B" w:rsidR="006D52CC" w:rsidRPr="006D52CC" w:rsidRDefault="006D52CC" w:rsidP="006D52CC">
      <w:pPr>
        <w:pStyle w:val="2"/>
        <w:shd w:val="clear" w:color="auto" w:fill="FFFFFF"/>
        <w:spacing w:line="312" w:lineRule="atLeast"/>
        <w:jc w:val="both"/>
        <w:rPr>
          <w:rFonts w:ascii="Helvetica" w:hAnsi="Helvetica"/>
          <w:b w:val="0"/>
          <w:bCs w:val="0"/>
          <w:color w:val="610B4B"/>
          <w:sz w:val="32"/>
          <w:szCs w:val="32"/>
          <w:lang w:val="en-US"/>
        </w:rPr>
      </w:pPr>
      <w:r w:rsidRPr="006D52CC">
        <w:rPr>
          <w:rFonts w:ascii="Helvetica" w:hAnsi="Helvetica"/>
          <w:b w:val="0"/>
          <w:bCs w:val="0"/>
          <w:color w:val="610B4B"/>
          <w:sz w:val="32"/>
          <w:szCs w:val="32"/>
          <w:lang w:val="en-US"/>
        </w:rPr>
        <w:t>Persist the data in H2 Database</w:t>
      </w:r>
    </w:p>
    <w:p w14:paraId="2080C87B" w14:textId="77777777" w:rsidR="006D52CC" w:rsidRPr="006D52CC" w:rsidRDefault="006D52CC" w:rsidP="006D52CC">
      <w:pPr>
        <w:pStyle w:val="a3"/>
        <w:shd w:val="clear" w:color="auto" w:fill="FFFFFF"/>
        <w:jc w:val="both"/>
        <w:rPr>
          <w:rFonts w:ascii="Segoe UI" w:hAnsi="Segoe UI" w:cs="Segoe UI"/>
          <w:color w:val="333333"/>
          <w:lang w:val="en-US"/>
        </w:rPr>
      </w:pPr>
      <w:r w:rsidRPr="006D52CC">
        <w:rPr>
          <w:rFonts w:ascii="Segoe UI" w:hAnsi="Segoe UI" w:cs="Segoe UI"/>
          <w:color w:val="333333"/>
          <w:lang w:val="en-US"/>
        </w:rPr>
        <w:t xml:space="preserve">If we want to persist the data in the H2 database, we should store data in a file. To achieve the same, we need to change the </w:t>
      </w:r>
      <w:proofErr w:type="spellStart"/>
      <w:r w:rsidRPr="006D52CC">
        <w:rPr>
          <w:rFonts w:ascii="Segoe UI" w:hAnsi="Segoe UI" w:cs="Segoe UI"/>
          <w:color w:val="333333"/>
          <w:lang w:val="en-US"/>
        </w:rPr>
        <w:t>datasource</w:t>
      </w:r>
      <w:proofErr w:type="spellEnd"/>
      <w:r w:rsidRPr="006D52CC">
        <w:rPr>
          <w:rFonts w:ascii="Segoe UI" w:hAnsi="Segoe UI" w:cs="Segoe UI"/>
          <w:color w:val="333333"/>
          <w:lang w:val="en-US"/>
        </w:rPr>
        <w:t> </w:t>
      </w:r>
      <w:hyperlink r:id="rId84" w:history="1">
        <w:r w:rsidRPr="006D52CC">
          <w:rPr>
            <w:rStyle w:val="a5"/>
            <w:rFonts w:ascii="Segoe UI" w:hAnsi="Segoe UI" w:cs="Segoe UI"/>
            <w:color w:val="008000"/>
            <w:lang w:val="en-US"/>
          </w:rPr>
          <w:t>URL</w:t>
        </w:r>
      </w:hyperlink>
      <w:r w:rsidRPr="006D52CC">
        <w:rPr>
          <w:rFonts w:ascii="Segoe UI" w:hAnsi="Segoe UI" w:cs="Segoe UI"/>
          <w:color w:val="333333"/>
          <w:lang w:val="en-US"/>
        </w:rPr>
        <w:t> property.</w:t>
      </w:r>
    </w:p>
    <w:p w14:paraId="0797D075" w14:textId="77777777" w:rsidR="006D52CC" w:rsidRDefault="006D52CC" w:rsidP="006D52CC">
      <w:pPr>
        <w:pStyle w:val="alt"/>
        <w:numPr>
          <w:ilvl w:val="0"/>
          <w:numId w:val="7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#persist </w:t>
      </w:r>
      <w:proofErr w:type="spellStart"/>
      <w:r>
        <w:rPr>
          <w:rFonts w:ascii="Segoe UI" w:hAnsi="Segoe UI" w:cs="Segoe UI"/>
          <w:color w:val="000000"/>
          <w:bdr w:val="none" w:sz="0" w:space="0" w:color="auto" w:frame="1"/>
        </w:rPr>
        <w:t>the</w:t>
      </w:r>
      <w:proofErr w:type="spell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data</w:t>
      </w:r>
      <w:proofErr w:type="spellEnd"/>
      <w:r>
        <w:rPr>
          <w:rFonts w:ascii="Segoe UI" w:hAnsi="Segoe UI" w:cs="Segoe UI"/>
          <w:color w:val="000000"/>
          <w:bdr w:val="none" w:sz="0" w:space="0" w:color="auto" w:frame="1"/>
        </w:rPr>
        <w:t>  </w:t>
      </w:r>
    </w:p>
    <w:p w14:paraId="6624CDB3" w14:textId="77777777" w:rsidR="006D52CC" w:rsidRPr="006D52CC" w:rsidRDefault="006D52CC" w:rsidP="006D52CC">
      <w:pPr>
        <w:numPr>
          <w:ilvl w:val="0"/>
          <w:numId w:val="76"/>
        </w:numPr>
        <w:spacing w:after="0" w:line="375" w:lineRule="atLeast"/>
        <w:jc w:val="both"/>
        <w:rPr>
          <w:rFonts w:ascii="Segoe UI" w:hAnsi="Segoe UI" w:cs="Segoe UI"/>
          <w:color w:val="000000"/>
          <w:lang w:val="en-US"/>
        </w:rPr>
      </w:pPr>
      <w:r w:rsidRPr="006D52CC">
        <w:rPr>
          <w:rFonts w:ascii="Segoe UI" w:hAnsi="Segoe UI" w:cs="Segoe UI"/>
          <w:color w:val="000000"/>
          <w:bdr w:val="none" w:sz="0" w:space="0" w:color="auto" w:frame="1"/>
          <w:lang w:val="en-US"/>
        </w:rPr>
        <w:t>spring.datasource.url=jdbc:h</w:t>
      </w:r>
      <w:proofErr w:type="gramStart"/>
      <w:r w:rsidRPr="006D52CC">
        <w:rPr>
          <w:rFonts w:ascii="Segoe UI" w:hAnsi="Segoe UI" w:cs="Segoe UI"/>
          <w:color w:val="000000"/>
          <w:bdr w:val="none" w:sz="0" w:space="0" w:color="auto" w:frame="1"/>
          <w:lang w:val="en-US"/>
        </w:rPr>
        <w:t>2:file:/data/</w:t>
      </w:r>
      <w:proofErr w:type="spellStart"/>
      <w:r w:rsidRPr="006D52CC">
        <w:rPr>
          <w:rFonts w:ascii="Segoe UI" w:hAnsi="Segoe UI" w:cs="Segoe UI"/>
          <w:color w:val="000000"/>
          <w:bdr w:val="none" w:sz="0" w:space="0" w:color="auto" w:frame="1"/>
          <w:lang w:val="en-US"/>
        </w:rPr>
        <w:t>sampledata</w:t>
      </w:r>
      <w:proofErr w:type="spellEnd"/>
      <w:proofErr w:type="gramEnd"/>
      <w:r w:rsidRPr="006D52CC">
        <w:rPr>
          <w:rFonts w:ascii="Segoe UI" w:hAnsi="Segoe UI" w:cs="Segoe UI"/>
          <w:color w:val="000000"/>
          <w:bdr w:val="none" w:sz="0" w:space="0" w:color="auto" w:frame="1"/>
          <w:lang w:val="en-US"/>
        </w:rPr>
        <w:t>  </w:t>
      </w:r>
    </w:p>
    <w:p w14:paraId="2CF44AE2" w14:textId="77777777" w:rsidR="006D52CC" w:rsidRPr="006D52CC" w:rsidRDefault="006D52CC" w:rsidP="006D52CC">
      <w:pPr>
        <w:pStyle w:val="alt"/>
        <w:numPr>
          <w:ilvl w:val="0"/>
          <w:numId w:val="76"/>
        </w:numPr>
        <w:spacing w:before="0" w:beforeAutospacing="0" w:after="0" w:afterAutospacing="0" w:line="375" w:lineRule="atLeast"/>
        <w:jc w:val="both"/>
        <w:rPr>
          <w:rFonts w:ascii="Segoe UI" w:hAnsi="Segoe UI" w:cs="Segoe UI"/>
          <w:color w:val="000000"/>
          <w:lang w:val="en-US"/>
        </w:rPr>
      </w:pPr>
      <w:r w:rsidRPr="006D52CC">
        <w:rPr>
          <w:rFonts w:ascii="Segoe UI" w:hAnsi="Segoe UI" w:cs="Segoe UI"/>
          <w:color w:val="000000"/>
          <w:bdr w:val="none" w:sz="0" w:space="0" w:color="auto" w:frame="1"/>
          <w:lang w:val="en-US"/>
        </w:rPr>
        <w:lastRenderedPageBreak/>
        <w:t>spring.datasource.url=jdbc:h</w:t>
      </w:r>
      <w:proofErr w:type="gramStart"/>
      <w:r w:rsidRPr="006D52CC">
        <w:rPr>
          <w:rFonts w:ascii="Segoe UI" w:hAnsi="Segoe UI" w:cs="Segoe UI"/>
          <w:color w:val="000000"/>
          <w:bdr w:val="none" w:sz="0" w:space="0" w:color="auto" w:frame="1"/>
          <w:lang w:val="en-US"/>
        </w:rPr>
        <w:t>2:C:/data/</w:t>
      </w:r>
      <w:proofErr w:type="spellStart"/>
      <w:r w:rsidRPr="006D52CC">
        <w:rPr>
          <w:rFonts w:ascii="Segoe UI" w:hAnsi="Segoe UI" w:cs="Segoe UI"/>
          <w:color w:val="000000"/>
          <w:bdr w:val="none" w:sz="0" w:space="0" w:color="auto" w:frame="1"/>
          <w:lang w:val="en-US"/>
        </w:rPr>
        <w:t>sampledata</w:t>
      </w:r>
      <w:proofErr w:type="spellEnd"/>
      <w:proofErr w:type="gramEnd"/>
      <w:r w:rsidRPr="006D52CC">
        <w:rPr>
          <w:rFonts w:ascii="Segoe UI" w:hAnsi="Segoe UI" w:cs="Segoe UI"/>
          <w:color w:val="000000"/>
          <w:bdr w:val="none" w:sz="0" w:space="0" w:color="auto" w:frame="1"/>
          <w:lang w:val="en-US"/>
        </w:rPr>
        <w:t>  </w:t>
      </w:r>
    </w:p>
    <w:p w14:paraId="32E9876F" w14:textId="77777777" w:rsidR="006D52CC" w:rsidRPr="006D52CC" w:rsidRDefault="006D52CC" w:rsidP="006D52CC">
      <w:pPr>
        <w:pStyle w:val="a3"/>
        <w:shd w:val="clear" w:color="auto" w:fill="FFFFFF"/>
        <w:jc w:val="both"/>
        <w:rPr>
          <w:rFonts w:ascii="Segoe UI" w:hAnsi="Segoe UI" w:cs="Segoe UI"/>
          <w:color w:val="333333"/>
          <w:lang w:val="en-US"/>
        </w:rPr>
      </w:pPr>
      <w:r w:rsidRPr="006D52CC">
        <w:rPr>
          <w:rFonts w:ascii="Segoe UI" w:hAnsi="Segoe UI" w:cs="Segoe UI"/>
          <w:color w:val="333333"/>
          <w:lang w:val="en-US"/>
        </w:rPr>
        <w:t>In the above property, the </w:t>
      </w:r>
      <w:proofErr w:type="spellStart"/>
      <w:r w:rsidRPr="006D52CC">
        <w:rPr>
          <w:rStyle w:val="a4"/>
          <w:rFonts w:ascii="Segoe UI" w:eastAsiaTheme="majorEastAsia" w:hAnsi="Segoe UI" w:cs="Segoe UI"/>
          <w:color w:val="333333"/>
          <w:lang w:val="en-US"/>
        </w:rPr>
        <w:t>sampledata</w:t>
      </w:r>
      <w:proofErr w:type="spellEnd"/>
      <w:r w:rsidRPr="006D52CC">
        <w:rPr>
          <w:rFonts w:ascii="Segoe UI" w:hAnsi="Segoe UI" w:cs="Segoe UI"/>
          <w:color w:val="333333"/>
          <w:lang w:val="en-US"/>
        </w:rPr>
        <w:t> is a file name.</w:t>
      </w:r>
    </w:p>
    <w:p w14:paraId="768B25C2" w14:textId="77777777" w:rsidR="006D52CC" w:rsidRDefault="006D52CC" w:rsidP="006D52CC">
      <w:pPr>
        <w:pStyle w:val="2"/>
        <w:shd w:val="clear" w:color="auto" w:fill="FFFFFF"/>
        <w:spacing w:line="312" w:lineRule="atLeast"/>
        <w:jc w:val="both"/>
        <w:rPr>
          <w:rFonts w:ascii="Helvetica" w:hAnsi="Helvetica"/>
          <w:b w:val="0"/>
          <w:bCs w:val="0"/>
          <w:color w:val="610B4B"/>
          <w:sz w:val="32"/>
          <w:szCs w:val="32"/>
          <w:lang w:val="en-US"/>
        </w:rPr>
      </w:pPr>
    </w:p>
    <w:p w14:paraId="43FD842B" w14:textId="7A42FA59" w:rsidR="006D52CC" w:rsidRPr="006D52CC" w:rsidRDefault="006D52CC" w:rsidP="006D52CC">
      <w:pPr>
        <w:pStyle w:val="2"/>
        <w:shd w:val="clear" w:color="auto" w:fill="FFFFFF"/>
        <w:spacing w:line="312" w:lineRule="atLeast"/>
        <w:jc w:val="both"/>
        <w:rPr>
          <w:rFonts w:ascii="Helvetica" w:hAnsi="Helvetica"/>
          <w:b w:val="0"/>
          <w:bCs w:val="0"/>
          <w:color w:val="610B4B"/>
          <w:sz w:val="32"/>
          <w:szCs w:val="32"/>
          <w:lang w:val="en-US"/>
        </w:rPr>
      </w:pPr>
      <w:r w:rsidRPr="006D52CC">
        <w:rPr>
          <w:rFonts w:ascii="Helvetica" w:hAnsi="Helvetica"/>
          <w:b w:val="0"/>
          <w:bCs w:val="0"/>
          <w:color w:val="610B4B"/>
          <w:sz w:val="32"/>
          <w:szCs w:val="32"/>
          <w:lang w:val="en-US"/>
        </w:rPr>
        <w:t>Create Schema and Populate Data</w:t>
      </w:r>
    </w:p>
    <w:p w14:paraId="6FC42D1A" w14:textId="77777777" w:rsidR="006D52CC" w:rsidRPr="006D52CC" w:rsidRDefault="006D52CC" w:rsidP="006D52CC">
      <w:pPr>
        <w:pStyle w:val="a3"/>
        <w:shd w:val="clear" w:color="auto" w:fill="FFFFFF"/>
        <w:jc w:val="both"/>
        <w:rPr>
          <w:rFonts w:ascii="Segoe UI" w:hAnsi="Segoe UI" w:cs="Segoe UI"/>
          <w:color w:val="333333"/>
          <w:lang w:val="en-US"/>
        </w:rPr>
      </w:pPr>
      <w:r w:rsidRPr="006D52CC">
        <w:rPr>
          <w:rFonts w:ascii="Segoe UI" w:hAnsi="Segoe UI" w:cs="Segoe UI"/>
          <w:color w:val="333333"/>
          <w:lang w:val="en-US"/>
        </w:rPr>
        <w:t>We can define schema by creating a </w:t>
      </w:r>
      <w:hyperlink r:id="rId85" w:history="1">
        <w:r w:rsidRPr="006D52CC">
          <w:rPr>
            <w:rStyle w:val="a5"/>
            <w:rFonts w:ascii="Segoe UI" w:hAnsi="Segoe UI" w:cs="Segoe UI"/>
            <w:b/>
            <w:bCs/>
            <w:color w:val="008000"/>
            <w:lang w:val="en-US"/>
          </w:rPr>
          <w:t>SQL</w:t>
        </w:r>
      </w:hyperlink>
      <w:r w:rsidRPr="006D52CC">
        <w:rPr>
          <w:rFonts w:ascii="Segoe UI" w:hAnsi="Segoe UI" w:cs="Segoe UI"/>
          <w:color w:val="333333"/>
          <w:lang w:val="en-US"/>
        </w:rPr>
        <w:t> file in the </w:t>
      </w:r>
      <w:r w:rsidRPr="006D52CC">
        <w:rPr>
          <w:rStyle w:val="a4"/>
          <w:rFonts w:ascii="Segoe UI" w:eastAsiaTheme="majorEastAsia" w:hAnsi="Segoe UI" w:cs="Segoe UI"/>
          <w:color w:val="333333"/>
          <w:lang w:val="en-US"/>
        </w:rPr>
        <w:t>resource</w:t>
      </w:r>
      <w:r w:rsidRPr="006D52CC">
        <w:rPr>
          <w:rFonts w:ascii="Segoe UI" w:hAnsi="Segoe UI" w:cs="Segoe UI"/>
          <w:color w:val="333333"/>
          <w:lang w:val="en-US"/>
        </w:rPr>
        <w:t> folder (</w:t>
      </w:r>
      <w:proofErr w:type="spellStart"/>
      <w:r w:rsidRPr="006D52CC">
        <w:rPr>
          <w:rFonts w:ascii="Segoe UI" w:hAnsi="Segoe UI" w:cs="Segoe UI"/>
          <w:color w:val="333333"/>
          <w:lang w:val="en-US"/>
        </w:rPr>
        <w:t>src</w:t>
      </w:r>
      <w:proofErr w:type="spellEnd"/>
      <w:r w:rsidRPr="006D52CC">
        <w:rPr>
          <w:rFonts w:ascii="Segoe UI" w:hAnsi="Segoe UI" w:cs="Segoe UI"/>
          <w:color w:val="333333"/>
          <w:lang w:val="en-US"/>
        </w:rPr>
        <w:t>/main/resource).</w:t>
      </w:r>
    </w:p>
    <w:p w14:paraId="54032339" w14:textId="77777777" w:rsidR="006D52CC" w:rsidRDefault="006D52CC" w:rsidP="006D52CC">
      <w:pPr>
        <w:pStyle w:val="a3"/>
        <w:shd w:val="clear" w:color="auto" w:fill="FFFFFF"/>
        <w:jc w:val="both"/>
        <w:rPr>
          <w:rFonts w:ascii="Segoe UI" w:hAnsi="Segoe UI" w:cs="Segoe UI"/>
          <w:color w:val="333333"/>
        </w:rPr>
      </w:pPr>
      <w:proofErr w:type="spellStart"/>
      <w:r>
        <w:rPr>
          <w:rStyle w:val="a4"/>
          <w:rFonts w:ascii="Segoe UI" w:eastAsiaTheme="majorEastAsia" w:hAnsi="Segoe UI" w:cs="Segoe UI"/>
          <w:color w:val="333333"/>
        </w:rPr>
        <w:t>schema.sql</w:t>
      </w:r>
      <w:proofErr w:type="spellEnd"/>
    </w:p>
    <w:p w14:paraId="176B2763" w14:textId="77777777" w:rsidR="006D52CC" w:rsidRPr="006D52CC" w:rsidRDefault="006D52CC" w:rsidP="006D52CC">
      <w:pPr>
        <w:pStyle w:val="alt"/>
        <w:numPr>
          <w:ilvl w:val="0"/>
          <w:numId w:val="77"/>
        </w:numPr>
        <w:spacing w:before="0" w:beforeAutospacing="0" w:after="0" w:afterAutospacing="0" w:line="375" w:lineRule="atLeast"/>
        <w:jc w:val="both"/>
        <w:rPr>
          <w:rFonts w:ascii="Segoe UI" w:hAnsi="Segoe UI" w:cs="Segoe UI"/>
          <w:color w:val="000000"/>
          <w:lang w:val="en-US"/>
        </w:rPr>
      </w:pPr>
      <w:r w:rsidRPr="006D52CC">
        <w:rPr>
          <w:rStyle w:val="keyword"/>
          <w:rFonts w:ascii="Segoe UI" w:hAnsi="Segoe UI" w:cs="Segoe UI"/>
          <w:b/>
          <w:bCs/>
          <w:color w:val="006699"/>
          <w:bdr w:val="none" w:sz="0" w:space="0" w:color="auto" w:frame="1"/>
          <w:lang w:val="en-US"/>
        </w:rPr>
        <w:t>DROP</w:t>
      </w:r>
      <w:r w:rsidRPr="006D52CC">
        <w:rPr>
          <w:rFonts w:ascii="Segoe UI" w:hAnsi="Segoe UI" w:cs="Segoe UI"/>
          <w:color w:val="000000"/>
          <w:bdr w:val="none" w:sz="0" w:space="0" w:color="auto" w:frame="1"/>
          <w:lang w:val="en-US"/>
        </w:rPr>
        <w:t> </w:t>
      </w:r>
      <w:r w:rsidRPr="006D52CC">
        <w:rPr>
          <w:rStyle w:val="keyword"/>
          <w:rFonts w:ascii="Segoe UI" w:hAnsi="Segoe UI" w:cs="Segoe UI"/>
          <w:b/>
          <w:bCs/>
          <w:color w:val="006699"/>
          <w:bdr w:val="none" w:sz="0" w:space="0" w:color="auto" w:frame="1"/>
          <w:lang w:val="en-US"/>
        </w:rPr>
        <w:t>TABLE</w:t>
      </w:r>
      <w:r w:rsidRPr="006D52CC">
        <w:rPr>
          <w:rFonts w:ascii="Segoe UI" w:hAnsi="Segoe UI" w:cs="Segoe UI"/>
          <w:color w:val="000000"/>
          <w:bdr w:val="none" w:sz="0" w:space="0" w:color="auto" w:frame="1"/>
          <w:lang w:val="en-US"/>
        </w:rPr>
        <w:t> IF EXISTS CITY;  </w:t>
      </w:r>
    </w:p>
    <w:p w14:paraId="04D2C71A" w14:textId="77777777" w:rsidR="006D52CC" w:rsidRDefault="006D52CC" w:rsidP="006D52CC">
      <w:pPr>
        <w:numPr>
          <w:ilvl w:val="0"/>
          <w:numId w:val="77"/>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CREATE</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TABLE</w:t>
      </w:r>
      <w:r>
        <w:rPr>
          <w:rFonts w:ascii="Segoe UI" w:hAnsi="Segoe UI" w:cs="Segoe UI"/>
          <w:color w:val="000000"/>
          <w:bdr w:val="none" w:sz="0" w:space="0" w:color="auto" w:frame="1"/>
        </w:rPr>
        <w:t> CITY (  </w:t>
      </w:r>
    </w:p>
    <w:p w14:paraId="252CE486" w14:textId="77777777" w:rsidR="006D52CC" w:rsidRPr="006D52CC" w:rsidRDefault="006D52CC" w:rsidP="006D52CC">
      <w:pPr>
        <w:pStyle w:val="alt"/>
        <w:numPr>
          <w:ilvl w:val="0"/>
          <w:numId w:val="77"/>
        </w:numPr>
        <w:spacing w:before="0" w:beforeAutospacing="0" w:after="0" w:afterAutospacing="0" w:line="375" w:lineRule="atLeast"/>
        <w:jc w:val="both"/>
        <w:rPr>
          <w:rFonts w:ascii="Segoe UI" w:hAnsi="Segoe UI" w:cs="Segoe UI"/>
          <w:color w:val="000000"/>
          <w:lang w:val="en-US"/>
        </w:rPr>
      </w:pPr>
      <w:proofErr w:type="spellStart"/>
      <w:r w:rsidRPr="006D52CC">
        <w:rPr>
          <w:rFonts w:ascii="Segoe UI" w:hAnsi="Segoe UI" w:cs="Segoe UI"/>
          <w:color w:val="000000"/>
          <w:bdr w:val="none" w:sz="0" w:space="0" w:color="auto" w:frame="1"/>
          <w:lang w:val="en-US"/>
        </w:rPr>
        <w:t>City_code</w:t>
      </w:r>
      <w:proofErr w:type="spellEnd"/>
      <w:r w:rsidRPr="006D52CC">
        <w:rPr>
          <w:rFonts w:ascii="Segoe UI" w:hAnsi="Segoe UI" w:cs="Segoe UI"/>
          <w:color w:val="000000"/>
          <w:bdr w:val="none" w:sz="0" w:space="0" w:color="auto" w:frame="1"/>
          <w:lang w:val="en-US"/>
        </w:rPr>
        <w:t> </w:t>
      </w:r>
      <w:r w:rsidRPr="006D52CC">
        <w:rPr>
          <w:rStyle w:val="keyword"/>
          <w:rFonts w:ascii="Segoe UI" w:hAnsi="Segoe UI" w:cs="Segoe UI"/>
          <w:b/>
          <w:bCs/>
          <w:color w:val="006699"/>
          <w:bdr w:val="none" w:sz="0" w:space="0" w:color="auto" w:frame="1"/>
          <w:lang w:val="en-US"/>
        </w:rPr>
        <w:t>INT</w:t>
      </w:r>
      <w:r w:rsidRPr="006D52CC">
        <w:rPr>
          <w:rFonts w:ascii="Segoe UI" w:hAnsi="Segoe UI" w:cs="Segoe UI"/>
          <w:color w:val="000000"/>
          <w:bdr w:val="none" w:sz="0" w:space="0" w:color="auto" w:frame="1"/>
          <w:lang w:val="en-US"/>
        </w:rPr>
        <w:t> AUTO_</w:t>
      </w:r>
      <w:proofErr w:type="gramStart"/>
      <w:r w:rsidRPr="006D52CC">
        <w:rPr>
          <w:rFonts w:ascii="Segoe UI" w:hAnsi="Segoe UI" w:cs="Segoe UI"/>
          <w:color w:val="000000"/>
          <w:bdr w:val="none" w:sz="0" w:space="0" w:color="auto" w:frame="1"/>
          <w:lang w:val="en-US"/>
        </w:rPr>
        <w:t>INCREMENT  </w:t>
      </w:r>
      <w:r w:rsidRPr="006D52CC">
        <w:rPr>
          <w:rStyle w:val="keyword"/>
          <w:rFonts w:ascii="Segoe UI" w:hAnsi="Segoe UI" w:cs="Segoe UI"/>
          <w:b/>
          <w:bCs/>
          <w:color w:val="006699"/>
          <w:bdr w:val="none" w:sz="0" w:space="0" w:color="auto" w:frame="1"/>
          <w:lang w:val="en-US"/>
        </w:rPr>
        <w:t>PRIMARY</w:t>
      </w:r>
      <w:proofErr w:type="gramEnd"/>
      <w:r w:rsidRPr="006D52CC">
        <w:rPr>
          <w:rFonts w:ascii="Segoe UI" w:hAnsi="Segoe UI" w:cs="Segoe UI"/>
          <w:color w:val="000000"/>
          <w:bdr w:val="none" w:sz="0" w:space="0" w:color="auto" w:frame="1"/>
          <w:lang w:val="en-US"/>
        </w:rPr>
        <w:t> </w:t>
      </w:r>
      <w:r w:rsidRPr="006D52CC">
        <w:rPr>
          <w:rStyle w:val="keyword"/>
          <w:rFonts w:ascii="Segoe UI" w:hAnsi="Segoe UI" w:cs="Segoe UI"/>
          <w:b/>
          <w:bCs/>
          <w:color w:val="006699"/>
          <w:bdr w:val="none" w:sz="0" w:space="0" w:color="auto" w:frame="1"/>
          <w:lang w:val="en-US"/>
        </w:rPr>
        <w:t>KEY</w:t>
      </w:r>
      <w:r w:rsidRPr="006D52CC">
        <w:rPr>
          <w:rFonts w:ascii="Segoe UI" w:hAnsi="Segoe UI" w:cs="Segoe UI"/>
          <w:color w:val="000000"/>
          <w:bdr w:val="none" w:sz="0" w:space="0" w:color="auto" w:frame="1"/>
          <w:lang w:val="en-US"/>
        </w:rPr>
        <w:t>,  </w:t>
      </w:r>
    </w:p>
    <w:p w14:paraId="4647A55F" w14:textId="77777777" w:rsidR="006D52CC" w:rsidRPr="006D52CC" w:rsidRDefault="006D52CC" w:rsidP="006D52CC">
      <w:pPr>
        <w:numPr>
          <w:ilvl w:val="0"/>
          <w:numId w:val="77"/>
        </w:numPr>
        <w:spacing w:after="0" w:line="375" w:lineRule="atLeast"/>
        <w:jc w:val="both"/>
        <w:rPr>
          <w:rFonts w:ascii="Segoe UI" w:hAnsi="Segoe UI" w:cs="Segoe UI"/>
          <w:color w:val="000000"/>
          <w:lang w:val="en-US"/>
        </w:rPr>
      </w:pPr>
      <w:proofErr w:type="spellStart"/>
      <w:r w:rsidRPr="006D52CC">
        <w:rPr>
          <w:rFonts w:ascii="Segoe UI" w:hAnsi="Segoe UI" w:cs="Segoe UI"/>
          <w:color w:val="000000"/>
          <w:bdr w:val="none" w:sz="0" w:space="0" w:color="auto" w:frame="1"/>
          <w:lang w:val="en-US"/>
        </w:rPr>
        <w:t>city_name</w:t>
      </w:r>
      <w:proofErr w:type="spellEnd"/>
      <w:r w:rsidRPr="006D52CC">
        <w:rPr>
          <w:rFonts w:ascii="Segoe UI" w:hAnsi="Segoe UI" w:cs="Segoe UI"/>
          <w:color w:val="000000"/>
          <w:bdr w:val="none" w:sz="0" w:space="0" w:color="auto" w:frame="1"/>
          <w:lang w:val="en-US"/>
        </w:rPr>
        <w:t> </w:t>
      </w:r>
      <w:proofErr w:type="gramStart"/>
      <w:r w:rsidRPr="006D52CC">
        <w:rPr>
          <w:rStyle w:val="keyword"/>
          <w:rFonts w:ascii="Segoe UI" w:hAnsi="Segoe UI" w:cs="Segoe UI"/>
          <w:b/>
          <w:bCs/>
          <w:color w:val="006699"/>
          <w:bdr w:val="none" w:sz="0" w:space="0" w:color="auto" w:frame="1"/>
          <w:lang w:val="en-US"/>
        </w:rPr>
        <w:t>VARCHAR</w:t>
      </w:r>
      <w:r w:rsidRPr="006D52CC">
        <w:rPr>
          <w:rFonts w:ascii="Segoe UI" w:hAnsi="Segoe UI" w:cs="Segoe UI"/>
          <w:color w:val="000000"/>
          <w:bdr w:val="none" w:sz="0" w:space="0" w:color="auto" w:frame="1"/>
          <w:lang w:val="en-US"/>
        </w:rPr>
        <w:t>(</w:t>
      </w:r>
      <w:proofErr w:type="gramEnd"/>
      <w:r w:rsidRPr="006D52CC">
        <w:rPr>
          <w:rFonts w:ascii="Segoe UI" w:hAnsi="Segoe UI" w:cs="Segoe UI"/>
          <w:color w:val="000000"/>
          <w:bdr w:val="none" w:sz="0" w:space="0" w:color="auto" w:frame="1"/>
          <w:lang w:val="en-US"/>
        </w:rPr>
        <w:t>50) </w:t>
      </w:r>
      <w:r w:rsidRPr="006D52CC">
        <w:rPr>
          <w:rStyle w:val="op"/>
          <w:rFonts w:ascii="Segoe UI" w:hAnsi="Segoe UI" w:cs="Segoe UI"/>
          <w:color w:val="808080"/>
          <w:bdr w:val="none" w:sz="0" w:space="0" w:color="auto" w:frame="1"/>
          <w:lang w:val="en-US"/>
        </w:rPr>
        <w:t>NOT</w:t>
      </w:r>
      <w:r w:rsidRPr="006D52CC">
        <w:rPr>
          <w:rFonts w:ascii="Segoe UI" w:hAnsi="Segoe UI" w:cs="Segoe UI"/>
          <w:color w:val="000000"/>
          <w:bdr w:val="none" w:sz="0" w:space="0" w:color="auto" w:frame="1"/>
          <w:lang w:val="en-US"/>
        </w:rPr>
        <w:t> </w:t>
      </w:r>
      <w:r w:rsidRPr="006D52CC">
        <w:rPr>
          <w:rStyle w:val="op"/>
          <w:rFonts w:ascii="Segoe UI" w:hAnsi="Segoe UI" w:cs="Segoe UI"/>
          <w:color w:val="808080"/>
          <w:bdr w:val="none" w:sz="0" w:space="0" w:color="auto" w:frame="1"/>
          <w:lang w:val="en-US"/>
        </w:rPr>
        <w:t>NULL</w:t>
      </w:r>
      <w:r w:rsidRPr="006D52CC">
        <w:rPr>
          <w:rFonts w:ascii="Segoe UI" w:hAnsi="Segoe UI" w:cs="Segoe UI"/>
          <w:color w:val="000000"/>
          <w:bdr w:val="none" w:sz="0" w:space="0" w:color="auto" w:frame="1"/>
          <w:lang w:val="en-US"/>
        </w:rPr>
        <w:t>,  </w:t>
      </w:r>
    </w:p>
    <w:p w14:paraId="45A00C4C" w14:textId="77777777" w:rsidR="006D52CC" w:rsidRDefault="006D52CC" w:rsidP="006D52CC">
      <w:pPr>
        <w:pStyle w:val="alt"/>
        <w:numPr>
          <w:ilvl w:val="0"/>
          <w:numId w:val="77"/>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city_pincode</w:t>
      </w:r>
      <w:proofErr w:type="spellEnd"/>
      <w:r>
        <w:rPr>
          <w:rFonts w:ascii="Segoe UI" w:hAnsi="Segoe UI" w:cs="Segoe UI"/>
          <w:color w:val="000000"/>
          <w:bdr w:val="none" w:sz="0" w:space="0" w:color="auto" w:frame="1"/>
        </w:rPr>
        <w:t> </w:t>
      </w:r>
      <w:proofErr w:type="gramStart"/>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8) </w:t>
      </w:r>
      <w:r>
        <w:rPr>
          <w:rStyle w:val="op"/>
          <w:rFonts w:ascii="Segoe UI" w:eastAsiaTheme="majorEastAsia" w:hAnsi="Segoe UI" w:cs="Segoe UI"/>
          <w:color w:val="808080"/>
          <w:bdr w:val="none" w:sz="0" w:space="0" w:color="auto" w:frame="1"/>
        </w:rPr>
        <w:t>NOT</w:t>
      </w:r>
      <w:r>
        <w:rPr>
          <w:rFonts w:ascii="Segoe UI" w:hAnsi="Segoe UI" w:cs="Segoe UI"/>
          <w:color w:val="000000"/>
          <w:bdr w:val="none" w:sz="0" w:space="0" w:color="auto" w:frame="1"/>
        </w:rPr>
        <w:t> </w:t>
      </w:r>
      <w:r>
        <w:rPr>
          <w:rStyle w:val="op"/>
          <w:rFonts w:ascii="Segoe UI" w:eastAsiaTheme="majorEastAsia" w:hAnsi="Segoe UI" w:cs="Segoe UI"/>
          <w:color w:val="808080"/>
          <w:bdr w:val="none" w:sz="0" w:space="0" w:color="auto" w:frame="1"/>
        </w:rPr>
        <w:t>NULL</w:t>
      </w:r>
      <w:r>
        <w:rPr>
          <w:rFonts w:ascii="Segoe UI" w:hAnsi="Segoe UI" w:cs="Segoe UI"/>
          <w:color w:val="000000"/>
          <w:bdr w:val="none" w:sz="0" w:space="0" w:color="auto" w:frame="1"/>
        </w:rPr>
        <w:t>  </w:t>
      </w:r>
    </w:p>
    <w:p w14:paraId="280490D5" w14:textId="77777777" w:rsidR="006D52CC" w:rsidRDefault="006D52CC" w:rsidP="006D52CC">
      <w:pPr>
        <w:numPr>
          <w:ilvl w:val="0"/>
          <w:numId w:val="7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52351152" w14:textId="77777777" w:rsidR="006D52CC" w:rsidRPr="006D52CC" w:rsidRDefault="006D52CC" w:rsidP="006D52CC">
      <w:pPr>
        <w:pStyle w:val="a3"/>
        <w:shd w:val="clear" w:color="auto" w:fill="FFFFFF"/>
        <w:jc w:val="both"/>
        <w:rPr>
          <w:rFonts w:ascii="Segoe UI" w:hAnsi="Segoe UI" w:cs="Segoe UI"/>
          <w:color w:val="333333"/>
          <w:lang w:val="en-US"/>
        </w:rPr>
      </w:pPr>
      <w:r w:rsidRPr="006D52CC">
        <w:rPr>
          <w:rFonts w:ascii="Segoe UI" w:hAnsi="Segoe UI" w:cs="Segoe UI"/>
          <w:color w:val="333333"/>
          <w:lang w:val="en-US"/>
        </w:rPr>
        <w:t>We can populate data in the table by creating a </w:t>
      </w:r>
      <w:r w:rsidRPr="006D52CC">
        <w:rPr>
          <w:rStyle w:val="a4"/>
          <w:rFonts w:ascii="Segoe UI" w:eastAsiaTheme="majorEastAsia" w:hAnsi="Segoe UI" w:cs="Segoe UI"/>
          <w:color w:val="333333"/>
          <w:lang w:val="en-US"/>
        </w:rPr>
        <w:t>SQL</w:t>
      </w:r>
      <w:r w:rsidRPr="006D52CC">
        <w:rPr>
          <w:rFonts w:ascii="Segoe UI" w:hAnsi="Segoe UI" w:cs="Segoe UI"/>
          <w:color w:val="333333"/>
          <w:lang w:val="en-US"/>
        </w:rPr>
        <w:t> file in the </w:t>
      </w:r>
      <w:r w:rsidRPr="006D52CC">
        <w:rPr>
          <w:rStyle w:val="a4"/>
          <w:rFonts w:ascii="Segoe UI" w:eastAsiaTheme="majorEastAsia" w:hAnsi="Segoe UI" w:cs="Segoe UI"/>
          <w:color w:val="333333"/>
          <w:lang w:val="en-US"/>
        </w:rPr>
        <w:t>resource</w:t>
      </w:r>
      <w:r w:rsidRPr="006D52CC">
        <w:rPr>
          <w:rFonts w:ascii="Segoe UI" w:hAnsi="Segoe UI" w:cs="Segoe UI"/>
          <w:color w:val="333333"/>
          <w:lang w:val="en-US"/>
        </w:rPr>
        <w:t> folder (</w:t>
      </w:r>
      <w:proofErr w:type="spellStart"/>
      <w:r w:rsidRPr="006D52CC">
        <w:rPr>
          <w:rFonts w:ascii="Segoe UI" w:hAnsi="Segoe UI" w:cs="Segoe UI"/>
          <w:color w:val="333333"/>
          <w:lang w:val="en-US"/>
        </w:rPr>
        <w:t>src</w:t>
      </w:r>
      <w:proofErr w:type="spellEnd"/>
      <w:r w:rsidRPr="006D52CC">
        <w:rPr>
          <w:rFonts w:ascii="Segoe UI" w:hAnsi="Segoe UI" w:cs="Segoe UI"/>
          <w:color w:val="333333"/>
          <w:lang w:val="en-US"/>
        </w:rPr>
        <w:t>/main/resource).</w:t>
      </w:r>
    </w:p>
    <w:p w14:paraId="58E65DBD" w14:textId="77777777" w:rsidR="006D52CC" w:rsidRDefault="006D52CC" w:rsidP="006D52CC">
      <w:pPr>
        <w:pStyle w:val="a3"/>
        <w:shd w:val="clear" w:color="auto" w:fill="FFFFFF"/>
        <w:jc w:val="both"/>
        <w:rPr>
          <w:rFonts w:ascii="Segoe UI" w:hAnsi="Segoe UI" w:cs="Segoe UI"/>
          <w:color w:val="333333"/>
        </w:rPr>
      </w:pPr>
      <w:proofErr w:type="spellStart"/>
      <w:r>
        <w:rPr>
          <w:rStyle w:val="a4"/>
          <w:rFonts w:ascii="Segoe UI" w:eastAsiaTheme="majorEastAsia" w:hAnsi="Segoe UI" w:cs="Segoe UI"/>
          <w:color w:val="333333"/>
        </w:rPr>
        <w:t>data.sql</w:t>
      </w:r>
      <w:proofErr w:type="spellEnd"/>
    </w:p>
    <w:p w14:paraId="18A70B88" w14:textId="77777777" w:rsidR="006D52CC" w:rsidRPr="006D52CC" w:rsidRDefault="006D52CC" w:rsidP="006D52CC">
      <w:pPr>
        <w:pStyle w:val="alt"/>
        <w:numPr>
          <w:ilvl w:val="0"/>
          <w:numId w:val="78"/>
        </w:numPr>
        <w:spacing w:before="0" w:beforeAutospacing="0" w:after="0" w:afterAutospacing="0" w:line="375" w:lineRule="atLeast"/>
        <w:jc w:val="both"/>
        <w:rPr>
          <w:rFonts w:ascii="Segoe UI" w:hAnsi="Segoe UI" w:cs="Segoe UI"/>
          <w:color w:val="000000"/>
          <w:lang w:val="en-US"/>
        </w:rPr>
      </w:pPr>
      <w:r w:rsidRPr="006D52CC">
        <w:rPr>
          <w:rStyle w:val="keyword"/>
          <w:rFonts w:ascii="Segoe UI" w:hAnsi="Segoe UI" w:cs="Segoe UI"/>
          <w:b/>
          <w:bCs/>
          <w:color w:val="006699"/>
          <w:bdr w:val="none" w:sz="0" w:space="0" w:color="auto" w:frame="1"/>
          <w:lang w:val="en-US"/>
        </w:rPr>
        <w:t>INSERT</w:t>
      </w:r>
      <w:r w:rsidRPr="006D52CC">
        <w:rPr>
          <w:rFonts w:ascii="Segoe UI" w:hAnsi="Segoe UI" w:cs="Segoe UI"/>
          <w:color w:val="000000"/>
          <w:bdr w:val="none" w:sz="0" w:space="0" w:color="auto" w:frame="1"/>
          <w:lang w:val="en-US"/>
        </w:rPr>
        <w:t> </w:t>
      </w:r>
      <w:r w:rsidRPr="006D52CC">
        <w:rPr>
          <w:rStyle w:val="keyword"/>
          <w:rFonts w:ascii="Segoe UI" w:hAnsi="Segoe UI" w:cs="Segoe UI"/>
          <w:b/>
          <w:bCs/>
          <w:color w:val="006699"/>
          <w:bdr w:val="none" w:sz="0" w:space="0" w:color="auto" w:frame="1"/>
          <w:lang w:val="en-US"/>
        </w:rPr>
        <w:t>INTO</w:t>
      </w:r>
      <w:r w:rsidRPr="006D52CC">
        <w:rPr>
          <w:rFonts w:ascii="Segoe UI" w:hAnsi="Segoe UI" w:cs="Segoe UI"/>
          <w:color w:val="000000"/>
          <w:bdr w:val="none" w:sz="0" w:space="0" w:color="auto" w:frame="1"/>
          <w:lang w:val="en-US"/>
        </w:rPr>
        <w:t> CITY </w:t>
      </w:r>
      <w:r w:rsidRPr="006D52CC">
        <w:rPr>
          <w:rStyle w:val="keyword"/>
          <w:rFonts w:ascii="Segoe UI" w:hAnsi="Segoe UI" w:cs="Segoe UI"/>
          <w:b/>
          <w:bCs/>
          <w:color w:val="006699"/>
          <w:bdr w:val="none" w:sz="0" w:space="0" w:color="auto" w:frame="1"/>
          <w:lang w:val="en-US"/>
        </w:rPr>
        <w:t>VALUES</w:t>
      </w:r>
      <w:r w:rsidRPr="006D52CC">
        <w:rPr>
          <w:rFonts w:ascii="Segoe UI" w:hAnsi="Segoe UI" w:cs="Segoe UI"/>
          <w:color w:val="000000"/>
          <w:bdr w:val="none" w:sz="0" w:space="0" w:color="auto" w:frame="1"/>
          <w:lang w:val="en-US"/>
        </w:rPr>
        <w:t> (11, </w:t>
      </w:r>
      <w:r w:rsidRPr="006D52CC">
        <w:rPr>
          <w:rStyle w:val="string"/>
          <w:rFonts w:ascii="Segoe UI" w:hAnsi="Segoe UI" w:cs="Segoe UI"/>
          <w:color w:val="0000FF"/>
          <w:bdr w:val="none" w:sz="0" w:space="0" w:color="auto" w:frame="1"/>
          <w:lang w:val="en-US"/>
        </w:rPr>
        <w:t>'Delhi'</w:t>
      </w:r>
      <w:r w:rsidRPr="006D52CC">
        <w:rPr>
          <w:rFonts w:ascii="Segoe UI" w:hAnsi="Segoe UI" w:cs="Segoe UI"/>
          <w:color w:val="000000"/>
          <w:bdr w:val="none" w:sz="0" w:space="0" w:color="auto" w:frame="1"/>
          <w:lang w:val="en-US"/>
        </w:rPr>
        <w:t>, 110001);    </w:t>
      </w:r>
    </w:p>
    <w:p w14:paraId="5B721B26" w14:textId="77777777" w:rsidR="006D52CC" w:rsidRPr="006D52CC" w:rsidRDefault="006D52CC" w:rsidP="006D52CC">
      <w:pPr>
        <w:numPr>
          <w:ilvl w:val="0"/>
          <w:numId w:val="78"/>
        </w:numPr>
        <w:spacing w:after="0" w:line="375" w:lineRule="atLeast"/>
        <w:jc w:val="both"/>
        <w:rPr>
          <w:rFonts w:ascii="Segoe UI" w:hAnsi="Segoe UI" w:cs="Segoe UI"/>
          <w:color w:val="000000"/>
          <w:lang w:val="en-US"/>
        </w:rPr>
      </w:pPr>
      <w:r w:rsidRPr="006D52CC">
        <w:rPr>
          <w:rStyle w:val="keyword"/>
          <w:rFonts w:ascii="Segoe UI" w:hAnsi="Segoe UI" w:cs="Segoe UI"/>
          <w:b/>
          <w:bCs/>
          <w:color w:val="006699"/>
          <w:bdr w:val="none" w:sz="0" w:space="0" w:color="auto" w:frame="1"/>
          <w:lang w:val="en-US"/>
        </w:rPr>
        <w:t>INSERT</w:t>
      </w:r>
      <w:r w:rsidRPr="006D52CC">
        <w:rPr>
          <w:rFonts w:ascii="Segoe UI" w:hAnsi="Segoe UI" w:cs="Segoe UI"/>
          <w:color w:val="000000"/>
          <w:bdr w:val="none" w:sz="0" w:space="0" w:color="auto" w:frame="1"/>
          <w:lang w:val="en-US"/>
        </w:rPr>
        <w:t> </w:t>
      </w:r>
      <w:r w:rsidRPr="006D52CC">
        <w:rPr>
          <w:rStyle w:val="keyword"/>
          <w:rFonts w:ascii="Segoe UI" w:hAnsi="Segoe UI" w:cs="Segoe UI"/>
          <w:b/>
          <w:bCs/>
          <w:color w:val="006699"/>
          <w:bdr w:val="none" w:sz="0" w:space="0" w:color="auto" w:frame="1"/>
          <w:lang w:val="en-US"/>
        </w:rPr>
        <w:t>INTO</w:t>
      </w:r>
      <w:r w:rsidRPr="006D52CC">
        <w:rPr>
          <w:rFonts w:ascii="Segoe UI" w:hAnsi="Segoe UI" w:cs="Segoe UI"/>
          <w:color w:val="000000"/>
          <w:bdr w:val="none" w:sz="0" w:space="0" w:color="auto" w:frame="1"/>
          <w:lang w:val="en-US"/>
        </w:rPr>
        <w:t> CITY </w:t>
      </w:r>
      <w:r w:rsidRPr="006D52CC">
        <w:rPr>
          <w:rStyle w:val="keyword"/>
          <w:rFonts w:ascii="Segoe UI" w:hAnsi="Segoe UI" w:cs="Segoe UI"/>
          <w:b/>
          <w:bCs/>
          <w:color w:val="006699"/>
          <w:bdr w:val="none" w:sz="0" w:space="0" w:color="auto" w:frame="1"/>
          <w:lang w:val="en-US"/>
        </w:rPr>
        <w:t>VALUES</w:t>
      </w:r>
      <w:r w:rsidRPr="006D52CC">
        <w:rPr>
          <w:rFonts w:ascii="Segoe UI" w:hAnsi="Segoe UI" w:cs="Segoe UI"/>
          <w:color w:val="000000"/>
          <w:bdr w:val="none" w:sz="0" w:space="0" w:color="auto" w:frame="1"/>
          <w:lang w:val="en-US"/>
        </w:rPr>
        <w:t> (12, </w:t>
      </w:r>
      <w:r w:rsidRPr="006D52CC">
        <w:rPr>
          <w:rStyle w:val="string"/>
          <w:rFonts w:ascii="Segoe UI" w:hAnsi="Segoe UI" w:cs="Segoe UI"/>
          <w:color w:val="0000FF"/>
          <w:bdr w:val="none" w:sz="0" w:space="0" w:color="auto" w:frame="1"/>
          <w:lang w:val="en-US"/>
        </w:rPr>
        <w:t>'Kanpur'</w:t>
      </w:r>
      <w:r w:rsidRPr="006D52CC">
        <w:rPr>
          <w:rFonts w:ascii="Segoe UI" w:hAnsi="Segoe UI" w:cs="Segoe UI"/>
          <w:color w:val="000000"/>
          <w:bdr w:val="none" w:sz="0" w:space="0" w:color="auto" w:frame="1"/>
          <w:lang w:val="en-US"/>
        </w:rPr>
        <w:t>, 208001);    </w:t>
      </w:r>
    </w:p>
    <w:p w14:paraId="43886A3B" w14:textId="77777777" w:rsidR="006D52CC" w:rsidRPr="006D52CC" w:rsidRDefault="006D52CC" w:rsidP="006D52CC">
      <w:pPr>
        <w:pStyle w:val="alt"/>
        <w:numPr>
          <w:ilvl w:val="0"/>
          <w:numId w:val="78"/>
        </w:numPr>
        <w:spacing w:before="0" w:beforeAutospacing="0" w:after="0" w:afterAutospacing="0" w:line="375" w:lineRule="atLeast"/>
        <w:jc w:val="both"/>
        <w:rPr>
          <w:rFonts w:ascii="Segoe UI" w:hAnsi="Segoe UI" w:cs="Segoe UI"/>
          <w:color w:val="000000"/>
          <w:lang w:val="en-US"/>
        </w:rPr>
      </w:pPr>
      <w:r w:rsidRPr="006D52CC">
        <w:rPr>
          <w:rStyle w:val="keyword"/>
          <w:rFonts w:ascii="Segoe UI" w:hAnsi="Segoe UI" w:cs="Segoe UI"/>
          <w:b/>
          <w:bCs/>
          <w:color w:val="006699"/>
          <w:bdr w:val="none" w:sz="0" w:space="0" w:color="auto" w:frame="1"/>
          <w:lang w:val="en-US"/>
        </w:rPr>
        <w:t>INSERT</w:t>
      </w:r>
      <w:r w:rsidRPr="006D52CC">
        <w:rPr>
          <w:rFonts w:ascii="Segoe UI" w:hAnsi="Segoe UI" w:cs="Segoe UI"/>
          <w:color w:val="000000"/>
          <w:bdr w:val="none" w:sz="0" w:space="0" w:color="auto" w:frame="1"/>
          <w:lang w:val="en-US"/>
        </w:rPr>
        <w:t> </w:t>
      </w:r>
      <w:r w:rsidRPr="006D52CC">
        <w:rPr>
          <w:rStyle w:val="keyword"/>
          <w:rFonts w:ascii="Segoe UI" w:hAnsi="Segoe UI" w:cs="Segoe UI"/>
          <w:b/>
          <w:bCs/>
          <w:color w:val="006699"/>
          <w:bdr w:val="none" w:sz="0" w:space="0" w:color="auto" w:frame="1"/>
          <w:lang w:val="en-US"/>
        </w:rPr>
        <w:t>INTO</w:t>
      </w:r>
      <w:r w:rsidRPr="006D52CC">
        <w:rPr>
          <w:rFonts w:ascii="Segoe UI" w:hAnsi="Segoe UI" w:cs="Segoe UI"/>
          <w:color w:val="000000"/>
          <w:bdr w:val="none" w:sz="0" w:space="0" w:color="auto" w:frame="1"/>
          <w:lang w:val="en-US"/>
        </w:rPr>
        <w:t> CITY </w:t>
      </w:r>
      <w:r w:rsidRPr="006D52CC">
        <w:rPr>
          <w:rStyle w:val="keyword"/>
          <w:rFonts w:ascii="Segoe UI" w:hAnsi="Segoe UI" w:cs="Segoe UI"/>
          <w:b/>
          <w:bCs/>
          <w:color w:val="006699"/>
          <w:bdr w:val="none" w:sz="0" w:space="0" w:color="auto" w:frame="1"/>
          <w:lang w:val="en-US"/>
        </w:rPr>
        <w:t>VALUES</w:t>
      </w:r>
      <w:r w:rsidRPr="006D52CC">
        <w:rPr>
          <w:rFonts w:ascii="Segoe UI" w:hAnsi="Segoe UI" w:cs="Segoe UI"/>
          <w:color w:val="000000"/>
          <w:bdr w:val="none" w:sz="0" w:space="0" w:color="auto" w:frame="1"/>
          <w:lang w:val="en-US"/>
        </w:rPr>
        <w:t> (13, </w:t>
      </w:r>
      <w:r w:rsidRPr="006D52CC">
        <w:rPr>
          <w:rStyle w:val="string"/>
          <w:rFonts w:ascii="Segoe UI" w:hAnsi="Segoe UI" w:cs="Segoe UI"/>
          <w:color w:val="0000FF"/>
          <w:bdr w:val="none" w:sz="0" w:space="0" w:color="auto" w:frame="1"/>
          <w:lang w:val="en-US"/>
        </w:rPr>
        <w:t>'Lucknow'</w:t>
      </w:r>
      <w:r w:rsidRPr="006D52CC">
        <w:rPr>
          <w:rFonts w:ascii="Segoe UI" w:hAnsi="Segoe UI" w:cs="Segoe UI"/>
          <w:color w:val="000000"/>
          <w:bdr w:val="none" w:sz="0" w:space="0" w:color="auto" w:frame="1"/>
          <w:lang w:val="en-US"/>
        </w:rPr>
        <w:t>, 226001);    </w:t>
      </w:r>
    </w:p>
    <w:p w14:paraId="636022B6" w14:textId="77777777" w:rsidR="006D52CC" w:rsidRPr="006D52CC" w:rsidRDefault="006D52CC" w:rsidP="006D52CC">
      <w:pPr>
        <w:pStyle w:val="a3"/>
        <w:shd w:val="clear" w:color="auto" w:fill="FFFFFF"/>
        <w:jc w:val="both"/>
        <w:rPr>
          <w:rFonts w:ascii="Segoe UI" w:hAnsi="Segoe UI" w:cs="Segoe UI"/>
          <w:color w:val="333333"/>
          <w:lang w:val="en-US"/>
        </w:rPr>
      </w:pPr>
      <w:r w:rsidRPr="006D52CC">
        <w:rPr>
          <w:rFonts w:ascii="Segoe UI" w:hAnsi="Segoe UI" w:cs="Segoe UI"/>
          <w:color w:val="333333"/>
          <w:lang w:val="en-US"/>
        </w:rPr>
        <w:t>Spring Boot automatically picks up the </w:t>
      </w:r>
      <w:proofErr w:type="spellStart"/>
      <w:r w:rsidRPr="006D52CC">
        <w:rPr>
          <w:rStyle w:val="a4"/>
          <w:rFonts w:ascii="Segoe UI" w:eastAsiaTheme="majorEastAsia" w:hAnsi="Segoe UI" w:cs="Segoe UI"/>
          <w:color w:val="333333"/>
          <w:lang w:val="en-US"/>
        </w:rPr>
        <w:t>data.sql</w:t>
      </w:r>
      <w:proofErr w:type="spellEnd"/>
      <w:r w:rsidRPr="006D52CC">
        <w:rPr>
          <w:rFonts w:ascii="Segoe UI" w:hAnsi="Segoe UI" w:cs="Segoe UI"/>
          <w:color w:val="333333"/>
          <w:lang w:val="en-US"/>
        </w:rPr>
        <w:t> file and run it against the H2 database during the application startup.</w:t>
      </w:r>
    </w:p>
    <w:p w14:paraId="2113F74E" w14:textId="77777777" w:rsidR="006D52CC" w:rsidRDefault="006D52CC" w:rsidP="006D52CC">
      <w:pPr>
        <w:pStyle w:val="2"/>
        <w:shd w:val="clear" w:color="auto" w:fill="FFFFFF"/>
        <w:spacing w:line="312" w:lineRule="atLeast"/>
        <w:jc w:val="both"/>
        <w:rPr>
          <w:rFonts w:ascii="Helvetica" w:hAnsi="Helvetica"/>
          <w:b w:val="0"/>
          <w:bCs w:val="0"/>
          <w:color w:val="610B4B"/>
          <w:sz w:val="32"/>
          <w:szCs w:val="32"/>
          <w:lang w:val="en-US"/>
        </w:rPr>
      </w:pPr>
    </w:p>
    <w:p w14:paraId="7A2092AE" w14:textId="53348660" w:rsidR="006D52CC" w:rsidRPr="006D52CC" w:rsidRDefault="006D52CC" w:rsidP="006D52CC">
      <w:pPr>
        <w:pStyle w:val="2"/>
        <w:shd w:val="clear" w:color="auto" w:fill="FFFFFF"/>
        <w:spacing w:line="312" w:lineRule="atLeast"/>
        <w:jc w:val="both"/>
        <w:rPr>
          <w:rFonts w:ascii="Helvetica" w:hAnsi="Helvetica"/>
          <w:b w:val="0"/>
          <w:bCs w:val="0"/>
          <w:color w:val="610B4B"/>
          <w:sz w:val="32"/>
          <w:szCs w:val="32"/>
          <w:lang w:val="en-US"/>
        </w:rPr>
      </w:pPr>
      <w:r w:rsidRPr="006D52CC">
        <w:rPr>
          <w:rFonts w:ascii="Helvetica" w:hAnsi="Helvetica"/>
          <w:b w:val="0"/>
          <w:bCs w:val="0"/>
          <w:color w:val="610B4B"/>
          <w:sz w:val="32"/>
          <w:szCs w:val="32"/>
          <w:lang w:val="en-US"/>
        </w:rPr>
        <w:t>H2 Console</w:t>
      </w:r>
    </w:p>
    <w:p w14:paraId="4EA812FF" w14:textId="77777777" w:rsidR="006D52CC" w:rsidRPr="006D52CC" w:rsidRDefault="006D52CC" w:rsidP="006D52CC">
      <w:pPr>
        <w:pStyle w:val="a3"/>
        <w:shd w:val="clear" w:color="auto" w:fill="FFFFFF"/>
        <w:jc w:val="both"/>
        <w:rPr>
          <w:rFonts w:ascii="Segoe UI" w:hAnsi="Segoe UI" w:cs="Segoe UI"/>
          <w:color w:val="333333"/>
          <w:lang w:val="en-US"/>
        </w:rPr>
      </w:pPr>
      <w:r w:rsidRPr="006D52CC">
        <w:rPr>
          <w:rFonts w:ascii="Segoe UI" w:hAnsi="Segoe UI" w:cs="Segoe UI"/>
          <w:color w:val="333333"/>
          <w:lang w:val="en-US"/>
        </w:rPr>
        <w:t>By default, the console view of the H2 database is disabled. Before accessing the H2 database, we must enable it by using the following property.</w:t>
      </w:r>
    </w:p>
    <w:p w14:paraId="20EDAF28" w14:textId="77777777" w:rsidR="006D52CC" w:rsidRDefault="006D52CC" w:rsidP="006D52CC">
      <w:pPr>
        <w:pStyle w:val="alt"/>
        <w:numPr>
          <w:ilvl w:val="0"/>
          <w:numId w:val="7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#enabling </w:t>
      </w:r>
      <w:proofErr w:type="spellStart"/>
      <w:r>
        <w:rPr>
          <w:rFonts w:ascii="Segoe UI" w:hAnsi="Segoe UI" w:cs="Segoe UI"/>
          <w:color w:val="000000"/>
          <w:bdr w:val="none" w:sz="0" w:space="0" w:color="auto" w:frame="1"/>
        </w:rPr>
        <w:t>the</w:t>
      </w:r>
      <w:proofErr w:type="spellEnd"/>
      <w:r>
        <w:rPr>
          <w:rFonts w:ascii="Segoe UI" w:hAnsi="Segoe UI" w:cs="Segoe UI"/>
          <w:color w:val="000000"/>
          <w:bdr w:val="none" w:sz="0" w:space="0" w:color="auto" w:frame="1"/>
        </w:rPr>
        <w:t> H2 </w:t>
      </w:r>
      <w:proofErr w:type="spellStart"/>
      <w:r>
        <w:rPr>
          <w:rFonts w:ascii="Segoe UI" w:hAnsi="Segoe UI" w:cs="Segoe UI"/>
          <w:color w:val="000000"/>
          <w:bdr w:val="none" w:sz="0" w:space="0" w:color="auto" w:frame="1"/>
        </w:rPr>
        <w:t>console</w:t>
      </w:r>
      <w:proofErr w:type="spellEnd"/>
      <w:r>
        <w:rPr>
          <w:rFonts w:ascii="Segoe UI" w:hAnsi="Segoe UI" w:cs="Segoe UI"/>
          <w:color w:val="000000"/>
          <w:bdr w:val="none" w:sz="0" w:space="0" w:color="auto" w:frame="1"/>
        </w:rPr>
        <w:t>  </w:t>
      </w:r>
    </w:p>
    <w:p w14:paraId="5965684C" w14:textId="77777777" w:rsidR="006D52CC" w:rsidRDefault="006D52CC" w:rsidP="006D52CC">
      <w:pPr>
        <w:numPr>
          <w:ilvl w:val="0"/>
          <w:numId w:val="79"/>
        </w:numPr>
        <w:spacing w:after="0" w:line="375" w:lineRule="atLeast"/>
        <w:jc w:val="both"/>
        <w:rPr>
          <w:rFonts w:ascii="Segoe UI" w:hAnsi="Segoe UI" w:cs="Segoe UI"/>
          <w:color w:val="000000"/>
        </w:rPr>
      </w:pPr>
      <w:r>
        <w:rPr>
          <w:rFonts w:ascii="Segoe UI" w:hAnsi="Segoe UI" w:cs="Segoe UI"/>
          <w:color w:val="000000"/>
          <w:bdr w:val="none" w:sz="0" w:space="0" w:color="auto" w:frame="1"/>
        </w:rPr>
        <w:t>spring.h</w:t>
      </w:r>
      <w:proofErr w:type="gramStart"/>
      <w:r>
        <w:rPr>
          <w:rFonts w:ascii="Segoe UI" w:hAnsi="Segoe UI" w:cs="Segoe UI"/>
          <w:color w:val="000000"/>
          <w:bdr w:val="none" w:sz="0" w:space="0" w:color="auto" w:frame="1"/>
        </w:rPr>
        <w:t>2.console</w:t>
      </w:r>
      <w:proofErr w:type="gramEnd"/>
      <w:r>
        <w:rPr>
          <w:rFonts w:ascii="Segoe UI" w:hAnsi="Segoe UI" w:cs="Segoe UI"/>
          <w:color w:val="000000"/>
          <w:bdr w:val="none" w:sz="0" w:space="0" w:color="auto" w:frame="1"/>
        </w:rPr>
        <w:t>.enabled=</w:t>
      </w:r>
      <w:proofErr w:type="spellStart"/>
      <w:r>
        <w:rPr>
          <w:rStyle w:val="keyword"/>
          <w:rFonts w:ascii="Segoe UI" w:hAnsi="Segoe UI" w:cs="Segoe UI"/>
          <w:b/>
          <w:bCs/>
          <w:color w:val="006699"/>
          <w:bdr w:val="none" w:sz="0" w:space="0" w:color="auto" w:frame="1"/>
        </w:rPr>
        <w:t>true</w:t>
      </w:r>
      <w:proofErr w:type="spellEnd"/>
      <w:r>
        <w:rPr>
          <w:rFonts w:ascii="Segoe UI" w:hAnsi="Segoe UI" w:cs="Segoe UI"/>
          <w:color w:val="000000"/>
          <w:bdr w:val="none" w:sz="0" w:space="0" w:color="auto" w:frame="1"/>
        </w:rPr>
        <w:t>  </w:t>
      </w:r>
    </w:p>
    <w:p w14:paraId="225F127D" w14:textId="77777777" w:rsidR="006D52CC" w:rsidRPr="006D52CC" w:rsidRDefault="006D52CC" w:rsidP="006D52CC">
      <w:pPr>
        <w:pStyle w:val="a3"/>
        <w:shd w:val="clear" w:color="auto" w:fill="FFFFFF"/>
        <w:jc w:val="both"/>
        <w:rPr>
          <w:rFonts w:ascii="Segoe UI" w:hAnsi="Segoe UI" w:cs="Segoe UI"/>
          <w:color w:val="333333"/>
          <w:lang w:val="en-US"/>
        </w:rPr>
      </w:pPr>
      <w:r w:rsidRPr="006D52CC">
        <w:rPr>
          <w:rFonts w:ascii="Segoe UI" w:hAnsi="Segoe UI" w:cs="Segoe UI"/>
          <w:color w:val="333333"/>
          <w:lang w:val="en-US"/>
        </w:rPr>
        <w:lastRenderedPageBreak/>
        <w:t>Once we have enabled the H2 console, now we can access the H2 console in the browser by invoking the URL http://localhost:8080/h2-console. The following figure shows the console view of the H2 database.</w:t>
      </w:r>
    </w:p>
    <w:p w14:paraId="0AC8AFAD" w14:textId="3DD96B3D" w:rsidR="006D52CC" w:rsidRDefault="006D52CC" w:rsidP="006D52CC">
      <w:pPr>
        <w:tabs>
          <w:tab w:val="left" w:pos="2292"/>
        </w:tabs>
        <w:rPr>
          <w:lang w:val="en-US" w:eastAsia="ru-RU"/>
        </w:rPr>
      </w:pPr>
      <w:r>
        <w:rPr>
          <w:noProof/>
        </w:rPr>
        <w:drawing>
          <wp:inline distT="0" distB="0" distL="0" distR="0" wp14:anchorId="0697BA05" wp14:editId="5320F9AA">
            <wp:extent cx="4305300" cy="3390900"/>
            <wp:effectExtent l="0" t="0" r="0" b="0"/>
            <wp:docPr id="41" name="Рисунок 41" descr="Spring Boot H2 Data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Spring Boot H2 Database"/>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4305300" cy="3390900"/>
                    </a:xfrm>
                    <a:prstGeom prst="rect">
                      <a:avLst/>
                    </a:prstGeom>
                    <a:noFill/>
                    <a:ln>
                      <a:noFill/>
                    </a:ln>
                  </pic:spPr>
                </pic:pic>
              </a:graphicData>
            </a:graphic>
          </wp:inline>
        </w:drawing>
      </w:r>
    </w:p>
    <w:p w14:paraId="58F3E517" w14:textId="77777777" w:rsidR="006D52CC" w:rsidRDefault="006D52CC">
      <w:pPr>
        <w:rPr>
          <w:lang w:val="en-US" w:eastAsia="ru-RU"/>
        </w:rPr>
      </w:pPr>
      <w:r>
        <w:rPr>
          <w:lang w:val="en-US" w:eastAsia="ru-RU"/>
        </w:rPr>
        <w:br w:type="page"/>
      </w:r>
    </w:p>
    <w:p w14:paraId="11C1421B" w14:textId="6E5516A1" w:rsidR="006D52CC" w:rsidRDefault="006D52CC" w:rsidP="006D52CC">
      <w:pPr>
        <w:pStyle w:val="2"/>
        <w:shd w:val="clear" w:color="auto" w:fill="FFFFFF"/>
        <w:jc w:val="center"/>
        <w:rPr>
          <w:rFonts w:ascii="Lato" w:hAnsi="Lato"/>
          <w:color w:val="1E252C"/>
          <w:sz w:val="56"/>
          <w:szCs w:val="56"/>
        </w:rPr>
      </w:pPr>
      <w:r w:rsidRPr="006D52CC">
        <w:rPr>
          <w:rFonts w:ascii="Lato" w:hAnsi="Lato"/>
          <w:color w:val="1E252C"/>
          <w:sz w:val="56"/>
          <w:szCs w:val="56"/>
        </w:rPr>
        <w:lastRenderedPageBreak/>
        <w:t xml:space="preserve">YAML </w:t>
      </w:r>
      <w:proofErr w:type="spellStart"/>
      <w:r w:rsidRPr="006D52CC">
        <w:rPr>
          <w:rFonts w:ascii="Lato" w:hAnsi="Lato"/>
          <w:color w:val="1E252C"/>
          <w:sz w:val="56"/>
          <w:szCs w:val="56"/>
        </w:rPr>
        <w:t>Tutorial</w:t>
      </w:r>
      <w:proofErr w:type="spellEnd"/>
      <w:r w:rsidRPr="006D52CC">
        <w:rPr>
          <w:rFonts w:ascii="Lato" w:hAnsi="Lato"/>
          <w:color w:val="1E252C"/>
          <w:sz w:val="56"/>
          <w:szCs w:val="56"/>
        </w:rPr>
        <w:t xml:space="preserve"> Quick Start</w:t>
      </w:r>
    </w:p>
    <w:p w14:paraId="5151FF5F" w14:textId="51BEB41B" w:rsidR="006D52CC" w:rsidRDefault="006D52CC" w:rsidP="006D52CC">
      <w:pPr>
        <w:pStyle w:val="2"/>
        <w:shd w:val="clear" w:color="auto" w:fill="FFFFFF"/>
        <w:jc w:val="center"/>
        <w:rPr>
          <w:rFonts w:ascii="Lato" w:hAnsi="Lato"/>
          <w:color w:val="1E252C"/>
          <w:sz w:val="56"/>
          <w:szCs w:val="56"/>
        </w:rPr>
      </w:pPr>
    </w:p>
    <w:p w14:paraId="1C104C6C" w14:textId="2BC18B4D" w:rsidR="006D52CC" w:rsidRDefault="006D52CC" w:rsidP="006D52CC">
      <w:pPr>
        <w:pStyle w:val="2"/>
        <w:shd w:val="clear" w:color="auto" w:fill="FFFFFF"/>
        <w:rPr>
          <w:rFonts w:ascii="Segoe UI" w:hAnsi="Segoe UI" w:cs="Segoe UI"/>
          <w:color w:val="1E252C"/>
          <w:sz w:val="30"/>
          <w:szCs w:val="30"/>
          <w:shd w:val="clear" w:color="auto" w:fill="FFFFFF"/>
          <w:lang w:val="en-US"/>
        </w:rPr>
      </w:pPr>
      <w:r w:rsidRPr="006D52CC">
        <w:rPr>
          <w:rFonts w:ascii="Segoe UI" w:hAnsi="Segoe UI" w:cs="Segoe UI"/>
          <w:color w:val="1E252C"/>
          <w:sz w:val="30"/>
          <w:szCs w:val="30"/>
          <w:shd w:val="clear" w:color="auto" w:fill="FFFFFF"/>
          <w:lang w:val="en-US"/>
        </w:rPr>
        <w:t xml:space="preserve">YAML </w:t>
      </w:r>
      <w:proofErr w:type="spellStart"/>
      <w:r w:rsidRPr="006D52CC">
        <w:rPr>
          <w:rFonts w:ascii="Segoe UI" w:hAnsi="Segoe UI" w:cs="Segoe UI"/>
          <w:color w:val="1E252C"/>
          <w:sz w:val="30"/>
          <w:szCs w:val="30"/>
          <w:shd w:val="clear" w:color="auto" w:fill="FFFFFF"/>
          <w:lang w:val="en-US"/>
        </w:rPr>
        <w:t>Ain't</w:t>
      </w:r>
      <w:proofErr w:type="spellEnd"/>
      <w:r w:rsidRPr="006D52CC">
        <w:rPr>
          <w:rFonts w:ascii="Segoe UI" w:hAnsi="Segoe UI" w:cs="Segoe UI"/>
          <w:color w:val="1E252C"/>
          <w:sz w:val="30"/>
          <w:szCs w:val="30"/>
          <w:shd w:val="clear" w:color="auto" w:fill="FFFFFF"/>
          <w:lang w:val="en-US"/>
        </w:rPr>
        <w:t xml:space="preserve"> Markup Language (</w:t>
      </w:r>
      <w:hyperlink r:id="rId87" w:history="1">
        <w:r w:rsidRPr="006D52CC">
          <w:rPr>
            <w:rStyle w:val="a5"/>
            <w:rFonts w:ascii="Segoe UI" w:hAnsi="Segoe UI" w:cs="Segoe UI"/>
            <w:color w:val="289CE1"/>
            <w:sz w:val="30"/>
            <w:szCs w:val="30"/>
            <w:shd w:val="clear" w:color="auto" w:fill="FFFFFF"/>
            <w:lang w:val="en-US"/>
          </w:rPr>
          <w:t>YAML</w:t>
        </w:r>
      </w:hyperlink>
      <w:r w:rsidRPr="006D52CC">
        <w:rPr>
          <w:rFonts w:ascii="Segoe UI" w:hAnsi="Segoe UI" w:cs="Segoe UI"/>
          <w:color w:val="1E252C"/>
          <w:sz w:val="30"/>
          <w:szCs w:val="30"/>
          <w:shd w:val="clear" w:color="auto" w:fill="FFFFFF"/>
          <w:lang w:val="en-US"/>
        </w:rPr>
        <w:t>) is a serialization language that has steadily increased in popularity over the last few years. It's often used as a format for configuration files, but its object serialization abilities make it a viable replacement for languages like JSON. This YAML tutorial will demonstrate the language syntax with a guide and some simple coding examples in </w:t>
      </w:r>
      <w:hyperlink r:id="rId88" w:history="1">
        <w:r w:rsidRPr="006D52CC">
          <w:rPr>
            <w:rStyle w:val="a5"/>
            <w:rFonts w:ascii="Segoe UI" w:hAnsi="Segoe UI" w:cs="Segoe UI"/>
            <w:color w:val="289CE1"/>
            <w:sz w:val="30"/>
            <w:szCs w:val="30"/>
            <w:shd w:val="clear" w:color="auto" w:fill="FFFFFF"/>
            <w:lang w:val="en-US"/>
          </w:rPr>
          <w:t>Python</w:t>
        </w:r>
      </w:hyperlink>
      <w:r w:rsidRPr="006D52CC">
        <w:rPr>
          <w:rFonts w:ascii="Segoe UI" w:hAnsi="Segoe UI" w:cs="Segoe UI"/>
          <w:color w:val="1E252C"/>
          <w:sz w:val="30"/>
          <w:szCs w:val="30"/>
          <w:shd w:val="clear" w:color="auto" w:fill="FFFFFF"/>
          <w:lang w:val="en-US"/>
        </w:rPr>
        <w:t xml:space="preserve">. YAML has broad language support and maps easily into native data structures. It's also easy to for humans to read, which is why it's a good choice for configuration. The YAML acronym was shorthand for Yet Another Markup Language. But the maintainers renamed it to YAML </w:t>
      </w:r>
      <w:proofErr w:type="spellStart"/>
      <w:r w:rsidRPr="006D52CC">
        <w:rPr>
          <w:rFonts w:ascii="Segoe UI" w:hAnsi="Segoe UI" w:cs="Segoe UI"/>
          <w:color w:val="1E252C"/>
          <w:sz w:val="30"/>
          <w:szCs w:val="30"/>
          <w:shd w:val="clear" w:color="auto" w:fill="FFFFFF"/>
          <w:lang w:val="en-US"/>
        </w:rPr>
        <w:t>Ain't</w:t>
      </w:r>
      <w:proofErr w:type="spellEnd"/>
      <w:r w:rsidRPr="006D52CC">
        <w:rPr>
          <w:rFonts w:ascii="Segoe UI" w:hAnsi="Segoe UI" w:cs="Segoe UI"/>
          <w:color w:val="1E252C"/>
          <w:sz w:val="30"/>
          <w:szCs w:val="30"/>
          <w:shd w:val="clear" w:color="auto" w:fill="FFFFFF"/>
          <w:lang w:val="en-US"/>
        </w:rPr>
        <w:t xml:space="preserve"> Markup Language to place more emphasis on its data-oriented features.</w:t>
      </w:r>
    </w:p>
    <w:p w14:paraId="3B09DBD8" w14:textId="0443C344" w:rsidR="006D52CC" w:rsidRDefault="006D52CC" w:rsidP="006D52CC">
      <w:pPr>
        <w:pStyle w:val="2"/>
        <w:shd w:val="clear" w:color="auto" w:fill="FFFFFF"/>
        <w:rPr>
          <w:rFonts w:ascii="Segoe UI" w:hAnsi="Segoe UI" w:cs="Segoe UI"/>
          <w:color w:val="1E252C"/>
          <w:sz w:val="30"/>
          <w:szCs w:val="30"/>
          <w:shd w:val="clear" w:color="auto" w:fill="FFFFFF"/>
          <w:lang w:val="en-US"/>
        </w:rPr>
      </w:pPr>
    </w:p>
    <w:p w14:paraId="36A6BA5B" w14:textId="77777777" w:rsidR="006D52CC" w:rsidRPr="006D52CC" w:rsidRDefault="006D52CC" w:rsidP="006D52CC">
      <w:pPr>
        <w:pStyle w:val="2"/>
        <w:shd w:val="clear" w:color="auto" w:fill="FFFFFF"/>
        <w:rPr>
          <w:rFonts w:ascii="Lato" w:hAnsi="Lato"/>
          <w:color w:val="1E252C"/>
          <w:sz w:val="28"/>
          <w:szCs w:val="28"/>
          <w:lang w:val="en-US"/>
        </w:rPr>
      </w:pPr>
    </w:p>
    <w:p w14:paraId="127F6F31" w14:textId="77777777" w:rsidR="00C60F56" w:rsidRPr="00C60F56" w:rsidRDefault="00C60F56" w:rsidP="006D52CC">
      <w:pPr>
        <w:tabs>
          <w:tab w:val="left" w:pos="2292"/>
        </w:tabs>
        <w:rPr>
          <w:lang w:val="en-US" w:eastAsia="ru-RU"/>
        </w:rPr>
      </w:pPr>
    </w:p>
    <w:sectPr w:rsidR="00C60F56" w:rsidRPr="00C60F5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 w:name="Segoe Fluent Icons">
    <w:panose1 w:val="050A0102010101010101"/>
    <w:charset w:val="00"/>
    <w:family w:val="roman"/>
    <w:pitch w:val="variable"/>
    <w:sig w:usb0="00000003" w:usb1="10000000" w:usb2="00000000" w:usb3="00000000" w:csb0="00000001" w:csb1="00000000"/>
  </w:font>
  <w:font w:name="Roboto">
    <w:altName w:val="Arial"/>
    <w:charset w:val="00"/>
    <w:family w:val="auto"/>
    <w:pitch w:val="variable"/>
    <w:sig w:usb0="E00002FF" w:usb1="5000205B" w:usb2="00000020" w:usb3="00000000" w:csb0="0000019F" w:csb1="00000000"/>
  </w:font>
  <w:font w:name="var(--font-family--code)">
    <w:altName w:val="Cambria"/>
    <w:panose1 w:val="00000000000000000000"/>
    <w:charset w:val="00"/>
    <w:family w:val="roman"/>
    <w:notTrueType/>
    <w:pitch w:val="default"/>
  </w:font>
  <w:font w:name="var(--font-family--heading)">
    <w:altName w:val="Cambria"/>
    <w:panose1 w:val="00000000000000000000"/>
    <w:charset w:val="00"/>
    <w:family w:val="roman"/>
    <w:notTrueType/>
    <w:pitch w:val="default"/>
  </w:font>
  <w:font w:name="inherit">
    <w:altName w:val="Cambria"/>
    <w:panose1 w:val="00000000000000000000"/>
    <w:charset w:val="00"/>
    <w:family w:val="roman"/>
    <w:notTrueType/>
    <w:pitch w:val="default"/>
  </w:font>
  <w:font w:name="Helvetica">
    <w:panose1 w:val="020B0604020202020204"/>
    <w:charset w:val="00"/>
    <w:family w:val="swiss"/>
    <w:pitch w:val="variable"/>
    <w:sig w:usb0="00000003" w:usb1="00000000" w:usb2="00000000" w:usb3="00000000" w:csb0="00000001" w:csb1="00000000"/>
  </w:font>
  <w:font w:name="Poppins">
    <w:altName w:val="Nirmala UI"/>
    <w:charset w:val="00"/>
    <w:family w:val="auto"/>
    <w:pitch w:val="variable"/>
    <w:sig w:usb0="00008007" w:usb1="00000000" w:usb2="00000000" w:usb3="00000000" w:csb0="00000093" w:csb1="00000000"/>
  </w:font>
  <w:font w:name="Heebo">
    <w:altName w:val="Arial"/>
    <w:charset w:val="B1"/>
    <w:family w:val="auto"/>
    <w:pitch w:val="variable"/>
    <w:sig w:usb0="A00008E7" w:usb1="40000043" w:usb2="00000000" w:usb3="00000000" w:csb0="00000021" w:csb1="00000000"/>
  </w:font>
  <w:font w:name="Nunito">
    <w:altName w:val="Calibri"/>
    <w:charset w:val="00"/>
    <w:family w:val="auto"/>
    <w:pitch w:val="variable"/>
    <w:sig w:usb0="A00002FF" w:usb1="5000204B" w:usb2="00000000" w:usb3="00000000" w:csb0="00000197" w:csb1="00000000"/>
  </w:font>
  <w:font w:name="Open Sans">
    <w:charset w:val="00"/>
    <w:family w:val="swiss"/>
    <w:pitch w:val="variable"/>
    <w:sig w:usb0="E00002EF" w:usb1="4000205B" w:usb2="00000028" w:usb3="00000000" w:csb0="0000019F" w:csb1="00000000"/>
  </w:font>
  <w:font w:name="Signika Negative">
    <w:altName w:val="Cambria"/>
    <w:panose1 w:val="00000000000000000000"/>
    <w:charset w:val="00"/>
    <w:family w:val="roman"/>
    <w:notTrueType/>
    <w:pitch w:val="default"/>
  </w:font>
  <w:font w:name="Source Sans Pro">
    <w:charset w:val="00"/>
    <w:family w:val="swiss"/>
    <w:pitch w:val="variable"/>
    <w:sig w:usb0="600002F7" w:usb1="02000001" w:usb2="00000000" w:usb3="00000000" w:csb0="0000019F" w:csb1="00000000"/>
  </w:font>
  <w:font w:name="Source Code Pro">
    <w:charset w:val="00"/>
    <w:family w:val="modern"/>
    <w:pitch w:val="fixed"/>
    <w:sig w:usb0="200002F7" w:usb1="02003803" w:usb2="00000000" w:usb3="00000000" w:csb0="0000019F" w:csb1="00000000"/>
  </w:font>
  <w:font w:name="var(--bs-font-monospace)">
    <w:altName w:val="Cambria"/>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Lato">
    <w:charset w:val="00"/>
    <w:family w:val="swiss"/>
    <w:pitch w:val="variable"/>
    <w:sig w:usb0="E10002FF" w:usb1="5000ECFF" w:usb2="0000002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64E14"/>
    <w:multiLevelType w:val="multilevel"/>
    <w:tmpl w:val="34A63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7C4C3F"/>
    <w:multiLevelType w:val="multilevel"/>
    <w:tmpl w:val="A06E1A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8113493"/>
    <w:multiLevelType w:val="multilevel"/>
    <w:tmpl w:val="74FC46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83E75CA"/>
    <w:multiLevelType w:val="multilevel"/>
    <w:tmpl w:val="80548E56"/>
    <w:lvl w:ilvl="0">
      <w:start w:val="1"/>
      <w:numFmt w:val="decimal"/>
      <w:lvlText w:val="%1."/>
      <w:lvlJc w:val="left"/>
      <w:pPr>
        <w:tabs>
          <w:tab w:val="num" w:pos="720"/>
        </w:tabs>
        <w:ind w:left="720" w:hanging="360"/>
      </w:pPr>
    </w:lvl>
    <w:lvl w:ilvl="1">
      <w:start w:val="1"/>
      <w:numFmt w:val="decimal"/>
      <w:lvlText w:val="%2."/>
      <w:lvlJc w:val="left"/>
      <w:pPr>
        <w:ind w:left="1776" w:hanging="696"/>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8A425CB"/>
    <w:multiLevelType w:val="multilevel"/>
    <w:tmpl w:val="4AF871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A4F22E4"/>
    <w:multiLevelType w:val="multilevel"/>
    <w:tmpl w:val="59C08F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BCD74C6"/>
    <w:multiLevelType w:val="multilevel"/>
    <w:tmpl w:val="6464F0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BF14C7C"/>
    <w:multiLevelType w:val="multilevel"/>
    <w:tmpl w:val="F05A6F7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 w15:restartNumberingAfterBreak="0">
    <w:nsid w:val="0CA12716"/>
    <w:multiLevelType w:val="multilevel"/>
    <w:tmpl w:val="3E6E62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D693270"/>
    <w:multiLevelType w:val="multilevel"/>
    <w:tmpl w:val="3BD0E87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 w15:restartNumberingAfterBreak="0">
    <w:nsid w:val="0D885643"/>
    <w:multiLevelType w:val="multilevel"/>
    <w:tmpl w:val="0F625E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E725C34"/>
    <w:multiLevelType w:val="hybridMultilevel"/>
    <w:tmpl w:val="003C805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0F9F7133"/>
    <w:multiLevelType w:val="multilevel"/>
    <w:tmpl w:val="F012A5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FF905CB"/>
    <w:multiLevelType w:val="multilevel"/>
    <w:tmpl w:val="FF76F9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0400F60"/>
    <w:multiLevelType w:val="multilevel"/>
    <w:tmpl w:val="F7B8FDE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5" w15:restartNumberingAfterBreak="0">
    <w:nsid w:val="13944823"/>
    <w:multiLevelType w:val="multilevel"/>
    <w:tmpl w:val="587ABB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59D535C"/>
    <w:multiLevelType w:val="hybridMultilevel"/>
    <w:tmpl w:val="65D2987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16903BE2"/>
    <w:multiLevelType w:val="multilevel"/>
    <w:tmpl w:val="155010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7793099"/>
    <w:multiLevelType w:val="multilevel"/>
    <w:tmpl w:val="545489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97C6663"/>
    <w:multiLevelType w:val="multilevel"/>
    <w:tmpl w:val="8654B3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B5950C9"/>
    <w:multiLevelType w:val="multilevel"/>
    <w:tmpl w:val="E070A7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C05284B"/>
    <w:multiLevelType w:val="multilevel"/>
    <w:tmpl w:val="1884061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2" w15:restartNumberingAfterBreak="0">
    <w:nsid w:val="1CDC61C9"/>
    <w:multiLevelType w:val="multilevel"/>
    <w:tmpl w:val="333290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DBA22FC"/>
    <w:multiLevelType w:val="multilevel"/>
    <w:tmpl w:val="B080CB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46D268A"/>
    <w:multiLevelType w:val="multilevel"/>
    <w:tmpl w:val="6DBC44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2493672A"/>
    <w:multiLevelType w:val="multilevel"/>
    <w:tmpl w:val="108C2F3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6" w15:restartNumberingAfterBreak="0">
    <w:nsid w:val="24A7517A"/>
    <w:multiLevelType w:val="multilevel"/>
    <w:tmpl w:val="0F3826C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7" w15:restartNumberingAfterBreak="0">
    <w:nsid w:val="255449D2"/>
    <w:multiLevelType w:val="multilevel"/>
    <w:tmpl w:val="8A682C9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8" w15:restartNumberingAfterBreak="0">
    <w:nsid w:val="26A83E11"/>
    <w:multiLevelType w:val="multilevel"/>
    <w:tmpl w:val="9EBAC1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29BC5040"/>
    <w:multiLevelType w:val="multilevel"/>
    <w:tmpl w:val="B5A88E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9C11056"/>
    <w:multiLevelType w:val="multilevel"/>
    <w:tmpl w:val="C5BA0D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BFC18BE"/>
    <w:multiLevelType w:val="multilevel"/>
    <w:tmpl w:val="CA8262F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2" w15:restartNumberingAfterBreak="0">
    <w:nsid w:val="2E7F67A9"/>
    <w:multiLevelType w:val="multilevel"/>
    <w:tmpl w:val="80548E56"/>
    <w:lvl w:ilvl="0">
      <w:start w:val="1"/>
      <w:numFmt w:val="decimal"/>
      <w:lvlText w:val="%1."/>
      <w:lvlJc w:val="left"/>
      <w:pPr>
        <w:tabs>
          <w:tab w:val="num" w:pos="720"/>
        </w:tabs>
        <w:ind w:left="720" w:hanging="360"/>
      </w:pPr>
    </w:lvl>
    <w:lvl w:ilvl="1">
      <w:start w:val="1"/>
      <w:numFmt w:val="decimal"/>
      <w:lvlText w:val="%2."/>
      <w:lvlJc w:val="left"/>
      <w:pPr>
        <w:ind w:left="1776" w:hanging="696"/>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302D791B"/>
    <w:multiLevelType w:val="multilevel"/>
    <w:tmpl w:val="B28AF92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4" w15:restartNumberingAfterBreak="0">
    <w:nsid w:val="3049288D"/>
    <w:multiLevelType w:val="multilevel"/>
    <w:tmpl w:val="D166F3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33B5766D"/>
    <w:multiLevelType w:val="multilevel"/>
    <w:tmpl w:val="20966F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5D60FA7"/>
    <w:multiLevelType w:val="multilevel"/>
    <w:tmpl w:val="7B54BC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35E56221"/>
    <w:multiLevelType w:val="multilevel"/>
    <w:tmpl w:val="92DEE0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6260D57"/>
    <w:multiLevelType w:val="multilevel"/>
    <w:tmpl w:val="80548E56"/>
    <w:lvl w:ilvl="0">
      <w:start w:val="1"/>
      <w:numFmt w:val="decimal"/>
      <w:lvlText w:val="%1."/>
      <w:lvlJc w:val="left"/>
      <w:pPr>
        <w:tabs>
          <w:tab w:val="num" w:pos="720"/>
        </w:tabs>
        <w:ind w:left="720" w:hanging="360"/>
      </w:pPr>
    </w:lvl>
    <w:lvl w:ilvl="1">
      <w:start w:val="1"/>
      <w:numFmt w:val="decimal"/>
      <w:lvlText w:val="%2."/>
      <w:lvlJc w:val="left"/>
      <w:pPr>
        <w:ind w:left="1776" w:hanging="696"/>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3757533B"/>
    <w:multiLevelType w:val="multilevel"/>
    <w:tmpl w:val="ACA483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38CC39CD"/>
    <w:multiLevelType w:val="multilevel"/>
    <w:tmpl w:val="694871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3D924D29"/>
    <w:multiLevelType w:val="multilevel"/>
    <w:tmpl w:val="E32836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1D971D9"/>
    <w:multiLevelType w:val="multilevel"/>
    <w:tmpl w:val="A55C48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45E111DE"/>
    <w:multiLevelType w:val="multilevel"/>
    <w:tmpl w:val="6E24F0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7361530"/>
    <w:multiLevelType w:val="multilevel"/>
    <w:tmpl w:val="2BE2E8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DFE5281"/>
    <w:multiLevelType w:val="multilevel"/>
    <w:tmpl w:val="BB88E8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50551621"/>
    <w:multiLevelType w:val="multilevel"/>
    <w:tmpl w:val="263414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52AC5B03"/>
    <w:multiLevelType w:val="multilevel"/>
    <w:tmpl w:val="AC2208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542B34F0"/>
    <w:multiLevelType w:val="multilevel"/>
    <w:tmpl w:val="4AC4CBC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5AA1943"/>
    <w:multiLevelType w:val="hybridMultilevel"/>
    <w:tmpl w:val="9184FE20"/>
    <w:lvl w:ilvl="0" w:tplc="0419000F">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50" w15:restartNumberingAfterBreak="0">
    <w:nsid w:val="55AC73FF"/>
    <w:multiLevelType w:val="multilevel"/>
    <w:tmpl w:val="A4D868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56AE1999"/>
    <w:multiLevelType w:val="multilevel"/>
    <w:tmpl w:val="76C6E6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59067405"/>
    <w:multiLevelType w:val="multilevel"/>
    <w:tmpl w:val="5072A3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592F2451"/>
    <w:multiLevelType w:val="multilevel"/>
    <w:tmpl w:val="F7341D3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4" w15:restartNumberingAfterBreak="0">
    <w:nsid w:val="596B15D3"/>
    <w:multiLevelType w:val="multilevel"/>
    <w:tmpl w:val="E99476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59CB7FBC"/>
    <w:multiLevelType w:val="multilevel"/>
    <w:tmpl w:val="2A880B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5A257A72"/>
    <w:multiLevelType w:val="multilevel"/>
    <w:tmpl w:val="732CE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5D915D24"/>
    <w:multiLevelType w:val="multilevel"/>
    <w:tmpl w:val="EB5814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620179F9"/>
    <w:multiLevelType w:val="multilevel"/>
    <w:tmpl w:val="286880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62094E74"/>
    <w:multiLevelType w:val="multilevel"/>
    <w:tmpl w:val="DD98D4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62E11AD0"/>
    <w:multiLevelType w:val="multilevel"/>
    <w:tmpl w:val="AA10C9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63B733BB"/>
    <w:multiLevelType w:val="multilevel"/>
    <w:tmpl w:val="B08A16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64DD4220"/>
    <w:multiLevelType w:val="multilevel"/>
    <w:tmpl w:val="0820F6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657B6114"/>
    <w:multiLevelType w:val="multilevel"/>
    <w:tmpl w:val="1D00C9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6642385D"/>
    <w:multiLevelType w:val="multilevel"/>
    <w:tmpl w:val="0324E5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668E1FB5"/>
    <w:multiLevelType w:val="multilevel"/>
    <w:tmpl w:val="219CE1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67FE5394"/>
    <w:multiLevelType w:val="multilevel"/>
    <w:tmpl w:val="4A60DB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6B1E3D8E"/>
    <w:multiLevelType w:val="multilevel"/>
    <w:tmpl w:val="62908B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6BA6144D"/>
    <w:multiLevelType w:val="multilevel"/>
    <w:tmpl w:val="FD508D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6C387846"/>
    <w:multiLevelType w:val="multilevel"/>
    <w:tmpl w:val="CBDA05A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0" w15:restartNumberingAfterBreak="0">
    <w:nsid w:val="6C536E65"/>
    <w:multiLevelType w:val="multilevel"/>
    <w:tmpl w:val="B9CA04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6F4D333C"/>
    <w:multiLevelType w:val="multilevel"/>
    <w:tmpl w:val="94585F8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2" w15:restartNumberingAfterBreak="0">
    <w:nsid w:val="7092666F"/>
    <w:multiLevelType w:val="multilevel"/>
    <w:tmpl w:val="1C3A44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71CF6BDF"/>
    <w:multiLevelType w:val="multilevel"/>
    <w:tmpl w:val="45C85E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71EB078D"/>
    <w:multiLevelType w:val="multilevel"/>
    <w:tmpl w:val="A8D202E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5" w15:restartNumberingAfterBreak="0">
    <w:nsid w:val="79174653"/>
    <w:multiLevelType w:val="multilevel"/>
    <w:tmpl w:val="2780B8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79895D2A"/>
    <w:multiLevelType w:val="multilevel"/>
    <w:tmpl w:val="ABFA3F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7A236A87"/>
    <w:multiLevelType w:val="multilevel"/>
    <w:tmpl w:val="0BF64A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7BA949D3"/>
    <w:multiLevelType w:val="multilevel"/>
    <w:tmpl w:val="D1089E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530800009">
    <w:abstractNumId w:val="12"/>
  </w:num>
  <w:num w:numId="2" w16cid:durableId="1728215523">
    <w:abstractNumId w:val="66"/>
  </w:num>
  <w:num w:numId="3" w16cid:durableId="650791755">
    <w:abstractNumId w:val="13"/>
  </w:num>
  <w:num w:numId="4" w16cid:durableId="576986002">
    <w:abstractNumId w:val="10"/>
  </w:num>
  <w:num w:numId="5" w16cid:durableId="1867714182">
    <w:abstractNumId w:val="51"/>
  </w:num>
  <w:num w:numId="6" w16cid:durableId="1776319718">
    <w:abstractNumId w:val="37"/>
  </w:num>
  <w:num w:numId="7" w16cid:durableId="1563640967">
    <w:abstractNumId w:val="65"/>
  </w:num>
  <w:num w:numId="8" w16cid:durableId="1150246615">
    <w:abstractNumId w:val="44"/>
  </w:num>
  <w:num w:numId="9" w16cid:durableId="740711534">
    <w:abstractNumId w:val="68"/>
  </w:num>
  <w:num w:numId="10" w16cid:durableId="1610814367">
    <w:abstractNumId w:val="29"/>
  </w:num>
  <w:num w:numId="11" w16cid:durableId="1819035176">
    <w:abstractNumId w:val="41"/>
  </w:num>
  <w:num w:numId="12" w16cid:durableId="861405816">
    <w:abstractNumId w:val="72"/>
  </w:num>
  <w:num w:numId="13" w16cid:durableId="1844011787">
    <w:abstractNumId w:val="52"/>
  </w:num>
  <w:num w:numId="14" w16cid:durableId="1832132774">
    <w:abstractNumId w:val="20"/>
  </w:num>
  <w:num w:numId="15" w16cid:durableId="959922435">
    <w:abstractNumId w:val="73"/>
  </w:num>
  <w:num w:numId="16" w16cid:durableId="1270504138">
    <w:abstractNumId w:val="30"/>
  </w:num>
  <w:num w:numId="17" w16cid:durableId="1118719803">
    <w:abstractNumId w:val="35"/>
  </w:num>
  <w:num w:numId="18" w16cid:durableId="1089959343">
    <w:abstractNumId w:val="22"/>
  </w:num>
  <w:num w:numId="19" w16cid:durableId="1538465859">
    <w:abstractNumId w:val="75"/>
  </w:num>
  <w:num w:numId="20" w16cid:durableId="684209733">
    <w:abstractNumId w:val="57"/>
  </w:num>
  <w:num w:numId="21" w16cid:durableId="579145513">
    <w:abstractNumId w:val="43"/>
  </w:num>
  <w:num w:numId="22" w16cid:durableId="1944681771">
    <w:abstractNumId w:val="21"/>
  </w:num>
  <w:num w:numId="23" w16cid:durableId="582489287">
    <w:abstractNumId w:val="74"/>
  </w:num>
  <w:num w:numId="24" w16cid:durableId="2113240697">
    <w:abstractNumId w:val="59"/>
  </w:num>
  <w:num w:numId="25" w16cid:durableId="1183013508">
    <w:abstractNumId w:val="33"/>
  </w:num>
  <w:num w:numId="26" w16cid:durableId="1017851563">
    <w:abstractNumId w:val="25"/>
  </w:num>
  <w:num w:numId="27" w16cid:durableId="204564017">
    <w:abstractNumId w:val="40"/>
  </w:num>
  <w:num w:numId="28" w16cid:durableId="1442261682">
    <w:abstractNumId w:val="28"/>
  </w:num>
  <w:num w:numId="29" w16cid:durableId="1003630257">
    <w:abstractNumId w:val="23"/>
  </w:num>
  <w:num w:numId="30" w16cid:durableId="1790052773">
    <w:abstractNumId w:val="62"/>
  </w:num>
  <w:num w:numId="31" w16cid:durableId="241530733">
    <w:abstractNumId w:val="6"/>
  </w:num>
  <w:num w:numId="32" w16cid:durableId="1462113649">
    <w:abstractNumId w:val="19"/>
  </w:num>
  <w:num w:numId="33" w16cid:durableId="135077273">
    <w:abstractNumId w:val="26"/>
  </w:num>
  <w:num w:numId="34" w16cid:durableId="489835333">
    <w:abstractNumId w:val="3"/>
  </w:num>
  <w:num w:numId="35" w16cid:durableId="1431927189">
    <w:abstractNumId w:val="31"/>
  </w:num>
  <w:num w:numId="36" w16cid:durableId="252513558">
    <w:abstractNumId w:val="4"/>
  </w:num>
  <w:num w:numId="37" w16cid:durableId="1107625138">
    <w:abstractNumId w:val="34"/>
  </w:num>
  <w:num w:numId="38" w16cid:durableId="158276520">
    <w:abstractNumId w:val="2"/>
  </w:num>
  <w:num w:numId="39" w16cid:durableId="728771383">
    <w:abstractNumId w:val="42"/>
  </w:num>
  <w:num w:numId="40" w16cid:durableId="674066948">
    <w:abstractNumId w:val="24"/>
  </w:num>
  <w:num w:numId="41" w16cid:durableId="1379165630">
    <w:abstractNumId w:val="36"/>
  </w:num>
  <w:num w:numId="42" w16cid:durableId="150368440">
    <w:abstractNumId w:val="67"/>
  </w:num>
  <w:num w:numId="43" w16cid:durableId="349256959">
    <w:abstractNumId w:val="47"/>
  </w:num>
  <w:num w:numId="44" w16cid:durableId="1111314300">
    <w:abstractNumId w:val="1"/>
  </w:num>
  <w:num w:numId="45" w16cid:durableId="543174748">
    <w:abstractNumId w:val="8"/>
  </w:num>
  <w:num w:numId="46" w16cid:durableId="2041389566">
    <w:abstractNumId w:val="17"/>
  </w:num>
  <w:num w:numId="47" w16cid:durableId="552277615">
    <w:abstractNumId w:val="77"/>
  </w:num>
  <w:num w:numId="48" w16cid:durableId="465784593">
    <w:abstractNumId w:val="39"/>
  </w:num>
  <w:num w:numId="49" w16cid:durableId="1141776606">
    <w:abstractNumId w:val="32"/>
  </w:num>
  <w:num w:numId="50" w16cid:durableId="272251785">
    <w:abstractNumId w:val="38"/>
  </w:num>
  <w:num w:numId="51" w16cid:durableId="810438446">
    <w:abstractNumId w:val="49"/>
  </w:num>
  <w:num w:numId="52" w16cid:durableId="618801955">
    <w:abstractNumId w:val="54"/>
  </w:num>
  <w:num w:numId="53" w16cid:durableId="1883667965">
    <w:abstractNumId w:val="15"/>
  </w:num>
  <w:num w:numId="54" w16cid:durableId="1230310974">
    <w:abstractNumId w:val="48"/>
  </w:num>
  <w:num w:numId="55" w16cid:durableId="749354468">
    <w:abstractNumId w:val="0"/>
  </w:num>
  <w:num w:numId="56" w16cid:durableId="289941847">
    <w:abstractNumId w:val="50"/>
  </w:num>
  <w:num w:numId="57" w16cid:durableId="552162452">
    <w:abstractNumId w:val="56"/>
  </w:num>
  <w:num w:numId="58" w16cid:durableId="280187258">
    <w:abstractNumId w:val="58"/>
  </w:num>
  <w:num w:numId="59" w16cid:durableId="876157766">
    <w:abstractNumId w:val="16"/>
  </w:num>
  <w:num w:numId="60" w16cid:durableId="1534730645">
    <w:abstractNumId w:val="11"/>
  </w:num>
  <w:num w:numId="61" w16cid:durableId="481972677">
    <w:abstractNumId w:val="64"/>
  </w:num>
  <w:num w:numId="62" w16cid:durableId="1397818302">
    <w:abstractNumId w:val="61"/>
  </w:num>
  <w:num w:numId="63" w16cid:durableId="931552319">
    <w:abstractNumId w:val="70"/>
  </w:num>
  <w:num w:numId="64" w16cid:durableId="840316041">
    <w:abstractNumId w:val="5"/>
  </w:num>
  <w:num w:numId="65" w16cid:durableId="1282419035">
    <w:abstractNumId w:val="45"/>
  </w:num>
  <w:num w:numId="66" w16cid:durableId="1366248374">
    <w:abstractNumId w:val="71"/>
  </w:num>
  <w:num w:numId="67" w16cid:durableId="1239904616">
    <w:abstractNumId w:val="9"/>
  </w:num>
  <w:num w:numId="68" w16cid:durableId="2092433894">
    <w:abstractNumId w:val="69"/>
  </w:num>
  <w:num w:numId="69" w16cid:durableId="2001305586">
    <w:abstractNumId w:val="7"/>
  </w:num>
  <w:num w:numId="70" w16cid:durableId="1142845879">
    <w:abstractNumId w:val="14"/>
  </w:num>
  <w:num w:numId="71" w16cid:durableId="1324704357">
    <w:abstractNumId w:val="53"/>
  </w:num>
  <w:num w:numId="72" w16cid:durableId="387146503">
    <w:abstractNumId w:val="76"/>
  </w:num>
  <w:num w:numId="73" w16cid:durableId="1611662463">
    <w:abstractNumId w:val="27"/>
  </w:num>
  <w:num w:numId="74" w16cid:durableId="754545936">
    <w:abstractNumId w:val="46"/>
  </w:num>
  <w:num w:numId="75" w16cid:durableId="676153112">
    <w:abstractNumId w:val="60"/>
  </w:num>
  <w:num w:numId="76" w16cid:durableId="797645452">
    <w:abstractNumId w:val="18"/>
  </w:num>
  <w:num w:numId="77" w16cid:durableId="699357539">
    <w:abstractNumId w:val="78"/>
  </w:num>
  <w:num w:numId="78" w16cid:durableId="1884636896">
    <w:abstractNumId w:val="63"/>
  </w:num>
  <w:num w:numId="79" w16cid:durableId="892958910">
    <w:abstractNumId w:val="55"/>
  </w:num>
  <w:numIdMacAtCleanup w:val="7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23B4"/>
    <w:rsid w:val="00041634"/>
    <w:rsid w:val="00065EEF"/>
    <w:rsid w:val="0006710A"/>
    <w:rsid w:val="00080B4C"/>
    <w:rsid w:val="000A33BF"/>
    <w:rsid w:val="000B1732"/>
    <w:rsid w:val="000C6142"/>
    <w:rsid w:val="001633F8"/>
    <w:rsid w:val="001637EE"/>
    <w:rsid w:val="001A4F39"/>
    <w:rsid w:val="001E475F"/>
    <w:rsid w:val="0020041C"/>
    <w:rsid w:val="0020289E"/>
    <w:rsid w:val="0024369F"/>
    <w:rsid w:val="00244222"/>
    <w:rsid w:val="00264FD1"/>
    <w:rsid w:val="00266284"/>
    <w:rsid w:val="00281B6A"/>
    <w:rsid w:val="002C7AD8"/>
    <w:rsid w:val="002E1796"/>
    <w:rsid w:val="002E3DEB"/>
    <w:rsid w:val="00302809"/>
    <w:rsid w:val="003500E1"/>
    <w:rsid w:val="00376CA4"/>
    <w:rsid w:val="00396421"/>
    <w:rsid w:val="003D1638"/>
    <w:rsid w:val="003D2BC0"/>
    <w:rsid w:val="003E4D51"/>
    <w:rsid w:val="004016C1"/>
    <w:rsid w:val="0041015E"/>
    <w:rsid w:val="004143D2"/>
    <w:rsid w:val="00434BEB"/>
    <w:rsid w:val="00490E39"/>
    <w:rsid w:val="004C1674"/>
    <w:rsid w:val="00540CF9"/>
    <w:rsid w:val="00591539"/>
    <w:rsid w:val="00596CCC"/>
    <w:rsid w:val="005B2527"/>
    <w:rsid w:val="005C4F36"/>
    <w:rsid w:val="005D5DBB"/>
    <w:rsid w:val="005E0597"/>
    <w:rsid w:val="005F307A"/>
    <w:rsid w:val="006070D4"/>
    <w:rsid w:val="00676C57"/>
    <w:rsid w:val="00682B22"/>
    <w:rsid w:val="006911E5"/>
    <w:rsid w:val="006A61DA"/>
    <w:rsid w:val="006D195F"/>
    <w:rsid w:val="006D24F5"/>
    <w:rsid w:val="006D52CC"/>
    <w:rsid w:val="006D5689"/>
    <w:rsid w:val="007421D5"/>
    <w:rsid w:val="007423B4"/>
    <w:rsid w:val="00760E49"/>
    <w:rsid w:val="00772846"/>
    <w:rsid w:val="00790B4E"/>
    <w:rsid w:val="007B3BBA"/>
    <w:rsid w:val="007C4F7D"/>
    <w:rsid w:val="007E0E92"/>
    <w:rsid w:val="008063AA"/>
    <w:rsid w:val="00815514"/>
    <w:rsid w:val="00846D4A"/>
    <w:rsid w:val="00857AE6"/>
    <w:rsid w:val="008876B1"/>
    <w:rsid w:val="008B386E"/>
    <w:rsid w:val="008C3FC2"/>
    <w:rsid w:val="009075A4"/>
    <w:rsid w:val="0094228D"/>
    <w:rsid w:val="00951CB7"/>
    <w:rsid w:val="00952D30"/>
    <w:rsid w:val="009C38D5"/>
    <w:rsid w:val="009F5B61"/>
    <w:rsid w:val="00A028B6"/>
    <w:rsid w:val="00A42E8B"/>
    <w:rsid w:val="00A554A0"/>
    <w:rsid w:val="00A81475"/>
    <w:rsid w:val="00AC33AA"/>
    <w:rsid w:val="00AF6BEE"/>
    <w:rsid w:val="00B3750A"/>
    <w:rsid w:val="00B8541B"/>
    <w:rsid w:val="00BA6BFB"/>
    <w:rsid w:val="00BB48ED"/>
    <w:rsid w:val="00BC189D"/>
    <w:rsid w:val="00BE5BEF"/>
    <w:rsid w:val="00BE6EA2"/>
    <w:rsid w:val="00C265C6"/>
    <w:rsid w:val="00C44A39"/>
    <w:rsid w:val="00C60F56"/>
    <w:rsid w:val="00C8095F"/>
    <w:rsid w:val="00CC563E"/>
    <w:rsid w:val="00CD39CB"/>
    <w:rsid w:val="00D369DA"/>
    <w:rsid w:val="00D565D6"/>
    <w:rsid w:val="00D82902"/>
    <w:rsid w:val="00DB38E5"/>
    <w:rsid w:val="00E1305A"/>
    <w:rsid w:val="00E1754C"/>
    <w:rsid w:val="00E46DB8"/>
    <w:rsid w:val="00E92239"/>
    <w:rsid w:val="00EA16EA"/>
    <w:rsid w:val="00EE72CA"/>
    <w:rsid w:val="00EF0FFD"/>
    <w:rsid w:val="00EF326B"/>
    <w:rsid w:val="00F43D06"/>
    <w:rsid w:val="00F915ED"/>
    <w:rsid w:val="00FB0D71"/>
    <w:rsid w:val="00FC3DA6"/>
    <w:rsid w:val="00FC506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CBA4EE"/>
  <w15:chartTrackingRefBased/>
  <w15:docId w15:val="{1C7E2B86-5C55-44CE-BB7C-2B8DDEF375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52D30"/>
  </w:style>
  <w:style w:type="paragraph" w:styleId="1">
    <w:name w:val="heading 1"/>
    <w:basedOn w:val="a"/>
    <w:next w:val="a"/>
    <w:link w:val="10"/>
    <w:uiPriority w:val="9"/>
    <w:qFormat/>
    <w:rsid w:val="000C614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link w:val="20"/>
    <w:uiPriority w:val="9"/>
    <w:qFormat/>
    <w:rsid w:val="00857AE6"/>
    <w:pPr>
      <w:spacing w:before="100" w:beforeAutospacing="1" w:after="100" w:afterAutospacing="1" w:line="240" w:lineRule="auto"/>
      <w:outlineLvl w:val="1"/>
    </w:pPr>
    <w:rPr>
      <w:rFonts w:ascii="Times New Roman" w:eastAsia="Times New Roman" w:hAnsi="Times New Roman" w:cs="Times New Roman"/>
      <w:b/>
      <w:bCs/>
      <w:sz w:val="36"/>
      <w:szCs w:val="36"/>
      <w:lang w:eastAsia="ru-RU"/>
    </w:rPr>
  </w:style>
  <w:style w:type="paragraph" w:styleId="3">
    <w:name w:val="heading 3"/>
    <w:basedOn w:val="a"/>
    <w:next w:val="a"/>
    <w:link w:val="30"/>
    <w:uiPriority w:val="9"/>
    <w:unhideWhenUsed/>
    <w:qFormat/>
    <w:rsid w:val="00857AE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0"/>
    <w:uiPriority w:val="9"/>
    <w:unhideWhenUsed/>
    <w:qFormat/>
    <w:rsid w:val="000C6142"/>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5">
    <w:name w:val="heading 5"/>
    <w:basedOn w:val="a"/>
    <w:next w:val="a"/>
    <w:link w:val="50"/>
    <w:uiPriority w:val="9"/>
    <w:semiHidden/>
    <w:unhideWhenUsed/>
    <w:qFormat/>
    <w:rsid w:val="00682B22"/>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Заголовок 2 Знак"/>
    <w:basedOn w:val="a0"/>
    <w:link w:val="2"/>
    <w:uiPriority w:val="9"/>
    <w:rsid w:val="00857AE6"/>
    <w:rPr>
      <w:rFonts w:ascii="Times New Roman" w:eastAsia="Times New Roman" w:hAnsi="Times New Roman" w:cs="Times New Roman"/>
      <w:b/>
      <w:bCs/>
      <w:sz w:val="36"/>
      <w:szCs w:val="36"/>
      <w:lang w:eastAsia="ru-RU"/>
    </w:rPr>
  </w:style>
  <w:style w:type="paragraph" w:styleId="a3">
    <w:name w:val="Normal (Web)"/>
    <w:basedOn w:val="a"/>
    <w:uiPriority w:val="99"/>
    <w:unhideWhenUsed/>
    <w:rsid w:val="00857AE6"/>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4">
    <w:name w:val="Strong"/>
    <w:basedOn w:val="a0"/>
    <w:uiPriority w:val="22"/>
    <w:qFormat/>
    <w:rsid w:val="00857AE6"/>
    <w:rPr>
      <w:b/>
      <w:bCs/>
    </w:rPr>
  </w:style>
  <w:style w:type="character" w:styleId="a5">
    <w:name w:val="Hyperlink"/>
    <w:basedOn w:val="a0"/>
    <w:uiPriority w:val="99"/>
    <w:unhideWhenUsed/>
    <w:rsid w:val="00857AE6"/>
    <w:rPr>
      <w:color w:val="0000FF"/>
      <w:u w:val="single"/>
    </w:rPr>
  </w:style>
  <w:style w:type="character" w:customStyle="1" w:styleId="30">
    <w:name w:val="Заголовок 3 Знак"/>
    <w:basedOn w:val="a0"/>
    <w:link w:val="3"/>
    <w:uiPriority w:val="9"/>
    <w:rsid w:val="00857AE6"/>
    <w:rPr>
      <w:rFonts w:asciiTheme="majorHAnsi" w:eastAsiaTheme="majorEastAsia" w:hAnsiTheme="majorHAnsi" w:cstheme="majorBidi"/>
      <w:color w:val="1F3763" w:themeColor="accent1" w:themeShade="7F"/>
      <w:sz w:val="24"/>
      <w:szCs w:val="24"/>
    </w:rPr>
  </w:style>
  <w:style w:type="character" w:styleId="HTML">
    <w:name w:val="HTML Code"/>
    <w:basedOn w:val="a0"/>
    <w:uiPriority w:val="99"/>
    <w:semiHidden/>
    <w:unhideWhenUsed/>
    <w:rsid w:val="00857AE6"/>
    <w:rPr>
      <w:rFonts w:ascii="Courier New" w:eastAsia="Times New Roman" w:hAnsi="Courier New" w:cs="Courier New"/>
      <w:sz w:val="20"/>
      <w:szCs w:val="20"/>
    </w:rPr>
  </w:style>
  <w:style w:type="paragraph" w:styleId="HTML0">
    <w:name w:val="HTML Preformatted"/>
    <w:basedOn w:val="a"/>
    <w:link w:val="HTML1"/>
    <w:uiPriority w:val="99"/>
    <w:unhideWhenUsed/>
    <w:rsid w:val="00857A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1">
    <w:name w:val="Стандартный HTML Знак"/>
    <w:basedOn w:val="a0"/>
    <w:link w:val="HTML0"/>
    <w:uiPriority w:val="99"/>
    <w:rsid w:val="00857AE6"/>
    <w:rPr>
      <w:rFonts w:ascii="Courier New" w:eastAsia="Times New Roman" w:hAnsi="Courier New" w:cs="Courier New"/>
      <w:sz w:val="20"/>
      <w:szCs w:val="20"/>
      <w:lang w:eastAsia="ru-RU"/>
    </w:rPr>
  </w:style>
  <w:style w:type="character" w:customStyle="1" w:styleId="token">
    <w:name w:val="token"/>
    <w:basedOn w:val="a0"/>
    <w:rsid w:val="00857AE6"/>
  </w:style>
  <w:style w:type="character" w:customStyle="1" w:styleId="w3-codespan">
    <w:name w:val="w3-codespan"/>
    <w:basedOn w:val="a0"/>
    <w:rsid w:val="00A42E8B"/>
  </w:style>
  <w:style w:type="character" w:styleId="a6">
    <w:name w:val="Emphasis"/>
    <w:basedOn w:val="a0"/>
    <w:uiPriority w:val="20"/>
    <w:qFormat/>
    <w:rsid w:val="00A42E8B"/>
    <w:rPr>
      <w:i/>
      <w:iCs/>
    </w:rPr>
  </w:style>
  <w:style w:type="character" w:customStyle="1" w:styleId="10">
    <w:name w:val="Заголовок 1 Знак"/>
    <w:basedOn w:val="a0"/>
    <w:link w:val="1"/>
    <w:uiPriority w:val="9"/>
    <w:rsid w:val="000C6142"/>
    <w:rPr>
      <w:rFonts w:asciiTheme="majorHAnsi" w:eastAsiaTheme="majorEastAsia" w:hAnsiTheme="majorHAnsi" w:cstheme="majorBidi"/>
      <w:color w:val="2F5496" w:themeColor="accent1" w:themeShade="BF"/>
      <w:sz w:val="32"/>
      <w:szCs w:val="32"/>
    </w:rPr>
  </w:style>
  <w:style w:type="character" w:customStyle="1" w:styleId="colorh1">
    <w:name w:val="color_h1"/>
    <w:basedOn w:val="a0"/>
    <w:rsid w:val="000C6142"/>
  </w:style>
  <w:style w:type="character" w:customStyle="1" w:styleId="40">
    <w:name w:val="Заголовок 4 Знак"/>
    <w:basedOn w:val="a0"/>
    <w:link w:val="4"/>
    <w:uiPriority w:val="9"/>
    <w:rsid w:val="000C6142"/>
    <w:rPr>
      <w:rFonts w:asciiTheme="majorHAnsi" w:eastAsiaTheme="majorEastAsia" w:hAnsiTheme="majorHAnsi" w:cstheme="majorBidi"/>
      <w:i/>
      <w:iCs/>
      <w:color w:val="2F5496" w:themeColor="accent1" w:themeShade="BF"/>
    </w:rPr>
  </w:style>
  <w:style w:type="character" w:customStyle="1" w:styleId="hljs-function">
    <w:name w:val="hljs-function"/>
    <w:basedOn w:val="a0"/>
    <w:rsid w:val="00596CCC"/>
  </w:style>
  <w:style w:type="character" w:customStyle="1" w:styleId="hljs-keyword">
    <w:name w:val="hljs-keyword"/>
    <w:basedOn w:val="a0"/>
    <w:rsid w:val="00596CCC"/>
  </w:style>
  <w:style w:type="character" w:customStyle="1" w:styleId="hljs-title">
    <w:name w:val="hljs-title"/>
    <w:basedOn w:val="a0"/>
    <w:rsid w:val="00596CCC"/>
  </w:style>
  <w:style w:type="character" w:customStyle="1" w:styleId="hljs-params">
    <w:name w:val="hljs-params"/>
    <w:basedOn w:val="a0"/>
    <w:rsid w:val="00596CCC"/>
  </w:style>
  <w:style w:type="paragraph" w:customStyle="1" w:styleId="problem">
    <w:name w:val="problem"/>
    <w:basedOn w:val="a"/>
    <w:rsid w:val="00596CCC"/>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c-m">
    <w:name w:val="c-m"/>
    <w:basedOn w:val="a0"/>
    <w:rsid w:val="00596CCC"/>
  </w:style>
  <w:style w:type="character" w:customStyle="1" w:styleId="c-h">
    <w:name w:val="c-h"/>
    <w:basedOn w:val="a0"/>
    <w:rsid w:val="00596CCC"/>
  </w:style>
  <w:style w:type="character" w:customStyle="1" w:styleId="c-t">
    <w:name w:val="c-t"/>
    <w:basedOn w:val="a0"/>
    <w:rsid w:val="00596CCC"/>
  </w:style>
  <w:style w:type="character" w:customStyle="1" w:styleId="c-e">
    <w:name w:val="c-e"/>
    <w:basedOn w:val="a0"/>
    <w:rsid w:val="00596CCC"/>
  </w:style>
  <w:style w:type="character" w:customStyle="1" w:styleId="c-sy">
    <w:name w:val="c-sy"/>
    <w:basedOn w:val="a0"/>
    <w:rsid w:val="00596CCC"/>
  </w:style>
  <w:style w:type="character" w:customStyle="1" w:styleId="c-st">
    <w:name w:val="c-st"/>
    <w:basedOn w:val="a0"/>
    <w:rsid w:val="00596CCC"/>
  </w:style>
  <w:style w:type="character" w:customStyle="1" w:styleId="c-o">
    <w:name w:val="c-o"/>
    <w:basedOn w:val="a0"/>
    <w:rsid w:val="00596CCC"/>
  </w:style>
  <w:style w:type="character" w:customStyle="1" w:styleId="c-s">
    <w:name w:val="c-s"/>
    <w:basedOn w:val="a0"/>
    <w:rsid w:val="00596CCC"/>
  </w:style>
  <w:style w:type="character" w:customStyle="1" w:styleId="javacolor">
    <w:name w:val="javacolor"/>
    <w:basedOn w:val="a0"/>
    <w:rsid w:val="005E0597"/>
  </w:style>
  <w:style w:type="character" w:customStyle="1" w:styleId="javapropertycolor">
    <w:name w:val="javapropertycolor"/>
    <w:basedOn w:val="a0"/>
    <w:rsid w:val="005E0597"/>
  </w:style>
  <w:style w:type="character" w:styleId="a7">
    <w:name w:val="Unresolved Mention"/>
    <w:basedOn w:val="a0"/>
    <w:uiPriority w:val="99"/>
    <w:semiHidden/>
    <w:unhideWhenUsed/>
    <w:rsid w:val="007421D5"/>
    <w:rPr>
      <w:color w:val="605E5C"/>
      <w:shd w:val="clear" w:color="auto" w:fill="E1DFDD"/>
    </w:rPr>
  </w:style>
  <w:style w:type="paragraph" w:styleId="a8">
    <w:name w:val="Title"/>
    <w:basedOn w:val="a"/>
    <w:next w:val="a"/>
    <w:link w:val="a9"/>
    <w:uiPriority w:val="10"/>
    <w:qFormat/>
    <w:rsid w:val="007421D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9">
    <w:name w:val="Заголовок Знак"/>
    <w:basedOn w:val="a0"/>
    <w:link w:val="a8"/>
    <w:uiPriority w:val="10"/>
    <w:rsid w:val="007421D5"/>
    <w:rPr>
      <w:rFonts w:asciiTheme="majorHAnsi" w:eastAsiaTheme="majorEastAsia" w:hAnsiTheme="majorHAnsi" w:cstheme="majorBidi"/>
      <w:spacing w:val="-10"/>
      <w:kern w:val="28"/>
      <w:sz w:val="56"/>
      <w:szCs w:val="56"/>
    </w:rPr>
  </w:style>
  <w:style w:type="character" w:customStyle="1" w:styleId="50">
    <w:name w:val="Заголовок 5 Знак"/>
    <w:basedOn w:val="a0"/>
    <w:link w:val="5"/>
    <w:uiPriority w:val="9"/>
    <w:semiHidden/>
    <w:rsid w:val="00682B22"/>
    <w:rPr>
      <w:rFonts w:asciiTheme="majorHAnsi" w:eastAsiaTheme="majorEastAsia" w:hAnsiTheme="majorHAnsi" w:cstheme="majorBidi"/>
      <w:color w:val="2F5496" w:themeColor="accent1" w:themeShade="BF"/>
    </w:rPr>
  </w:style>
  <w:style w:type="paragraph" w:customStyle="1" w:styleId="alt">
    <w:name w:val="alt"/>
    <w:basedOn w:val="a"/>
    <w:rsid w:val="00B8541B"/>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comment">
    <w:name w:val="comment"/>
    <w:basedOn w:val="a0"/>
    <w:rsid w:val="00B8541B"/>
  </w:style>
  <w:style w:type="character" w:customStyle="1" w:styleId="keyword">
    <w:name w:val="keyword"/>
    <w:basedOn w:val="a0"/>
    <w:rsid w:val="00B8541B"/>
  </w:style>
  <w:style w:type="character" w:customStyle="1" w:styleId="testit">
    <w:name w:val="testit"/>
    <w:basedOn w:val="a0"/>
    <w:rsid w:val="00B8541B"/>
  </w:style>
  <w:style w:type="character" w:customStyle="1" w:styleId="mtk6">
    <w:name w:val="mtk6"/>
    <w:basedOn w:val="a0"/>
    <w:rsid w:val="003D1638"/>
  </w:style>
  <w:style w:type="character" w:customStyle="1" w:styleId="mtk1">
    <w:name w:val="mtk1"/>
    <w:basedOn w:val="a0"/>
    <w:rsid w:val="003D1638"/>
  </w:style>
  <w:style w:type="character" w:customStyle="1" w:styleId="mtk20">
    <w:name w:val="mtk20"/>
    <w:basedOn w:val="a0"/>
    <w:rsid w:val="003D1638"/>
  </w:style>
  <w:style w:type="character" w:customStyle="1" w:styleId="mtk8">
    <w:name w:val="mtk8"/>
    <w:basedOn w:val="a0"/>
    <w:rsid w:val="003D1638"/>
  </w:style>
  <w:style w:type="character" w:customStyle="1" w:styleId="mtk7">
    <w:name w:val="mtk7"/>
    <w:basedOn w:val="a0"/>
    <w:rsid w:val="003D1638"/>
  </w:style>
  <w:style w:type="paragraph" w:customStyle="1" w:styleId="msonormal0">
    <w:name w:val="msonormal"/>
    <w:basedOn w:val="a"/>
    <w:rsid w:val="007C4F7D"/>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a">
    <w:name w:val="FollowedHyperlink"/>
    <w:basedOn w:val="a0"/>
    <w:uiPriority w:val="99"/>
    <w:semiHidden/>
    <w:unhideWhenUsed/>
    <w:rsid w:val="007C4F7D"/>
    <w:rPr>
      <w:color w:val="800080"/>
      <w:u w:val="single"/>
    </w:rPr>
  </w:style>
  <w:style w:type="character" w:customStyle="1" w:styleId="string">
    <w:name w:val="string"/>
    <w:basedOn w:val="a0"/>
    <w:rsid w:val="007C4F7D"/>
  </w:style>
  <w:style w:type="character" w:customStyle="1" w:styleId="number">
    <w:name w:val="number"/>
    <w:basedOn w:val="a0"/>
    <w:rsid w:val="004143D2"/>
  </w:style>
  <w:style w:type="character" w:customStyle="1" w:styleId="kwd">
    <w:name w:val="kwd"/>
    <w:basedOn w:val="a0"/>
    <w:rsid w:val="00D565D6"/>
  </w:style>
  <w:style w:type="character" w:customStyle="1" w:styleId="pln">
    <w:name w:val="pln"/>
    <w:basedOn w:val="a0"/>
    <w:rsid w:val="00D565D6"/>
  </w:style>
  <w:style w:type="character" w:customStyle="1" w:styleId="typ">
    <w:name w:val="typ"/>
    <w:basedOn w:val="a0"/>
    <w:rsid w:val="00D565D6"/>
  </w:style>
  <w:style w:type="character" w:customStyle="1" w:styleId="pun">
    <w:name w:val="pun"/>
    <w:basedOn w:val="a0"/>
    <w:rsid w:val="00D565D6"/>
  </w:style>
  <w:style w:type="character" w:customStyle="1" w:styleId="com">
    <w:name w:val="com"/>
    <w:basedOn w:val="a0"/>
    <w:rsid w:val="00D565D6"/>
  </w:style>
  <w:style w:type="character" w:customStyle="1" w:styleId="str">
    <w:name w:val="str"/>
    <w:basedOn w:val="a0"/>
    <w:rsid w:val="00D565D6"/>
  </w:style>
  <w:style w:type="character" w:customStyle="1" w:styleId="lit">
    <w:name w:val="lit"/>
    <w:basedOn w:val="a0"/>
    <w:rsid w:val="00D565D6"/>
  </w:style>
  <w:style w:type="paragraph" w:styleId="ab">
    <w:name w:val="List Paragraph"/>
    <w:basedOn w:val="a"/>
    <w:uiPriority w:val="34"/>
    <w:qFormat/>
    <w:rsid w:val="005D5DBB"/>
    <w:pPr>
      <w:ind w:left="720"/>
      <w:contextualSpacing/>
    </w:pPr>
  </w:style>
  <w:style w:type="paragraph" w:styleId="z-">
    <w:name w:val="HTML Top of Form"/>
    <w:basedOn w:val="a"/>
    <w:next w:val="a"/>
    <w:link w:val="z-0"/>
    <w:hidden/>
    <w:uiPriority w:val="99"/>
    <w:semiHidden/>
    <w:unhideWhenUsed/>
    <w:rsid w:val="002E3DEB"/>
    <w:pPr>
      <w:pBdr>
        <w:bottom w:val="single" w:sz="6" w:space="1" w:color="auto"/>
      </w:pBdr>
      <w:spacing w:after="0" w:line="240" w:lineRule="auto"/>
      <w:jc w:val="center"/>
    </w:pPr>
    <w:rPr>
      <w:rFonts w:ascii="Arial" w:eastAsia="Times New Roman" w:hAnsi="Arial" w:cs="Arial"/>
      <w:vanish/>
      <w:sz w:val="16"/>
      <w:szCs w:val="16"/>
      <w:lang w:eastAsia="ru-RU"/>
    </w:rPr>
  </w:style>
  <w:style w:type="character" w:customStyle="1" w:styleId="z-0">
    <w:name w:val="z-Начало формы Знак"/>
    <w:basedOn w:val="a0"/>
    <w:link w:val="z-"/>
    <w:uiPriority w:val="99"/>
    <w:semiHidden/>
    <w:rsid w:val="002E3DEB"/>
    <w:rPr>
      <w:rFonts w:ascii="Arial" w:eastAsia="Times New Roman" w:hAnsi="Arial" w:cs="Arial"/>
      <w:vanish/>
      <w:sz w:val="16"/>
      <w:szCs w:val="16"/>
      <w:lang w:eastAsia="ru-RU"/>
    </w:rPr>
  </w:style>
  <w:style w:type="paragraph" w:styleId="z-1">
    <w:name w:val="HTML Bottom of Form"/>
    <w:basedOn w:val="a"/>
    <w:next w:val="a"/>
    <w:link w:val="z-2"/>
    <w:hidden/>
    <w:uiPriority w:val="99"/>
    <w:semiHidden/>
    <w:unhideWhenUsed/>
    <w:rsid w:val="002E3DEB"/>
    <w:pPr>
      <w:pBdr>
        <w:top w:val="single" w:sz="6" w:space="1" w:color="auto"/>
      </w:pBdr>
      <w:spacing w:after="0" w:line="240" w:lineRule="auto"/>
      <w:jc w:val="center"/>
    </w:pPr>
    <w:rPr>
      <w:rFonts w:ascii="Arial" w:eastAsia="Times New Roman" w:hAnsi="Arial" w:cs="Arial"/>
      <w:vanish/>
      <w:sz w:val="16"/>
      <w:szCs w:val="16"/>
      <w:lang w:eastAsia="ru-RU"/>
    </w:rPr>
  </w:style>
  <w:style w:type="character" w:customStyle="1" w:styleId="z-2">
    <w:name w:val="z-Конец формы Знак"/>
    <w:basedOn w:val="a0"/>
    <w:link w:val="z-1"/>
    <w:uiPriority w:val="99"/>
    <w:semiHidden/>
    <w:rsid w:val="002E3DEB"/>
    <w:rPr>
      <w:rFonts w:ascii="Arial" w:eastAsia="Times New Roman" w:hAnsi="Arial" w:cs="Arial"/>
      <w:vanish/>
      <w:sz w:val="16"/>
      <w:szCs w:val="16"/>
      <w:lang w:eastAsia="ru-RU"/>
    </w:rPr>
  </w:style>
  <w:style w:type="character" w:customStyle="1" w:styleId="vjs-control-text">
    <w:name w:val="vjs-control-text"/>
    <w:basedOn w:val="a0"/>
    <w:rsid w:val="005B2527"/>
  </w:style>
  <w:style w:type="character" w:customStyle="1" w:styleId="vjs-current-time-display">
    <w:name w:val="vjs-current-time-display"/>
    <w:basedOn w:val="a0"/>
    <w:rsid w:val="005B2527"/>
  </w:style>
  <w:style w:type="character" w:customStyle="1" w:styleId="vjs-duration-display">
    <w:name w:val="vjs-duration-display"/>
    <w:basedOn w:val="a0"/>
    <w:rsid w:val="005B2527"/>
  </w:style>
  <w:style w:type="character" w:customStyle="1" w:styleId="vjs-control-text-loaded-percentage">
    <w:name w:val="vjs-control-text-loaded-percentage"/>
    <w:basedOn w:val="a0"/>
    <w:rsid w:val="005B2527"/>
  </w:style>
  <w:style w:type="paragraph" w:customStyle="1" w:styleId="intro">
    <w:name w:val="intro"/>
    <w:basedOn w:val="a"/>
    <w:rsid w:val="004C1674"/>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author-avatar">
    <w:name w:val="author-avatar"/>
    <w:basedOn w:val="a0"/>
    <w:rsid w:val="00E1754C"/>
  </w:style>
  <w:style w:type="character" w:customStyle="1" w:styleId="meta-label">
    <w:name w:val="meta-label"/>
    <w:basedOn w:val="a0"/>
    <w:rsid w:val="00E1754C"/>
  </w:style>
  <w:style w:type="character" w:customStyle="1" w:styleId="author">
    <w:name w:val="author"/>
    <w:basedOn w:val="a0"/>
    <w:rsid w:val="00E1754C"/>
  </w:style>
  <w:style w:type="character" w:customStyle="1" w:styleId="updated-on">
    <w:name w:val="updated-on"/>
    <w:basedOn w:val="a0"/>
    <w:rsid w:val="00E1754C"/>
  </w:style>
  <w:style w:type="paragraph" w:customStyle="1" w:styleId="post-modified">
    <w:name w:val="post-modified"/>
    <w:basedOn w:val="a"/>
    <w:rsid w:val="00E1754C"/>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updated">
    <w:name w:val="updated"/>
    <w:basedOn w:val="a0"/>
    <w:rsid w:val="00E1754C"/>
  </w:style>
  <w:style w:type="character" w:customStyle="1" w:styleId="author-by">
    <w:name w:val="author-by"/>
    <w:basedOn w:val="a0"/>
    <w:rsid w:val="00E1754C"/>
  </w:style>
  <w:style w:type="character" w:customStyle="1" w:styleId="author-name">
    <w:name w:val="author-name"/>
    <w:basedOn w:val="a0"/>
    <w:rsid w:val="00E1754C"/>
  </w:style>
  <w:style w:type="character" w:customStyle="1" w:styleId="hljs-meta">
    <w:name w:val="hljs-meta"/>
    <w:basedOn w:val="a0"/>
    <w:rsid w:val="00E1754C"/>
  </w:style>
  <w:style w:type="character" w:customStyle="1" w:styleId="hljs-comment">
    <w:name w:val="hljs-comment"/>
    <w:basedOn w:val="a0"/>
    <w:rsid w:val="00E1754C"/>
  </w:style>
  <w:style w:type="character" w:customStyle="1" w:styleId="hljs-string">
    <w:name w:val="hljs-string"/>
    <w:basedOn w:val="a0"/>
    <w:rsid w:val="00E1754C"/>
  </w:style>
  <w:style w:type="character" w:customStyle="1" w:styleId="hljs-tag">
    <w:name w:val="hljs-tag"/>
    <w:basedOn w:val="a0"/>
    <w:rsid w:val="009C38D5"/>
  </w:style>
  <w:style w:type="character" w:customStyle="1" w:styleId="hljs-name">
    <w:name w:val="hljs-name"/>
    <w:basedOn w:val="a0"/>
    <w:rsid w:val="009C38D5"/>
  </w:style>
  <w:style w:type="paragraph" w:customStyle="1" w:styleId="brush">
    <w:name w:val="brush:"/>
    <w:basedOn w:val="a"/>
    <w:rsid w:val="009C38D5"/>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hljs-type">
    <w:name w:val="hljs-type"/>
    <w:basedOn w:val="a0"/>
    <w:rsid w:val="009C38D5"/>
  </w:style>
  <w:style w:type="character" w:customStyle="1" w:styleId="hljs-variable">
    <w:name w:val="hljs-variable"/>
    <w:basedOn w:val="a0"/>
    <w:rsid w:val="009C38D5"/>
  </w:style>
  <w:style w:type="character" w:customStyle="1" w:styleId="hljs-operator">
    <w:name w:val="hljs-operator"/>
    <w:basedOn w:val="a0"/>
    <w:rsid w:val="009C38D5"/>
  </w:style>
  <w:style w:type="character" w:customStyle="1" w:styleId="hljs-number">
    <w:name w:val="hljs-number"/>
    <w:basedOn w:val="a0"/>
    <w:rsid w:val="009C38D5"/>
  </w:style>
  <w:style w:type="character" w:customStyle="1" w:styleId="hljs-attr">
    <w:name w:val="hljs-attr"/>
    <w:basedOn w:val="a0"/>
    <w:rsid w:val="009C38D5"/>
  </w:style>
  <w:style w:type="paragraph" w:customStyle="1" w:styleId="videos-details">
    <w:name w:val="videos-details"/>
    <w:basedOn w:val="a"/>
    <w:rsid w:val="00041634"/>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h25">
    <w:name w:val="h25"/>
    <w:basedOn w:val="a"/>
    <w:rsid w:val="00041634"/>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posted-on">
    <w:name w:val="posted-on"/>
    <w:basedOn w:val="a0"/>
    <w:rsid w:val="004016C1"/>
  </w:style>
  <w:style w:type="character" w:customStyle="1" w:styleId="byline">
    <w:name w:val="byline"/>
    <w:basedOn w:val="a0"/>
    <w:rsid w:val="004016C1"/>
  </w:style>
  <w:style w:type="character" w:customStyle="1" w:styleId="cat-links">
    <w:name w:val="cat-links"/>
    <w:basedOn w:val="a0"/>
    <w:rsid w:val="004016C1"/>
  </w:style>
  <w:style w:type="paragraph" w:customStyle="1" w:styleId="toctitle">
    <w:name w:val="toc_title"/>
    <w:basedOn w:val="a"/>
    <w:rsid w:val="004016C1"/>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toctoggle">
    <w:name w:val="toc_toggle"/>
    <w:basedOn w:val="a0"/>
    <w:rsid w:val="004016C1"/>
  </w:style>
  <w:style w:type="paragraph" w:customStyle="1" w:styleId="p4">
    <w:name w:val="p4"/>
    <w:basedOn w:val="a"/>
    <w:rsid w:val="005C4F36"/>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t1">
    <w:name w:val="t1"/>
    <w:basedOn w:val="a0"/>
    <w:rsid w:val="005C4F36"/>
  </w:style>
  <w:style w:type="character" w:customStyle="1" w:styleId="t5">
    <w:name w:val="t5"/>
    <w:basedOn w:val="a0"/>
    <w:rsid w:val="005C4F36"/>
  </w:style>
  <w:style w:type="paragraph" w:customStyle="1" w:styleId="p11">
    <w:name w:val="p11"/>
    <w:basedOn w:val="a"/>
    <w:rsid w:val="005C4F36"/>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p12borderstart">
    <w:name w:val="p12_borderstart"/>
    <w:basedOn w:val="a"/>
    <w:rsid w:val="005C4F36"/>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t8">
    <w:name w:val="t8"/>
    <w:basedOn w:val="a0"/>
    <w:rsid w:val="005C4F36"/>
  </w:style>
  <w:style w:type="paragraph" w:customStyle="1" w:styleId="p5">
    <w:name w:val="p5"/>
    <w:basedOn w:val="a"/>
    <w:rsid w:val="005C4F36"/>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t10">
    <w:name w:val="t10"/>
    <w:basedOn w:val="a0"/>
    <w:rsid w:val="005C4F36"/>
  </w:style>
  <w:style w:type="paragraph" w:customStyle="1" w:styleId="p6">
    <w:name w:val="p6"/>
    <w:basedOn w:val="a"/>
    <w:rsid w:val="005C4F36"/>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p7">
    <w:name w:val="p7"/>
    <w:basedOn w:val="a"/>
    <w:rsid w:val="005C4F36"/>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t11">
    <w:name w:val="t11"/>
    <w:basedOn w:val="a0"/>
    <w:rsid w:val="005C4F36"/>
  </w:style>
  <w:style w:type="paragraph" w:customStyle="1" w:styleId="p8">
    <w:name w:val="p8"/>
    <w:basedOn w:val="a"/>
    <w:rsid w:val="005C4F36"/>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t14">
    <w:name w:val="t14"/>
    <w:basedOn w:val="a0"/>
    <w:rsid w:val="005C4F36"/>
  </w:style>
  <w:style w:type="character" w:customStyle="1" w:styleId="t6">
    <w:name w:val="t6"/>
    <w:basedOn w:val="a0"/>
    <w:rsid w:val="005C4F36"/>
  </w:style>
  <w:style w:type="character" w:customStyle="1" w:styleId="t9">
    <w:name w:val="t9"/>
    <w:basedOn w:val="a0"/>
    <w:rsid w:val="005C4F36"/>
  </w:style>
  <w:style w:type="paragraph" w:customStyle="1" w:styleId="p13">
    <w:name w:val="p13"/>
    <w:basedOn w:val="a"/>
    <w:rsid w:val="005C4F36"/>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t12">
    <w:name w:val="t12"/>
    <w:basedOn w:val="a0"/>
    <w:rsid w:val="005C4F36"/>
  </w:style>
  <w:style w:type="paragraph" w:customStyle="1" w:styleId="p3">
    <w:name w:val="p3"/>
    <w:basedOn w:val="a"/>
    <w:rsid w:val="005C4F36"/>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p9">
    <w:name w:val="p9"/>
    <w:basedOn w:val="a"/>
    <w:rsid w:val="005C4F36"/>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t15">
    <w:name w:val="t15"/>
    <w:basedOn w:val="a0"/>
    <w:rsid w:val="005C4F36"/>
  </w:style>
  <w:style w:type="paragraph" w:customStyle="1" w:styleId="p14">
    <w:name w:val="p14"/>
    <w:basedOn w:val="a"/>
    <w:rsid w:val="005C4F36"/>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t20">
    <w:name w:val="t20"/>
    <w:basedOn w:val="a0"/>
    <w:rsid w:val="005C4F36"/>
  </w:style>
  <w:style w:type="character" w:customStyle="1" w:styleId="t18">
    <w:name w:val="t18"/>
    <w:basedOn w:val="a0"/>
    <w:rsid w:val="005C4F36"/>
  </w:style>
  <w:style w:type="paragraph" w:customStyle="1" w:styleId="p10">
    <w:name w:val="p10"/>
    <w:basedOn w:val="a"/>
    <w:rsid w:val="005C4F36"/>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t19">
    <w:name w:val="t19"/>
    <w:basedOn w:val="a0"/>
    <w:rsid w:val="005C4F36"/>
  </w:style>
  <w:style w:type="paragraph" w:customStyle="1" w:styleId="p2">
    <w:name w:val="p2"/>
    <w:basedOn w:val="a"/>
    <w:rsid w:val="005C4F36"/>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tag">
    <w:name w:val="tag"/>
    <w:basedOn w:val="a0"/>
    <w:rsid w:val="00EA16EA"/>
  </w:style>
  <w:style w:type="character" w:customStyle="1" w:styleId="tag-name">
    <w:name w:val="tag-name"/>
    <w:basedOn w:val="a0"/>
    <w:rsid w:val="00EA16EA"/>
  </w:style>
  <w:style w:type="character" w:customStyle="1" w:styleId="op">
    <w:name w:val="op"/>
    <w:basedOn w:val="a0"/>
    <w:rsid w:val="006D52C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130224">
      <w:bodyDiv w:val="1"/>
      <w:marLeft w:val="0"/>
      <w:marRight w:val="0"/>
      <w:marTop w:val="0"/>
      <w:marBottom w:val="0"/>
      <w:divBdr>
        <w:top w:val="none" w:sz="0" w:space="0" w:color="auto"/>
        <w:left w:val="none" w:sz="0" w:space="0" w:color="auto"/>
        <w:bottom w:val="none" w:sz="0" w:space="0" w:color="auto"/>
        <w:right w:val="none" w:sz="0" w:space="0" w:color="auto"/>
      </w:divBdr>
      <w:divsChild>
        <w:div w:id="1745683225">
          <w:marLeft w:val="0"/>
          <w:marRight w:val="0"/>
          <w:marTop w:val="0"/>
          <w:marBottom w:val="0"/>
          <w:divBdr>
            <w:top w:val="none" w:sz="0" w:space="0" w:color="auto"/>
            <w:left w:val="none" w:sz="0" w:space="0" w:color="auto"/>
            <w:bottom w:val="none" w:sz="0" w:space="0" w:color="auto"/>
            <w:right w:val="none" w:sz="0" w:space="0" w:color="auto"/>
          </w:divBdr>
          <w:divsChild>
            <w:div w:id="694036989">
              <w:marLeft w:val="0"/>
              <w:marRight w:val="0"/>
              <w:marTop w:val="0"/>
              <w:marBottom w:val="0"/>
              <w:divBdr>
                <w:top w:val="none" w:sz="0" w:space="0" w:color="auto"/>
                <w:left w:val="none" w:sz="0" w:space="0" w:color="auto"/>
                <w:bottom w:val="none" w:sz="0" w:space="0" w:color="auto"/>
                <w:right w:val="none" w:sz="0" w:space="0" w:color="auto"/>
              </w:divBdr>
              <w:divsChild>
                <w:div w:id="132529254">
                  <w:marLeft w:val="0"/>
                  <w:marRight w:val="0"/>
                  <w:marTop w:val="750"/>
                  <w:marBottom w:val="750"/>
                  <w:divBdr>
                    <w:top w:val="none" w:sz="0" w:space="0" w:color="auto"/>
                    <w:left w:val="single" w:sz="6" w:space="15" w:color="63B175"/>
                    <w:bottom w:val="none" w:sz="0" w:space="0" w:color="auto"/>
                    <w:right w:val="none" w:sz="0" w:space="0" w:color="auto"/>
                  </w:divBdr>
                </w:div>
              </w:divsChild>
            </w:div>
          </w:divsChild>
        </w:div>
        <w:div w:id="1355885778">
          <w:marLeft w:val="0"/>
          <w:marRight w:val="0"/>
          <w:marTop w:val="0"/>
          <w:marBottom w:val="0"/>
          <w:divBdr>
            <w:top w:val="none" w:sz="0" w:space="0" w:color="auto"/>
            <w:left w:val="none" w:sz="0" w:space="0" w:color="auto"/>
            <w:bottom w:val="none" w:sz="0" w:space="0" w:color="auto"/>
            <w:right w:val="none" w:sz="0" w:space="0" w:color="auto"/>
          </w:divBdr>
          <w:divsChild>
            <w:div w:id="1644312902">
              <w:marLeft w:val="0"/>
              <w:marRight w:val="0"/>
              <w:marTop w:val="0"/>
              <w:marBottom w:val="0"/>
              <w:divBdr>
                <w:top w:val="none" w:sz="0" w:space="0" w:color="auto"/>
                <w:left w:val="none" w:sz="0" w:space="0" w:color="auto"/>
                <w:bottom w:val="none" w:sz="0" w:space="0" w:color="auto"/>
                <w:right w:val="none" w:sz="0" w:space="0" w:color="auto"/>
              </w:divBdr>
              <w:divsChild>
                <w:div w:id="1108504089">
                  <w:marLeft w:val="0"/>
                  <w:marRight w:val="0"/>
                  <w:marTop w:val="0"/>
                  <w:marBottom w:val="0"/>
                  <w:divBdr>
                    <w:top w:val="none" w:sz="0" w:space="0" w:color="auto"/>
                    <w:left w:val="none" w:sz="0" w:space="0" w:color="auto"/>
                    <w:bottom w:val="none" w:sz="0" w:space="0" w:color="auto"/>
                    <w:right w:val="none" w:sz="0" w:space="0" w:color="auto"/>
                  </w:divBdr>
                  <w:divsChild>
                    <w:div w:id="1309440641">
                      <w:marLeft w:val="0"/>
                      <w:marRight w:val="0"/>
                      <w:marTop w:val="0"/>
                      <w:marBottom w:val="300"/>
                      <w:divBdr>
                        <w:top w:val="single" w:sz="6" w:space="19" w:color="EFEFEF"/>
                        <w:left w:val="none" w:sz="0" w:space="0" w:color="auto"/>
                        <w:bottom w:val="single" w:sz="6" w:space="19" w:color="EFEFEF"/>
                        <w:right w:val="none" w:sz="0" w:space="0" w:color="auto"/>
                      </w:divBdr>
                    </w:div>
                  </w:divsChild>
                </w:div>
              </w:divsChild>
            </w:div>
          </w:divsChild>
        </w:div>
        <w:div w:id="312292535">
          <w:marLeft w:val="0"/>
          <w:marRight w:val="0"/>
          <w:marTop w:val="0"/>
          <w:marBottom w:val="0"/>
          <w:divBdr>
            <w:top w:val="none" w:sz="0" w:space="0" w:color="auto"/>
            <w:left w:val="none" w:sz="0" w:space="0" w:color="auto"/>
            <w:bottom w:val="none" w:sz="0" w:space="0" w:color="auto"/>
            <w:right w:val="none" w:sz="0" w:space="0" w:color="auto"/>
          </w:divBdr>
        </w:div>
        <w:div w:id="689602147">
          <w:marLeft w:val="0"/>
          <w:marRight w:val="0"/>
          <w:marTop w:val="0"/>
          <w:marBottom w:val="0"/>
          <w:divBdr>
            <w:top w:val="none" w:sz="0" w:space="0" w:color="auto"/>
            <w:left w:val="none" w:sz="0" w:space="0" w:color="auto"/>
            <w:bottom w:val="none" w:sz="0" w:space="0" w:color="auto"/>
            <w:right w:val="none" w:sz="0" w:space="0" w:color="auto"/>
          </w:divBdr>
          <w:divsChild>
            <w:div w:id="86925144">
              <w:marLeft w:val="0"/>
              <w:marRight w:val="0"/>
              <w:marTop w:val="0"/>
              <w:marBottom w:val="0"/>
              <w:divBdr>
                <w:top w:val="none" w:sz="0" w:space="0" w:color="auto"/>
                <w:left w:val="none" w:sz="0" w:space="0" w:color="auto"/>
                <w:bottom w:val="none" w:sz="0" w:space="0" w:color="auto"/>
                <w:right w:val="none" w:sz="0" w:space="0" w:color="auto"/>
              </w:divBdr>
              <w:divsChild>
                <w:div w:id="1942756143">
                  <w:marLeft w:val="0"/>
                  <w:marRight w:val="0"/>
                  <w:marTop w:val="0"/>
                  <w:marBottom w:val="210"/>
                  <w:divBdr>
                    <w:top w:val="none" w:sz="0" w:space="0" w:color="auto"/>
                    <w:left w:val="none" w:sz="0" w:space="0" w:color="auto"/>
                    <w:bottom w:val="none" w:sz="0" w:space="0" w:color="auto"/>
                    <w:right w:val="none" w:sz="0" w:space="0" w:color="auto"/>
                  </w:divBdr>
                </w:div>
                <w:div w:id="1820881961">
                  <w:marLeft w:val="0"/>
                  <w:marRight w:val="0"/>
                  <w:marTop w:val="0"/>
                  <w:marBottom w:val="210"/>
                  <w:divBdr>
                    <w:top w:val="none" w:sz="0" w:space="0" w:color="auto"/>
                    <w:left w:val="none" w:sz="0" w:space="0" w:color="auto"/>
                    <w:bottom w:val="none" w:sz="0" w:space="0" w:color="auto"/>
                    <w:right w:val="none" w:sz="0" w:space="0" w:color="auto"/>
                  </w:divBdr>
                </w:div>
              </w:divsChild>
            </w:div>
            <w:div w:id="9918427">
              <w:marLeft w:val="0"/>
              <w:marRight w:val="0"/>
              <w:marTop w:val="0"/>
              <w:marBottom w:val="0"/>
              <w:divBdr>
                <w:top w:val="none" w:sz="0" w:space="0" w:color="auto"/>
                <w:left w:val="none" w:sz="0" w:space="0" w:color="auto"/>
                <w:bottom w:val="none" w:sz="0" w:space="0" w:color="auto"/>
                <w:right w:val="none" w:sz="0" w:space="0" w:color="auto"/>
              </w:divBdr>
              <w:divsChild>
                <w:div w:id="1752236887">
                  <w:marLeft w:val="0"/>
                  <w:marRight w:val="0"/>
                  <w:marTop w:val="0"/>
                  <w:marBottom w:val="210"/>
                  <w:divBdr>
                    <w:top w:val="none" w:sz="0" w:space="0" w:color="auto"/>
                    <w:left w:val="none" w:sz="0" w:space="0" w:color="auto"/>
                    <w:bottom w:val="none" w:sz="0" w:space="0" w:color="auto"/>
                    <w:right w:val="none" w:sz="0" w:space="0" w:color="auto"/>
                  </w:divBdr>
                </w:div>
                <w:div w:id="608440187">
                  <w:marLeft w:val="0"/>
                  <w:marRight w:val="0"/>
                  <w:marTop w:val="0"/>
                  <w:marBottom w:val="210"/>
                  <w:divBdr>
                    <w:top w:val="none" w:sz="0" w:space="0" w:color="auto"/>
                    <w:left w:val="none" w:sz="0" w:space="0" w:color="auto"/>
                    <w:bottom w:val="none" w:sz="0" w:space="0" w:color="auto"/>
                    <w:right w:val="none" w:sz="0" w:space="0" w:color="auto"/>
                  </w:divBdr>
                </w:div>
              </w:divsChild>
            </w:div>
            <w:div w:id="399790484">
              <w:marLeft w:val="0"/>
              <w:marRight w:val="0"/>
              <w:marTop w:val="0"/>
              <w:marBottom w:val="0"/>
              <w:divBdr>
                <w:top w:val="none" w:sz="0" w:space="0" w:color="auto"/>
                <w:left w:val="none" w:sz="0" w:space="0" w:color="auto"/>
                <w:bottom w:val="none" w:sz="0" w:space="0" w:color="auto"/>
                <w:right w:val="none" w:sz="0" w:space="0" w:color="auto"/>
              </w:divBdr>
              <w:divsChild>
                <w:div w:id="78139195">
                  <w:marLeft w:val="0"/>
                  <w:marRight w:val="0"/>
                  <w:marTop w:val="0"/>
                  <w:marBottom w:val="210"/>
                  <w:divBdr>
                    <w:top w:val="none" w:sz="0" w:space="0" w:color="auto"/>
                    <w:left w:val="none" w:sz="0" w:space="0" w:color="auto"/>
                    <w:bottom w:val="none" w:sz="0" w:space="0" w:color="auto"/>
                    <w:right w:val="none" w:sz="0" w:space="0" w:color="auto"/>
                  </w:divBdr>
                </w:div>
                <w:div w:id="965814195">
                  <w:marLeft w:val="0"/>
                  <w:marRight w:val="0"/>
                  <w:marTop w:val="0"/>
                  <w:marBottom w:val="210"/>
                  <w:divBdr>
                    <w:top w:val="none" w:sz="0" w:space="0" w:color="auto"/>
                    <w:left w:val="none" w:sz="0" w:space="0" w:color="auto"/>
                    <w:bottom w:val="none" w:sz="0" w:space="0" w:color="auto"/>
                    <w:right w:val="none" w:sz="0" w:space="0" w:color="auto"/>
                  </w:divBdr>
                </w:div>
              </w:divsChild>
            </w:div>
          </w:divsChild>
        </w:div>
        <w:div w:id="1740708689">
          <w:marLeft w:val="0"/>
          <w:marRight w:val="0"/>
          <w:marTop w:val="120"/>
          <w:marBottom w:val="120"/>
          <w:divBdr>
            <w:top w:val="none" w:sz="0" w:space="0" w:color="auto"/>
            <w:left w:val="none" w:sz="0" w:space="0" w:color="auto"/>
            <w:bottom w:val="none" w:sz="0" w:space="0" w:color="auto"/>
            <w:right w:val="none" w:sz="0" w:space="0" w:color="auto"/>
          </w:divBdr>
          <w:divsChild>
            <w:div w:id="889613396">
              <w:marLeft w:val="0"/>
              <w:marRight w:val="0"/>
              <w:marTop w:val="0"/>
              <w:marBottom w:val="0"/>
              <w:divBdr>
                <w:top w:val="none" w:sz="0" w:space="0" w:color="auto"/>
                <w:left w:val="none" w:sz="0" w:space="0" w:color="auto"/>
                <w:bottom w:val="none" w:sz="0" w:space="0" w:color="auto"/>
                <w:right w:val="none" w:sz="0" w:space="0" w:color="auto"/>
              </w:divBdr>
              <w:divsChild>
                <w:div w:id="94056306">
                  <w:marLeft w:val="0"/>
                  <w:marRight w:val="0"/>
                  <w:marTop w:val="0"/>
                  <w:marBottom w:val="0"/>
                  <w:divBdr>
                    <w:top w:val="none" w:sz="0" w:space="0" w:color="auto"/>
                    <w:left w:val="none" w:sz="0" w:space="0" w:color="auto"/>
                    <w:bottom w:val="none" w:sz="0" w:space="0" w:color="auto"/>
                    <w:right w:val="none" w:sz="0" w:space="0" w:color="auto"/>
                  </w:divBdr>
                  <w:divsChild>
                    <w:div w:id="992366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0005614">
          <w:marLeft w:val="0"/>
          <w:marRight w:val="0"/>
          <w:marTop w:val="120"/>
          <w:marBottom w:val="120"/>
          <w:divBdr>
            <w:top w:val="none" w:sz="0" w:space="0" w:color="auto"/>
            <w:left w:val="none" w:sz="0" w:space="0" w:color="auto"/>
            <w:bottom w:val="none" w:sz="0" w:space="0" w:color="auto"/>
            <w:right w:val="none" w:sz="0" w:space="0" w:color="auto"/>
          </w:divBdr>
          <w:divsChild>
            <w:div w:id="1957444388">
              <w:marLeft w:val="0"/>
              <w:marRight w:val="0"/>
              <w:marTop w:val="0"/>
              <w:marBottom w:val="0"/>
              <w:divBdr>
                <w:top w:val="none" w:sz="0" w:space="0" w:color="auto"/>
                <w:left w:val="none" w:sz="0" w:space="0" w:color="auto"/>
                <w:bottom w:val="none" w:sz="0" w:space="0" w:color="auto"/>
                <w:right w:val="none" w:sz="0" w:space="0" w:color="auto"/>
              </w:divBdr>
              <w:divsChild>
                <w:div w:id="800421062">
                  <w:marLeft w:val="0"/>
                  <w:marRight w:val="0"/>
                  <w:marTop w:val="0"/>
                  <w:marBottom w:val="0"/>
                  <w:divBdr>
                    <w:top w:val="none" w:sz="0" w:space="0" w:color="auto"/>
                    <w:left w:val="none" w:sz="0" w:space="0" w:color="auto"/>
                    <w:bottom w:val="none" w:sz="0" w:space="0" w:color="auto"/>
                    <w:right w:val="none" w:sz="0" w:space="0" w:color="auto"/>
                  </w:divBdr>
                  <w:divsChild>
                    <w:div w:id="1611475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975500">
      <w:bodyDiv w:val="1"/>
      <w:marLeft w:val="0"/>
      <w:marRight w:val="0"/>
      <w:marTop w:val="0"/>
      <w:marBottom w:val="0"/>
      <w:divBdr>
        <w:top w:val="none" w:sz="0" w:space="0" w:color="auto"/>
        <w:left w:val="none" w:sz="0" w:space="0" w:color="auto"/>
        <w:bottom w:val="none" w:sz="0" w:space="0" w:color="auto"/>
        <w:right w:val="none" w:sz="0" w:space="0" w:color="auto"/>
      </w:divBdr>
    </w:div>
    <w:div w:id="36978363">
      <w:bodyDiv w:val="1"/>
      <w:marLeft w:val="0"/>
      <w:marRight w:val="0"/>
      <w:marTop w:val="0"/>
      <w:marBottom w:val="0"/>
      <w:divBdr>
        <w:top w:val="none" w:sz="0" w:space="0" w:color="auto"/>
        <w:left w:val="none" w:sz="0" w:space="0" w:color="auto"/>
        <w:bottom w:val="none" w:sz="0" w:space="0" w:color="auto"/>
        <w:right w:val="none" w:sz="0" w:space="0" w:color="auto"/>
      </w:divBdr>
      <w:divsChild>
        <w:div w:id="713193417">
          <w:marLeft w:val="-300"/>
          <w:marRight w:val="-300"/>
          <w:marTop w:val="360"/>
          <w:marBottom w:val="360"/>
          <w:divBdr>
            <w:top w:val="none" w:sz="0" w:space="0" w:color="auto"/>
            <w:left w:val="none" w:sz="0" w:space="0" w:color="auto"/>
            <w:bottom w:val="none" w:sz="0" w:space="0" w:color="auto"/>
            <w:right w:val="none" w:sz="0" w:space="0" w:color="auto"/>
          </w:divBdr>
        </w:div>
        <w:div w:id="1326324314">
          <w:marLeft w:val="0"/>
          <w:marRight w:val="0"/>
          <w:marTop w:val="0"/>
          <w:marBottom w:val="0"/>
          <w:divBdr>
            <w:top w:val="none" w:sz="0" w:space="0" w:color="auto"/>
            <w:left w:val="none" w:sz="0" w:space="0" w:color="auto"/>
            <w:bottom w:val="none" w:sz="0" w:space="0" w:color="auto"/>
            <w:right w:val="none" w:sz="0" w:space="0" w:color="auto"/>
          </w:divBdr>
        </w:div>
      </w:divsChild>
    </w:div>
    <w:div w:id="62526412">
      <w:bodyDiv w:val="1"/>
      <w:marLeft w:val="0"/>
      <w:marRight w:val="0"/>
      <w:marTop w:val="0"/>
      <w:marBottom w:val="0"/>
      <w:divBdr>
        <w:top w:val="none" w:sz="0" w:space="0" w:color="auto"/>
        <w:left w:val="none" w:sz="0" w:space="0" w:color="auto"/>
        <w:bottom w:val="none" w:sz="0" w:space="0" w:color="auto"/>
        <w:right w:val="none" w:sz="0" w:space="0" w:color="auto"/>
      </w:divBdr>
      <w:divsChild>
        <w:div w:id="1288853232">
          <w:marLeft w:val="0"/>
          <w:marRight w:val="0"/>
          <w:marTop w:val="0"/>
          <w:marBottom w:val="0"/>
          <w:divBdr>
            <w:top w:val="none" w:sz="0" w:space="0" w:color="auto"/>
            <w:left w:val="none" w:sz="0" w:space="0" w:color="auto"/>
            <w:bottom w:val="none" w:sz="0" w:space="0" w:color="auto"/>
            <w:right w:val="none" w:sz="0" w:space="0" w:color="auto"/>
          </w:divBdr>
          <w:divsChild>
            <w:div w:id="1368408373">
              <w:marLeft w:val="150"/>
              <w:marRight w:val="150"/>
              <w:marTop w:val="150"/>
              <w:marBottom w:val="150"/>
              <w:divBdr>
                <w:top w:val="none" w:sz="0" w:space="0" w:color="auto"/>
                <w:left w:val="none" w:sz="0" w:space="0" w:color="auto"/>
                <w:bottom w:val="none" w:sz="0" w:space="0" w:color="auto"/>
                <w:right w:val="none" w:sz="0" w:space="0" w:color="auto"/>
              </w:divBdr>
            </w:div>
            <w:div w:id="704449358">
              <w:marLeft w:val="150"/>
              <w:marRight w:val="150"/>
              <w:marTop w:val="150"/>
              <w:marBottom w:val="150"/>
              <w:divBdr>
                <w:top w:val="none" w:sz="0" w:space="0" w:color="auto"/>
                <w:left w:val="none" w:sz="0" w:space="0" w:color="auto"/>
                <w:bottom w:val="none" w:sz="0" w:space="0" w:color="auto"/>
                <w:right w:val="none" w:sz="0" w:space="0" w:color="auto"/>
              </w:divBdr>
            </w:div>
          </w:divsChild>
        </w:div>
        <w:div w:id="329522311">
          <w:marLeft w:val="0"/>
          <w:marRight w:val="0"/>
          <w:marTop w:val="0"/>
          <w:marBottom w:val="0"/>
          <w:divBdr>
            <w:top w:val="none" w:sz="0" w:space="0" w:color="auto"/>
            <w:left w:val="none" w:sz="0" w:space="0" w:color="auto"/>
            <w:bottom w:val="none" w:sz="0" w:space="0" w:color="auto"/>
            <w:right w:val="none" w:sz="0" w:space="0" w:color="auto"/>
          </w:divBdr>
          <w:divsChild>
            <w:div w:id="1530335601">
              <w:marLeft w:val="150"/>
              <w:marRight w:val="150"/>
              <w:marTop w:val="150"/>
              <w:marBottom w:val="150"/>
              <w:divBdr>
                <w:top w:val="none" w:sz="0" w:space="0" w:color="auto"/>
                <w:left w:val="none" w:sz="0" w:space="0" w:color="auto"/>
                <w:bottom w:val="none" w:sz="0" w:space="0" w:color="auto"/>
                <w:right w:val="none" w:sz="0" w:space="0" w:color="auto"/>
              </w:divBdr>
            </w:div>
            <w:div w:id="411512372">
              <w:marLeft w:val="150"/>
              <w:marRight w:val="150"/>
              <w:marTop w:val="150"/>
              <w:marBottom w:val="150"/>
              <w:divBdr>
                <w:top w:val="none" w:sz="0" w:space="0" w:color="auto"/>
                <w:left w:val="none" w:sz="0" w:space="0" w:color="auto"/>
                <w:bottom w:val="none" w:sz="0" w:space="0" w:color="auto"/>
                <w:right w:val="none" w:sz="0" w:space="0" w:color="auto"/>
              </w:divBdr>
            </w:div>
          </w:divsChild>
        </w:div>
      </w:divsChild>
    </w:div>
    <w:div w:id="75710089">
      <w:bodyDiv w:val="1"/>
      <w:marLeft w:val="0"/>
      <w:marRight w:val="0"/>
      <w:marTop w:val="0"/>
      <w:marBottom w:val="0"/>
      <w:divBdr>
        <w:top w:val="none" w:sz="0" w:space="0" w:color="auto"/>
        <w:left w:val="none" w:sz="0" w:space="0" w:color="auto"/>
        <w:bottom w:val="none" w:sz="0" w:space="0" w:color="auto"/>
        <w:right w:val="none" w:sz="0" w:space="0" w:color="auto"/>
      </w:divBdr>
    </w:div>
    <w:div w:id="118182750">
      <w:bodyDiv w:val="1"/>
      <w:marLeft w:val="0"/>
      <w:marRight w:val="0"/>
      <w:marTop w:val="0"/>
      <w:marBottom w:val="0"/>
      <w:divBdr>
        <w:top w:val="none" w:sz="0" w:space="0" w:color="auto"/>
        <w:left w:val="none" w:sz="0" w:space="0" w:color="auto"/>
        <w:bottom w:val="none" w:sz="0" w:space="0" w:color="auto"/>
        <w:right w:val="none" w:sz="0" w:space="0" w:color="auto"/>
      </w:divBdr>
      <w:divsChild>
        <w:div w:id="1407919660">
          <w:marLeft w:val="0"/>
          <w:marRight w:val="0"/>
          <w:marTop w:val="0"/>
          <w:marBottom w:val="0"/>
          <w:divBdr>
            <w:top w:val="none" w:sz="0" w:space="0" w:color="auto"/>
            <w:left w:val="none" w:sz="0" w:space="0" w:color="auto"/>
            <w:bottom w:val="none" w:sz="0" w:space="0" w:color="auto"/>
            <w:right w:val="none" w:sz="0" w:space="0" w:color="auto"/>
          </w:divBdr>
        </w:div>
        <w:div w:id="1848515211">
          <w:marLeft w:val="-300"/>
          <w:marRight w:val="-300"/>
          <w:marTop w:val="360"/>
          <w:marBottom w:val="360"/>
          <w:divBdr>
            <w:top w:val="none" w:sz="0" w:space="0" w:color="auto"/>
            <w:left w:val="none" w:sz="0" w:space="0" w:color="auto"/>
            <w:bottom w:val="none" w:sz="0" w:space="0" w:color="auto"/>
            <w:right w:val="none" w:sz="0" w:space="0" w:color="auto"/>
          </w:divBdr>
        </w:div>
        <w:div w:id="1290623632">
          <w:marLeft w:val="-480"/>
          <w:marRight w:val="-480"/>
          <w:marTop w:val="360"/>
          <w:marBottom w:val="360"/>
          <w:divBdr>
            <w:top w:val="none" w:sz="0" w:space="0" w:color="auto"/>
            <w:left w:val="none" w:sz="0" w:space="0" w:color="auto"/>
            <w:bottom w:val="none" w:sz="0" w:space="0" w:color="auto"/>
            <w:right w:val="none" w:sz="0" w:space="0" w:color="auto"/>
          </w:divBdr>
        </w:div>
        <w:div w:id="1941527745">
          <w:marLeft w:val="-300"/>
          <w:marRight w:val="-300"/>
          <w:marTop w:val="360"/>
          <w:marBottom w:val="360"/>
          <w:divBdr>
            <w:top w:val="none" w:sz="0" w:space="0" w:color="auto"/>
            <w:left w:val="none" w:sz="0" w:space="0" w:color="auto"/>
            <w:bottom w:val="none" w:sz="0" w:space="0" w:color="auto"/>
            <w:right w:val="none" w:sz="0" w:space="0" w:color="auto"/>
          </w:divBdr>
        </w:div>
        <w:div w:id="1924483838">
          <w:marLeft w:val="-480"/>
          <w:marRight w:val="-480"/>
          <w:marTop w:val="360"/>
          <w:marBottom w:val="360"/>
          <w:divBdr>
            <w:top w:val="none" w:sz="0" w:space="0" w:color="auto"/>
            <w:left w:val="none" w:sz="0" w:space="0" w:color="auto"/>
            <w:bottom w:val="none" w:sz="0" w:space="0" w:color="auto"/>
            <w:right w:val="none" w:sz="0" w:space="0" w:color="auto"/>
          </w:divBdr>
        </w:div>
      </w:divsChild>
    </w:div>
    <w:div w:id="148450150">
      <w:bodyDiv w:val="1"/>
      <w:marLeft w:val="0"/>
      <w:marRight w:val="0"/>
      <w:marTop w:val="0"/>
      <w:marBottom w:val="0"/>
      <w:divBdr>
        <w:top w:val="none" w:sz="0" w:space="0" w:color="auto"/>
        <w:left w:val="none" w:sz="0" w:space="0" w:color="auto"/>
        <w:bottom w:val="none" w:sz="0" w:space="0" w:color="auto"/>
        <w:right w:val="none" w:sz="0" w:space="0" w:color="auto"/>
      </w:divBdr>
    </w:div>
    <w:div w:id="149758902">
      <w:bodyDiv w:val="1"/>
      <w:marLeft w:val="0"/>
      <w:marRight w:val="0"/>
      <w:marTop w:val="0"/>
      <w:marBottom w:val="0"/>
      <w:divBdr>
        <w:top w:val="none" w:sz="0" w:space="0" w:color="auto"/>
        <w:left w:val="none" w:sz="0" w:space="0" w:color="auto"/>
        <w:bottom w:val="none" w:sz="0" w:space="0" w:color="auto"/>
        <w:right w:val="none" w:sz="0" w:space="0" w:color="auto"/>
      </w:divBdr>
      <w:divsChild>
        <w:div w:id="738670355">
          <w:marLeft w:val="0"/>
          <w:marRight w:val="0"/>
          <w:marTop w:val="0"/>
          <w:marBottom w:val="120"/>
          <w:divBdr>
            <w:top w:val="single" w:sz="6" w:space="0" w:color="auto"/>
            <w:left w:val="single" w:sz="24" w:space="0" w:color="auto"/>
            <w:bottom w:val="single" w:sz="6" w:space="0" w:color="auto"/>
            <w:right w:val="single" w:sz="6" w:space="0" w:color="auto"/>
          </w:divBdr>
          <w:divsChild>
            <w:div w:id="1750687825">
              <w:marLeft w:val="0"/>
              <w:marRight w:val="0"/>
              <w:marTop w:val="120"/>
              <w:marBottom w:val="120"/>
              <w:divBdr>
                <w:top w:val="none" w:sz="0" w:space="0" w:color="auto"/>
                <w:left w:val="none" w:sz="0" w:space="0" w:color="auto"/>
                <w:bottom w:val="none" w:sz="0" w:space="0" w:color="auto"/>
                <w:right w:val="none" w:sz="0" w:space="0" w:color="auto"/>
              </w:divBdr>
            </w:div>
          </w:divsChild>
        </w:div>
        <w:div w:id="1291936634">
          <w:marLeft w:val="0"/>
          <w:marRight w:val="0"/>
          <w:marTop w:val="0"/>
          <w:marBottom w:val="120"/>
          <w:divBdr>
            <w:top w:val="single" w:sz="6" w:space="0" w:color="auto"/>
            <w:left w:val="single" w:sz="24" w:space="0" w:color="auto"/>
            <w:bottom w:val="single" w:sz="6" w:space="0" w:color="auto"/>
            <w:right w:val="single" w:sz="6" w:space="0" w:color="auto"/>
          </w:divBdr>
          <w:divsChild>
            <w:div w:id="718745332">
              <w:marLeft w:val="0"/>
              <w:marRight w:val="0"/>
              <w:marTop w:val="120"/>
              <w:marBottom w:val="120"/>
              <w:divBdr>
                <w:top w:val="none" w:sz="0" w:space="0" w:color="auto"/>
                <w:left w:val="none" w:sz="0" w:space="0" w:color="auto"/>
                <w:bottom w:val="none" w:sz="0" w:space="0" w:color="auto"/>
                <w:right w:val="none" w:sz="0" w:space="0" w:color="auto"/>
              </w:divBdr>
            </w:div>
          </w:divsChild>
        </w:div>
        <w:div w:id="1684475487">
          <w:marLeft w:val="0"/>
          <w:marRight w:val="0"/>
          <w:marTop w:val="120"/>
          <w:marBottom w:val="0"/>
          <w:divBdr>
            <w:top w:val="single" w:sz="6" w:space="0" w:color="D5DDC6"/>
            <w:left w:val="single" w:sz="6" w:space="4" w:color="D5DDC6"/>
            <w:bottom w:val="single" w:sz="6" w:space="0" w:color="D5DDC6"/>
            <w:right w:val="single" w:sz="6" w:space="0" w:color="D5DDC6"/>
          </w:divBdr>
        </w:div>
        <w:div w:id="537081923">
          <w:marLeft w:val="0"/>
          <w:marRight w:val="0"/>
          <w:marTop w:val="0"/>
          <w:marBottom w:val="120"/>
          <w:divBdr>
            <w:top w:val="single" w:sz="6" w:space="0" w:color="auto"/>
            <w:left w:val="single" w:sz="24" w:space="0" w:color="auto"/>
            <w:bottom w:val="single" w:sz="6" w:space="0" w:color="auto"/>
            <w:right w:val="single" w:sz="6" w:space="0" w:color="auto"/>
          </w:divBdr>
          <w:divsChild>
            <w:div w:id="17775547">
              <w:marLeft w:val="0"/>
              <w:marRight w:val="0"/>
              <w:marTop w:val="120"/>
              <w:marBottom w:val="120"/>
              <w:divBdr>
                <w:top w:val="none" w:sz="0" w:space="0" w:color="auto"/>
                <w:left w:val="none" w:sz="0" w:space="0" w:color="auto"/>
                <w:bottom w:val="none" w:sz="0" w:space="0" w:color="auto"/>
                <w:right w:val="none" w:sz="0" w:space="0" w:color="auto"/>
              </w:divBdr>
            </w:div>
          </w:divsChild>
        </w:div>
        <w:div w:id="80760022">
          <w:marLeft w:val="0"/>
          <w:marRight w:val="0"/>
          <w:marTop w:val="120"/>
          <w:marBottom w:val="0"/>
          <w:divBdr>
            <w:top w:val="single" w:sz="6" w:space="0" w:color="D5DDC6"/>
            <w:left w:val="single" w:sz="6" w:space="4" w:color="D5DDC6"/>
            <w:bottom w:val="single" w:sz="6" w:space="0" w:color="D5DDC6"/>
            <w:right w:val="single" w:sz="6" w:space="0" w:color="D5DDC6"/>
          </w:divBdr>
        </w:div>
        <w:div w:id="1900747097">
          <w:marLeft w:val="0"/>
          <w:marRight w:val="0"/>
          <w:marTop w:val="0"/>
          <w:marBottom w:val="120"/>
          <w:divBdr>
            <w:top w:val="single" w:sz="6" w:space="0" w:color="auto"/>
            <w:left w:val="single" w:sz="24" w:space="0" w:color="auto"/>
            <w:bottom w:val="single" w:sz="6" w:space="0" w:color="auto"/>
            <w:right w:val="single" w:sz="6" w:space="0" w:color="auto"/>
          </w:divBdr>
          <w:divsChild>
            <w:div w:id="1712000741">
              <w:marLeft w:val="0"/>
              <w:marRight w:val="0"/>
              <w:marTop w:val="120"/>
              <w:marBottom w:val="120"/>
              <w:divBdr>
                <w:top w:val="none" w:sz="0" w:space="0" w:color="auto"/>
                <w:left w:val="none" w:sz="0" w:space="0" w:color="auto"/>
                <w:bottom w:val="none" w:sz="0" w:space="0" w:color="auto"/>
                <w:right w:val="none" w:sz="0" w:space="0" w:color="auto"/>
              </w:divBdr>
            </w:div>
          </w:divsChild>
        </w:div>
        <w:div w:id="20085106">
          <w:marLeft w:val="0"/>
          <w:marRight w:val="0"/>
          <w:marTop w:val="120"/>
          <w:marBottom w:val="0"/>
          <w:divBdr>
            <w:top w:val="single" w:sz="6" w:space="0" w:color="D5DDC6"/>
            <w:left w:val="single" w:sz="6" w:space="4" w:color="D5DDC6"/>
            <w:bottom w:val="single" w:sz="6" w:space="0" w:color="D5DDC6"/>
            <w:right w:val="single" w:sz="6" w:space="0" w:color="D5DDC6"/>
          </w:divBdr>
        </w:div>
        <w:div w:id="2102604743">
          <w:marLeft w:val="0"/>
          <w:marRight w:val="0"/>
          <w:marTop w:val="0"/>
          <w:marBottom w:val="120"/>
          <w:divBdr>
            <w:top w:val="single" w:sz="6" w:space="0" w:color="auto"/>
            <w:left w:val="single" w:sz="24" w:space="0" w:color="auto"/>
            <w:bottom w:val="single" w:sz="6" w:space="0" w:color="auto"/>
            <w:right w:val="single" w:sz="6" w:space="0" w:color="auto"/>
          </w:divBdr>
          <w:divsChild>
            <w:div w:id="428890482">
              <w:marLeft w:val="0"/>
              <w:marRight w:val="0"/>
              <w:marTop w:val="120"/>
              <w:marBottom w:val="120"/>
              <w:divBdr>
                <w:top w:val="none" w:sz="0" w:space="0" w:color="auto"/>
                <w:left w:val="none" w:sz="0" w:space="0" w:color="auto"/>
                <w:bottom w:val="none" w:sz="0" w:space="0" w:color="auto"/>
                <w:right w:val="none" w:sz="0" w:space="0" w:color="auto"/>
              </w:divBdr>
            </w:div>
          </w:divsChild>
        </w:div>
        <w:div w:id="1776093675">
          <w:marLeft w:val="0"/>
          <w:marRight w:val="0"/>
          <w:marTop w:val="120"/>
          <w:marBottom w:val="0"/>
          <w:divBdr>
            <w:top w:val="single" w:sz="6" w:space="0" w:color="D5DDC6"/>
            <w:left w:val="single" w:sz="6" w:space="4" w:color="D5DDC6"/>
            <w:bottom w:val="single" w:sz="6" w:space="0" w:color="D5DDC6"/>
            <w:right w:val="single" w:sz="6" w:space="0" w:color="D5DDC6"/>
          </w:divBdr>
        </w:div>
        <w:div w:id="1375082935">
          <w:marLeft w:val="0"/>
          <w:marRight w:val="0"/>
          <w:marTop w:val="0"/>
          <w:marBottom w:val="120"/>
          <w:divBdr>
            <w:top w:val="single" w:sz="6" w:space="0" w:color="auto"/>
            <w:left w:val="single" w:sz="24" w:space="0" w:color="auto"/>
            <w:bottom w:val="single" w:sz="6" w:space="0" w:color="auto"/>
            <w:right w:val="single" w:sz="6" w:space="0" w:color="auto"/>
          </w:divBdr>
          <w:divsChild>
            <w:div w:id="802504063">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62669564">
      <w:bodyDiv w:val="1"/>
      <w:marLeft w:val="0"/>
      <w:marRight w:val="0"/>
      <w:marTop w:val="0"/>
      <w:marBottom w:val="0"/>
      <w:divBdr>
        <w:top w:val="none" w:sz="0" w:space="0" w:color="auto"/>
        <w:left w:val="none" w:sz="0" w:space="0" w:color="auto"/>
        <w:bottom w:val="none" w:sz="0" w:space="0" w:color="auto"/>
        <w:right w:val="none" w:sz="0" w:space="0" w:color="auto"/>
      </w:divBdr>
    </w:div>
    <w:div w:id="209268704">
      <w:bodyDiv w:val="1"/>
      <w:marLeft w:val="0"/>
      <w:marRight w:val="0"/>
      <w:marTop w:val="0"/>
      <w:marBottom w:val="0"/>
      <w:divBdr>
        <w:top w:val="none" w:sz="0" w:space="0" w:color="auto"/>
        <w:left w:val="none" w:sz="0" w:space="0" w:color="auto"/>
        <w:bottom w:val="none" w:sz="0" w:space="0" w:color="auto"/>
        <w:right w:val="none" w:sz="0" w:space="0" w:color="auto"/>
      </w:divBdr>
      <w:divsChild>
        <w:div w:id="260337928">
          <w:marLeft w:val="0"/>
          <w:marRight w:val="0"/>
          <w:marTop w:val="0"/>
          <w:marBottom w:val="0"/>
          <w:divBdr>
            <w:top w:val="none" w:sz="0" w:space="0" w:color="auto"/>
            <w:left w:val="none" w:sz="0" w:space="0" w:color="auto"/>
            <w:bottom w:val="none" w:sz="0" w:space="0" w:color="auto"/>
            <w:right w:val="none" w:sz="0" w:space="0" w:color="auto"/>
          </w:divBdr>
        </w:div>
        <w:div w:id="1410230492">
          <w:marLeft w:val="0"/>
          <w:marRight w:val="0"/>
          <w:marTop w:val="0"/>
          <w:marBottom w:val="75"/>
          <w:divBdr>
            <w:top w:val="single" w:sz="6" w:space="4" w:color="D6D6D6"/>
            <w:left w:val="none" w:sz="0" w:space="0" w:color="auto"/>
            <w:bottom w:val="single" w:sz="6" w:space="0" w:color="D6D6D6"/>
            <w:right w:val="none" w:sz="0" w:space="0" w:color="auto"/>
          </w:divBdr>
          <w:divsChild>
            <w:div w:id="1848596728">
              <w:marLeft w:val="0"/>
              <w:marRight w:val="0"/>
              <w:marTop w:val="0"/>
              <w:marBottom w:val="0"/>
              <w:divBdr>
                <w:top w:val="none" w:sz="0" w:space="0" w:color="auto"/>
                <w:left w:val="none" w:sz="0" w:space="0" w:color="auto"/>
                <w:bottom w:val="none" w:sz="0" w:space="0" w:color="auto"/>
                <w:right w:val="none" w:sz="0" w:space="0" w:color="auto"/>
              </w:divBdr>
            </w:div>
            <w:div w:id="1123690638">
              <w:marLeft w:val="0"/>
              <w:marRight w:val="0"/>
              <w:marTop w:val="0"/>
              <w:marBottom w:val="0"/>
              <w:divBdr>
                <w:top w:val="none" w:sz="0" w:space="0" w:color="auto"/>
                <w:left w:val="none" w:sz="0" w:space="0" w:color="auto"/>
                <w:bottom w:val="none" w:sz="0" w:space="0" w:color="auto"/>
                <w:right w:val="none" w:sz="0" w:space="0" w:color="auto"/>
              </w:divBdr>
            </w:div>
          </w:divsChild>
        </w:div>
        <w:div w:id="90710960">
          <w:marLeft w:val="0"/>
          <w:marRight w:val="0"/>
          <w:marTop w:val="0"/>
          <w:marBottom w:val="0"/>
          <w:divBdr>
            <w:top w:val="none" w:sz="0" w:space="0" w:color="auto"/>
            <w:left w:val="none" w:sz="0" w:space="0" w:color="auto"/>
            <w:bottom w:val="none" w:sz="0" w:space="0" w:color="auto"/>
            <w:right w:val="none" w:sz="0" w:space="0" w:color="auto"/>
          </w:divBdr>
          <w:divsChild>
            <w:div w:id="1008950399">
              <w:marLeft w:val="0"/>
              <w:marRight w:val="0"/>
              <w:marTop w:val="0"/>
              <w:marBottom w:val="0"/>
              <w:divBdr>
                <w:top w:val="none" w:sz="0" w:space="0" w:color="auto"/>
                <w:left w:val="none" w:sz="0" w:space="0" w:color="auto"/>
                <w:bottom w:val="none" w:sz="0" w:space="0" w:color="auto"/>
                <w:right w:val="none" w:sz="0" w:space="0" w:color="auto"/>
              </w:divBdr>
              <w:divsChild>
                <w:div w:id="1694577279">
                  <w:marLeft w:val="0"/>
                  <w:marRight w:val="0"/>
                  <w:marTop w:val="0"/>
                  <w:marBottom w:val="0"/>
                  <w:divBdr>
                    <w:top w:val="none" w:sz="0" w:space="0" w:color="auto"/>
                    <w:left w:val="none" w:sz="0" w:space="0" w:color="auto"/>
                    <w:bottom w:val="none" w:sz="0" w:space="0" w:color="auto"/>
                    <w:right w:val="none" w:sz="0" w:space="0" w:color="auto"/>
                  </w:divBdr>
                  <w:divsChild>
                    <w:div w:id="1245996976">
                      <w:marLeft w:val="0"/>
                      <w:marRight w:val="0"/>
                      <w:marTop w:val="0"/>
                      <w:marBottom w:val="0"/>
                      <w:divBdr>
                        <w:top w:val="none" w:sz="0" w:space="0" w:color="auto"/>
                        <w:left w:val="none" w:sz="0" w:space="0" w:color="auto"/>
                        <w:bottom w:val="none" w:sz="0" w:space="0" w:color="auto"/>
                        <w:right w:val="none" w:sz="0" w:space="0" w:color="auto"/>
                      </w:divBdr>
                      <w:divsChild>
                        <w:div w:id="448937193">
                          <w:marLeft w:val="0"/>
                          <w:marRight w:val="0"/>
                          <w:marTop w:val="0"/>
                          <w:marBottom w:val="0"/>
                          <w:divBdr>
                            <w:top w:val="none" w:sz="0" w:space="0" w:color="auto"/>
                            <w:left w:val="none" w:sz="0" w:space="0" w:color="auto"/>
                            <w:bottom w:val="none" w:sz="0" w:space="0" w:color="auto"/>
                            <w:right w:val="none" w:sz="0" w:space="0" w:color="auto"/>
                          </w:divBdr>
                          <w:divsChild>
                            <w:div w:id="1869027009">
                              <w:marLeft w:val="0"/>
                              <w:marRight w:val="0"/>
                              <w:marTop w:val="0"/>
                              <w:marBottom w:val="300"/>
                              <w:divBdr>
                                <w:top w:val="none" w:sz="0" w:space="0" w:color="auto"/>
                                <w:left w:val="none" w:sz="0" w:space="0" w:color="auto"/>
                                <w:bottom w:val="none" w:sz="0" w:space="0" w:color="auto"/>
                                <w:right w:val="none" w:sz="0" w:space="0" w:color="auto"/>
                              </w:divBdr>
                              <w:divsChild>
                                <w:div w:id="1049721173">
                                  <w:marLeft w:val="0"/>
                                  <w:marRight w:val="0"/>
                                  <w:marTop w:val="0"/>
                                  <w:marBottom w:val="0"/>
                                  <w:divBdr>
                                    <w:top w:val="none" w:sz="0" w:space="0" w:color="auto"/>
                                    <w:left w:val="none" w:sz="0" w:space="0" w:color="auto"/>
                                    <w:bottom w:val="none" w:sz="0" w:space="0" w:color="auto"/>
                                    <w:right w:val="none" w:sz="0" w:space="0" w:color="auto"/>
                                  </w:divBdr>
                                  <w:divsChild>
                                    <w:div w:id="1622570621">
                                      <w:marLeft w:val="0"/>
                                      <w:marRight w:val="0"/>
                                      <w:marTop w:val="0"/>
                                      <w:marBottom w:val="0"/>
                                      <w:divBdr>
                                        <w:top w:val="none" w:sz="0" w:space="0" w:color="auto"/>
                                        <w:left w:val="none" w:sz="0" w:space="0" w:color="auto"/>
                                        <w:bottom w:val="none" w:sz="0" w:space="0" w:color="auto"/>
                                        <w:right w:val="none" w:sz="0" w:space="0" w:color="auto"/>
                                      </w:divBdr>
                                    </w:div>
                                    <w:div w:id="1026129030">
                                      <w:marLeft w:val="0"/>
                                      <w:marRight w:val="0"/>
                                      <w:marTop w:val="0"/>
                                      <w:marBottom w:val="0"/>
                                      <w:divBdr>
                                        <w:top w:val="none" w:sz="0" w:space="0" w:color="auto"/>
                                        <w:left w:val="none" w:sz="0" w:space="0" w:color="auto"/>
                                        <w:bottom w:val="none" w:sz="0" w:space="0" w:color="auto"/>
                                        <w:right w:val="none" w:sz="0" w:space="0" w:color="auto"/>
                                      </w:divBdr>
                                    </w:div>
                                    <w:div w:id="1717319192">
                                      <w:marLeft w:val="60"/>
                                      <w:marRight w:val="60"/>
                                      <w:marTop w:val="0"/>
                                      <w:marBottom w:val="100"/>
                                      <w:divBdr>
                                        <w:top w:val="none" w:sz="0" w:space="0" w:color="auto"/>
                                        <w:left w:val="none" w:sz="0" w:space="0" w:color="auto"/>
                                        <w:bottom w:val="none" w:sz="0" w:space="0" w:color="auto"/>
                                        <w:right w:val="none" w:sz="0" w:space="0" w:color="auto"/>
                                      </w:divBdr>
                                      <w:divsChild>
                                        <w:div w:id="1851682343">
                                          <w:marLeft w:val="0"/>
                                          <w:marRight w:val="0"/>
                                          <w:marTop w:val="0"/>
                                          <w:marBottom w:val="0"/>
                                          <w:divBdr>
                                            <w:top w:val="none" w:sz="0" w:space="0" w:color="auto"/>
                                            <w:left w:val="none" w:sz="0" w:space="0" w:color="auto"/>
                                            <w:bottom w:val="none" w:sz="0" w:space="0" w:color="auto"/>
                                            <w:right w:val="none" w:sz="0" w:space="0" w:color="auto"/>
                                          </w:divBdr>
                                          <w:divsChild>
                                            <w:div w:id="1367095029">
                                              <w:marLeft w:val="0"/>
                                              <w:marRight w:val="0"/>
                                              <w:marTop w:val="0"/>
                                              <w:marBottom w:val="0"/>
                                              <w:divBdr>
                                                <w:top w:val="single" w:sz="6" w:space="2" w:color="3F8830"/>
                                                <w:left w:val="single" w:sz="6" w:space="8" w:color="3F8830"/>
                                                <w:bottom w:val="single" w:sz="6" w:space="2" w:color="3F8830"/>
                                                <w:right w:val="single" w:sz="6" w:space="8" w:color="3F8830"/>
                                              </w:divBdr>
                                            </w:div>
                                          </w:divsChild>
                                        </w:div>
                                      </w:divsChild>
                                    </w:div>
                                  </w:divsChild>
                                </w:div>
                              </w:divsChild>
                            </w:div>
                            <w:div w:id="200168314">
                              <w:marLeft w:val="0"/>
                              <w:marRight w:val="0"/>
                              <w:marTop w:val="0"/>
                              <w:marBottom w:val="300"/>
                              <w:divBdr>
                                <w:top w:val="none" w:sz="0" w:space="0" w:color="auto"/>
                                <w:left w:val="none" w:sz="0" w:space="0" w:color="auto"/>
                                <w:bottom w:val="none" w:sz="0" w:space="0" w:color="auto"/>
                                <w:right w:val="none" w:sz="0" w:space="0" w:color="auto"/>
                              </w:divBdr>
                              <w:divsChild>
                                <w:div w:id="2066833031">
                                  <w:marLeft w:val="0"/>
                                  <w:marRight w:val="0"/>
                                  <w:marTop w:val="0"/>
                                  <w:marBottom w:val="0"/>
                                  <w:divBdr>
                                    <w:top w:val="none" w:sz="0" w:space="0" w:color="auto"/>
                                    <w:left w:val="none" w:sz="0" w:space="0" w:color="auto"/>
                                    <w:bottom w:val="none" w:sz="0" w:space="0" w:color="auto"/>
                                    <w:right w:val="none" w:sz="0" w:space="0" w:color="auto"/>
                                  </w:divBdr>
                                  <w:divsChild>
                                    <w:div w:id="1913540133">
                                      <w:marLeft w:val="0"/>
                                      <w:marRight w:val="0"/>
                                      <w:marTop w:val="0"/>
                                      <w:marBottom w:val="0"/>
                                      <w:divBdr>
                                        <w:top w:val="none" w:sz="0" w:space="0" w:color="auto"/>
                                        <w:left w:val="none" w:sz="0" w:space="0" w:color="auto"/>
                                        <w:bottom w:val="none" w:sz="0" w:space="0" w:color="auto"/>
                                        <w:right w:val="none" w:sz="0" w:space="0" w:color="auto"/>
                                      </w:divBdr>
                                    </w:div>
                                    <w:div w:id="2102723287">
                                      <w:marLeft w:val="0"/>
                                      <w:marRight w:val="0"/>
                                      <w:marTop w:val="0"/>
                                      <w:marBottom w:val="0"/>
                                      <w:divBdr>
                                        <w:top w:val="none" w:sz="0" w:space="0" w:color="auto"/>
                                        <w:left w:val="none" w:sz="0" w:space="0" w:color="auto"/>
                                        <w:bottom w:val="none" w:sz="0" w:space="0" w:color="auto"/>
                                        <w:right w:val="none" w:sz="0" w:space="0" w:color="auto"/>
                                      </w:divBdr>
                                    </w:div>
                                    <w:div w:id="1161190386">
                                      <w:marLeft w:val="60"/>
                                      <w:marRight w:val="60"/>
                                      <w:marTop w:val="0"/>
                                      <w:marBottom w:val="100"/>
                                      <w:divBdr>
                                        <w:top w:val="none" w:sz="0" w:space="0" w:color="auto"/>
                                        <w:left w:val="none" w:sz="0" w:space="0" w:color="auto"/>
                                        <w:bottom w:val="none" w:sz="0" w:space="0" w:color="auto"/>
                                        <w:right w:val="none" w:sz="0" w:space="0" w:color="auto"/>
                                      </w:divBdr>
                                      <w:divsChild>
                                        <w:div w:id="1485773898">
                                          <w:marLeft w:val="0"/>
                                          <w:marRight w:val="0"/>
                                          <w:marTop w:val="0"/>
                                          <w:marBottom w:val="0"/>
                                          <w:divBdr>
                                            <w:top w:val="none" w:sz="0" w:space="0" w:color="auto"/>
                                            <w:left w:val="none" w:sz="0" w:space="0" w:color="auto"/>
                                            <w:bottom w:val="none" w:sz="0" w:space="0" w:color="auto"/>
                                            <w:right w:val="none" w:sz="0" w:space="0" w:color="auto"/>
                                          </w:divBdr>
                                          <w:divsChild>
                                            <w:div w:id="1705199">
                                              <w:marLeft w:val="0"/>
                                              <w:marRight w:val="0"/>
                                              <w:marTop w:val="0"/>
                                              <w:marBottom w:val="0"/>
                                              <w:divBdr>
                                                <w:top w:val="single" w:sz="6" w:space="2" w:color="3F8830"/>
                                                <w:left w:val="single" w:sz="6" w:space="8" w:color="3F8830"/>
                                                <w:bottom w:val="single" w:sz="6" w:space="2" w:color="3F8830"/>
                                                <w:right w:val="single" w:sz="6" w:space="8" w:color="3F8830"/>
                                              </w:divBdr>
                                            </w:div>
                                          </w:divsChild>
                                        </w:div>
                                      </w:divsChild>
                                    </w:div>
                                  </w:divsChild>
                                </w:div>
                              </w:divsChild>
                            </w:div>
                            <w:div w:id="1441795794">
                              <w:marLeft w:val="0"/>
                              <w:marRight w:val="0"/>
                              <w:marTop w:val="0"/>
                              <w:marBottom w:val="300"/>
                              <w:divBdr>
                                <w:top w:val="none" w:sz="0" w:space="0" w:color="auto"/>
                                <w:left w:val="none" w:sz="0" w:space="0" w:color="auto"/>
                                <w:bottom w:val="none" w:sz="0" w:space="0" w:color="auto"/>
                                <w:right w:val="none" w:sz="0" w:space="0" w:color="auto"/>
                              </w:divBdr>
                              <w:divsChild>
                                <w:div w:id="950019187">
                                  <w:marLeft w:val="0"/>
                                  <w:marRight w:val="0"/>
                                  <w:marTop w:val="0"/>
                                  <w:marBottom w:val="0"/>
                                  <w:divBdr>
                                    <w:top w:val="none" w:sz="0" w:space="0" w:color="auto"/>
                                    <w:left w:val="none" w:sz="0" w:space="0" w:color="auto"/>
                                    <w:bottom w:val="none" w:sz="0" w:space="0" w:color="auto"/>
                                    <w:right w:val="none" w:sz="0" w:space="0" w:color="auto"/>
                                  </w:divBdr>
                                  <w:divsChild>
                                    <w:div w:id="337780267">
                                      <w:marLeft w:val="0"/>
                                      <w:marRight w:val="0"/>
                                      <w:marTop w:val="0"/>
                                      <w:marBottom w:val="0"/>
                                      <w:divBdr>
                                        <w:top w:val="none" w:sz="0" w:space="0" w:color="auto"/>
                                        <w:left w:val="none" w:sz="0" w:space="0" w:color="auto"/>
                                        <w:bottom w:val="none" w:sz="0" w:space="0" w:color="auto"/>
                                        <w:right w:val="none" w:sz="0" w:space="0" w:color="auto"/>
                                      </w:divBdr>
                                    </w:div>
                                    <w:div w:id="1831478288">
                                      <w:marLeft w:val="0"/>
                                      <w:marRight w:val="0"/>
                                      <w:marTop w:val="0"/>
                                      <w:marBottom w:val="0"/>
                                      <w:divBdr>
                                        <w:top w:val="none" w:sz="0" w:space="0" w:color="auto"/>
                                        <w:left w:val="none" w:sz="0" w:space="0" w:color="auto"/>
                                        <w:bottom w:val="none" w:sz="0" w:space="0" w:color="auto"/>
                                        <w:right w:val="none" w:sz="0" w:space="0" w:color="auto"/>
                                      </w:divBdr>
                                    </w:div>
                                    <w:div w:id="805897304">
                                      <w:marLeft w:val="60"/>
                                      <w:marRight w:val="60"/>
                                      <w:marTop w:val="0"/>
                                      <w:marBottom w:val="100"/>
                                      <w:divBdr>
                                        <w:top w:val="none" w:sz="0" w:space="0" w:color="auto"/>
                                        <w:left w:val="none" w:sz="0" w:space="0" w:color="auto"/>
                                        <w:bottom w:val="none" w:sz="0" w:space="0" w:color="auto"/>
                                        <w:right w:val="none" w:sz="0" w:space="0" w:color="auto"/>
                                      </w:divBdr>
                                      <w:divsChild>
                                        <w:div w:id="57438224">
                                          <w:marLeft w:val="0"/>
                                          <w:marRight w:val="0"/>
                                          <w:marTop w:val="0"/>
                                          <w:marBottom w:val="0"/>
                                          <w:divBdr>
                                            <w:top w:val="none" w:sz="0" w:space="0" w:color="auto"/>
                                            <w:left w:val="none" w:sz="0" w:space="0" w:color="auto"/>
                                            <w:bottom w:val="none" w:sz="0" w:space="0" w:color="auto"/>
                                            <w:right w:val="none" w:sz="0" w:space="0" w:color="auto"/>
                                          </w:divBdr>
                                          <w:divsChild>
                                            <w:div w:id="1884556689">
                                              <w:marLeft w:val="0"/>
                                              <w:marRight w:val="0"/>
                                              <w:marTop w:val="0"/>
                                              <w:marBottom w:val="0"/>
                                              <w:divBdr>
                                                <w:top w:val="single" w:sz="6" w:space="2" w:color="3F8830"/>
                                                <w:left w:val="single" w:sz="6" w:space="8" w:color="3F8830"/>
                                                <w:bottom w:val="single" w:sz="6" w:space="2" w:color="3F8830"/>
                                                <w:right w:val="single" w:sz="6" w:space="8" w:color="3F8830"/>
                                              </w:divBdr>
                                            </w:div>
                                          </w:divsChild>
                                        </w:div>
                                      </w:divsChild>
                                    </w:div>
                                  </w:divsChild>
                                </w:div>
                              </w:divsChild>
                            </w:div>
                          </w:divsChild>
                        </w:div>
                      </w:divsChild>
                    </w:div>
                  </w:divsChild>
                </w:div>
              </w:divsChild>
            </w:div>
          </w:divsChild>
        </w:div>
        <w:div w:id="2012180247">
          <w:marLeft w:val="0"/>
          <w:marRight w:val="0"/>
          <w:marTop w:val="0"/>
          <w:marBottom w:val="0"/>
          <w:divBdr>
            <w:top w:val="none" w:sz="0" w:space="0" w:color="auto"/>
            <w:left w:val="none" w:sz="0" w:space="0" w:color="auto"/>
            <w:bottom w:val="none" w:sz="0" w:space="0" w:color="auto"/>
            <w:right w:val="none" w:sz="0" w:space="0" w:color="auto"/>
          </w:divBdr>
        </w:div>
        <w:div w:id="1924029927">
          <w:marLeft w:val="0"/>
          <w:marRight w:val="0"/>
          <w:marTop w:val="0"/>
          <w:marBottom w:val="0"/>
          <w:divBdr>
            <w:top w:val="none" w:sz="0" w:space="0" w:color="auto"/>
            <w:left w:val="none" w:sz="0" w:space="0" w:color="auto"/>
            <w:bottom w:val="none" w:sz="0" w:space="0" w:color="auto"/>
            <w:right w:val="none" w:sz="0" w:space="0" w:color="auto"/>
          </w:divBdr>
        </w:div>
      </w:divsChild>
    </w:div>
    <w:div w:id="224146862">
      <w:bodyDiv w:val="1"/>
      <w:marLeft w:val="0"/>
      <w:marRight w:val="0"/>
      <w:marTop w:val="0"/>
      <w:marBottom w:val="0"/>
      <w:divBdr>
        <w:top w:val="none" w:sz="0" w:space="0" w:color="auto"/>
        <w:left w:val="none" w:sz="0" w:space="0" w:color="auto"/>
        <w:bottom w:val="none" w:sz="0" w:space="0" w:color="auto"/>
        <w:right w:val="none" w:sz="0" w:space="0" w:color="auto"/>
      </w:divBdr>
      <w:divsChild>
        <w:div w:id="668336148">
          <w:marLeft w:val="0"/>
          <w:marRight w:val="0"/>
          <w:marTop w:val="375"/>
          <w:marBottom w:val="0"/>
          <w:divBdr>
            <w:top w:val="none" w:sz="0" w:space="0" w:color="auto"/>
            <w:left w:val="none" w:sz="0" w:space="0" w:color="auto"/>
            <w:bottom w:val="none" w:sz="0" w:space="0" w:color="auto"/>
            <w:right w:val="none" w:sz="0" w:space="0" w:color="auto"/>
          </w:divBdr>
          <w:divsChild>
            <w:div w:id="2132284158">
              <w:marLeft w:val="0"/>
              <w:marRight w:val="0"/>
              <w:marTop w:val="0"/>
              <w:marBottom w:val="0"/>
              <w:divBdr>
                <w:top w:val="none" w:sz="0" w:space="0" w:color="auto"/>
                <w:left w:val="none" w:sz="0" w:space="0" w:color="auto"/>
                <w:bottom w:val="none" w:sz="0" w:space="0" w:color="auto"/>
                <w:right w:val="none" w:sz="0" w:space="0" w:color="auto"/>
              </w:divBdr>
              <w:divsChild>
                <w:div w:id="937101603">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sChild>
    </w:div>
    <w:div w:id="226650051">
      <w:bodyDiv w:val="1"/>
      <w:marLeft w:val="0"/>
      <w:marRight w:val="0"/>
      <w:marTop w:val="0"/>
      <w:marBottom w:val="0"/>
      <w:divBdr>
        <w:top w:val="none" w:sz="0" w:space="0" w:color="auto"/>
        <w:left w:val="none" w:sz="0" w:space="0" w:color="auto"/>
        <w:bottom w:val="none" w:sz="0" w:space="0" w:color="auto"/>
        <w:right w:val="none" w:sz="0" w:space="0" w:color="auto"/>
      </w:divBdr>
      <w:divsChild>
        <w:div w:id="1310791676">
          <w:marLeft w:val="-300"/>
          <w:marRight w:val="-300"/>
          <w:marTop w:val="360"/>
          <w:marBottom w:val="360"/>
          <w:divBdr>
            <w:top w:val="none" w:sz="0" w:space="0" w:color="auto"/>
            <w:left w:val="none" w:sz="0" w:space="0" w:color="auto"/>
            <w:bottom w:val="none" w:sz="0" w:space="0" w:color="auto"/>
            <w:right w:val="none" w:sz="0" w:space="0" w:color="auto"/>
          </w:divBdr>
        </w:div>
      </w:divsChild>
    </w:div>
    <w:div w:id="243686693">
      <w:bodyDiv w:val="1"/>
      <w:marLeft w:val="0"/>
      <w:marRight w:val="0"/>
      <w:marTop w:val="0"/>
      <w:marBottom w:val="0"/>
      <w:divBdr>
        <w:top w:val="none" w:sz="0" w:space="0" w:color="auto"/>
        <w:left w:val="none" w:sz="0" w:space="0" w:color="auto"/>
        <w:bottom w:val="none" w:sz="0" w:space="0" w:color="auto"/>
        <w:right w:val="none" w:sz="0" w:space="0" w:color="auto"/>
      </w:divBdr>
    </w:div>
    <w:div w:id="248778795">
      <w:bodyDiv w:val="1"/>
      <w:marLeft w:val="0"/>
      <w:marRight w:val="0"/>
      <w:marTop w:val="0"/>
      <w:marBottom w:val="0"/>
      <w:divBdr>
        <w:top w:val="none" w:sz="0" w:space="0" w:color="auto"/>
        <w:left w:val="none" w:sz="0" w:space="0" w:color="auto"/>
        <w:bottom w:val="none" w:sz="0" w:space="0" w:color="auto"/>
        <w:right w:val="none" w:sz="0" w:space="0" w:color="auto"/>
      </w:divBdr>
    </w:div>
    <w:div w:id="258097991">
      <w:bodyDiv w:val="1"/>
      <w:marLeft w:val="0"/>
      <w:marRight w:val="0"/>
      <w:marTop w:val="0"/>
      <w:marBottom w:val="0"/>
      <w:divBdr>
        <w:top w:val="none" w:sz="0" w:space="0" w:color="auto"/>
        <w:left w:val="none" w:sz="0" w:space="0" w:color="auto"/>
        <w:bottom w:val="none" w:sz="0" w:space="0" w:color="auto"/>
        <w:right w:val="none" w:sz="0" w:space="0" w:color="auto"/>
      </w:divBdr>
      <w:divsChild>
        <w:div w:id="407533625">
          <w:marLeft w:val="0"/>
          <w:marRight w:val="0"/>
          <w:marTop w:val="0"/>
          <w:marBottom w:val="0"/>
          <w:divBdr>
            <w:top w:val="none" w:sz="0" w:space="0" w:color="auto"/>
            <w:left w:val="none" w:sz="0" w:space="0" w:color="auto"/>
            <w:bottom w:val="none" w:sz="0" w:space="0" w:color="auto"/>
            <w:right w:val="none" w:sz="0" w:space="0" w:color="auto"/>
          </w:divBdr>
        </w:div>
        <w:div w:id="573205268">
          <w:marLeft w:val="-300"/>
          <w:marRight w:val="-300"/>
          <w:marTop w:val="360"/>
          <w:marBottom w:val="360"/>
          <w:divBdr>
            <w:top w:val="none" w:sz="0" w:space="0" w:color="auto"/>
            <w:left w:val="none" w:sz="0" w:space="0" w:color="auto"/>
            <w:bottom w:val="none" w:sz="0" w:space="0" w:color="auto"/>
            <w:right w:val="none" w:sz="0" w:space="0" w:color="auto"/>
          </w:divBdr>
          <w:divsChild>
            <w:div w:id="1543446881">
              <w:marLeft w:val="0"/>
              <w:marRight w:val="0"/>
              <w:marTop w:val="240"/>
              <w:marBottom w:val="0"/>
              <w:divBdr>
                <w:top w:val="none" w:sz="0" w:space="0" w:color="auto"/>
                <w:left w:val="none" w:sz="0" w:space="0" w:color="auto"/>
                <w:bottom w:val="none" w:sz="0" w:space="0" w:color="auto"/>
                <w:right w:val="none" w:sz="0" w:space="0" w:color="auto"/>
              </w:divBdr>
            </w:div>
          </w:divsChild>
        </w:div>
        <w:div w:id="735278248">
          <w:marLeft w:val="-300"/>
          <w:marRight w:val="-300"/>
          <w:marTop w:val="360"/>
          <w:marBottom w:val="360"/>
          <w:divBdr>
            <w:top w:val="none" w:sz="0" w:space="0" w:color="auto"/>
            <w:left w:val="none" w:sz="0" w:space="0" w:color="auto"/>
            <w:bottom w:val="none" w:sz="0" w:space="0" w:color="auto"/>
            <w:right w:val="none" w:sz="0" w:space="0" w:color="auto"/>
          </w:divBdr>
          <w:divsChild>
            <w:div w:id="171454945">
              <w:marLeft w:val="0"/>
              <w:marRight w:val="0"/>
              <w:marTop w:val="240"/>
              <w:marBottom w:val="0"/>
              <w:divBdr>
                <w:top w:val="none" w:sz="0" w:space="0" w:color="auto"/>
                <w:left w:val="none" w:sz="0" w:space="0" w:color="auto"/>
                <w:bottom w:val="none" w:sz="0" w:space="0" w:color="auto"/>
                <w:right w:val="none" w:sz="0" w:space="0" w:color="auto"/>
              </w:divBdr>
            </w:div>
            <w:div w:id="285623388">
              <w:marLeft w:val="0"/>
              <w:marRight w:val="0"/>
              <w:marTop w:val="240"/>
              <w:marBottom w:val="0"/>
              <w:divBdr>
                <w:top w:val="none" w:sz="0" w:space="0" w:color="auto"/>
                <w:left w:val="none" w:sz="0" w:space="0" w:color="auto"/>
                <w:bottom w:val="none" w:sz="0" w:space="0" w:color="auto"/>
                <w:right w:val="none" w:sz="0" w:space="0" w:color="auto"/>
              </w:divBdr>
            </w:div>
          </w:divsChild>
        </w:div>
        <w:div w:id="1510027506">
          <w:marLeft w:val="-480"/>
          <w:marRight w:val="-480"/>
          <w:marTop w:val="360"/>
          <w:marBottom w:val="360"/>
          <w:divBdr>
            <w:top w:val="none" w:sz="0" w:space="0" w:color="auto"/>
            <w:left w:val="none" w:sz="0" w:space="0" w:color="auto"/>
            <w:bottom w:val="none" w:sz="0" w:space="0" w:color="auto"/>
            <w:right w:val="none" w:sz="0" w:space="0" w:color="auto"/>
          </w:divBdr>
        </w:div>
        <w:div w:id="1112240006">
          <w:marLeft w:val="-240"/>
          <w:marRight w:val="-240"/>
          <w:marTop w:val="0"/>
          <w:marBottom w:val="0"/>
          <w:divBdr>
            <w:top w:val="none" w:sz="0" w:space="0" w:color="auto"/>
            <w:left w:val="none" w:sz="0" w:space="0" w:color="auto"/>
            <w:bottom w:val="none" w:sz="0" w:space="0" w:color="auto"/>
            <w:right w:val="none" w:sz="0" w:space="0" w:color="auto"/>
          </w:divBdr>
          <w:divsChild>
            <w:div w:id="1333413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316907">
      <w:bodyDiv w:val="1"/>
      <w:marLeft w:val="0"/>
      <w:marRight w:val="0"/>
      <w:marTop w:val="0"/>
      <w:marBottom w:val="0"/>
      <w:divBdr>
        <w:top w:val="none" w:sz="0" w:space="0" w:color="auto"/>
        <w:left w:val="none" w:sz="0" w:space="0" w:color="auto"/>
        <w:bottom w:val="none" w:sz="0" w:space="0" w:color="auto"/>
        <w:right w:val="none" w:sz="0" w:space="0" w:color="auto"/>
      </w:divBdr>
      <w:divsChild>
        <w:div w:id="725109373">
          <w:marLeft w:val="0"/>
          <w:marRight w:val="45"/>
          <w:marTop w:val="0"/>
          <w:marBottom w:val="450"/>
          <w:divBdr>
            <w:top w:val="none" w:sz="0" w:space="0" w:color="auto"/>
            <w:left w:val="none" w:sz="0" w:space="0" w:color="auto"/>
            <w:bottom w:val="none" w:sz="0" w:space="0" w:color="auto"/>
            <w:right w:val="none" w:sz="0" w:space="0" w:color="auto"/>
          </w:divBdr>
        </w:div>
        <w:div w:id="143402677">
          <w:marLeft w:val="0"/>
          <w:marRight w:val="0"/>
          <w:marTop w:val="360"/>
          <w:marBottom w:val="0"/>
          <w:divBdr>
            <w:top w:val="none" w:sz="0" w:space="0" w:color="auto"/>
            <w:left w:val="none" w:sz="0" w:space="0" w:color="auto"/>
            <w:bottom w:val="none" w:sz="0" w:space="0" w:color="auto"/>
            <w:right w:val="none" w:sz="0" w:space="0" w:color="auto"/>
          </w:divBdr>
          <w:divsChild>
            <w:div w:id="717627433">
              <w:marLeft w:val="0"/>
              <w:marRight w:val="0"/>
              <w:marTop w:val="0"/>
              <w:marBottom w:val="240"/>
              <w:divBdr>
                <w:top w:val="none" w:sz="0" w:space="0" w:color="auto"/>
                <w:left w:val="none" w:sz="0" w:space="0" w:color="auto"/>
                <w:bottom w:val="none" w:sz="0" w:space="0" w:color="auto"/>
                <w:right w:val="none" w:sz="0" w:space="0" w:color="auto"/>
              </w:divBdr>
            </w:div>
            <w:div w:id="1688798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656358">
      <w:bodyDiv w:val="1"/>
      <w:marLeft w:val="0"/>
      <w:marRight w:val="0"/>
      <w:marTop w:val="0"/>
      <w:marBottom w:val="0"/>
      <w:divBdr>
        <w:top w:val="none" w:sz="0" w:space="0" w:color="auto"/>
        <w:left w:val="none" w:sz="0" w:space="0" w:color="auto"/>
        <w:bottom w:val="none" w:sz="0" w:space="0" w:color="auto"/>
        <w:right w:val="none" w:sz="0" w:space="0" w:color="auto"/>
      </w:divBdr>
      <w:divsChild>
        <w:div w:id="2078554788">
          <w:marLeft w:val="0"/>
          <w:marRight w:val="0"/>
          <w:marTop w:val="0"/>
          <w:marBottom w:val="0"/>
          <w:divBdr>
            <w:top w:val="none" w:sz="0" w:space="0" w:color="auto"/>
            <w:left w:val="none" w:sz="0" w:space="0" w:color="auto"/>
            <w:bottom w:val="none" w:sz="0" w:space="0" w:color="auto"/>
            <w:right w:val="none" w:sz="0" w:space="0" w:color="auto"/>
          </w:divBdr>
          <w:divsChild>
            <w:div w:id="339088135">
              <w:marLeft w:val="0"/>
              <w:marRight w:val="0"/>
              <w:marTop w:val="0"/>
              <w:marBottom w:val="0"/>
              <w:divBdr>
                <w:top w:val="none" w:sz="0" w:space="0" w:color="auto"/>
                <w:left w:val="none" w:sz="0" w:space="0" w:color="auto"/>
                <w:bottom w:val="none" w:sz="0" w:space="0" w:color="auto"/>
                <w:right w:val="none" w:sz="0" w:space="0" w:color="auto"/>
              </w:divBdr>
              <w:divsChild>
                <w:div w:id="462885933">
                  <w:marLeft w:val="0"/>
                  <w:marRight w:val="0"/>
                  <w:marTop w:val="0"/>
                  <w:marBottom w:val="0"/>
                  <w:divBdr>
                    <w:top w:val="none" w:sz="0" w:space="0" w:color="auto"/>
                    <w:left w:val="none" w:sz="0" w:space="0" w:color="auto"/>
                    <w:bottom w:val="none" w:sz="0" w:space="0" w:color="auto"/>
                    <w:right w:val="none" w:sz="0" w:space="0" w:color="auto"/>
                  </w:divBdr>
                </w:div>
              </w:divsChild>
            </w:div>
            <w:div w:id="246765020">
              <w:marLeft w:val="0"/>
              <w:marRight w:val="0"/>
              <w:marTop w:val="0"/>
              <w:marBottom w:val="0"/>
              <w:divBdr>
                <w:top w:val="none" w:sz="0" w:space="0" w:color="auto"/>
                <w:left w:val="none" w:sz="0" w:space="0" w:color="auto"/>
                <w:bottom w:val="none" w:sz="0" w:space="0" w:color="auto"/>
                <w:right w:val="none" w:sz="0" w:space="0" w:color="auto"/>
              </w:divBdr>
            </w:div>
          </w:divsChild>
        </w:div>
        <w:div w:id="681973546">
          <w:marLeft w:val="0"/>
          <w:marRight w:val="0"/>
          <w:marTop w:val="0"/>
          <w:marBottom w:val="0"/>
          <w:divBdr>
            <w:top w:val="none" w:sz="0" w:space="0" w:color="auto"/>
            <w:left w:val="none" w:sz="0" w:space="0" w:color="auto"/>
            <w:bottom w:val="none" w:sz="0" w:space="0" w:color="auto"/>
            <w:right w:val="none" w:sz="0" w:space="0" w:color="auto"/>
          </w:divBdr>
          <w:divsChild>
            <w:div w:id="766848328">
              <w:marLeft w:val="0"/>
              <w:marRight w:val="0"/>
              <w:marTop w:val="0"/>
              <w:marBottom w:val="0"/>
              <w:divBdr>
                <w:top w:val="none" w:sz="0" w:space="0" w:color="auto"/>
                <w:left w:val="none" w:sz="0" w:space="0" w:color="auto"/>
                <w:bottom w:val="none" w:sz="0" w:space="0" w:color="auto"/>
                <w:right w:val="none" w:sz="0" w:space="0" w:color="auto"/>
              </w:divBdr>
            </w:div>
          </w:divsChild>
        </w:div>
        <w:div w:id="330567361">
          <w:marLeft w:val="0"/>
          <w:marRight w:val="0"/>
          <w:marTop w:val="0"/>
          <w:marBottom w:val="0"/>
          <w:divBdr>
            <w:top w:val="none" w:sz="0" w:space="0" w:color="auto"/>
            <w:left w:val="none" w:sz="0" w:space="0" w:color="auto"/>
            <w:bottom w:val="none" w:sz="0" w:space="0" w:color="auto"/>
            <w:right w:val="none" w:sz="0" w:space="0" w:color="auto"/>
          </w:divBdr>
          <w:divsChild>
            <w:div w:id="767384979">
              <w:marLeft w:val="0"/>
              <w:marRight w:val="0"/>
              <w:marTop w:val="0"/>
              <w:marBottom w:val="0"/>
              <w:divBdr>
                <w:top w:val="none" w:sz="0" w:space="0" w:color="auto"/>
                <w:left w:val="none" w:sz="0" w:space="0" w:color="auto"/>
                <w:bottom w:val="none" w:sz="0" w:space="0" w:color="auto"/>
                <w:right w:val="none" w:sz="0" w:space="0" w:color="auto"/>
              </w:divBdr>
            </w:div>
            <w:div w:id="22562017">
              <w:marLeft w:val="0"/>
              <w:marRight w:val="0"/>
              <w:marTop w:val="0"/>
              <w:marBottom w:val="0"/>
              <w:divBdr>
                <w:top w:val="none" w:sz="0" w:space="0" w:color="auto"/>
                <w:left w:val="none" w:sz="0" w:space="0" w:color="auto"/>
                <w:bottom w:val="none" w:sz="0" w:space="0" w:color="auto"/>
                <w:right w:val="none" w:sz="0" w:space="0" w:color="auto"/>
              </w:divBdr>
            </w:div>
          </w:divsChild>
        </w:div>
        <w:div w:id="1025325997">
          <w:marLeft w:val="0"/>
          <w:marRight w:val="0"/>
          <w:marTop w:val="0"/>
          <w:marBottom w:val="0"/>
          <w:divBdr>
            <w:top w:val="none" w:sz="0" w:space="0" w:color="auto"/>
            <w:left w:val="none" w:sz="0" w:space="0" w:color="auto"/>
            <w:bottom w:val="none" w:sz="0" w:space="0" w:color="auto"/>
            <w:right w:val="none" w:sz="0" w:space="0" w:color="auto"/>
          </w:divBdr>
          <w:divsChild>
            <w:div w:id="423838397">
              <w:marLeft w:val="0"/>
              <w:marRight w:val="0"/>
              <w:marTop w:val="0"/>
              <w:marBottom w:val="0"/>
              <w:divBdr>
                <w:top w:val="none" w:sz="0" w:space="0" w:color="auto"/>
                <w:left w:val="none" w:sz="0" w:space="0" w:color="auto"/>
                <w:bottom w:val="none" w:sz="0" w:space="0" w:color="auto"/>
                <w:right w:val="none" w:sz="0" w:space="0" w:color="auto"/>
              </w:divBdr>
            </w:div>
            <w:div w:id="1663771869">
              <w:marLeft w:val="0"/>
              <w:marRight w:val="0"/>
              <w:marTop w:val="0"/>
              <w:marBottom w:val="0"/>
              <w:divBdr>
                <w:top w:val="none" w:sz="0" w:space="0" w:color="auto"/>
                <w:left w:val="none" w:sz="0" w:space="0" w:color="auto"/>
                <w:bottom w:val="none" w:sz="0" w:space="0" w:color="auto"/>
                <w:right w:val="none" w:sz="0" w:space="0" w:color="auto"/>
              </w:divBdr>
            </w:div>
          </w:divsChild>
        </w:div>
        <w:div w:id="433941304">
          <w:marLeft w:val="0"/>
          <w:marRight w:val="0"/>
          <w:marTop w:val="0"/>
          <w:marBottom w:val="0"/>
          <w:divBdr>
            <w:top w:val="none" w:sz="0" w:space="0" w:color="auto"/>
            <w:left w:val="none" w:sz="0" w:space="0" w:color="auto"/>
            <w:bottom w:val="none" w:sz="0" w:space="0" w:color="auto"/>
            <w:right w:val="none" w:sz="0" w:space="0" w:color="auto"/>
          </w:divBdr>
          <w:divsChild>
            <w:div w:id="2089763213">
              <w:marLeft w:val="0"/>
              <w:marRight w:val="0"/>
              <w:marTop w:val="0"/>
              <w:marBottom w:val="0"/>
              <w:divBdr>
                <w:top w:val="none" w:sz="0" w:space="0" w:color="auto"/>
                <w:left w:val="none" w:sz="0" w:space="0" w:color="auto"/>
                <w:bottom w:val="none" w:sz="0" w:space="0" w:color="auto"/>
                <w:right w:val="none" w:sz="0" w:space="0" w:color="auto"/>
              </w:divBdr>
            </w:div>
            <w:div w:id="1678534480">
              <w:marLeft w:val="0"/>
              <w:marRight w:val="0"/>
              <w:marTop w:val="0"/>
              <w:marBottom w:val="0"/>
              <w:divBdr>
                <w:top w:val="none" w:sz="0" w:space="0" w:color="auto"/>
                <w:left w:val="none" w:sz="0" w:space="0" w:color="auto"/>
                <w:bottom w:val="none" w:sz="0" w:space="0" w:color="auto"/>
                <w:right w:val="none" w:sz="0" w:space="0" w:color="auto"/>
              </w:divBdr>
              <w:divsChild>
                <w:div w:id="1669089961">
                  <w:marLeft w:val="0"/>
                  <w:marRight w:val="0"/>
                  <w:marTop w:val="0"/>
                  <w:marBottom w:val="0"/>
                  <w:divBdr>
                    <w:top w:val="single" w:sz="6" w:space="0" w:color="D2D8F9"/>
                    <w:left w:val="single" w:sz="6" w:space="0" w:color="D2D8F9"/>
                    <w:bottom w:val="single" w:sz="6" w:space="0" w:color="D2D8F9"/>
                    <w:right w:val="single" w:sz="6" w:space="0" w:color="D2D8F9"/>
                  </w:divBdr>
                </w:div>
              </w:divsChild>
            </w:div>
          </w:divsChild>
        </w:div>
        <w:div w:id="1123496084">
          <w:marLeft w:val="0"/>
          <w:marRight w:val="0"/>
          <w:marTop w:val="0"/>
          <w:marBottom w:val="0"/>
          <w:divBdr>
            <w:top w:val="none" w:sz="0" w:space="0" w:color="auto"/>
            <w:left w:val="none" w:sz="0" w:space="0" w:color="auto"/>
            <w:bottom w:val="none" w:sz="0" w:space="0" w:color="auto"/>
            <w:right w:val="none" w:sz="0" w:space="0" w:color="auto"/>
          </w:divBdr>
          <w:divsChild>
            <w:div w:id="1497842229">
              <w:marLeft w:val="0"/>
              <w:marRight w:val="0"/>
              <w:marTop w:val="0"/>
              <w:marBottom w:val="0"/>
              <w:divBdr>
                <w:top w:val="none" w:sz="0" w:space="0" w:color="auto"/>
                <w:left w:val="none" w:sz="0" w:space="0" w:color="auto"/>
                <w:bottom w:val="none" w:sz="0" w:space="0" w:color="auto"/>
                <w:right w:val="none" w:sz="0" w:space="0" w:color="auto"/>
              </w:divBdr>
            </w:div>
            <w:div w:id="1312176324">
              <w:marLeft w:val="0"/>
              <w:marRight w:val="0"/>
              <w:marTop w:val="0"/>
              <w:marBottom w:val="0"/>
              <w:divBdr>
                <w:top w:val="none" w:sz="0" w:space="0" w:color="auto"/>
                <w:left w:val="none" w:sz="0" w:space="0" w:color="auto"/>
                <w:bottom w:val="none" w:sz="0" w:space="0" w:color="auto"/>
                <w:right w:val="none" w:sz="0" w:space="0" w:color="auto"/>
              </w:divBdr>
              <w:divsChild>
                <w:div w:id="157965030">
                  <w:marLeft w:val="0"/>
                  <w:marRight w:val="0"/>
                  <w:marTop w:val="0"/>
                  <w:marBottom w:val="0"/>
                  <w:divBdr>
                    <w:top w:val="single" w:sz="6" w:space="0" w:color="D2D8F9"/>
                    <w:left w:val="single" w:sz="6" w:space="0" w:color="D2D8F9"/>
                    <w:bottom w:val="single" w:sz="6" w:space="0" w:color="D2D8F9"/>
                    <w:right w:val="single" w:sz="6" w:space="0" w:color="D2D8F9"/>
                  </w:divBdr>
                </w:div>
              </w:divsChild>
            </w:div>
          </w:divsChild>
        </w:div>
        <w:div w:id="1341663405">
          <w:marLeft w:val="0"/>
          <w:marRight w:val="0"/>
          <w:marTop w:val="0"/>
          <w:marBottom w:val="0"/>
          <w:divBdr>
            <w:top w:val="none" w:sz="0" w:space="0" w:color="auto"/>
            <w:left w:val="none" w:sz="0" w:space="0" w:color="auto"/>
            <w:bottom w:val="none" w:sz="0" w:space="0" w:color="auto"/>
            <w:right w:val="none" w:sz="0" w:space="0" w:color="auto"/>
          </w:divBdr>
          <w:divsChild>
            <w:div w:id="1090196561">
              <w:marLeft w:val="0"/>
              <w:marRight w:val="0"/>
              <w:marTop w:val="0"/>
              <w:marBottom w:val="0"/>
              <w:divBdr>
                <w:top w:val="none" w:sz="0" w:space="0" w:color="auto"/>
                <w:left w:val="none" w:sz="0" w:space="0" w:color="auto"/>
                <w:bottom w:val="none" w:sz="0" w:space="0" w:color="auto"/>
                <w:right w:val="none" w:sz="0" w:space="0" w:color="auto"/>
              </w:divBdr>
            </w:div>
            <w:div w:id="714356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196798">
      <w:bodyDiv w:val="1"/>
      <w:marLeft w:val="0"/>
      <w:marRight w:val="0"/>
      <w:marTop w:val="0"/>
      <w:marBottom w:val="0"/>
      <w:divBdr>
        <w:top w:val="none" w:sz="0" w:space="0" w:color="auto"/>
        <w:left w:val="none" w:sz="0" w:space="0" w:color="auto"/>
        <w:bottom w:val="none" w:sz="0" w:space="0" w:color="auto"/>
        <w:right w:val="none" w:sz="0" w:space="0" w:color="auto"/>
      </w:divBdr>
      <w:divsChild>
        <w:div w:id="1533570017">
          <w:marLeft w:val="150"/>
          <w:marRight w:val="0"/>
          <w:marTop w:val="0"/>
          <w:marBottom w:val="0"/>
          <w:divBdr>
            <w:top w:val="single" w:sz="6" w:space="0" w:color="FFC0CB"/>
            <w:left w:val="single" w:sz="6" w:space="1" w:color="FFC0CB"/>
            <w:bottom w:val="single" w:sz="6" w:space="1" w:color="FFC0CB"/>
            <w:right w:val="single" w:sz="6" w:space="1" w:color="FFC0CB"/>
          </w:divBdr>
        </w:div>
        <w:div w:id="172888396">
          <w:marLeft w:val="0"/>
          <w:marRight w:val="0"/>
          <w:marTop w:val="0"/>
          <w:marBottom w:val="0"/>
          <w:divBdr>
            <w:top w:val="none" w:sz="0" w:space="0" w:color="auto"/>
            <w:left w:val="none" w:sz="0" w:space="0" w:color="auto"/>
            <w:bottom w:val="none" w:sz="0" w:space="0" w:color="auto"/>
            <w:right w:val="none" w:sz="0" w:space="0" w:color="auto"/>
          </w:divBdr>
        </w:div>
        <w:div w:id="632099762">
          <w:marLeft w:val="0"/>
          <w:marRight w:val="0"/>
          <w:marTop w:val="0"/>
          <w:marBottom w:val="120"/>
          <w:divBdr>
            <w:top w:val="single" w:sz="6" w:space="0" w:color="auto"/>
            <w:left w:val="single" w:sz="24" w:space="0" w:color="auto"/>
            <w:bottom w:val="single" w:sz="6" w:space="0" w:color="auto"/>
            <w:right w:val="single" w:sz="6" w:space="0" w:color="auto"/>
          </w:divBdr>
          <w:divsChild>
            <w:div w:id="638807189">
              <w:marLeft w:val="0"/>
              <w:marRight w:val="0"/>
              <w:marTop w:val="120"/>
              <w:marBottom w:val="120"/>
              <w:divBdr>
                <w:top w:val="none" w:sz="0" w:space="0" w:color="auto"/>
                <w:left w:val="none" w:sz="0" w:space="0" w:color="auto"/>
                <w:bottom w:val="none" w:sz="0" w:space="0" w:color="auto"/>
                <w:right w:val="none" w:sz="0" w:space="0" w:color="auto"/>
              </w:divBdr>
              <w:divsChild>
                <w:div w:id="1374689318">
                  <w:marLeft w:val="0"/>
                  <w:marRight w:val="0"/>
                  <w:marTop w:val="0"/>
                  <w:marBottom w:val="0"/>
                  <w:divBdr>
                    <w:top w:val="none" w:sz="0" w:space="0" w:color="auto"/>
                    <w:left w:val="none" w:sz="0" w:space="0" w:color="auto"/>
                    <w:bottom w:val="none" w:sz="0" w:space="0" w:color="auto"/>
                    <w:right w:val="none" w:sz="0" w:space="0" w:color="auto"/>
                  </w:divBdr>
                  <w:divsChild>
                    <w:div w:id="1841848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6395392">
          <w:marLeft w:val="0"/>
          <w:marRight w:val="0"/>
          <w:marTop w:val="0"/>
          <w:marBottom w:val="120"/>
          <w:divBdr>
            <w:top w:val="single" w:sz="6" w:space="0" w:color="auto"/>
            <w:left w:val="single" w:sz="24" w:space="0" w:color="auto"/>
            <w:bottom w:val="single" w:sz="6" w:space="0" w:color="auto"/>
            <w:right w:val="single" w:sz="6" w:space="0" w:color="auto"/>
          </w:divBdr>
          <w:divsChild>
            <w:div w:id="469859577">
              <w:marLeft w:val="0"/>
              <w:marRight w:val="0"/>
              <w:marTop w:val="120"/>
              <w:marBottom w:val="120"/>
              <w:divBdr>
                <w:top w:val="none" w:sz="0" w:space="0" w:color="auto"/>
                <w:left w:val="none" w:sz="0" w:space="0" w:color="auto"/>
                <w:bottom w:val="none" w:sz="0" w:space="0" w:color="auto"/>
                <w:right w:val="none" w:sz="0" w:space="0" w:color="auto"/>
              </w:divBdr>
              <w:divsChild>
                <w:div w:id="1810629834">
                  <w:marLeft w:val="0"/>
                  <w:marRight w:val="0"/>
                  <w:marTop w:val="0"/>
                  <w:marBottom w:val="0"/>
                  <w:divBdr>
                    <w:top w:val="none" w:sz="0" w:space="0" w:color="auto"/>
                    <w:left w:val="none" w:sz="0" w:space="0" w:color="auto"/>
                    <w:bottom w:val="none" w:sz="0" w:space="0" w:color="auto"/>
                    <w:right w:val="none" w:sz="0" w:space="0" w:color="auto"/>
                  </w:divBdr>
                  <w:divsChild>
                    <w:div w:id="1486046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4955129">
          <w:marLeft w:val="0"/>
          <w:marRight w:val="0"/>
          <w:marTop w:val="0"/>
          <w:marBottom w:val="120"/>
          <w:divBdr>
            <w:top w:val="single" w:sz="6" w:space="0" w:color="auto"/>
            <w:left w:val="single" w:sz="24" w:space="0" w:color="auto"/>
            <w:bottom w:val="single" w:sz="6" w:space="0" w:color="auto"/>
            <w:right w:val="single" w:sz="6" w:space="0" w:color="auto"/>
          </w:divBdr>
          <w:divsChild>
            <w:div w:id="707803242">
              <w:marLeft w:val="0"/>
              <w:marRight w:val="0"/>
              <w:marTop w:val="120"/>
              <w:marBottom w:val="120"/>
              <w:divBdr>
                <w:top w:val="none" w:sz="0" w:space="0" w:color="auto"/>
                <w:left w:val="none" w:sz="0" w:space="0" w:color="auto"/>
                <w:bottom w:val="none" w:sz="0" w:space="0" w:color="auto"/>
                <w:right w:val="none" w:sz="0" w:space="0" w:color="auto"/>
              </w:divBdr>
              <w:divsChild>
                <w:div w:id="872962399">
                  <w:marLeft w:val="0"/>
                  <w:marRight w:val="0"/>
                  <w:marTop w:val="0"/>
                  <w:marBottom w:val="0"/>
                  <w:divBdr>
                    <w:top w:val="none" w:sz="0" w:space="0" w:color="auto"/>
                    <w:left w:val="none" w:sz="0" w:space="0" w:color="auto"/>
                    <w:bottom w:val="none" w:sz="0" w:space="0" w:color="auto"/>
                    <w:right w:val="none" w:sz="0" w:space="0" w:color="auto"/>
                  </w:divBdr>
                  <w:divsChild>
                    <w:div w:id="2066371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7286447">
          <w:marLeft w:val="0"/>
          <w:marRight w:val="0"/>
          <w:marTop w:val="120"/>
          <w:marBottom w:val="0"/>
          <w:divBdr>
            <w:top w:val="single" w:sz="6" w:space="0" w:color="D5DDC6"/>
            <w:left w:val="single" w:sz="6" w:space="4" w:color="D5DDC6"/>
            <w:bottom w:val="single" w:sz="6" w:space="0" w:color="D5DDC6"/>
            <w:right w:val="single" w:sz="6" w:space="0" w:color="D5DDC6"/>
          </w:divBdr>
        </w:div>
        <w:div w:id="1341930884">
          <w:marLeft w:val="0"/>
          <w:marRight w:val="0"/>
          <w:marTop w:val="0"/>
          <w:marBottom w:val="120"/>
          <w:divBdr>
            <w:top w:val="single" w:sz="6" w:space="0" w:color="auto"/>
            <w:left w:val="single" w:sz="24" w:space="0" w:color="auto"/>
            <w:bottom w:val="single" w:sz="6" w:space="0" w:color="auto"/>
            <w:right w:val="single" w:sz="6" w:space="0" w:color="auto"/>
          </w:divBdr>
          <w:divsChild>
            <w:div w:id="749618636">
              <w:marLeft w:val="0"/>
              <w:marRight w:val="0"/>
              <w:marTop w:val="120"/>
              <w:marBottom w:val="120"/>
              <w:divBdr>
                <w:top w:val="none" w:sz="0" w:space="0" w:color="auto"/>
                <w:left w:val="none" w:sz="0" w:space="0" w:color="auto"/>
                <w:bottom w:val="none" w:sz="0" w:space="0" w:color="auto"/>
                <w:right w:val="none" w:sz="0" w:space="0" w:color="auto"/>
              </w:divBdr>
              <w:divsChild>
                <w:div w:id="861749907">
                  <w:marLeft w:val="0"/>
                  <w:marRight w:val="0"/>
                  <w:marTop w:val="0"/>
                  <w:marBottom w:val="0"/>
                  <w:divBdr>
                    <w:top w:val="none" w:sz="0" w:space="0" w:color="auto"/>
                    <w:left w:val="none" w:sz="0" w:space="0" w:color="auto"/>
                    <w:bottom w:val="none" w:sz="0" w:space="0" w:color="auto"/>
                    <w:right w:val="none" w:sz="0" w:space="0" w:color="auto"/>
                  </w:divBdr>
                  <w:divsChild>
                    <w:div w:id="64493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105526">
          <w:marLeft w:val="0"/>
          <w:marRight w:val="0"/>
          <w:marTop w:val="120"/>
          <w:marBottom w:val="0"/>
          <w:divBdr>
            <w:top w:val="single" w:sz="6" w:space="0" w:color="D5DDC6"/>
            <w:left w:val="single" w:sz="6" w:space="4" w:color="D5DDC6"/>
            <w:bottom w:val="single" w:sz="6" w:space="0" w:color="D5DDC6"/>
            <w:right w:val="single" w:sz="6" w:space="0" w:color="D5DDC6"/>
          </w:divBdr>
        </w:div>
        <w:div w:id="673845756">
          <w:marLeft w:val="0"/>
          <w:marRight w:val="0"/>
          <w:marTop w:val="0"/>
          <w:marBottom w:val="120"/>
          <w:divBdr>
            <w:top w:val="single" w:sz="6" w:space="0" w:color="auto"/>
            <w:left w:val="single" w:sz="24" w:space="0" w:color="auto"/>
            <w:bottom w:val="single" w:sz="6" w:space="0" w:color="auto"/>
            <w:right w:val="single" w:sz="6" w:space="0" w:color="auto"/>
          </w:divBdr>
          <w:divsChild>
            <w:div w:id="35814433">
              <w:marLeft w:val="0"/>
              <w:marRight w:val="0"/>
              <w:marTop w:val="120"/>
              <w:marBottom w:val="120"/>
              <w:divBdr>
                <w:top w:val="none" w:sz="0" w:space="0" w:color="auto"/>
                <w:left w:val="none" w:sz="0" w:space="0" w:color="auto"/>
                <w:bottom w:val="none" w:sz="0" w:space="0" w:color="auto"/>
                <w:right w:val="none" w:sz="0" w:space="0" w:color="auto"/>
              </w:divBdr>
              <w:divsChild>
                <w:div w:id="1299920761">
                  <w:marLeft w:val="0"/>
                  <w:marRight w:val="0"/>
                  <w:marTop w:val="0"/>
                  <w:marBottom w:val="0"/>
                  <w:divBdr>
                    <w:top w:val="none" w:sz="0" w:space="0" w:color="auto"/>
                    <w:left w:val="none" w:sz="0" w:space="0" w:color="auto"/>
                    <w:bottom w:val="none" w:sz="0" w:space="0" w:color="auto"/>
                    <w:right w:val="none" w:sz="0" w:space="0" w:color="auto"/>
                  </w:divBdr>
                  <w:divsChild>
                    <w:div w:id="1460489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9011255">
          <w:marLeft w:val="0"/>
          <w:marRight w:val="0"/>
          <w:marTop w:val="120"/>
          <w:marBottom w:val="0"/>
          <w:divBdr>
            <w:top w:val="single" w:sz="6" w:space="0" w:color="D5DDC6"/>
            <w:left w:val="single" w:sz="6" w:space="4" w:color="D5DDC6"/>
            <w:bottom w:val="single" w:sz="6" w:space="0" w:color="D5DDC6"/>
            <w:right w:val="single" w:sz="6" w:space="0" w:color="D5DDC6"/>
          </w:divBdr>
        </w:div>
        <w:div w:id="1519155324">
          <w:marLeft w:val="0"/>
          <w:marRight w:val="0"/>
          <w:marTop w:val="0"/>
          <w:marBottom w:val="120"/>
          <w:divBdr>
            <w:top w:val="single" w:sz="6" w:space="0" w:color="auto"/>
            <w:left w:val="single" w:sz="24" w:space="0" w:color="auto"/>
            <w:bottom w:val="single" w:sz="6" w:space="0" w:color="auto"/>
            <w:right w:val="single" w:sz="6" w:space="0" w:color="auto"/>
          </w:divBdr>
          <w:divsChild>
            <w:div w:id="2122533178">
              <w:marLeft w:val="0"/>
              <w:marRight w:val="0"/>
              <w:marTop w:val="120"/>
              <w:marBottom w:val="120"/>
              <w:divBdr>
                <w:top w:val="none" w:sz="0" w:space="0" w:color="auto"/>
                <w:left w:val="none" w:sz="0" w:space="0" w:color="auto"/>
                <w:bottom w:val="none" w:sz="0" w:space="0" w:color="auto"/>
                <w:right w:val="none" w:sz="0" w:space="0" w:color="auto"/>
              </w:divBdr>
              <w:divsChild>
                <w:div w:id="620645095">
                  <w:marLeft w:val="0"/>
                  <w:marRight w:val="0"/>
                  <w:marTop w:val="0"/>
                  <w:marBottom w:val="0"/>
                  <w:divBdr>
                    <w:top w:val="none" w:sz="0" w:space="0" w:color="auto"/>
                    <w:left w:val="none" w:sz="0" w:space="0" w:color="auto"/>
                    <w:bottom w:val="none" w:sz="0" w:space="0" w:color="auto"/>
                    <w:right w:val="none" w:sz="0" w:space="0" w:color="auto"/>
                  </w:divBdr>
                  <w:divsChild>
                    <w:div w:id="249504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4435219">
          <w:marLeft w:val="0"/>
          <w:marRight w:val="0"/>
          <w:marTop w:val="120"/>
          <w:marBottom w:val="0"/>
          <w:divBdr>
            <w:top w:val="single" w:sz="6" w:space="0" w:color="D5DDC6"/>
            <w:left w:val="single" w:sz="6" w:space="4" w:color="D5DDC6"/>
            <w:bottom w:val="single" w:sz="6" w:space="0" w:color="D5DDC6"/>
            <w:right w:val="single" w:sz="6" w:space="0" w:color="D5DDC6"/>
          </w:divBdr>
        </w:div>
        <w:div w:id="475490236">
          <w:marLeft w:val="0"/>
          <w:marRight w:val="0"/>
          <w:marTop w:val="0"/>
          <w:marBottom w:val="120"/>
          <w:divBdr>
            <w:top w:val="single" w:sz="6" w:space="0" w:color="auto"/>
            <w:left w:val="single" w:sz="24" w:space="0" w:color="auto"/>
            <w:bottom w:val="single" w:sz="6" w:space="0" w:color="auto"/>
            <w:right w:val="single" w:sz="6" w:space="0" w:color="auto"/>
          </w:divBdr>
          <w:divsChild>
            <w:div w:id="849562096">
              <w:marLeft w:val="0"/>
              <w:marRight w:val="0"/>
              <w:marTop w:val="120"/>
              <w:marBottom w:val="120"/>
              <w:divBdr>
                <w:top w:val="none" w:sz="0" w:space="0" w:color="auto"/>
                <w:left w:val="none" w:sz="0" w:space="0" w:color="auto"/>
                <w:bottom w:val="none" w:sz="0" w:space="0" w:color="auto"/>
                <w:right w:val="none" w:sz="0" w:space="0" w:color="auto"/>
              </w:divBdr>
              <w:divsChild>
                <w:div w:id="342126353">
                  <w:marLeft w:val="0"/>
                  <w:marRight w:val="0"/>
                  <w:marTop w:val="0"/>
                  <w:marBottom w:val="0"/>
                  <w:divBdr>
                    <w:top w:val="none" w:sz="0" w:space="0" w:color="auto"/>
                    <w:left w:val="none" w:sz="0" w:space="0" w:color="auto"/>
                    <w:bottom w:val="none" w:sz="0" w:space="0" w:color="auto"/>
                    <w:right w:val="none" w:sz="0" w:space="0" w:color="auto"/>
                  </w:divBdr>
                  <w:divsChild>
                    <w:div w:id="723023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0075471">
          <w:marLeft w:val="0"/>
          <w:marRight w:val="0"/>
          <w:marTop w:val="0"/>
          <w:marBottom w:val="120"/>
          <w:divBdr>
            <w:top w:val="single" w:sz="6" w:space="0" w:color="auto"/>
            <w:left w:val="single" w:sz="24" w:space="0" w:color="auto"/>
            <w:bottom w:val="single" w:sz="6" w:space="0" w:color="auto"/>
            <w:right w:val="single" w:sz="6" w:space="0" w:color="auto"/>
          </w:divBdr>
          <w:divsChild>
            <w:div w:id="1888763400">
              <w:marLeft w:val="0"/>
              <w:marRight w:val="0"/>
              <w:marTop w:val="120"/>
              <w:marBottom w:val="120"/>
              <w:divBdr>
                <w:top w:val="none" w:sz="0" w:space="0" w:color="auto"/>
                <w:left w:val="none" w:sz="0" w:space="0" w:color="auto"/>
                <w:bottom w:val="none" w:sz="0" w:space="0" w:color="auto"/>
                <w:right w:val="none" w:sz="0" w:space="0" w:color="auto"/>
              </w:divBdr>
              <w:divsChild>
                <w:div w:id="1062750375">
                  <w:marLeft w:val="0"/>
                  <w:marRight w:val="0"/>
                  <w:marTop w:val="0"/>
                  <w:marBottom w:val="0"/>
                  <w:divBdr>
                    <w:top w:val="none" w:sz="0" w:space="0" w:color="auto"/>
                    <w:left w:val="none" w:sz="0" w:space="0" w:color="auto"/>
                    <w:bottom w:val="none" w:sz="0" w:space="0" w:color="auto"/>
                    <w:right w:val="none" w:sz="0" w:space="0" w:color="auto"/>
                  </w:divBdr>
                  <w:divsChild>
                    <w:div w:id="801926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3549351">
          <w:marLeft w:val="0"/>
          <w:marRight w:val="0"/>
          <w:marTop w:val="120"/>
          <w:marBottom w:val="0"/>
          <w:divBdr>
            <w:top w:val="single" w:sz="6" w:space="0" w:color="D5DDC6"/>
            <w:left w:val="single" w:sz="6" w:space="4" w:color="D5DDC6"/>
            <w:bottom w:val="single" w:sz="6" w:space="0" w:color="D5DDC6"/>
            <w:right w:val="single" w:sz="6" w:space="0" w:color="D5DDC6"/>
          </w:divBdr>
        </w:div>
        <w:div w:id="1199322476">
          <w:marLeft w:val="0"/>
          <w:marRight w:val="0"/>
          <w:marTop w:val="0"/>
          <w:marBottom w:val="120"/>
          <w:divBdr>
            <w:top w:val="single" w:sz="6" w:space="0" w:color="auto"/>
            <w:left w:val="single" w:sz="24" w:space="0" w:color="auto"/>
            <w:bottom w:val="single" w:sz="6" w:space="0" w:color="auto"/>
            <w:right w:val="single" w:sz="6" w:space="0" w:color="auto"/>
          </w:divBdr>
          <w:divsChild>
            <w:div w:id="1150905106">
              <w:marLeft w:val="0"/>
              <w:marRight w:val="0"/>
              <w:marTop w:val="120"/>
              <w:marBottom w:val="120"/>
              <w:divBdr>
                <w:top w:val="none" w:sz="0" w:space="0" w:color="auto"/>
                <w:left w:val="none" w:sz="0" w:space="0" w:color="auto"/>
                <w:bottom w:val="none" w:sz="0" w:space="0" w:color="auto"/>
                <w:right w:val="none" w:sz="0" w:space="0" w:color="auto"/>
              </w:divBdr>
              <w:divsChild>
                <w:div w:id="383674686">
                  <w:marLeft w:val="0"/>
                  <w:marRight w:val="0"/>
                  <w:marTop w:val="0"/>
                  <w:marBottom w:val="0"/>
                  <w:divBdr>
                    <w:top w:val="none" w:sz="0" w:space="0" w:color="auto"/>
                    <w:left w:val="none" w:sz="0" w:space="0" w:color="auto"/>
                    <w:bottom w:val="none" w:sz="0" w:space="0" w:color="auto"/>
                    <w:right w:val="none" w:sz="0" w:space="0" w:color="auto"/>
                  </w:divBdr>
                  <w:divsChild>
                    <w:div w:id="750464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2737774">
          <w:marLeft w:val="0"/>
          <w:marRight w:val="0"/>
          <w:marTop w:val="0"/>
          <w:marBottom w:val="120"/>
          <w:divBdr>
            <w:top w:val="single" w:sz="6" w:space="0" w:color="auto"/>
            <w:left w:val="single" w:sz="24" w:space="0" w:color="auto"/>
            <w:bottom w:val="single" w:sz="6" w:space="0" w:color="auto"/>
            <w:right w:val="single" w:sz="6" w:space="0" w:color="auto"/>
          </w:divBdr>
          <w:divsChild>
            <w:div w:id="184751879">
              <w:marLeft w:val="0"/>
              <w:marRight w:val="0"/>
              <w:marTop w:val="120"/>
              <w:marBottom w:val="120"/>
              <w:divBdr>
                <w:top w:val="none" w:sz="0" w:space="0" w:color="auto"/>
                <w:left w:val="none" w:sz="0" w:space="0" w:color="auto"/>
                <w:bottom w:val="none" w:sz="0" w:space="0" w:color="auto"/>
                <w:right w:val="none" w:sz="0" w:space="0" w:color="auto"/>
              </w:divBdr>
              <w:divsChild>
                <w:div w:id="549419441">
                  <w:marLeft w:val="0"/>
                  <w:marRight w:val="0"/>
                  <w:marTop w:val="0"/>
                  <w:marBottom w:val="0"/>
                  <w:divBdr>
                    <w:top w:val="none" w:sz="0" w:space="0" w:color="auto"/>
                    <w:left w:val="none" w:sz="0" w:space="0" w:color="auto"/>
                    <w:bottom w:val="none" w:sz="0" w:space="0" w:color="auto"/>
                    <w:right w:val="none" w:sz="0" w:space="0" w:color="auto"/>
                  </w:divBdr>
                  <w:divsChild>
                    <w:div w:id="1138841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0038404">
          <w:marLeft w:val="0"/>
          <w:marRight w:val="0"/>
          <w:marTop w:val="120"/>
          <w:marBottom w:val="0"/>
          <w:divBdr>
            <w:top w:val="single" w:sz="6" w:space="0" w:color="D5DDC6"/>
            <w:left w:val="single" w:sz="6" w:space="4" w:color="D5DDC6"/>
            <w:bottom w:val="single" w:sz="6" w:space="0" w:color="D5DDC6"/>
            <w:right w:val="single" w:sz="6" w:space="0" w:color="D5DDC6"/>
          </w:divBdr>
        </w:div>
        <w:div w:id="1210924370">
          <w:marLeft w:val="0"/>
          <w:marRight w:val="0"/>
          <w:marTop w:val="0"/>
          <w:marBottom w:val="120"/>
          <w:divBdr>
            <w:top w:val="single" w:sz="6" w:space="0" w:color="auto"/>
            <w:left w:val="single" w:sz="24" w:space="0" w:color="auto"/>
            <w:bottom w:val="single" w:sz="6" w:space="0" w:color="auto"/>
            <w:right w:val="single" w:sz="6" w:space="0" w:color="auto"/>
          </w:divBdr>
          <w:divsChild>
            <w:div w:id="1560091028">
              <w:marLeft w:val="0"/>
              <w:marRight w:val="0"/>
              <w:marTop w:val="120"/>
              <w:marBottom w:val="120"/>
              <w:divBdr>
                <w:top w:val="none" w:sz="0" w:space="0" w:color="auto"/>
                <w:left w:val="none" w:sz="0" w:space="0" w:color="auto"/>
                <w:bottom w:val="none" w:sz="0" w:space="0" w:color="auto"/>
                <w:right w:val="none" w:sz="0" w:space="0" w:color="auto"/>
              </w:divBdr>
              <w:divsChild>
                <w:div w:id="591204749">
                  <w:marLeft w:val="0"/>
                  <w:marRight w:val="0"/>
                  <w:marTop w:val="0"/>
                  <w:marBottom w:val="0"/>
                  <w:divBdr>
                    <w:top w:val="none" w:sz="0" w:space="0" w:color="auto"/>
                    <w:left w:val="none" w:sz="0" w:space="0" w:color="auto"/>
                    <w:bottom w:val="none" w:sz="0" w:space="0" w:color="auto"/>
                    <w:right w:val="none" w:sz="0" w:space="0" w:color="auto"/>
                  </w:divBdr>
                  <w:divsChild>
                    <w:div w:id="1601600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9911907">
          <w:marLeft w:val="0"/>
          <w:marRight w:val="0"/>
          <w:marTop w:val="0"/>
          <w:marBottom w:val="120"/>
          <w:divBdr>
            <w:top w:val="single" w:sz="6" w:space="0" w:color="auto"/>
            <w:left w:val="single" w:sz="24" w:space="0" w:color="auto"/>
            <w:bottom w:val="single" w:sz="6" w:space="0" w:color="auto"/>
            <w:right w:val="single" w:sz="6" w:space="0" w:color="auto"/>
          </w:divBdr>
          <w:divsChild>
            <w:div w:id="1836603680">
              <w:marLeft w:val="0"/>
              <w:marRight w:val="0"/>
              <w:marTop w:val="120"/>
              <w:marBottom w:val="120"/>
              <w:divBdr>
                <w:top w:val="none" w:sz="0" w:space="0" w:color="auto"/>
                <w:left w:val="none" w:sz="0" w:space="0" w:color="auto"/>
                <w:bottom w:val="none" w:sz="0" w:space="0" w:color="auto"/>
                <w:right w:val="none" w:sz="0" w:space="0" w:color="auto"/>
              </w:divBdr>
              <w:divsChild>
                <w:div w:id="200897753">
                  <w:marLeft w:val="0"/>
                  <w:marRight w:val="0"/>
                  <w:marTop w:val="0"/>
                  <w:marBottom w:val="0"/>
                  <w:divBdr>
                    <w:top w:val="none" w:sz="0" w:space="0" w:color="auto"/>
                    <w:left w:val="none" w:sz="0" w:space="0" w:color="auto"/>
                    <w:bottom w:val="none" w:sz="0" w:space="0" w:color="auto"/>
                    <w:right w:val="none" w:sz="0" w:space="0" w:color="auto"/>
                  </w:divBdr>
                  <w:divsChild>
                    <w:div w:id="919757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428788">
          <w:marLeft w:val="0"/>
          <w:marRight w:val="0"/>
          <w:marTop w:val="120"/>
          <w:marBottom w:val="0"/>
          <w:divBdr>
            <w:top w:val="single" w:sz="6" w:space="0" w:color="D5DDC6"/>
            <w:left w:val="single" w:sz="6" w:space="4" w:color="D5DDC6"/>
            <w:bottom w:val="single" w:sz="6" w:space="0" w:color="D5DDC6"/>
            <w:right w:val="single" w:sz="6" w:space="0" w:color="D5DDC6"/>
          </w:divBdr>
        </w:div>
        <w:div w:id="2108232633">
          <w:marLeft w:val="0"/>
          <w:marRight w:val="0"/>
          <w:marTop w:val="0"/>
          <w:marBottom w:val="120"/>
          <w:divBdr>
            <w:top w:val="single" w:sz="6" w:space="0" w:color="auto"/>
            <w:left w:val="single" w:sz="24" w:space="0" w:color="auto"/>
            <w:bottom w:val="single" w:sz="6" w:space="0" w:color="auto"/>
            <w:right w:val="single" w:sz="6" w:space="0" w:color="auto"/>
          </w:divBdr>
          <w:divsChild>
            <w:div w:id="1138106704">
              <w:marLeft w:val="0"/>
              <w:marRight w:val="0"/>
              <w:marTop w:val="120"/>
              <w:marBottom w:val="120"/>
              <w:divBdr>
                <w:top w:val="none" w:sz="0" w:space="0" w:color="auto"/>
                <w:left w:val="none" w:sz="0" w:space="0" w:color="auto"/>
                <w:bottom w:val="none" w:sz="0" w:space="0" w:color="auto"/>
                <w:right w:val="none" w:sz="0" w:space="0" w:color="auto"/>
              </w:divBdr>
              <w:divsChild>
                <w:div w:id="1855881068">
                  <w:marLeft w:val="0"/>
                  <w:marRight w:val="0"/>
                  <w:marTop w:val="0"/>
                  <w:marBottom w:val="0"/>
                  <w:divBdr>
                    <w:top w:val="none" w:sz="0" w:space="0" w:color="auto"/>
                    <w:left w:val="none" w:sz="0" w:space="0" w:color="auto"/>
                    <w:bottom w:val="none" w:sz="0" w:space="0" w:color="auto"/>
                    <w:right w:val="none" w:sz="0" w:space="0" w:color="auto"/>
                  </w:divBdr>
                  <w:divsChild>
                    <w:div w:id="432632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0121871">
          <w:marLeft w:val="0"/>
          <w:marRight w:val="0"/>
          <w:marTop w:val="120"/>
          <w:marBottom w:val="0"/>
          <w:divBdr>
            <w:top w:val="single" w:sz="6" w:space="0" w:color="D5DDC6"/>
            <w:left w:val="single" w:sz="6" w:space="4" w:color="D5DDC6"/>
            <w:bottom w:val="single" w:sz="6" w:space="0" w:color="D5DDC6"/>
            <w:right w:val="single" w:sz="6" w:space="0" w:color="D5DDC6"/>
          </w:divBdr>
        </w:div>
        <w:div w:id="1543130400">
          <w:marLeft w:val="0"/>
          <w:marRight w:val="0"/>
          <w:marTop w:val="0"/>
          <w:marBottom w:val="120"/>
          <w:divBdr>
            <w:top w:val="single" w:sz="6" w:space="0" w:color="auto"/>
            <w:left w:val="single" w:sz="24" w:space="0" w:color="auto"/>
            <w:bottom w:val="single" w:sz="6" w:space="0" w:color="auto"/>
            <w:right w:val="single" w:sz="6" w:space="0" w:color="auto"/>
          </w:divBdr>
          <w:divsChild>
            <w:div w:id="577398193">
              <w:marLeft w:val="0"/>
              <w:marRight w:val="0"/>
              <w:marTop w:val="120"/>
              <w:marBottom w:val="120"/>
              <w:divBdr>
                <w:top w:val="none" w:sz="0" w:space="0" w:color="auto"/>
                <w:left w:val="none" w:sz="0" w:space="0" w:color="auto"/>
                <w:bottom w:val="none" w:sz="0" w:space="0" w:color="auto"/>
                <w:right w:val="none" w:sz="0" w:space="0" w:color="auto"/>
              </w:divBdr>
              <w:divsChild>
                <w:div w:id="821194853">
                  <w:marLeft w:val="0"/>
                  <w:marRight w:val="0"/>
                  <w:marTop w:val="0"/>
                  <w:marBottom w:val="0"/>
                  <w:divBdr>
                    <w:top w:val="none" w:sz="0" w:space="0" w:color="auto"/>
                    <w:left w:val="none" w:sz="0" w:space="0" w:color="auto"/>
                    <w:bottom w:val="none" w:sz="0" w:space="0" w:color="auto"/>
                    <w:right w:val="none" w:sz="0" w:space="0" w:color="auto"/>
                  </w:divBdr>
                  <w:divsChild>
                    <w:div w:id="1186794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0978965">
          <w:marLeft w:val="0"/>
          <w:marRight w:val="0"/>
          <w:marTop w:val="0"/>
          <w:marBottom w:val="120"/>
          <w:divBdr>
            <w:top w:val="single" w:sz="6" w:space="0" w:color="auto"/>
            <w:left w:val="single" w:sz="24" w:space="0" w:color="auto"/>
            <w:bottom w:val="single" w:sz="6" w:space="0" w:color="auto"/>
            <w:right w:val="single" w:sz="6" w:space="0" w:color="auto"/>
          </w:divBdr>
          <w:divsChild>
            <w:div w:id="1442451505">
              <w:marLeft w:val="0"/>
              <w:marRight w:val="0"/>
              <w:marTop w:val="120"/>
              <w:marBottom w:val="120"/>
              <w:divBdr>
                <w:top w:val="none" w:sz="0" w:space="0" w:color="auto"/>
                <w:left w:val="none" w:sz="0" w:space="0" w:color="auto"/>
                <w:bottom w:val="none" w:sz="0" w:space="0" w:color="auto"/>
                <w:right w:val="none" w:sz="0" w:space="0" w:color="auto"/>
              </w:divBdr>
              <w:divsChild>
                <w:div w:id="836657152">
                  <w:marLeft w:val="0"/>
                  <w:marRight w:val="0"/>
                  <w:marTop w:val="0"/>
                  <w:marBottom w:val="0"/>
                  <w:divBdr>
                    <w:top w:val="none" w:sz="0" w:space="0" w:color="auto"/>
                    <w:left w:val="none" w:sz="0" w:space="0" w:color="auto"/>
                    <w:bottom w:val="none" w:sz="0" w:space="0" w:color="auto"/>
                    <w:right w:val="none" w:sz="0" w:space="0" w:color="auto"/>
                  </w:divBdr>
                  <w:divsChild>
                    <w:div w:id="427701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640886">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396174456">
      <w:bodyDiv w:val="1"/>
      <w:marLeft w:val="0"/>
      <w:marRight w:val="0"/>
      <w:marTop w:val="0"/>
      <w:marBottom w:val="0"/>
      <w:divBdr>
        <w:top w:val="none" w:sz="0" w:space="0" w:color="auto"/>
        <w:left w:val="none" w:sz="0" w:space="0" w:color="auto"/>
        <w:bottom w:val="none" w:sz="0" w:space="0" w:color="auto"/>
        <w:right w:val="none" w:sz="0" w:space="0" w:color="auto"/>
      </w:divBdr>
      <w:divsChild>
        <w:div w:id="1683899219">
          <w:marLeft w:val="0"/>
          <w:marRight w:val="0"/>
          <w:marTop w:val="0"/>
          <w:marBottom w:val="0"/>
          <w:divBdr>
            <w:top w:val="none" w:sz="0" w:space="0" w:color="auto"/>
            <w:left w:val="none" w:sz="0" w:space="0" w:color="auto"/>
            <w:bottom w:val="none" w:sz="0" w:space="0" w:color="auto"/>
            <w:right w:val="none" w:sz="0" w:space="0" w:color="auto"/>
          </w:divBdr>
        </w:div>
        <w:div w:id="1116560221">
          <w:marLeft w:val="0"/>
          <w:marRight w:val="0"/>
          <w:marTop w:val="240"/>
          <w:marBottom w:val="240"/>
          <w:divBdr>
            <w:top w:val="single" w:sz="6" w:space="0" w:color="CCCCCC"/>
            <w:left w:val="single" w:sz="24" w:space="9" w:color="04AA6D"/>
            <w:bottom w:val="single" w:sz="6" w:space="0" w:color="CCCCCC"/>
            <w:right w:val="single" w:sz="6" w:space="0" w:color="CCCCCC"/>
          </w:divBdr>
          <w:divsChild>
            <w:div w:id="1282684890">
              <w:marLeft w:val="0"/>
              <w:marRight w:val="0"/>
              <w:marTop w:val="0"/>
              <w:marBottom w:val="0"/>
              <w:divBdr>
                <w:top w:val="none" w:sz="0" w:space="0" w:color="auto"/>
                <w:left w:val="none" w:sz="0" w:space="0" w:color="auto"/>
                <w:bottom w:val="none" w:sz="0" w:space="0" w:color="auto"/>
                <w:right w:val="none" w:sz="0" w:space="0" w:color="auto"/>
              </w:divBdr>
            </w:div>
          </w:divsChild>
        </w:div>
        <w:div w:id="1986157819">
          <w:marLeft w:val="0"/>
          <w:marRight w:val="0"/>
          <w:marTop w:val="240"/>
          <w:marBottom w:val="240"/>
          <w:divBdr>
            <w:top w:val="single" w:sz="6" w:space="0" w:color="CCCCCC"/>
            <w:left w:val="single" w:sz="24" w:space="9" w:color="04AA6D"/>
            <w:bottom w:val="single" w:sz="6" w:space="0" w:color="CCCCCC"/>
            <w:right w:val="single" w:sz="6" w:space="0" w:color="CCCCCC"/>
          </w:divBdr>
          <w:divsChild>
            <w:div w:id="1694964017">
              <w:marLeft w:val="0"/>
              <w:marRight w:val="0"/>
              <w:marTop w:val="0"/>
              <w:marBottom w:val="0"/>
              <w:divBdr>
                <w:top w:val="none" w:sz="0" w:space="0" w:color="auto"/>
                <w:left w:val="none" w:sz="0" w:space="0" w:color="auto"/>
                <w:bottom w:val="none" w:sz="0" w:space="0" w:color="auto"/>
                <w:right w:val="none" w:sz="0" w:space="0" w:color="auto"/>
              </w:divBdr>
            </w:div>
          </w:divsChild>
        </w:div>
        <w:div w:id="1867518936">
          <w:marLeft w:val="0"/>
          <w:marRight w:val="0"/>
          <w:marTop w:val="0"/>
          <w:marBottom w:val="0"/>
          <w:divBdr>
            <w:top w:val="none" w:sz="0" w:space="0" w:color="auto"/>
            <w:left w:val="none" w:sz="0" w:space="0" w:color="auto"/>
            <w:bottom w:val="none" w:sz="0" w:space="0" w:color="auto"/>
            <w:right w:val="none" w:sz="0" w:space="0" w:color="auto"/>
          </w:divBdr>
        </w:div>
        <w:div w:id="738601264">
          <w:marLeft w:val="-240"/>
          <w:marRight w:val="-240"/>
          <w:marTop w:val="0"/>
          <w:marBottom w:val="0"/>
          <w:divBdr>
            <w:top w:val="none" w:sz="0" w:space="0" w:color="auto"/>
            <w:left w:val="none" w:sz="0" w:space="0" w:color="auto"/>
            <w:bottom w:val="none" w:sz="0" w:space="0" w:color="auto"/>
            <w:right w:val="none" w:sz="0" w:space="0" w:color="auto"/>
          </w:divBdr>
          <w:divsChild>
            <w:div w:id="1167482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772266">
      <w:bodyDiv w:val="1"/>
      <w:marLeft w:val="0"/>
      <w:marRight w:val="0"/>
      <w:marTop w:val="0"/>
      <w:marBottom w:val="0"/>
      <w:divBdr>
        <w:top w:val="none" w:sz="0" w:space="0" w:color="auto"/>
        <w:left w:val="none" w:sz="0" w:space="0" w:color="auto"/>
        <w:bottom w:val="none" w:sz="0" w:space="0" w:color="auto"/>
        <w:right w:val="none" w:sz="0" w:space="0" w:color="auto"/>
      </w:divBdr>
    </w:div>
    <w:div w:id="428278835">
      <w:bodyDiv w:val="1"/>
      <w:marLeft w:val="0"/>
      <w:marRight w:val="0"/>
      <w:marTop w:val="0"/>
      <w:marBottom w:val="0"/>
      <w:divBdr>
        <w:top w:val="none" w:sz="0" w:space="0" w:color="auto"/>
        <w:left w:val="none" w:sz="0" w:space="0" w:color="auto"/>
        <w:bottom w:val="none" w:sz="0" w:space="0" w:color="auto"/>
        <w:right w:val="none" w:sz="0" w:space="0" w:color="auto"/>
      </w:divBdr>
    </w:div>
    <w:div w:id="441848783">
      <w:bodyDiv w:val="1"/>
      <w:marLeft w:val="0"/>
      <w:marRight w:val="0"/>
      <w:marTop w:val="0"/>
      <w:marBottom w:val="0"/>
      <w:divBdr>
        <w:top w:val="none" w:sz="0" w:space="0" w:color="auto"/>
        <w:left w:val="none" w:sz="0" w:space="0" w:color="auto"/>
        <w:bottom w:val="none" w:sz="0" w:space="0" w:color="auto"/>
        <w:right w:val="none" w:sz="0" w:space="0" w:color="auto"/>
      </w:divBdr>
      <w:divsChild>
        <w:div w:id="2084792989">
          <w:marLeft w:val="0"/>
          <w:marRight w:val="0"/>
          <w:marTop w:val="0"/>
          <w:marBottom w:val="0"/>
          <w:divBdr>
            <w:top w:val="none" w:sz="0" w:space="0" w:color="auto"/>
            <w:left w:val="none" w:sz="0" w:space="0" w:color="auto"/>
            <w:bottom w:val="none" w:sz="0" w:space="0" w:color="auto"/>
            <w:right w:val="none" w:sz="0" w:space="0" w:color="auto"/>
          </w:divBdr>
        </w:div>
        <w:div w:id="1264145196">
          <w:marLeft w:val="0"/>
          <w:marRight w:val="0"/>
          <w:marTop w:val="225"/>
          <w:marBottom w:val="225"/>
          <w:divBdr>
            <w:top w:val="none" w:sz="0" w:space="0" w:color="auto"/>
            <w:left w:val="none" w:sz="0" w:space="0" w:color="auto"/>
            <w:bottom w:val="none" w:sz="0" w:space="0" w:color="auto"/>
            <w:right w:val="none" w:sz="0" w:space="0" w:color="auto"/>
          </w:divBdr>
          <w:divsChild>
            <w:div w:id="526406110">
              <w:marLeft w:val="0"/>
              <w:marRight w:val="0"/>
              <w:marTop w:val="100"/>
              <w:marBottom w:val="100"/>
              <w:divBdr>
                <w:top w:val="none" w:sz="0" w:space="0" w:color="auto"/>
                <w:left w:val="none" w:sz="0" w:space="0" w:color="auto"/>
                <w:bottom w:val="none" w:sz="0" w:space="0" w:color="auto"/>
                <w:right w:val="none" w:sz="0" w:space="0" w:color="auto"/>
              </w:divBdr>
            </w:div>
          </w:divsChild>
        </w:div>
        <w:div w:id="677389805">
          <w:marLeft w:val="0"/>
          <w:marRight w:val="0"/>
          <w:marTop w:val="600"/>
          <w:marBottom w:val="0"/>
          <w:divBdr>
            <w:top w:val="none" w:sz="0" w:space="0" w:color="auto"/>
            <w:left w:val="none" w:sz="0" w:space="0" w:color="auto"/>
            <w:bottom w:val="none" w:sz="0" w:space="0" w:color="auto"/>
            <w:right w:val="none" w:sz="0" w:space="0" w:color="auto"/>
          </w:divBdr>
          <w:divsChild>
            <w:div w:id="1666277350">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sChild>
    </w:div>
    <w:div w:id="447549679">
      <w:bodyDiv w:val="1"/>
      <w:marLeft w:val="0"/>
      <w:marRight w:val="0"/>
      <w:marTop w:val="0"/>
      <w:marBottom w:val="0"/>
      <w:divBdr>
        <w:top w:val="none" w:sz="0" w:space="0" w:color="auto"/>
        <w:left w:val="none" w:sz="0" w:space="0" w:color="auto"/>
        <w:bottom w:val="none" w:sz="0" w:space="0" w:color="auto"/>
        <w:right w:val="none" w:sz="0" w:space="0" w:color="auto"/>
      </w:divBdr>
    </w:div>
    <w:div w:id="461391205">
      <w:bodyDiv w:val="1"/>
      <w:marLeft w:val="0"/>
      <w:marRight w:val="0"/>
      <w:marTop w:val="0"/>
      <w:marBottom w:val="0"/>
      <w:divBdr>
        <w:top w:val="none" w:sz="0" w:space="0" w:color="auto"/>
        <w:left w:val="none" w:sz="0" w:space="0" w:color="auto"/>
        <w:bottom w:val="none" w:sz="0" w:space="0" w:color="auto"/>
        <w:right w:val="none" w:sz="0" w:space="0" w:color="auto"/>
      </w:divBdr>
      <w:divsChild>
        <w:div w:id="1030572064">
          <w:marLeft w:val="-300"/>
          <w:marRight w:val="-300"/>
          <w:marTop w:val="360"/>
          <w:marBottom w:val="360"/>
          <w:divBdr>
            <w:top w:val="none" w:sz="0" w:space="0" w:color="auto"/>
            <w:left w:val="none" w:sz="0" w:space="0" w:color="auto"/>
            <w:bottom w:val="none" w:sz="0" w:space="0" w:color="auto"/>
            <w:right w:val="none" w:sz="0" w:space="0" w:color="auto"/>
          </w:divBdr>
          <w:divsChild>
            <w:div w:id="1869491218">
              <w:marLeft w:val="0"/>
              <w:marRight w:val="0"/>
              <w:marTop w:val="240"/>
              <w:marBottom w:val="0"/>
              <w:divBdr>
                <w:top w:val="none" w:sz="0" w:space="0" w:color="auto"/>
                <w:left w:val="none" w:sz="0" w:space="0" w:color="auto"/>
                <w:bottom w:val="none" w:sz="0" w:space="0" w:color="auto"/>
                <w:right w:val="none" w:sz="0" w:space="0" w:color="auto"/>
              </w:divBdr>
            </w:div>
            <w:div w:id="1307127336">
              <w:marLeft w:val="0"/>
              <w:marRight w:val="0"/>
              <w:marTop w:val="0"/>
              <w:marBottom w:val="0"/>
              <w:divBdr>
                <w:top w:val="none" w:sz="0" w:space="0" w:color="auto"/>
                <w:left w:val="none" w:sz="0" w:space="0" w:color="auto"/>
                <w:bottom w:val="none" w:sz="0" w:space="0" w:color="auto"/>
                <w:right w:val="none" w:sz="0" w:space="0" w:color="auto"/>
              </w:divBdr>
            </w:div>
          </w:divsChild>
        </w:div>
        <w:div w:id="2084526944">
          <w:marLeft w:val="-300"/>
          <w:marRight w:val="-300"/>
          <w:marTop w:val="360"/>
          <w:marBottom w:val="360"/>
          <w:divBdr>
            <w:top w:val="none" w:sz="0" w:space="0" w:color="auto"/>
            <w:left w:val="none" w:sz="0" w:space="0" w:color="auto"/>
            <w:bottom w:val="none" w:sz="0" w:space="0" w:color="auto"/>
            <w:right w:val="none" w:sz="0" w:space="0" w:color="auto"/>
          </w:divBdr>
          <w:divsChild>
            <w:div w:id="51929708">
              <w:marLeft w:val="0"/>
              <w:marRight w:val="0"/>
              <w:marTop w:val="0"/>
              <w:marBottom w:val="0"/>
              <w:divBdr>
                <w:top w:val="none" w:sz="0" w:space="0" w:color="auto"/>
                <w:left w:val="none" w:sz="0" w:space="0" w:color="auto"/>
                <w:bottom w:val="none" w:sz="0" w:space="0" w:color="auto"/>
                <w:right w:val="none" w:sz="0" w:space="0" w:color="auto"/>
              </w:divBdr>
            </w:div>
          </w:divsChild>
        </w:div>
        <w:div w:id="1326515532">
          <w:marLeft w:val="0"/>
          <w:marRight w:val="0"/>
          <w:marTop w:val="0"/>
          <w:marBottom w:val="0"/>
          <w:divBdr>
            <w:top w:val="none" w:sz="0" w:space="0" w:color="auto"/>
            <w:left w:val="none" w:sz="0" w:space="0" w:color="auto"/>
            <w:bottom w:val="none" w:sz="0" w:space="0" w:color="auto"/>
            <w:right w:val="none" w:sz="0" w:space="0" w:color="auto"/>
          </w:divBdr>
          <w:divsChild>
            <w:div w:id="25907471">
              <w:marLeft w:val="0"/>
              <w:marRight w:val="0"/>
              <w:marTop w:val="0"/>
              <w:marBottom w:val="0"/>
              <w:divBdr>
                <w:top w:val="none" w:sz="0" w:space="0" w:color="auto"/>
                <w:left w:val="none" w:sz="0" w:space="0" w:color="auto"/>
                <w:bottom w:val="none" w:sz="0" w:space="0" w:color="auto"/>
                <w:right w:val="none" w:sz="0" w:space="0" w:color="auto"/>
              </w:divBdr>
              <w:divsChild>
                <w:div w:id="643773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179985">
          <w:marLeft w:val="0"/>
          <w:marRight w:val="0"/>
          <w:marTop w:val="0"/>
          <w:marBottom w:val="0"/>
          <w:divBdr>
            <w:top w:val="none" w:sz="0" w:space="0" w:color="auto"/>
            <w:left w:val="none" w:sz="0" w:space="0" w:color="auto"/>
            <w:bottom w:val="none" w:sz="0" w:space="0" w:color="auto"/>
            <w:right w:val="none" w:sz="0" w:space="0" w:color="auto"/>
          </w:divBdr>
        </w:div>
      </w:divsChild>
    </w:div>
    <w:div w:id="466896004">
      <w:bodyDiv w:val="1"/>
      <w:marLeft w:val="0"/>
      <w:marRight w:val="0"/>
      <w:marTop w:val="0"/>
      <w:marBottom w:val="0"/>
      <w:divBdr>
        <w:top w:val="none" w:sz="0" w:space="0" w:color="auto"/>
        <w:left w:val="none" w:sz="0" w:space="0" w:color="auto"/>
        <w:bottom w:val="none" w:sz="0" w:space="0" w:color="auto"/>
        <w:right w:val="none" w:sz="0" w:space="0" w:color="auto"/>
      </w:divBdr>
      <w:divsChild>
        <w:div w:id="1362172575">
          <w:marLeft w:val="-300"/>
          <w:marRight w:val="-300"/>
          <w:marTop w:val="360"/>
          <w:marBottom w:val="360"/>
          <w:divBdr>
            <w:top w:val="none" w:sz="0" w:space="0" w:color="auto"/>
            <w:left w:val="none" w:sz="0" w:space="0" w:color="auto"/>
            <w:bottom w:val="none" w:sz="0" w:space="0" w:color="auto"/>
            <w:right w:val="none" w:sz="0" w:space="0" w:color="auto"/>
          </w:divBdr>
        </w:div>
        <w:div w:id="1584141949">
          <w:marLeft w:val="-300"/>
          <w:marRight w:val="-300"/>
          <w:marTop w:val="360"/>
          <w:marBottom w:val="360"/>
          <w:divBdr>
            <w:top w:val="none" w:sz="0" w:space="0" w:color="auto"/>
            <w:left w:val="none" w:sz="0" w:space="0" w:color="auto"/>
            <w:bottom w:val="none" w:sz="0" w:space="0" w:color="auto"/>
            <w:right w:val="none" w:sz="0" w:space="0" w:color="auto"/>
          </w:divBdr>
        </w:div>
        <w:div w:id="1211457309">
          <w:marLeft w:val="0"/>
          <w:marRight w:val="0"/>
          <w:marTop w:val="0"/>
          <w:marBottom w:val="0"/>
          <w:divBdr>
            <w:top w:val="none" w:sz="0" w:space="0" w:color="auto"/>
            <w:left w:val="none" w:sz="0" w:space="0" w:color="auto"/>
            <w:bottom w:val="none" w:sz="0" w:space="0" w:color="auto"/>
            <w:right w:val="none" w:sz="0" w:space="0" w:color="auto"/>
          </w:divBdr>
        </w:div>
        <w:div w:id="12926474">
          <w:marLeft w:val="-240"/>
          <w:marRight w:val="-240"/>
          <w:marTop w:val="0"/>
          <w:marBottom w:val="0"/>
          <w:divBdr>
            <w:top w:val="none" w:sz="0" w:space="0" w:color="auto"/>
            <w:left w:val="none" w:sz="0" w:space="0" w:color="auto"/>
            <w:bottom w:val="none" w:sz="0" w:space="0" w:color="auto"/>
            <w:right w:val="none" w:sz="0" w:space="0" w:color="auto"/>
          </w:divBdr>
          <w:divsChild>
            <w:div w:id="2050569913">
              <w:marLeft w:val="0"/>
              <w:marRight w:val="0"/>
              <w:marTop w:val="0"/>
              <w:marBottom w:val="0"/>
              <w:divBdr>
                <w:top w:val="none" w:sz="0" w:space="0" w:color="auto"/>
                <w:left w:val="none" w:sz="0" w:space="0" w:color="auto"/>
                <w:bottom w:val="none" w:sz="0" w:space="0" w:color="auto"/>
                <w:right w:val="none" w:sz="0" w:space="0" w:color="auto"/>
              </w:divBdr>
            </w:div>
          </w:divsChild>
        </w:div>
        <w:div w:id="687679121">
          <w:marLeft w:val="-300"/>
          <w:marRight w:val="-300"/>
          <w:marTop w:val="360"/>
          <w:marBottom w:val="360"/>
          <w:divBdr>
            <w:top w:val="none" w:sz="0" w:space="0" w:color="auto"/>
            <w:left w:val="none" w:sz="0" w:space="0" w:color="auto"/>
            <w:bottom w:val="none" w:sz="0" w:space="0" w:color="auto"/>
            <w:right w:val="none" w:sz="0" w:space="0" w:color="auto"/>
          </w:divBdr>
        </w:div>
        <w:div w:id="464003997">
          <w:marLeft w:val="-300"/>
          <w:marRight w:val="-300"/>
          <w:marTop w:val="360"/>
          <w:marBottom w:val="360"/>
          <w:divBdr>
            <w:top w:val="none" w:sz="0" w:space="0" w:color="auto"/>
            <w:left w:val="none" w:sz="0" w:space="0" w:color="auto"/>
            <w:bottom w:val="none" w:sz="0" w:space="0" w:color="auto"/>
            <w:right w:val="none" w:sz="0" w:space="0" w:color="auto"/>
          </w:divBdr>
        </w:div>
        <w:div w:id="2119444627">
          <w:marLeft w:val="0"/>
          <w:marRight w:val="0"/>
          <w:marTop w:val="0"/>
          <w:marBottom w:val="0"/>
          <w:divBdr>
            <w:top w:val="none" w:sz="0" w:space="0" w:color="auto"/>
            <w:left w:val="none" w:sz="0" w:space="0" w:color="auto"/>
            <w:bottom w:val="none" w:sz="0" w:space="0" w:color="auto"/>
            <w:right w:val="none" w:sz="0" w:space="0" w:color="auto"/>
          </w:divBdr>
        </w:div>
      </w:divsChild>
    </w:div>
    <w:div w:id="508101026">
      <w:bodyDiv w:val="1"/>
      <w:marLeft w:val="0"/>
      <w:marRight w:val="0"/>
      <w:marTop w:val="0"/>
      <w:marBottom w:val="0"/>
      <w:divBdr>
        <w:top w:val="none" w:sz="0" w:space="0" w:color="auto"/>
        <w:left w:val="none" w:sz="0" w:space="0" w:color="auto"/>
        <w:bottom w:val="none" w:sz="0" w:space="0" w:color="auto"/>
        <w:right w:val="none" w:sz="0" w:space="0" w:color="auto"/>
      </w:divBdr>
      <w:divsChild>
        <w:div w:id="1742292716">
          <w:marLeft w:val="0"/>
          <w:marRight w:val="0"/>
          <w:marTop w:val="240"/>
          <w:marBottom w:val="0"/>
          <w:divBdr>
            <w:top w:val="none" w:sz="0" w:space="0" w:color="auto"/>
            <w:left w:val="none" w:sz="0" w:space="0" w:color="auto"/>
            <w:bottom w:val="none" w:sz="0" w:space="0" w:color="auto"/>
            <w:right w:val="none" w:sz="0" w:space="0" w:color="auto"/>
          </w:divBdr>
        </w:div>
        <w:div w:id="1700662861">
          <w:marLeft w:val="0"/>
          <w:marRight w:val="0"/>
          <w:marTop w:val="0"/>
          <w:marBottom w:val="0"/>
          <w:divBdr>
            <w:top w:val="none" w:sz="0" w:space="0" w:color="auto"/>
            <w:left w:val="none" w:sz="0" w:space="0" w:color="auto"/>
            <w:bottom w:val="none" w:sz="0" w:space="0" w:color="auto"/>
            <w:right w:val="none" w:sz="0" w:space="0" w:color="auto"/>
          </w:divBdr>
          <w:divsChild>
            <w:div w:id="2051296087">
              <w:marLeft w:val="0"/>
              <w:marRight w:val="0"/>
              <w:marTop w:val="0"/>
              <w:marBottom w:val="0"/>
              <w:divBdr>
                <w:top w:val="none" w:sz="0" w:space="0" w:color="auto"/>
                <w:left w:val="none" w:sz="0" w:space="0" w:color="auto"/>
                <w:bottom w:val="none" w:sz="0" w:space="0" w:color="auto"/>
                <w:right w:val="none" w:sz="0" w:space="0" w:color="auto"/>
              </w:divBdr>
            </w:div>
            <w:div w:id="1414667727">
              <w:marLeft w:val="0"/>
              <w:marRight w:val="0"/>
              <w:marTop w:val="0"/>
              <w:marBottom w:val="0"/>
              <w:divBdr>
                <w:top w:val="single" w:sz="6" w:space="15" w:color="auto"/>
                <w:left w:val="single" w:sz="6" w:space="15" w:color="auto"/>
                <w:bottom w:val="single" w:sz="6" w:space="15" w:color="auto"/>
                <w:right w:val="single" w:sz="6" w:space="15" w:color="auto"/>
              </w:divBdr>
              <w:divsChild>
                <w:div w:id="350381908">
                  <w:marLeft w:val="0"/>
                  <w:marRight w:val="0"/>
                  <w:marTop w:val="0"/>
                  <w:marBottom w:val="0"/>
                  <w:divBdr>
                    <w:top w:val="single" w:sz="2" w:space="0" w:color="auto"/>
                    <w:left w:val="single" w:sz="2" w:space="0" w:color="auto"/>
                    <w:bottom w:val="single" w:sz="2" w:space="0" w:color="auto"/>
                    <w:right w:val="single" w:sz="2" w:space="0" w:color="auto"/>
                  </w:divBdr>
                  <w:divsChild>
                    <w:div w:id="1445542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660198">
              <w:marLeft w:val="0"/>
              <w:marRight w:val="0"/>
              <w:marTop w:val="120"/>
              <w:marBottom w:val="120"/>
              <w:divBdr>
                <w:top w:val="none" w:sz="0" w:space="0" w:color="auto"/>
                <w:left w:val="none" w:sz="0" w:space="0" w:color="auto"/>
                <w:bottom w:val="none" w:sz="0" w:space="0" w:color="auto"/>
                <w:right w:val="none" w:sz="0" w:space="0" w:color="auto"/>
              </w:divBdr>
              <w:divsChild>
                <w:div w:id="1879076362">
                  <w:marLeft w:val="0"/>
                  <w:marRight w:val="0"/>
                  <w:marTop w:val="0"/>
                  <w:marBottom w:val="0"/>
                  <w:divBdr>
                    <w:top w:val="none" w:sz="0" w:space="0" w:color="auto"/>
                    <w:left w:val="none" w:sz="0" w:space="0" w:color="auto"/>
                    <w:bottom w:val="none" w:sz="0" w:space="0" w:color="auto"/>
                    <w:right w:val="none" w:sz="0" w:space="0" w:color="auto"/>
                  </w:divBdr>
                  <w:divsChild>
                    <w:div w:id="1525946309">
                      <w:marLeft w:val="0"/>
                      <w:marRight w:val="0"/>
                      <w:marTop w:val="0"/>
                      <w:marBottom w:val="0"/>
                      <w:divBdr>
                        <w:top w:val="none" w:sz="0" w:space="0" w:color="auto"/>
                        <w:left w:val="none" w:sz="0" w:space="0" w:color="auto"/>
                        <w:bottom w:val="none" w:sz="0" w:space="0" w:color="auto"/>
                        <w:right w:val="none" w:sz="0" w:space="0" w:color="auto"/>
                      </w:divBdr>
                      <w:divsChild>
                        <w:div w:id="1563828719">
                          <w:marLeft w:val="0"/>
                          <w:marRight w:val="0"/>
                          <w:marTop w:val="0"/>
                          <w:marBottom w:val="0"/>
                          <w:divBdr>
                            <w:top w:val="none" w:sz="0" w:space="0" w:color="auto"/>
                            <w:left w:val="none" w:sz="0" w:space="0" w:color="auto"/>
                            <w:bottom w:val="none" w:sz="0" w:space="0" w:color="auto"/>
                            <w:right w:val="none" w:sz="0" w:space="0" w:color="auto"/>
                          </w:divBdr>
                          <w:divsChild>
                            <w:div w:id="559562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83682354">
      <w:bodyDiv w:val="1"/>
      <w:marLeft w:val="0"/>
      <w:marRight w:val="0"/>
      <w:marTop w:val="0"/>
      <w:marBottom w:val="0"/>
      <w:divBdr>
        <w:top w:val="none" w:sz="0" w:space="0" w:color="auto"/>
        <w:left w:val="none" w:sz="0" w:space="0" w:color="auto"/>
        <w:bottom w:val="none" w:sz="0" w:space="0" w:color="auto"/>
        <w:right w:val="none" w:sz="0" w:space="0" w:color="auto"/>
      </w:divBdr>
    </w:div>
    <w:div w:id="606501162">
      <w:bodyDiv w:val="1"/>
      <w:marLeft w:val="0"/>
      <w:marRight w:val="0"/>
      <w:marTop w:val="0"/>
      <w:marBottom w:val="0"/>
      <w:divBdr>
        <w:top w:val="none" w:sz="0" w:space="0" w:color="auto"/>
        <w:left w:val="none" w:sz="0" w:space="0" w:color="auto"/>
        <w:bottom w:val="none" w:sz="0" w:space="0" w:color="auto"/>
        <w:right w:val="none" w:sz="0" w:space="0" w:color="auto"/>
      </w:divBdr>
      <w:divsChild>
        <w:div w:id="425879550">
          <w:marLeft w:val="-300"/>
          <w:marRight w:val="-300"/>
          <w:marTop w:val="360"/>
          <w:marBottom w:val="360"/>
          <w:divBdr>
            <w:top w:val="none" w:sz="0" w:space="0" w:color="auto"/>
            <w:left w:val="none" w:sz="0" w:space="0" w:color="auto"/>
            <w:bottom w:val="none" w:sz="0" w:space="0" w:color="auto"/>
            <w:right w:val="none" w:sz="0" w:space="0" w:color="auto"/>
          </w:divBdr>
        </w:div>
        <w:div w:id="384137005">
          <w:marLeft w:val="-480"/>
          <w:marRight w:val="-480"/>
          <w:marTop w:val="360"/>
          <w:marBottom w:val="360"/>
          <w:divBdr>
            <w:top w:val="none" w:sz="0" w:space="0" w:color="auto"/>
            <w:left w:val="none" w:sz="0" w:space="0" w:color="auto"/>
            <w:bottom w:val="none" w:sz="0" w:space="0" w:color="auto"/>
            <w:right w:val="none" w:sz="0" w:space="0" w:color="auto"/>
          </w:divBdr>
        </w:div>
      </w:divsChild>
    </w:div>
    <w:div w:id="650793436">
      <w:bodyDiv w:val="1"/>
      <w:marLeft w:val="0"/>
      <w:marRight w:val="0"/>
      <w:marTop w:val="0"/>
      <w:marBottom w:val="0"/>
      <w:divBdr>
        <w:top w:val="none" w:sz="0" w:space="0" w:color="auto"/>
        <w:left w:val="none" w:sz="0" w:space="0" w:color="auto"/>
        <w:bottom w:val="none" w:sz="0" w:space="0" w:color="auto"/>
        <w:right w:val="none" w:sz="0" w:space="0" w:color="auto"/>
      </w:divBdr>
    </w:div>
    <w:div w:id="684937064">
      <w:bodyDiv w:val="1"/>
      <w:marLeft w:val="0"/>
      <w:marRight w:val="0"/>
      <w:marTop w:val="0"/>
      <w:marBottom w:val="0"/>
      <w:divBdr>
        <w:top w:val="none" w:sz="0" w:space="0" w:color="auto"/>
        <w:left w:val="none" w:sz="0" w:space="0" w:color="auto"/>
        <w:bottom w:val="none" w:sz="0" w:space="0" w:color="auto"/>
        <w:right w:val="none" w:sz="0" w:space="0" w:color="auto"/>
      </w:divBdr>
    </w:div>
    <w:div w:id="685836224">
      <w:bodyDiv w:val="1"/>
      <w:marLeft w:val="0"/>
      <w:marRight w:val="0"/>
      <w:marTop w:val="0"/>
      <w:marBottom w:val="0"/>
      <w:divBdr>
        <w:top w:val="none" w:sz="0" w:space="0" w:color="auto"/>
        <w:left w:val="none" w:sz="0" w:space="0" w:color="auto"/>
        <w:bottom w:val="none" w:sz="0" w:space="0" w:color="auto"/>
        <w:right w:val="none" w:sz="0" w:space="0" w:color="auto"/>
      </w:divBdr>
    </w:div>
    <w:div w:id="691348085">
      <w:bodyDiv w:val="1"/>
      <w:marLeft w:val="0"/>
      <w:marRight w:val="0"/>
      <w:marTop w:val="0"/>
      <w:marBottom w:val="0"/>
      <w:divBdr>
        <w:top w:val="none" w:sz="0" w:space="0" w:color="auto"/>
        <w:left w:val="none" w:sz="0" w:space="0" w:color="auto"/>
        <w:bottom w:val="none" w:sz="0" w:space="0" w:color="auto"/>
        <w:right w:val="none" w:sz="0" w:space="0" w:color="auto"/>
      </w:divBdr>
    </w:div>
    <w:div w:id="698430325">
      <w:bodyDiv w:val="1"/>
      <w:marLeft w:val="0"/>
      <w:marRight w:val="0"/>
      <w:marTop w:val="0"/>
      <w:marBottom w:val="0"/>
      <w:divBdr>
        <w:top w:val="none" w:sz="0" w:space="0" w:color="auto"/>
        <w:left w:val="none" w:sz="0" w:space="0" w:color="auto"/>
        <w:bottom w:val="none" w:sz="0" w:space="0" w:color="auto"/>
        <w:right w:val="none" w:sz="0" w:space="0" w:color="auto"/>
      </w:divBdr>
      <w:divsChild>
        <w:div w:id="327170945">
          <w:marLeft w:val="0"/>
          <w:marRight w:val="0"/>
          <w:marTop w:val="0"/>
          <w:marBottom w:val="0"/>
          <w:divBdr>
            <w:top w:val="none" w:sz="0" w:space="0" w:color="auto"/>
            <w:left w:val="none" w:sz="0" w:space="0" w:color="auto"/>
            <w:bottom w:val="none" w:sz="0" w:space="0" w:color="auto"/>
            <w:right w:val="none" w:sz="0" w:space="0" w:color="auto"/>
          </w:divBdr>
        </w:div>
        <w:div w:id="1191140725">
          <w:marLeft w:val="0"/>
          <w:marRight w:val="0"/>
          <w:marTop w:val="0"/>
          <w:marBottom w:val="75"/>
          <w:divBdr>
            <w:top w:val="single" w:sz="6" w:space="4" w:color="D6D6D6"/>
            <w:left w:val="none" w:sz="0" w:space="0" w:color="auto"/>
            <w:bottom w:val="single" w:sz="6" w:space="0" w:color="D6D6D6"/>
            <w:right w:val="none" w:sz="0" w:space="0" w:color="auto"/>
          </w:divBdr>
          <w:divsChild>
            <w:div w:id="1693340687">
              <w:marLeft w:val="0"/>
              <w:marRight w:val="0"/>
              <w:marTop w:val="0"/>
              <w:marBottom w:val="0"/>
              <w:divBdr>
                <w:top w:val="none" w:sz="0" w:space="0" w:color="auto"/>
                <w:left w:val="none" w:sz="0" w:space="0" w:color="auto"/>
                <w:bottom w:val="none" w:sz="0" w:space="0" w:color="auto"/>
                <w:right w:val="none" w:sz="0" w:space="0" w:color="auto"/>
              </w:divBdr>
            </w:div>
            <w:div w:id="1550649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756356">
      <w:bodyDiv w:val="1"/>
      <w:marLeft w:val="0"/>
      <w:marRight w:val="0"/>
      <w:marTop w:val="0"/>
      <w:marBottom w:val="0"/>
      <w:divBdr>
        <w:top w:val="none" w:sz="0" w:space="0" w:color="auto"/>
        <w:left w:val="none" w:sz="0" w:space="0" w:color="auto"/>
        <w:bottom w:val="none" w:sz="0" w:space="0" w:color="auto"/>
        <w:right w:val="none" w:sz="0" w:space="0" w:color="auto"/>
      </w:divBdr>
    </w:div>
    <w:div w:id="758331224">
      <w:bodyDiv w:val="1"/>
      <w:marLeft w:val="0"/>
      <w:marRight w:val="0"/>
      <w:marTop w:val="0"/>
      <w:marBottom w:val="0"/>
      <w:divBdr>
        <w:top w:val="none" w:sz="0" w:space="0" w:color="auto"/>
        <w:left w:val="none" w:sz="0" w:space="0" w:color="auto"/>
        <w:bottom w:val="none" w:sz="0" w:space="0" w:color="auto"/>
        <w:right w:val="none" w:sz="0" w:space="0" w:color="auto"/>
      </w:divBdr>
    </w:div>
    <w:div w:id="825589087">
      <w:bodyDiv w:val="1"/>
      <w:marLeft w:val="0"/>
      <w:marRight w:val="0"/>
      <w:marTop w:val="0"/>
      <w:marBottom w:val="0"/>
      <w:divBdr>
        <w:top w:val="none" w:sz="0" w:space="0" w:color="auto"/>
        <w:left w:val="none" w:sz="0" w:space="0" w:color="auto"/>
        <w:bottom w:val="none" w:sz="0" w:space="0" w:color="auto"/>
        <w:right w:val="none" w:sz="0" w:space="0" w:color="auto"/>
      </w:divBdr>
      <w:divsChild>
        <w:div w:id="214388316">
          <w:marLeft w:val="-300"/>
          <w:marRight w:val="-300"/>
          <w:marTop w:val="360"/>
          <w:marBottom w:val="360"/>
          <w:divBdr>
            <w:top w:val="none" w:sz="0" w:space="0" w:color="auto"/>
            <w:left w:val="none" w:sz="0" w:space="0" w:color="auto"/>
            <w:bottom w:val="none" w:sz="0" w:space="0" w:color="auto"/>
            <w:right w:val="none" w:sz="0" w:space="0" w:color="auto"/>
          </w:divBdr>
        </w:div>
        <w:div w:id="1169325154">
          <w:marLeft w:val="-300"/>
          <w:marRight w:val="-300"/>
          <w:marTop w:val="360"/>
          <w:marBottom w:val="360"/>
          <w:divBdr>
            <w:top w:val="none" w:sz="0" w:space="0" w:color="auto"/>
            <w:left w:val="none" w:sz="0" w:space="0" w:color="auto"/>
            <w:bottom w:val="none" w:sz="0" w:space="0" w:color="auto"/>
            <w:right w:val="none" w:sz="0" w:space="0" w:color="auto"/>
          </w:divBdr>
        </w:div>
        <w:div w:id="1999772319">
          <w:marLeft w:val="-300"/>
          <w:marRight w:val="-300"/>
          <w:marTop w:val="360"/>
          <w:marBottom w:val="360"/>
          <w:divBdr>
            <w:top w:val="none" w:sz="0" w:space="0" w:color="auto"/>
            <w:left w:val="none" w:sz="0" w:space="0" w:color="auto"/>
            <w:bottom w:val="none" w:sz="0" w:space="0" w:color="auto"/>
            <w:right w:val="none" w:sz="0" w:space="0" w:color="auto"/>
          </w:divBdr>
        </w:div>
        <w:div w:id="1336692681">
          <w:marLeft w:val="-300"/>
          <w:marRight w:val="-300"/>
          <w:marTop w:val="360"/>
          <w:marBottom w:val="360"/>
          <w:divBdr>
            <w:top w:val="none" w:sz="0" w:space="0" w:color="auto"/>
            <w:left w:val="none" w:sz="0" w:space="0" w:color="auto"/>
            <w:bottom w:val="none" w:sz="0" w:space="0" w:color="auto"/>
            <w:right w:val="none" w:sz="0" w:space="0" w:color="auto"/>
          </w:divBdr>
        </w:div>
        <w:div w:id="77943742">
          <w:marLeft w:val="-480"/>
          <w:marRight w:val="-480"/>
          <w:marTop w:val="360"/>
          <w:marBottom w:val="360"/>
          <w:divBdr>
            <w:top w:val="none" w:sz="0" w:space="0" w:color="auto"/>
            <w:left w:val="none" w:sz="0" w:space="0" w:color="auto"/>
            <w:bottom w:val="none" w:sz="0" w:space="0" w:color="auto"/>
            <w:right w:val="none" w:sz="0" w:space="0" w:color="auto"/>
          </w:divBdr>
        </w:div>
        <w:div w:id="1311209185">
          <w:marLeft w:val="-300"/>
          <w:marRight w:val="-300"/>
          <w:marTop w:val="360"/>
          <w:marBottom w:val="360"/>
          <w:divBdr>
            <w:top w:val="none" w:sz="0" w:space="0" w:color="auto"/>
            <w:left w:val="none" w:sz="0" w:space="0" w:color="auto"/>
            <w:bottom w:val="none" w:sz="0" w:space="0" w:color="auto"/>
            <w:right w:val="none" w:sz="0" w:space="0" w:color="auto"/>
          </w:divBdr>
        </w:div>
        <w:div w:id="1009913366">
          <w:marLeft w:val="-300"/>
          <w:marRight w:val="-300"/>
          <w:marTop w:val="360"/>
          <w:marBottom w:val="360"/>
          <w:divBdr>
            <w:top w:val="none" w:sz="0" w:space="0" w:color="auto"/>
            <w:left w:val="none" w:sz="0" w:space="0" w:color="auto"/>
            <w:bottom w:val="none" w:sz="0" w:space="0" w:color="auto"/>
            <w:right w:val="none" w:sz="0" w:space="0" w:color="auto"/>
          </w:divBdr>
        </w:div>
        <w:div w:id="1530290227">
          <w:marLeft w:val="-300"/>
          <w:marRight w:val="-300"/>
          <w:marTop w:val="360"/>
          <w:marBottom w:val="360"/>
          <w:divBdr>
            <w:top w:val="none" w:sz="0" w:space="0" w:color="auto"/>
            <w:left w:val="none" w:sz="0" w:space="0" w:color="auto"/>
            <w:bottom w:val="none" w:sz="0" w:space="0" w:color="auto"/>
            <w:right w:val="none" w:sz="0" w:space="0" w:color="auto"/>
          </w:divBdr>
        </w:div>
      </w:divsChild>
    </w:div>
    <w:div w:id="830023452">
      <w:bodyDiv w:val="1"/>
      <w:marLeft w:val="0"/>
      <w:marRight w:val="0"/>
      <w:marTop w:val="0"/>
      <w:marBottom w:val="0"/>
      <w:divBdr>
        <w:top w:val="none" w:sz="0" w:space="0" w:color="auto"/>
        <w:left w:val="none" w:sz="0" w:space="0" w:color="auto"/>
        <w:bottom w:val="none" w:sz="0" w:space="0" w:color="auto"/>
        <w:right w:val="none" w:sz="0" w:space="0" w:color="auto"/>
      </w:divBdr>
      <w:divsChild>
        <w:div w:id="1101532614">
          <w:marLeft w:val="0"/>
          <w:marRight w:val="0"/>
          <w:marTop w:val="0"/>
          <w:marBottom w:val="0"/>
          <w:divBdr>
            <w:top w:val="none" w:sz="0" w:space="0" w:color="auto"/>
            <w:left w:val="none" w:sz="0" w:space="0" w:color="auto"/>
            <w:bottom w:val="none" w:sz="0" w:space="0" w:color="auto"/>
            <w:right w:val="none" w:sz="0" w:space="0" w:color="auto"/>
          </w:divBdr>
        </w:div>
        <w:div w:id="937248358">
          <w:marLeft w:val="-300"/>
          <w:marRight w:val="-300"/>
          <w:marTop w:val="360"/>
          <w:marBottom w:val="360"/>
          <w:divBdr>
            <w:top w:val="none" w:sz="0" w:space="0" w:color="auto"/>
            <w:left w:val="none" w:sz="0" w:space="0" w:color="auto"/>
            <w:bottom w:val="none" w:sz="0" w:space="0" w:color="auto"/>
            <w:right w:val="none" w:sz="0" w:space="0" w:color="auto"/>
          </w:divBdr>
          <w:divsChild>
            <w:div w:id="1716392192">
              <w:marLeft w:val="0"/>
              <w:marRight w:val="0"/>
              <w:marTop w:val="0"/>
              <w:marBottom w:val="0"/>
              <w:divBdr>
                <w:top w:val="none" w:sz="0" w:space="0" w:color="auto"/>
                <w:left w:val="none" w:sz="0" w:space="0" w:color="auto"/>
                <w:bottom w:val="none" w:sz="0" w:space="0" w:color="auto"/>
                <w:right w:val="none" w:sz="0" w:space="0" w:color="auto"/>
              </w:divBdr>
            </w:div>
          </w:divsChild>
        </w:div>
        <w:div w:id="1103843986">
          <w:marLeft w:val="-300"/>
          <w:marRight w:val="-300"/>
          <w:marTop w:val="360"/>
          <w:marBottom w:val="360"/>
          <w:divBdr>
            <w:top w:val="none" w:sz="0" w:space="0" w:color="auto"/>
            <w:left w:val="none" w:sz="0" w:space="0" w:color="auto"/>
            <w:bottom w:val="none" w:sz="0" w:space="0" w:color="auto"/>
            <w:right w:val="none" w:sz="0" w:space="0" w:color="auto"/>
          </w:divBdr>
        </w:div>
        <w:div w:id="386607317">
          <w:marLeft w:val="-240"/>
          <w:marRight w:val="-240"/>
          <w:marTop w:val="0"/>
          <w:marBottom w:val="0"/>
          <w:divBdr>
            <w:top w:val="none" w:sz="0" w:space="0" w:color="auto"/>
            <w:left w:val="none" w:sz="0" w:space="0" w:color="auto"/>
            <w:bottom w:val="none" w:sz="0" w:space="0" w:color="auto"/>
            <w:right w:val="none" w:sz="0" w:space="0" w:color="auto"/>
          </w:divBdr>
          <w:divsChild>
            <w:div w:id="1346395557">
              <w:marLeft w:val="0"/>
              <w:marRight w:val="0"/>
              <w:marTop w:val="0"/>
              <w:marBottom w:val="0"/>
              <w:divBdr>
                <w:top w:val="none" w:sz="0" w:space="0" w:color="auto"/>
                <w:left w:val="none" w:sz="0" w:space="0" w:color="auto"/>
                <w:bottom w:val="none" w:sz="0" w:space="0" w:color="auto"/>
                <w:right w:val="none" w:sz="0" w:space="0" w:color="auto"/>
              </w:divBdr>
            </w:div>
          </w:divsChild>
        </w:div>
        <w:div w:id="1243639253">
          <w:marLeft w:val="-300"/>
          <w:marRight w:val="-300"/>
          <w:marTop w:val="360"/>
          <w:marBottom w:val="360"/>
          <w:divBdr>
            <w:top w:val="none" w:sz="0" w:space="0" w:color="auto"/>
            <w:left w:val="none" w:sz="0" w:space="0" w:color="auto"/>
            <w:bottom w:val="none" w:sz="0" w:space="0" w:color="auto"/>
            <w:right w:val="none" w:sz="0" w:space="0" w:color="auto"/>
          </w:divBdr>
          <w:divsChild>
            <w:div w:id="295719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856304">
      <w:bodyDiv w:val="1"/>
      <w:marLeft w:val="0"/>
      <w:marRight w:val="0"/>
      <w:marTop w:val="0"/>
      <w:marBottom w:val="0"/>
      <w:divBdr>
        <w:top w:val="none" w:sz="0" w:space="0" w:color="auto"/>
        <w:left w:val="none" w:sz="0" w:space="0" w:color="auto"/>
        <w:bottom w:val="none" w:sz="0" w:space="0" w:color="auto"/>
        <w:right w:val="none" w:sz="0" w:space="0" w:color="auto"/>
      </w:divBdr>
      <w:divsChild>
        <w:div w:id="2129808883">
          <w:marLeft w:val="0"/>
          <w:marRight w:val="0"/>
          <w:marTop w:val="0"/>
          <w:marBottom w:val="0"/>
          <w:divBdr>
            <w:top w:val="none" w:sz="0" w:space="0" w:color="auto"/>
            <w:left w:val="none" w:sz="0" w:space="0" w:color="auto"/>
            <w:bottom w:val="none" w:sz="0" w:space="0" w:color="auto"/>
            <w:right w:val="none" w:sz="0" w:space="0" w:color="auto"/>
          </w:divBdr>
          <w:divsChild>
            <w:div w:id="396973595">
              <w:marLeft w:val="0"/>
              <w:marRight w:val="0"/>
              <w:marTop w:val="0"/>
              <w:marBottom w:val="0"/>
              <w:divBdr>
                <w:top w:val="none" w:sz="0" w:space="0" w:color="auto"/>
                <w:left w:val="none" w:sz="0" w:space="0" w:color="auto"/>
                <w:bottom w:val="none" w:sz="0" w:space="0" w:color="auto"/>
                <w:right w:val="none" w:sz="0" w:space="0" w:color="auto"/>
              </w:divBdr>
            </w:div>
            <w:div w:id="1279870320">
              <w:marLeft w:val="0"/>
              <w:marRight w:val="0"/>
              <w:marTop w:val="0"/>
              <w:marBottom w:val="0"/>
              <w:divBdr>
                <w:top w:val="none" w:sz="0" w:space="0" w:color="auto"/>
                <w:left w:val="none" w:sz="0" w:space="0" w:color="auto"/>
                <w:bottom w:val="none" w:sz="0" w:space="0" w:color="auto"/>
                <w:right w:val="none" w:sz="0" w:space="0" w:color="auto"/>
              </w:divBdr>
              <w:divsChild>
                <w:div w:id="1554344292">
                  <w:marLeft w:val="0"/>
                  <w:marRight w:val="0"/>
                  <w:marTop w:val="0"/>
                  <w:marBottom w:val="0"/>
                  <w:divBdr>
                    <w:top w:val="none" w:sz="0" w:space="0" w:color="auto"/>
                    <w:left w:val="none" w:sz="0" w:space="0" w:color="auto"/>
                    <w:bottom w:val="none" w:sz="0" w:space="0" w:color="auto"/>
                    <w:right w:val="none" w:sz="0" w:space="0" w:color="auto"/>
                  </w:divBdr>
                  <w:divsChild>
                    <w:div w:id="1877809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1640467">
          <w:marLeft w:val="0"/>
          <w:marRight w:val="0"/>
          <w:marTop w:val="0"/>
          <w:marBottom w:val="0"/>
          <w:divBdr>
            <w:top w:val="none" w:sz="0" w:space="0" w:color="auto"/>
            <w:left w:val="none" w:sz="0" w:space="0" w:color="auto"/>
            <w:bottom w:val="none" w:sz="0" w:space="0" w:color="auto"/>
            <w:right w:val="none" w:sz="0" w:space="0" w:color="auto"/>
          </w:divBdr>
          <w:divsChild>
            <w:div w:id="988706538">
              <w:marLeft w:val="-225"/>
              <w:marRight w:val="-225"/>
              <w:marTop w:val="0"/>
              <w:marBottom w:val="0"/>
              <w:divBdr>
                <w:top w:val="none" w:sz="0" w:space="0" w:color="auto"/>
                <w:left w:val="none" w:sz="0" w:space="0" w:color="auto"/>
                <w:bottom w:val="none" w:sz="0" w:space="0" w:color="auto"/>
                <w:right w:val="none" w:sz="0" w:space="0" w:color="auto"/>
              </w:divBdr>
              <w:divsChild>
                <w:div w:id="1232812514">
                  <w:marLeft w:val="0"/>
                  <w:marRight w:val="0"/>
                  <w:marTop w:val="0"/>
                  <w:marBottom w:val="0"/>
                  <w:divBdr>
                    <w:top w:val="none" w:sz="0" w:space="0" w:color="auto"/>
                    <w:left w:val="none" w:sz="0" w:space="0" w:color="auto"/>
                    <w:bottom w:val="none" w:sz="0" w:space="0" w:color="auto"/>
                    <w:right w:val="none" w:sz="0" w:space="0" w:color="auto"/>
                  </w:divBdr>
                  <w:divsChild>
                    <w:div w:id="1792892639">
                      <w:marLeft w:val="0"/>
                      <w:marRight w:val="0"/>
                      <w:marTop w:val="0"/>
                      <w:marBottom w:val="0"/>
                      <w:divBdr>
                        <w:top w:val="none" w:sz="0" w:space="0" w:color="auto"/>
                        <w:left w:val="none" w:sz="0" w:space="0" w:color="auto"/>
                        <w:bottom w:val="none" w:sz="0" w:space="0" w:color="auto"/>
                        <w:right w:val="none" w:sz="0" w:space="0" w:color="auto"/>
                      </w:divBdr>
                      <w:divsChild>
                        <w:div w:id="33233364">
                          <w:marLeft w:val="0"/>
                          <w:marRight w:val="0"/>
                          <w:marTop w:val="0"/>
                          <w:marBottom w:val="0"/>
                          <w:divBdr>
                            <w:top w:val="none" w:sz="0" w:space="0" w:color="auto"/>
                            <w:left w:val="none" w:sz="0" w:space="0" w:color="auto"/>
                            <w:bottom w:val="none" w:sz="0" w:space="0" w:color="auto"/>
                            <w:right w:val="none" w:sz="0" w:space="0" w:color="auto"/>
                          </w:divBdr>
                          <w:divsChild>
                            <w:div w:id="1277984510">
                              <w:marLeft w:val="0"/>
                              <w:marRight w:val="0"/>
                              <w:marTop w:val="0"/>
                              <w:marBottom w:val="0"/>
                              <w:divBdr>
                                <w:top w:val="none" w:sz="0" w:space="0" w:color="auto"/>
                                <w:left w:val="none" w:sz="0" w:space="0" w:color="auto"/>
                                <w:bottom w:val="none" w:sz="0" w:space="0" w:color="auto"/>
                                <w:right w:val="none" w:sz="0" w:space="0" w:color="auto"/>
                              </w:divBdr>
                              <w:divsChild>
                                <w:div w:id="1954094090">
                                  <w:marLeft w:val="0"/>
                                  <w:marRight w:val="0"/>
                                  <w:marTop w:val="0"/>
                                  <w:marBottom w:val="0"/>
                                  <w:divBdr>
                                    <w:top w:val="none" w:sz="0" w:space="0" w:color="auto"/>
                                    <w:left w:val="none" w:sz="0" w:space="0" w:color="auto"/>
                                    <w:bottom w:val="none" w:sz="0" w:space="0" w:color="auto"/>
                                    <w:right w:val="none" w:sz="0" w:space="0" w:color="auto"/>
                                  </w:divBdr>
                                </w:div>
                              </w:divsChild>
                            </w:div>
                            <w:div w:id="31657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360137">
                      <w:marLeft w:val="0"/>
                      <w:marRight w:val="0"/>
                      <w:marTop w:val="0"/>
                      <w:marBottom w:val="0"/>
                      <w:divBdr>
                        <w:top w:val="none" w:sz="0" w:space="0" w:color="auto"/>
                        <w:left w:val="none" w:sz="0" w:space="0" w:color="auto"/>
                        <w:bottom w:val="none" w:sz="0" w:space="0" w:color="auto"/>
                        <w:right w:val="none" w:sz="0" w:space="0" w:color="auto"/>
                      </w:divBdr>
                      <w:divsChild>
                        <w:div w:id="1023748118">
                          <w:marLeft w:val="0"/>
                          <w:marRight w:val="0"/>
                          <w:marTop w:val="0"/>
                          <w:marBottom w:val="0"/>
                          <w:divBdr>
                            <w:top w:val="none" w:sz="0" w:space="0" w:color="auto"/>
                            <w:left w:val="none" w:sz="0" w:space="0" w:color="auto"/>
                            <w:bottom w:val="none" w:sz="0" w:space="0" w:color="auto"/>
                            <w:right w:val="none" w:sz="0" w:space="0" w:color="auto"/>
                          </w:divBdr>
                          <w:divsChild>
                            <w:div w:id="838157365">
                              <w:marLeft w:val="0"/>
                              <w:marRight w:val="0"/>
                              <w:marTop w:val="0"/>
                              <w:marBottom w:val="0"/>
                              <w:divBdr>
                                <w:top w:val="none" w:sz="0" w:space="0" w:color="auto"/>
                                <w:left w:val="none" w:sz="0" w:space="0" w:color="auto"/>
                                <w:bottom w:val="none" w:sz="0" w:space="0" w:color="auto"/>
                                <w:right w:val="none" w:sz="0" w:space="0" w:color="auto"/>
                              </w:divBdr>
                            </w:div>
                          </w:divsChild>
                        </w:div>
                        <w:div w:id="2075615517">
                          <w:marLeft w:val="0"/>
                          <w:marRight w:val="0"/>
                          <w:marTop w:val="0"/>
                          <w:marBottom w:val="0"/>
                          <w:divBdr>
                            <w:top w:val="none" w:sz="0" w:space="0" w:color="auto"/>
                            <w:left w:val="none" w:sz="0" w:space="0" w:color="auto"/>
                            <w:bottom w:val="none" w:sz="0" w:space="0" w:color="auto"/>
                            <w:right w:val="none" w:sz="0" w:space="0" w:color="auto"/>
                          </w:divBdr>
                          <w:divsChild>
                            <w:div w:id="1731269641">
                              <w:marLeft w:val="0"/>
                              <w:marRight w:val="0"/>
                              <w:marTop w:val="0"/>
                              <w:marBottom w:val="0"/>
                              <w:divBdr>
                                <w:top w:val="none" w:sz="0" w:space="0" w:color="auto"/>
                                <w:left w:val="none" w:sz="0" w:space="0" w:color="auto"/>
                                <w:bottom w:val="none" w:sz="0" w:space="0" w:color="auto"/>
                                <w:right w:val="none" w:sz="0" w:space="0" w:color="auto"/>
                              </w:divBdr>
                            </w:div>
                            <w:div w:id="575287372">
                              <w:marLeft w:val="0"/>
                              <w:marRight w:val="0"/>
                              <w:marTop w:val="0"/>
                              <w:marBottom w:val="0"/>
                              <w:divBdr>
                                <w:top w:val="none" w:sz="0" w:space="0" w:color="auto"/>
                                <w:left w:val="none" w:sz="0" w:space="0" w:color="auto"/>
                                <w:bottom w:val="none" w:sz="0" w:space="0" w:color="auto"/>
                                <w:right w:val="none" w:sz="0" w:space="0" w:color="auto"/>
                              </w:divBdr>
                            </w:div>
                          </w:divsChild>
                        </w:div>
                        <w:div w:id="769005491">
                          <w:marLeft w:val="0"/>
                          <w:marRight w:val="0"/>
                          <w:marTop w:val="0"/>
                          <w:marBottom w:val="0"/>
                          <w:divBdr>
                            <w:top w:val="none" w:sz="0" w:space="0" w:color="auto"/>
                            <w:left w:val="none" w:sz="0" w:space="0" w:color="auto"/>
                            <w:bottom w:val="none" w:sz="0" w:space="0" w:color="auto"/>
                            <w:right w:val="none" w:sz="0" w:space="0" w:color="auto"/>
                          </w:divBdr>
                          <w:divsChild>
                            <w:div w:id="764110655">
                              <w:marLeft w:val="0"/>
                              <w:marRight w:val="0"/>
                              <w:marTop w:val="0"/>
                              <w:marBottom w:val="0"/>
                              <w:divBdr>
                                <w:top w:val="none" w:sz="0" w:space="0" w:color="auto"/>
                                <w:left w:val="none" w:sz="0" w:space="0" w:color="auto"/>
                                <w:bottom w:val="none" w:sz="0" w:space="0" w:color="auto"/>
                                <w:right w:val="none" w:sz="0" w:space="0" w:color="auto"/>
                              </w:divBdr>
                            </w:div>
                            <w:div w:id="351222539">
                              <w:marLeft w:val="0"/>
                              <w:marRight w:val="0"/>
                              <w:marTop w:val="0"/>
                              <w:marBottom w:val="0"/>
                              <w:divBdr>
                                <w:top w:val="none" w:sz="0" w:space="0" w:color="auto"/>
                                <w:left w:val="none" w:sz="0" w:space="0" w:color="auto"/>
                                <w:bottom w:val="none" w:sz="0" w:space="0" w:color="auto"/>
                                <w:right w:val="none" w:sz="0" w:space="0" w:color="auto"/>
                              </w:divBdr>
                            </w:div>
                          </w:divsChild>
                        </w:div>
                        <w:div w:id="963534745">
                          <w:marLeft w:val="0"/>
                          <w:marRight w:val="0"/>
                          <w:marTop w:val="0"/>
                          <w:marBottom w:val="0"/>
                          <w:divBdr>
                            <w:top w:val="none" w:sz="0" w:space="0" w:color="auto"/>
                            <w:left w:val="none" w:sz="0" w:space="0" w:color="auto"/>
                            <w:bottom w:val="none" w:sz="0" w:space="0" w:color="auto"/>
                            <w:right w:val="none" w:sz="0" w:space="0" w:color="auto"/>
                          </w:divBdr>
                          <w:divsChild>
                            <w:div w:id="724453822">
                              <w:marLeft w:val="0"/>
                              <w:marRight w:val="0"/>
                              <w:marTop w:val="0"/>
                              <w:marBottom w:val="0"/>
                              <w:divBdr>
                                <w:top w:val="none" w:sz="0" w:space="0" w:color="auto"/>
                                <w:left w:val="none" w:sz="0" w:space="0" w:color="auto"/>
                                <w:bottom w:val="none" w:sz="0" w:space="0" w:color="auto"/>
                                <w:right w:val="none" w:sz="0" w:space="0" w:color="auto"/>
                              </w:divBdr>
                            </w:div>
                            <w:div w:id="225846483">
                              <w:marLeft w:val="0"/>
                              <w:marRight w:val="0"/>
                              <w:marTop w:val="0"/>
                              <w:marBottom w:val="0"/>
                              <w:divBdr>
                                <w:top w:val="none" w:sz="0" w:space="0" w:color="auto"/>
                                <w:left w:val="none" w:sz="0" w:space="0" w:color="auto"/>
                                <w:bottom w:val="none" w:sz="0" w:space="0" w:color="auto"/>
                                <w:right w:val="none" w:sz="0" w:space="0" w:color="auto"/>
                              </w:divBdr>
                            </w:div>
                          </w:divsChild>
                        </w:div>
                        <w:div w:id="1017122535">
                          <w:marLeft w:val="0"/>
                          <w:marRight w:val="0"/>
                          <w:marTop w:val="0"/>
                          <w:marBottom w:val="0"/>
                          <w:divBdr>
                            <w:top w:val="none" w:sz="0" w:space="0" w:color="auto"/>
                            <w:left w:val="none" w:sz="0" w:space="0" w:color="auto"/>
                            <w:bottom w:val="none" w:sz="0" w:space="0" w:color="auto"/>
                            <w:right w:val="none" w:sz="0" w:space="0" w:color="auto"/>
                          </w:divBdr>
                          <w:divsChild>
                            <w:div w:id="450831520">
                              <w:marLeft w:val="0"/>
                              <w:marRight w:val="0"/>
                              <w:marTop w:val="0"/>
                              <w:marBottom w:val="0"/>
                              <w:divBdr>
                                <w:top w:val="none" w:sz="0" w:space="0" w:color="auto"/>
                                <w:left w:val="none" w:sz="0" w:space="0" w:color="auto"/>
                                <w:bottom w:val="none" w:sz="0" w:space="0" w:color="auto"/>
                                <w:right w:val="none" w:sz="0" w:space="0" w:color="auto"/>
                              </w:divBdr>
                            </w:div>
                            <w:div w:id="690954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49220561">
      <w:bodyDiv w:val="1"/>
      <w:marLeft w:val="0"/>
      <w:marRight w:val="0"/>
      <w:marTop w:val="0"/>
      <w:marBottom w:val="0"/>
      <w:divBdr>
        <w:top w:val="none" w:sz="0" w:space="0" w:color="auto"/>
        <w:left w:val="none" w:sz="0" w:space="0" w:color="auto"/>
        <w:bottom w:val="none" w:sz="0" w:space="0" w:color="auto"/>
        <w:right w:val="none" w:sz="0" w:space="0" w:color="auto"/>
      </w:divBdr>
      <w:divsChild>
        <w:div w:id="701705204">
          <w:marLeft w:val="0"/>
          <w:marRight w:val="0"/>
          <w:marTop w:val="0"/>
          <w:marBottom w:val="0"/>
          <w:divBdr>
            <w:top w:val="none" w:sz="0" w:space="0" w:color="auto"/>
            <w:left w:val="none" w:sz="0" w:space="0" w:color="auto"/>
            <w:bottom w:val="none" w:sz="0" w:space="0" w:color="auto"/>
            <w:right w:val="none" w:sz="0" w:space="0" w:color="auto"/>
          </w:divBdr>
          <w:divsChild>
            <w:div w:id="1147018370">
              <w:marLeft w:val="0"/>
              <w:marRight w:val="0"/>
              <w:marTop w:val="225"/>
              <w:marBottom w:val="300"/>
              <w:divBdr>
                <w:top w:val="none" w:sz="0" w:space="0" w:color="auto"/>
                <w:left w:val="none" w:sz="0" w:space="0" w:color="auto"/>
                <w:bottom w:val="none" w:sz="0" w:space="0" w:color="auto"/>
                <w:right w:val="none" w:sz="0" w:space="0" w:color="auto"/>
              </w:divBdr>
              <w:divsChild>
                <w:div w:id="2141876437">
                  <w:marLeft w:val="0"/>
                  <w:marRight w:val="0"/>
                  <w:marTop w:val="0"/>
                  <w:marBottom w:val="0"/>
                  <w:divBdr>
                    <w:top w:val="single" w:sz="6" w:space="12" w:color="C9E6F2"/>
                    <w:left w:val="single" w:sz="6" w:space="12" w:color="C9E6F2"/>
                    <w:bottom w:val="single" w:sz="6" w:space="12" w:color="C9E6F2"/>
                    <w:right w:val="single" w:sz="6" w:space="12" w:color="C9E6F2"/>
                  </w:divBdr>
                </w:div>
              </w:divsChild>
            </w:div>
          </w:divsChild>
        </w:div>
      </w:divsChild>
    </w:div>
    <w:div w:id="851919497">
      <w:bodyDiv w:val="1"/>
      <w:marLeft w:val="0"/>
      <w:marRight w:val="0"/>
      <w:marTop w:val="0"/>
      <w:marBottom w:val="0"/>
      <w:divBdr>
        <w:top w:val="none" w:sz="0" w:space="0" w:color="auto"/>
        <w:left w:val="none" w:sz="0" w:space="0" w:color="auto"/>
        <w:bottom w:val="none" w:sz="0" w:space="0" w:color="auto"/>
        <w:right w:val="none" w:sz="0" w:space="0" w:color="auto"/>
      </w:divBdr>
      <w:divsChild>
        <w:div w:id="569387662">
          <w:marLeft w:val="-300"/>
          <w:marRight w:val="-300"/>
          <w:marTop w:val="360"/>
          <w:marBottom w:val="360"/>
          <w:divBdr>
            <w:top w:val="none" w:sz="0" w:space="0" w:color="auto"/>
            <w:left w:val="none" w:sz="0" w:space="0" w:color="auto"/>
            <w:bottom w:val="none" w:sz="0" w:space="0" w:color="auto"/>
            <w:right w:val="none" w:sz="0" w:space="0" w:color="auto"/>
          </w:divBdr>
        </w:div>
      </w:divsChild>
    </w:div>
    <w:div w:id="856578780">
      <w:bodyDiv w:val="1"/>
      <w:marLeft w:val="0"/>
      <w:marRight w:val="0"/>
      <w:marTop w:val="0"/>
      <w:marBottom w:val="0"/>
      <w:divBdr>
        <w:top w:val="none" w:sz="0" w:space="0" w:color="auto"/>
        <w:left w:val="none" w:sz="0" w:space="0" w:color="auto"/>
        <w:bottom w:val="none" w:sz="0" w:space="0" w:color="auto"/>
        <w:right w:val="none" w:sz="0" w:space="0" w:color="auto"/>
      </w:divBdr>
      <w:divsChild>
        <w:div w:id="1207572465">
          <w:marLeft w:val="0"/>
          <w:marRight w:val="0"/>
          <w:marTop w:val="0"/>
          <w:marBottom w:val="0"/>
          <w:divBdr>
            <w:top w:val="none" w:sz="0" w:space="0" w:color="auto"/>
            <w:left w:val="none" w:sz="0" w:space="0" w:color="auto"/>
            <w:bottom w:val="none" w:sz="0" w:space="0" w:color="auto"/>
            <w:right w:val="none" w:sz="0" w:space="0" w:color="auto"/>
          </w:divBdr>
        </w:div>
        <w:div w:id="258029066">
          <w:marLeft w:val="-300"/>
          <w:marRight w:val="-300"/>
          <w:marTop w:val="360"/>
          <w:marBottom w:val="360"/>
          <w:divBdr>
            <w:top w:val="none" w:sz="0" w:space="0" w:color="auto"/>
            <w:left w:val="none" w:sz="0" w:space="0" w:color="auto"/>
            <w:bottom w:val="none" w:sz="0" w:space="0" w:color="auto"/>
            <w:right w:val="none" w:sz="0" w:space="0" w:color="auto"/>
          </w:divBdr>
        </w:div>
        <w:div w:id="1252812189">
          <w:marLeft w:val="-300"/>
          <w:marRight w:val="-300"/>
          <w:marTop w:val="360"/>
          <w:marBottom w:val="360"/>
          <w:divBdr>
            <w:top w:val="none" w:sz="0" w:space="0" w:color="auto"/>
            <w:left w:val="none" w:sz="0" w:space="0" w:color="auto"/>
            <w:bottom w:val="none" w:sz="0" w:space="0" w:color="auto"/>
            <w:right w:val="none" w:sz="0" w:space="0" w:color="auto"/>
          </w:divBdr>
          <w:divsChild>
            <w:div w:id="1050954265">
              <w:marLeft w:val="0"/>
              <w:marRight w:val="0"/>
              <w:marTop w:val="0"/>
              <w:marBottom w:val="0"/>
              <w:divBdr>
                <w:top w:val="none" w:sz="0" w:space="0" w:color="auto"/>
                <w:left w:val="none" w:sz="0" w:space="0" w:color="auto"/>
                <w:bottom w:val="none" w:sz="0" w:space="0" w:color="auto"/>
                <w:right w:val="none" w:sz="0" w:space="0" w:color="auto"/>
              </w:divBdr>
            </w:div>
          </w:divsChild>
        </w:div>
        <w:div w:id="985430500">
          <w:marLeft w:val="-300"/>
          <w:marRight w:val="-300"/>
          <w:marTop w:val="360"/>
          <w:marBottom w:val="360"/>
          <w:divBdr>
            <w:top w:val="none" w:sz="0" w:space="0" w:color="auto"/>
            <w:left w:val="none" w:sz="0" w:space="0" w:color="auto"/>
            <w:bottom w:val="none" w:sz="0" w:space="0" w:color="auto"/>
            <w:right w:val="none" w:sz="0" w:space="0" w:color="auto"/>
          </w:divBdr>
          <w:divsChild>
            <w:div w:id="1747914236">
              <w:marLeft w:val="0"/>
              <w:marRight w:val="0"/>
              <w:marTop w:val="240"/>
              <w:marBottom w:val="0"/>
              <w:divBdr>
                <w:top w:val="none" w:sz="0" w:space="0" w:color="auto"/>
                <w:left w:val="none" w:sz="0" w:space="0" w:color="auto"/>
                <w:bottom w:val="none" w:sz="0" w:space="0" w:color="auto"/>
                <w:right w:val="none" w:sz="0" w:space="0" w:color="auto"/>
              </w:divBdr>
            </w:div>
            <w:div w:id="44379937">
              <w:marLeft w:val="0"/>
              <w:marRight w:val="0"/>
              <w:marTop w:val="240"/>
              <w:marBottom w:val="0"/>
              <w:divBdr>
                <w:top w:val="none" w:sz="0" w:space="0" w:color="auto"/>
                <w:left w:val="none" w:sz="0" w:space="0" w:color="auto"/>
                <w:bottom w:val="none" w:sz="0" w:space="0" w:color="auto"/>
                <w:right w:val="none" w:sz="0" w:space="0" w:color="auto"/>
              </w:divBdr>
            </w:div>
            <w:div w:id="235633130">
              <w:marLeft w:val="0"/>
              <w:marRight w:val="0"/>
              <w:marTop w:val="0"/>
              <w:marBottom w:val="0"/>
              <w:divBdr>
                <w:top w:val="none" w:sz="0" w:space="0" w:color="auto"/>
                <w:left w:val="none" w:sz="0" w:space="0" w:color="auto"/>
                <w:bottom w:val="none" w:sz="0" w:space="0" w:color="auto"/>
                <w:right w:val="none" w:sz="0" w:space="0" w:color="auto"/>
              </w:divBdr>
            </w:div>
          </w:divsChild>
        </w:div>
        <w:div w:id="2115664816">
          <w:marLeft w:val="-300"/>
          <w:marRight w:val="-300"/>
          <w:marTop w:val="360"/>
          <w:marBottom w:val="360"/>
          <w:divBdr>
            <w:top w:val="none" w:sz="0" w:space="0" w:color="auto"/>
            <w:left w:val="none" w:sz="0" w:space="0" w:color="auto"/>
            <w:bottom w:val="none" w:sz="0" w:space="0" w:color="auto"/>
            <w:right w:val="none" w:sz="0" w:space="0" w:color="auto"/>
          </w:divBdr>
          <w:divsChild>
            <w:div w:id="1587418201">
              <w:marLeft w:val="0"/>
              <w:marRight w:val="0"/>
              <w:marTop w:val="240"/>
              <w:marBottom w:val="0"/>
              <w:divBdr>
                <w:top w:val="none" w:sz="0" w:space="0" w:color="auto"/>
                <w:left w:val="none" w:sz="0" w:space="0" w:color="auto"/>
                <w:bottom w:val="none" w:sz="0" w:space="0" w:color="auto"/>
                <w:right w:val="none" w:sz="0" w:space="0" w:color="auto"/>
              </w:divBdr>
            </w:div>
            <w:div w:id="671447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928512">
      <w:bodyDiv w:val="1"/>
      <w:marLeft w:val="0"/>
      <w:marRight w:val="0"/>
      <w:marTop w:val="0"/>
      <w:marBottom w:val="0"/>
      <w:divBdr>
        <w:top w:val="none" w:sz="0" w:space="0" w:color="auto"/>
        <w:left w:val="none" w:sz="0" w:space="0" w:color="auto"/>
        <w:bottom w:val="none" w:sz="0" w:space="0" w:color="auto"/>
        <w:right w:val="none" w:sz="0" w:space="0" w:color="auto"/>
      </w:divBdr>
    </w:div>
    <w:div w:id="862786580">
      <w:bodyDiv w:val="1"/>
      <w:marLeft w:val="0"/>
      <w:marRight w:val="0"/>
      <w:marTop w:val="0"/>
      <w:marBottom w:val="0"/>
      <w:divBdr>
        <w:top w:val="none" w:sz="0" w:space="0" w:color="auto"/>
        <w:left w:val="none" w:sz="0" w:space="0" w:color="auto"/>
        <w:bottom w:val="none" w:sz="0" w:space="0" w:color="auto"/>
        <w:right w:val="none" w:sz="0" w:space="0" w:color="auto"/>
      </w:divBdr>
      <w:divsChild>
        <w:div w:id="1454134920">
          <w:marLeft w:val="0"/>
          <w:marRight w:val="0"/>
          <w:marTop w:val="0"/>
          <w:marBottom w:val="0"/>
          <w:divBdr>
            <w:top w:val="none" w:sz="0" w:space="0" w:color="auto"/>
            <w:left w:val="none" w:sz="0" w:space="0" w:color="auto"/>
            <w:bottom w:val="none" w:sz="0" w:space="0" w:color="auto"/>
            <w:right w:val="none" w:sz="0" w:space="0" w:color="auto"/>
          </w:divBdr>
        </w:div>
        <w:div w:id="1177383103">
          <w:marLeft w:val="0"/>
          <w:marRight w:val="0"/>
          <w:marTop w:val="225"/>
          <w:marBottom w:val="225"/>
          <w:divBdr>
            <w:top w:val="none" w:sz="0" w:space="0" w:color="auto"/>
            <w:left w:val="none" w:sz="0" w:space="0" w:color="auto"/>
            <w:bottom w:val="none" w:sz="0" w:space="0" w:color="auto"/>
            <w:right w:val="none" w:sz="0" w:space="0" w:color="auto"/>
          </w:divBdr>
          <w:divsChild>
            <w:div w:id="1748646137">
              <w:marLeft w:val="0"/>
              <w:marRight w:val="0"/>
              <w:marTop w:val="100"/>
              <w:marBottom w:val="100"/>
              <w:divBdr>
                <w:top w:val="none" w:sz="0" w:space="0" w:color="auto"/>
                <w:left w:val="none" w:sz="0" w:space="0" w:color="auto"/>
                <w:bottom w:val="none" w:sz="0" w:space="0" w:color="auto"/>
                <w:right w:val="none" w:sz="0" w:space="0" w:color="auto"/>
              </w:divBdr>
            </w:div>
          </w:divsChild>
        </w:div>
        <w:div w:id="839393247">
          <w:marLeft w:val="0"/>
          <w:marRight w:val="0"/>
          <w:marTop w:val="600"/>
          <w:marBottom w:val="0"/>
          <w:divBdr>
            <w:top w:val="none" w:sz="0" w:space="0" w:color="auto"/>
            <w:left w:val="none" w:sz="0" w:space="0" w:color="auto"/>
            <w:bottom w:val="none" w:sz="0" w:space="0" w:color="auto"/>
            <w:right w:val="none" w:sz="0" w:space="0" w:color="auto"/>
          </w:divBdr>
          <w:divsChild>
            <w:div w:id="55126684">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sChild>
    </w:div>
    <w:div w:id="947657772">
      <w:bodyDiv w:val="1"/>
      <w:marLeft w:val="0"/>
      <w:marRight w:val="0"/>
      <w:marTop w:val="0"/>
      <w:marBottom w:val="0"/>
      <w:divBdr>
        <w:top w:val="none" w:sz="0" w:space="0" w:color="auto"/>
        <w:left w:val="none" w:sz="0" w:space="0" w:color="auto"/>
        <w:bottom w:val="none" w:sz="0" w:space="0" w:color="auto"/>
        <w:right w:val="none" w:sz="0" w:space="0" w:color="auto"/>
      </w:divBdr>
      <w:divsChild>
        <w:div w:id="107313265">
          <w:marLeft w:val="0"/>
          <w:marRight w:val="0"/>
          <w:marTop w:val="0"/>
          <w:marBottom w:val="0"/>
          <w:divBdr>
            <w:top w:val="none" w:sz="0" w:space="0" w:color="auto"/>
            <w:left w:val="none" w:sz="0" w:space="0" w:color="auto"/>
            <w:bottom w:val="none" w:sz="0" w:space="0" w:color="auto"/>
            <w:right w:val="none" w:sz="0" w:space="0" w:color="auto"/>
          </w:divBdr>
        </w:div>
      </w:divsChild>
    </w:div>
    <w:div w:id="951090686">
      <w:bodyDiv w:val="1"/>
      <w:marLeft w:val="0"/>
      <w:marRight w:val="0"/>
      <w:marTop w:val="0"/>
      <w:marBottom w:val="0"/>
      <w:divBdr>
        <w:top w:val="none" w:sz="0" w:space="0" w:color="auto"/>
        <w:left w:val="none" w:sz="0" w:space="0" w:color="auto"/>
        <w:bottom w:val="none" w:sz="0" w:space="0" w:color="auto"/>
        <w:right w:val="none" w:sz="0" w:space="0" w:color="auto"/>
      </w:divBdr>
      <w:divsChild>
        <w:div w:id="1445074293">
          <w:marLeft w:val="0"/>
          <w:marRight w:val="0"/>
          <w:marTop w:val="0"/>
          <w:marBottom w:val="0"/>
          <w:divBdr>
            <w:top w:val="none" w:sz="0" w:space="0" w:color="auto"/>
            <w:left w:val="none" w:sz="0" w:space="0" w:color="auto"/>
            <w:bottom w:val="none" w:sz="0" w:space="0" w:color="auto"/>
            <w:right w:val="none" w:sz="0" w:space="0" w:color="auto"/>
          </w:divBdr>
          <w:divsChild>
            <w:div w:id="2089571379">
              <w:marLeft w:val="0"/>
              <w:marRight w:val="0"/>
              <w:marTop w:val="0"/>
              <w:marBottom w:val="0"/>
              <w:divBdr>
                <w:top w:val="none" w:sz="0" w:space="0" w:color="auto"/>
                <w:left w:val="none" w:sz="0" w:space="0" w:color="auto"/>
                <w:bottom w:val="none" w:sz="0" w:space="0" w:color="auto"/>
                <w:right w:val="none" w:sz="0" w:space="0" w:color="auto"/>
              </w:divBdr>
              <w:divsChild>
                <w:div w:id="1769307831">
                  <w:marLeft w:val="0"/>
                  <w:marRight w:val="0"/>
                  <w:marTop w:val="750"/>
                  <w:marBottom w:val="750"/>
                  <w:divBdr>
                    <w:top w:val="none" w:sz="0" w:space="0" w:color="auto"/>
                    <w:left w:val="single" w:sz="6" w:space="15" w:color="63B175"/>
                    <w:bottom w:val="none" w:sz="0" w:space="0" w:color="auto"/>
                    <w:right w:val="none" w:sz="0" w:space="0" w:color="auto"/>
                  </w:divBdr>
                </w:div>
              </w:divsChild>
            </w:div>
          </w:divsChild>
        </w:div>
        <w:div w:id="1436440476">
          <w:marLeft w:val="0"/>
          <w:marRight w:val="0"/>
          <w:marTop w:val="0"/>
          <w:marBottom w:val="0"/>
          <w:divBdr>
            <w:top w:val="none" w:sz="0" w:space="0" w:color="auto"/>
            <w:left w:val="none" w:sz="0" w:space="0" w:color="auto"/>
            <w:bottom w:val="none" w:sz="0" w:space="0" w:color="auto"/>
            <w:right w:val="none" w:sz="0" w:space="0" w:color="auto"/>
          </w:divBdr>
          <w:divsChild>
            <w:div w:id="792943174">
              <w:marLeft w:val="0"/>
              <w:marRight w:val="0"/>
              <w:marTop w:val="0"/>
              <w:marBottom w:val="0"/>
              <w:divBdr>
                <w:top w:val="none" w:sz="0" w:space="0" w:color="auto"/>
                <w:left w:val="none" w:sz="0" w:space="0" w:color="auto"/>
                <w:bottom w:val="none" w:sz="0" w:space="0" w:color="auto"/>
                <w:right w:val="none" w:sz="0" w:space="0" w:color="auto"/>
              </w:divBdr>
              <w:divsChild>
                <w:div w:id="757798341">
                  <w:marLeft w:val="0"/>
                  <w:marRight w:val="0"/>
                  <w:marTop w:val="0"/>
                  <w:marBottom w:val="0"/>
                  <w:divBdr>
                    <w:top w:val="none" w:sz="0" w:space="0" w:color="auto"/>
                    <w:left w:val="none" w:sz="0" w:space="0" w:color="auto"/>
                    <w:bottom w:val="none" w:sz="0" w:space="0" w:color="auto"/>
                    <w:right w:val="none" w:sz="0" w:space="0" w:color="auto"/>
                  </w:divBdr>
                  <w:divsChild>
                    <w:div w:id="1158495397">
                      <w:marLeft w:val="0"/>
                      <w:marRight w:val="0"/>
                      <w:marTop w:val="0"/>
                      <w:marBottom w:val="300"/>
                      <w:divBdr>
                        <w:top w:val="single" w:sz="6" w:space="19" w:color="EFEFEF"/>
                        <w:left w:val="none" w:sz="0" w:space="0" w:color="auto"/>
                        <w:bottom w:val="single" w:sz="6" w:space="19" w:color="EFEFEF"/>
                        <w:right w:val="none" w:sz="0" w:space="0" w:color="auto"/>
                      </w:divBdr>
                    </w:div>
                  </w:divsChild>
                </w:div>
              </w:divsChild>
            </w:div>
          </w:divsChild>
        </w:div>
        <w:div w:id="525018493">
          <w:marLeft w:val="0"/>
          <w:marRight w:val="0"/>
          <w:marTop w:val="0"/>
          <w:marBottom w:val="0"/>
          <w:divBdr>
            <w:top w:val="none" w:sz="0" w:space="0" w:color="auto"/>
            <w:left w:val="none" w:sz="0" w:space="0" w:color="auto"/>
            <w:bottom w:val="none" w:sz="0" w:space="0" w:color="auto"/>
            <w:right w:val="none" w:sz="0" w:space="0" w:color="auto"/>
          </w:divBdr>
        </w:div>
        <w:div w:id="654453929">
          <w:marLeft w:val="0"/>
          <w:marRight w:val="0"/>
          <w:marTop w:val="0"/>
          <w:marBottom w:val="0"/>
          <w:divBdr>
            <w:top w:val="none" w:sz="0" w:space="0" w:color="auto"/>
            <w:left w:val="none" w:sz="0" w:space="0" w:color="auto"/>
            <w:bottom w:val="none" w:sz="0" w:space="0" w:color="auto"/>
            <w:right w:val="none" w:sz="0" w:space="0" w:color="auto"/>
          </w:divBdr>
          <w:divsChild>
            <w:div w:id="666596493">
              <w:marLeft w:val="0"/>
              <w:marRight w:val="0"/>
              <w:marTop w:val="0"/>
              <w:marBottom w:val="0"/>
              <w:divBdr>
                <w:top w:val="none" w:sz="0" w:space="0" w:color="auto"/>
                <w:left w:val="none" w:sz="0" w:space="0" w:color="auto"/>
                <w:bottom w:val="none" w:sz="0" w:space="0" w:color="auto"/>
                <w:right w:val="none" w:sz="0" w:space="0" w:color="auto"/>
              </w:divBdr>
              <w:divsChild>
                <w:div w:id="922570094">
                  <w:marLeft w:val="0"/>
                  <w:marRight w:val="0"/>
                  <w:marTop w:val="0"/>
                  <w:marBottom w:val="210"/>
                  <w:divBdr>
                    <w:top w:val="none" w:sz="0" w:space="0" w:color="auto"/>
                    <w:left w:val="none" w:sz="0" w:space="0" w:color="auto"/>
                    <w:bottom w:val="none" w:sz="0" w:space="0" w:color="auto"/>
                    <w:right w:val="none" w:sz="0" w:space="0" w:color="auto"/>
                  </w:divBdr>
                </w:div>
                <w:div w:id="413016134">
                  <w:marLeft w:val="0"/>
                  <w:marRight w:val="0"/>
                  <w:marTop w:val="0"/>
                  <w:marBottom w:val="210"/>
                  <w:divBdr>
                    <w:top w:val="none" w:sz="0" w:space="0" w:color="auto"/>
                    <w:left w:val="none" w:sz="0" w:space="0" w:color="auto"/>
                    <w:bottom w:val="none" w:sz="0" w:space="0" w:color="auto"/>
                    <w:right w:val="none" w:sz="0" w:space="0" w:color="auto"/>
                  </w:divBdr>
                </w:div>
              </w:divsChild>
            </w:div>
            <w:div w:id="1217008842">
              <w:marLeft w:val="0"/>
              <w:marRight w:val="0"/>
              <w:marTop w:val="0"/>
              <w:marBottom w:val="0"/>
              <w:divBdr>
                <w:top w:val="none" w:sz="0" w:space="0" w:color="auto"/>
                <w:left w:val="none" w:sz="0" w:space="0" w:color="auto"/>
                <w:bottom w:val="none" w:sz="0" w:space="0" w:color="auto"/>
                <w:right w:val="none" w:sz="0" w:space="0" w:color="auto"/>
              </w:divBdr>
              <w:divsChild>
                <w:div w:id="1844010619">
                  <w:marLeft w:val="0"/>
                  <w:marRight w:val="0"/>
                  <w:marTop w:val="0"/>
                  <w:marBottom w:val="210"/>
                  <w:divBdr>
                    <w:top w:val="none" w:sz="0" w:space="0" w:color="auto"/>
                    <w:left w:val="none" w:sz="0" w:space="0" w:color="auto"/>
                    <w:bottom w:val="none" w:sz="0" w:space="0" w:color="auto"/>
                    <w:right w:val="none" w:sz="0" w:space="0" w:color="auto"/>
                  </w:divBdr>
                </w:div>
                <w:div w:id="1150748861">
                  <w:marLeft w:val="0"/>
                  <w:marRight w:val="0"/>
                  <w:marTop w:val="0"/>
                  <w:marBottom w:val="210"/>
                  <w:divBdr>
                    <w:top w:val="none" w:sz="0" w:space="0" w:color="auto"/>
                    <w:left w:val="none" w:sz="0" w:space="0" w:color="auto"/>
                    <w:bottom w:val="none" w:sz="0" w:space="0" w:color="auto"/>
                    <w:right w:val="none" w:sz="0" w:space="0" w:color="auto"/>
                  </w:divBdr>
                </w:div>
              </w:divsChild>
            </w:div>
          </w:divsChild>
        </w:div>
        <w:div w:id="1669670698">
          <w:marLeft w:val="0"/>
          <w:marRight w:val="0"/>
          <w:marTop w:val="120"/>
          <w:marBottom w:val="120"/>
          <w:divBdr>
            <w:top w:val="none" w:sz="0" w:space="0" w:color="auto"/>
            <w:left w:val="none" w:sz="0" w:space="0" w:color="auto"/>
            <w:bottom w:val="none" w:sz="0" w:space="0" w:color="auto"/>
            <w:right w:val="none" w:sz="0" w:space="0" w:color="auto"/>
          </w:divBdr>
          <w:divsChild>
            <w:div w:id="1033724964">
              <w:marLeft w:val="0"/>
              <w:marRight w:val="0"/>
              <w:marTop w:val="0"/>
              <w:marBottom w:val="0"/>
              <w:divBdr>
                <w:top w:val="none" w:sz="0" w:space="0" w:color="auto"/>
                <w:left w:val="none" w:sz="0" w:space="0" w:color="auto"/>
                <w:bottom w:val="none" w:sz="0" w:space="0" w:color="auto"/>
                <w:right w:val="none" w:sz="0" w:space="0" w:color="auto"/>
              </w:divBdr>
              <w:divsChild>
                <w:div w:id="1854103490">
                  <w:marLeft w:val="0"/>
                  <w:marRight w:val="0"/>
                  <w:marTop w:val="0"/>
                  <w:marBottom w:val="0"/>
                  <w:divBdr>
                    <w:top w:val="none" w:sz="0" w:space="0" w:color="auto"/>
                    <w:left w:val="none" w:sz="0" w:space="0" w:color="auto"/>
                    <w:bottom w:val="none" w:sz="0" w:space="0" w:color="auto"/>
                    <w:right w:val="none" w:sz="0" w:space="0" w:color="auto"/>
                  </w:divBdr>
                  <w:divsChild>
                    <w:div w:id="1636176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3224">
          <w:marLeft w:val="0"/>
          <w:marRight w:val="0"/>
          <w:marTop w:val="120"/>
          <w:marBottom w:val="120"/>
          <w:divBdr>
            <w:top w:val="none" w:sz="0" w:space="0" w:color="auto"/>
            <w:left w:val="none" w:sz="0" w:space="0" w:color="auto"/>
            <w:bottom w:val="none" w:sz="0" w:space="0" w:color="auto"/>
            <w:right w:val="none" w:sz="0" w:space="0" w:color="auto"/>
          </w:divBdr>
          <w:divsChild>
            <w:div w:id="433135762">
              <w:marLeft w:val="0"/>
              <w:marRight w:val="0"/>
              <w:marTop w:val="0"/>
              <w:marBottom w:val="0"/>
              <w:divBdr>
                <w:top w:val="none" w:sz="0" w:space="0" w:color="auto"/>
                <w:left w:val="none" w:sz="0" w:space="0" w:color="auto"/>
                <w:bottom w:val="none" w:sz="0" w:space="0" w:color="auto"/>
                <w:right w:val="none" w:sz="0" w:space="0" w:color="auto"/>
              </w:divBdr>
              <w:divsChild>
                <w:div w:id="1010990640">
                  <w:marLeft w:val="0"/>
                  <w:marRight w:val="0"/>
                  <w:marTop w:val="0"/>
                  <w:marBottom w:val="0"/>
                  <w:divBdr>
                    <w:top w:val="none" w:sz="0" w:space="0" w:color="auto"/>
                    <w:left w:val="none" w:sz="0" w:space="0" w:color="auto"/>
                    <w:bottom w:val="none" w:sz="0" w:space="0" w:color="auto"/>
                    <w:right w:val="none" w:sz="0" w:space="0" w:color="auto"/>
                  </w:divBdr>
                  <w:divsChild>
                    <w:div w:id="416370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9818599">
      <w:bodyDiv w:val="1"/>
      <w:marLeft w:val="0"/>
      <w:marRight w:val="0"/>
      <w:marTop w:val="0"/>
      <w:marBottom w:val="0"/>
      <w:divBdr>
        <w:top w:val="none" w:sz="0" w:space="0" w:color="auto"/>
        <w:left w:val="none" w:sz="0" w:space="0" w:color="auto"/>
        <w:bottom w:val="none" w:sz="0" w:space="0" w:color="auto"/>
        <w:right w:val="none" w:sz="0" w:space="0" w:color="auto"/>
      </w:divBdr>
      <w:divsChild>
        <w:div w:id="1749695181">
          <w:marLeft w:val="0"/>
          <w:marRight w:val="0"/>
          <w:marTop w:val="0"/>
          <w:marBottom w:val="0"/>
          <w:divBdr>
            <w:top w:val="none" w:sz="0" w:space="0" w:color="auto"/>
            <w:left w:val="none" w:sz="0" w:space="0" w:color="auto"/>
            <w:bottom w:val="none" w:sz="0" w:space="0" w:color="auto"/>
            <w:right w:val="none" w:sz="0" w:space="0" w:color="auto"/>
          </w:divBdr>
          <w:divsChild>
            <w:div w:id="1790590472">
              <w:marLeft w:val="0"/>
              <w:marRight w:val="0"/>
              <w:marTop w:val="0"/>
              <w:marBottom w:val="0"/>
              <w:divBdr>
                <w:top w:val="none" w:sz="0" w:space="0" w:color="auto"/>
                <w:left w:val="none" w:sz="0" w:space="0" w:color="auto"/>
                <w:bottom w:val="none" w:sz="0" w:space="0" w:color="auto"/>
                <w:right w:val="none" w:sz="0" w:space="0" w:color="auto"/>
              </w:divBdr>
            </w:div>
            <w:div w:id="186875168">
              <w:marLeft w:val="0"/>
              <w:marRight w:val="0"/>
              <w:marTop w:val="0"/>
              <w:marBottom w:val="0"/>
              <w:divBdr>
                <w:top w:val="none" w:sz="0" w:space="0" w:color="auto"/>
                <w:left w:val="none" w:sz="0" w:space="0" w:color="auto"/>
                <w:bottom w:val="none" w:sz="0" w:space="0" w:color="auto"/>
                <w:right w:val="none" w:sz="0" w:space="0" w:color="auto"/>
              </w:divBdr>
              <w:divsChild>
                <w:div w:id="428040356">
                  <w:marLeft w:val="0"/>
                  <w:marRight w:val="0"/>
                  <w:marTop w:val="0"/>
                  <w:marBottom w:val="0"/>
                  <w:divBdr>
                    <w:top w:val="none" w:sz="0" w:space="0" w:color="auto"/>
                    <w:left w:val="none" w:sz="0" w:space="0" w:color="auto"/>
                    <w:bottom w:val="none" w:sz="0" w:space="0" w:color="auto"/>
                    <w:right w:val="none" w:sz="0" w:space="0" w:color="auto"/>
                  </w:divBdr>
                  <w:divsChild>
                    <w:div w:id="1163202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4417174">
          <w:marLeft w:val="0"/>
          <w:marRight w:val="0"/>
          <w:marTop w:val="0"/>
          <w:marBottom w:val="0"/>
          <w:divBdr>
            <w:top w:val="none" w:sz="0" w:space="0" w:color="auto"/>
            <w:left w:val="none" w:sz="0" w:space="0" w:color="auto"/>
            <w:bottom w:val="none" w:sz="0" w:space="0" w:color="auto"/>
            <w:right w:val="none" w:sz="0" w:space="0" w:color="auto"/>
          </w:divBdr>
          <w:divsChild>
            <w:div w:id="138572347">
              <w:marLeft w:val="-225"/>
              <w:marRight w:val="-225"/>
              <w:marTop w:val="0"/>
              <w:marBottom w:val="0"/>
              <w:divBdr>
                <w:top w:val="none" w:sz="0" w:space="0" w:color="auto"/>
                <w:left w:val="none" w:sz="0" w:space="0" w:color="auto"/>
                <w:bottom w:val="none" w:sz="0" w:space="0" w:color="auto"/>
                <w:right w:val="none" w:sz="0" w:space="0" w:color="auto"/>
              </w:divBdr>
              <w:divsChild>
                <w:div w:id="573734290">
                  <w:marLeft w:val="0"/>
                  <w:marRight w:val="0"/>
                  <w:marTop w:val="0"/>
                  <w:marBottom w:val="0"/>
                  <w:divBdr>
                    <w:top w:val="none" w:sz="0" w:space="0" w:color="auto"/>
                    <w:left w:val="none" w:sz="0" w:space="0" w:color="auto"/>
                    <w:bottom w:val="none" w:sz="0" w:space="0" w:color="auto"/>
                    <w:right w:val="none" w:sz="0" w:space="0" w:color="auto"/>
                  </w:divBdr>
                  <w:divsChild>
                    <w:div w:id="278076765">
                      <w:marLeft w:val="0"/>
                      <w:marRight w:val="0"/>
                      <w:marTop w:val="0"/>
                      <w:marBottom w:val="0"/>
                      <w:divBdr>
                        <w:top w:val="none" w:sz="0" w:space="0" w:color="auto"/>
                        <w:left w:val="none" w:sz="0" w:space="0" w:color="auto"/>
                        <w:bottom w:val="none" w:sz="0" w:space="0" w:color="auto"/>
                        <w:right w:val="none" w:sz="0" w:space="0" w:color="auto"/>
                      </w:divBdr>
                      <w:divsChild>
                        <w:div w:id="1452433972">
                          <w:marLeft w:val="0"/>
                          <w:marRight w:val="0"/>
                          <w:marTop w:val="0"/>
                          <w:marBottom w:val="0"/>
                          <w:divBdr>
                            <w:top w:val="none" w:sz="0" w:space="0" w:color="auto"/>
                            <w:left w:val="none" w:sz="0" w:space="0" w:color="auto"/>
                            <w:bottom w:val="none" w:sz="0" w:space="0" w:color="auto"/>
                            <w:right w:val="none" w:sz="0" w:space="0" w:color="auto"/>
                          </w:divBdr>
                          <w:divsChild>
                            <w:div w:id="873538244">
                              <w:marLeft w:val="0"/>
                              <w:marRight w:val="0"/>
                              <w:marTop w:val="0"/>
                              <w:marBottom w:val="0"/>
                              <w:divBdr>
                                <w:top w:val="none" w:sz="0" w:space="0" w:color="auto"/>
                                <w:left w:val="none" w:sz="0" w:space="0" w:color="auto"/>
                                <w:bottom w:val="none" w:sz="0" w:space="0" w:color="auto"/>
                                <w:right w:val="none" w:sz="0" w:space="0" w:color="auto"/>
                              </w:divBdr>
                              <w:divsChild>
                                <w:div w:id="1428424295">
                                  <w:marLeft w:val="0"/>
                                  <w:marRight w:val="0"/>
                                  <w:marTop w:val="0"/>
                                  <w:marBottom w:val="0"/>
                                  <w:divBdr>
                                    <w:top w:val="none" w:sz="0" w:space="0" w:color="auto"/>
                                    <w:left w:val="none" w:sz="0" w:space="0" w:color="auto"/>
                                    <w:bottom w:val="none" w:sz="0" w:space="0" w:color="auto"/>
                                    <w:right w:val="none" w:sz="0" w:space="0" w:color="auto"/>
                                  </w:divBdr>
                                </w:div>
                              </w:divsChild>
                            </w:div>
                            <w:div w:id="1172530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3895843">
                      <w:marLeft w:val="0"/>
                      <w:marRight w:val="0"/>
                      <w:marTop w:val="0"/>
                      <w:marBottom w:val="0"/>
                      <w:divBdr>
                        <w:top w:val="none" w:sz="0" w:space="0" w:color="auto"/>
                        <w:left w:val="none" w:sz="0" w:space="0" w:color="auto"/>
                        <w:bottom w:val="none" w:sz="0" w:space="0" w:color="auto"/>
                        <w:right w:val="none" w:sz="0" w:space="0" w:color="auto"/>
                      </w:divBdr>
                      <w:divsChild>
                        <w:div w:id="14506785">
                          <w:marLeft w:val="0"/>
                          <w:marRight w:val="0"/>
                          <w:marTop w:val="0"/>
                          <w:marBottom w:val="0"/>
                          <w:divBdr>
                            <w:top w:val="none" w:sz="0" w:space="0" w:color="auto"/>
                            <w:left w:val="none" w:sz="0" w:space="0" w:color="auto"/>
                            <w:bottom w:val="none" w:sz="0" w:space="0" w:color="auto"/>
                            <w:right w:val="none" w:sz="0" w:space="0" w:color="auto"/>
                          </w:divBdr>
                          <w:divsChild>
                            <w:div w:id="23409424">
                              <w:marLeft w:val="0"/>
                              <w:marRight w:val="0"/>
                              <w:marTop w:val="0"/>
                              <w:marBottom w:val="0"/>
                              <w:divBdr>
                                <w:top w:val="none" w:sz="0" w:space="0" w:color="auto"/>
                                <w:left w:val="none" w:sz="0" w:space="0" w:color="auto"/>
                                <w:bottom w:val="none" w:sz="0" w:space="0" w:color="auto"/>
                                <w:right w:val="none" w:sz="0" w:space="0" w:color="auto"/>
                              </w:divBdr>
                            </w:div>
                          </w:divsChild>
                        </w:div>
                        <w:div w:id="1443527306">
                          <w:marLeft w:val="0"/>
                          <w:marRight w:val="0"/>
                          <w:marTop w:val="0"/>
                          <w:marBottom w:val="0"/>
                          <w:divBdr>
                            <w:top w:val="none" w:sz="0" w:space="0" w:color="auto"/>
                            <w:left w:val="none" w:sz="0" w:space="0" w:color="auto"/>
                            <w:bottom w:val="none" w:sz="0" w:space="0" w:color="auto"/>
                            <w:right w:val="none" w:sz="0" w:space="0" w:color="auto"/>
                          </w:divBdr>
                          <w:divsChild>
                            <w:div w:id="306978028">
                              <w:marLeft w:val="0"/>
                              <w:marRight w:val="0"/>
                              <w:marTop w:val="0"/>
                              <w:marBottom w:val="0"/>
                              <w:divBdr>
                                <w:top w:val="none" w:sz="0" w:space="0" w:color="auto"/>
                                <w:left w:val="none" w:sz="0" w:space="0" w:color="auto"/>
                                <w:bottom w:val="none" w:sz="0" w:space="0" w:color="auto"/>
                                <w:right w:val="none" w:sz="0" w:space="0" w:color="auto"/>
                              </w:divBdr>
                            </w:div>
                            <w:div w:id="1194150656">
                              <w:marLeft w:val="0"/>
                              <w:marRight w:val="0"/>
                              <w:marTop w:val="0"/>
                              <w:marBottom w:val="0"/>
                              <w:divBdr>
                                <w:top w:val="none" w:sz="0" w:space="0" w:color="auto"/>
                                <w:left w:val="none" w:sz="0" w:space="0" w:color="auto"/>
                                <w:bottom w:val="none" w:sz="0" w:space="0" w:color="auto"/>
                                <w:right w:val="none" w:sz="0" w:space="0" w:color="auto"/>
                              </w:divBdr>
                              <w:divsChild>
                                <w:div w:id="689987662">
                                  <w:marLeft w:val="0"/>
                                  <w:marRight w:val="0"/>
                                  <w:marTop w:val="0"/>
                                  <w:marBottom w:val="0"/>
                                  <w:divBdr>
                                    <w:top w:val="single" w:sz="6" w:space="0" w:color="FFF1D8"/>
                                    <w:left w:val="single" w:sz="6" w:space="0" w:color="FFF1D8"/>
                                    <w:bottom w:val="single" w:sz="6" w:space="0" w:color="FFF1D8"/>
                                    <w:right w:val="single" w:sz="6" w:space="0" w:color="FFF1D8"/>
                                  </w:divBdr>
                                </w:div>
                              </w:divsChild>
                            </w:div>
                          </w:divsChild>
                        </w:div>
                        <w:div w:id="998968878">
                          <w:marLeft w:val="0"/>
                          <w:marRight w:val="0"/>
                          <w:marTop w:val="0"/>
                          <w:marBottom w:val="0"/>
                          <w:divBdr>
                            <w:top w:val="none" w:sz="0" w:space="0" w:color="auto"/>
                            <w:left w:val="none" w:sz="0" w:space="0" w:color="auto"/>
                            <w:bottom w:val="none" w:sz="0" w:space="0" w:color="auto"/>
                            <w:right w:val="none" w:sz="0" w:space="0" w:color="auto"/>
                          </w:divBdr>
                          <w:divsChild>
                            <w:div w:id="576289268">
                              <w:marLeft w:val="0"/>
                              <w:marRight w:val="0"/>
                              <w:marTop w:val="0"/>
                              <w:marBottom w:val="0"/>
                              <w:divBdr>
                                <w:top w:val="none" w:sz="0" w:space="0" w:color="auto"/>
                                <w:left w:val="none" w:sz="0" w:space="0" w:color="auto"/>
                                <w:bottom w:val="none" w:sz="0" w:space="0" w:color="auto"/>
                                <w:right w:val="none" w:sz="0" w:space="0" w:color="auto"/>
                              </w:divBdr>
                            </w:div>
                            <w:div w:id="133987058">
                              <w:marLeft w:val="0"/>
                              <w:marRight w:val="0"/>
                              <w:marTop w:val="0"/>
                              <w:marBottom w:val="0"/>
                              <w:divBdr>
                                <w:top w:val="none" w:sz="0" w:space="0" w:color="auto"/>
                                <w:left w:val="none" w:sz="0" w:space="0" w:color="auto"/>
                                <w:bottom w:val="none" w:sz="0" w:space="0" w:color="auto"/>
                                <w:right w:val="none" w:sz="0" w:space="0" w:color="auto"/>
                              </w:divBdr>
                              <w:divsChild>
                                <w:div w:id="736704892">
                                  <w:marLeft w:val="0"/>
                                  <w:marRight w:val="0"/>
                                  <w:marTop w:val="0"/>
                                  <w:marBottom w:val="0"/>
                                  <w:divBdr>
                                    <w:top w:val="single" w:sz="6" w:space="0" w:color="FFF1D8"/>
                                    <w:left w:val="single" w:sz="6" w:space="0" w:color="FFF1D8"/>
                                    <w:bottom w:val="single" w:sz="6" w:space="0" w:color="FFF1D8"/>
                                    <w:right w:val="single" w:sz="6" w:space="0" w:color="FFF1D8"/>
                                  </w:divBdr>
                                </w:div>
                              </w:divsChild>
                            </w:div>
                          </w:divsChild>
                        </w:div>
                      </w:divsChild>
                    </w:div>
                  </w:divsChild>
                </w:div>
              </w:divsChild>
            </w:div>
          </w:divsChild>
        </w:div>
      </w:divsChild>
    </w:div>
    <w:div w:id="973099313">
      <w:bodyDiv w:val="1"/>
      <w:marLeft w:val="0"/>
      <w:marRight w:val="0"/>
      <w:marTop w:val="0"/>
      <w:marBottom w:val="0"/>
      <w:divBdr>
        <w:top w:val="none" w:sz="0" w:space="0" w:color="auto"/>
        <w:left w:val="none" w:sz="0" w:space="0" w:color="auto"/>
        <w:bottom w:val="none" w:sz="0" w:space="0" w:color="auto"/>
        <w:right w:val="none" w:sz="0" w:space="0" w:color="auto"/>
      </w:divBdr>
      <w:divsChild>
        <w:div w:id="86539703">
          <w:marLeft w:val="0"/>
          <w:marRight w:val="0"/>
          <w:marTop w:val="0"/>
          <w:marBottom w:val="0"/>
          <w:divBdr>
            <w:top w:val="none" w:sz="0" w:space="0" w:color="auto"/>
            <w:left w:val="none" w:sz="0" w:space="0" w:color="auto"/>
            <w:bottom w:val="none" w:sz="0" w:space="0" w:color="auto"/>
            <w:right w:val="none" w:sz="0" w:space="0" w:color="auto"/>
          </w:divBdr>
        </w:div>
        <w:div w:id="536891967">
          <w:marLeft w:val="0"/>
          <w:marRight w:val="0"/>
          <w:marTop w:val="240"/>
          <w:marBottom w:val="240"/>
          <w:divBdr>
            <w:top w:val="single" w:sz="6" w:space="0" w:color="CCCCCC"/>
            <w:left w:val="single" w:sz="24" w:space="9" w:color="04AA6D"/>
            <w:bottom w:val="single" w:sz="6" w:space="0" w:color="CCCCCC"/>
            <w:right w:val="single" w:sz="6" w:space="0" w:color="CCCCCC"/>
          </w:divBdr>
          <w:divsChild>
            <w:div w:id="625820117">
              <w:marLeft w:val="0"/>
              <w:marRight w:val="0"/>
              <w:marTop w:val="0"/>
              <w:marBottom w:val="0"/>
              <w:divBdr>
                <w:top w:val="none" w:sz="0" w:space="0" w:color="auto"/>
                <w:left w:val="none" w:sz="0" w:space="0" w:color="auto"/>
                <w:bottom w:val="none" w:sz="0" w:space="0" w:color="auto"/>
                <w:right w:val="none" w:sz="0" w:space="0" w:color="auto"/>
              </w:divBdr>
            </w:div>
          </w:divsChild>
        </w:div>
        <w:div w:id="1758015317">
          <w:marLeft w:val="0"/>
          <w:marRight w:val="0"/>
          <w:marTop w:val="240"/>
          <w:marBottom w:val="240"/>
          <w:divBdr>
            <w:top w:val="single" w:sz="6" w:space="0" w:color="CCCCCC"/>
            <w:left w:val="single" w:sz="24" w:space="9" w:color="04AA6D"/>
            <w:bottom w:val="single" w:sz="6" w:space="0" w:color="CCCCCC"/>
            <w:right w:val="single" w:sz="6" w:space="0" w:color="CCCCCC"/>
          </w:divBdr>
          <w:divsChild>
            <w:div w:id="565916898">
              <w:marLeft w:val="0"/>
              <w:marRight w:val="0"/>
              <w:marTop w:val="0"/>
              <w:marBottom w:val="0"/>
              <w:divBdr>
                <w:top w:val="none" w:sz="0" w:space="0" w:color="auto"/>
                <w:left w:val="none" w:sz="0" w:space="0" w:color="auto"/>
                <w:bottom w:val="none" w:sz="0" w:space="0" w:color="auto"/>
                <w:right w:val="none" w:sz="0" w:space="0" w:color="auto"/>
              </w:divBdr>
            </w:div>
          </w:divsChild>
        </w:div>
        <w:div w:id="1243218700">
          <w:marLeft w:val="0"/>
          <w:marRight w:val="0"/>
          <w:marTop w:val="0"/>
          <w:marBottom w:val="0"/>
          <w:divBdr>
            <w:top w:val="none" w:sz="0" w:space="0" w:color="auto"/>
            <w:left w:val="none" w:sz="0" w:space="0" w:color="auto"/>
            <w:bottom w:val="none" w:sz="0" w:space="0" w:color="auto"/>
            <w:right w:val="none" w:sz="0" w:space="0" w:color="auto"/>
          </w:divBdr>
        </w:div>
        <w:div w:id="1151172598">
          <w:marLeft w:val="-240"/>
          <w:marRight w:val="-240"/>
          <w:marTop w:val="0"/>
          <w:marBottom w:val="0"/>
          <w:divBdr>
            <w:top w:val="none" w:sz="0" w:space="0" w:color="auto"/>
            <w:left w:val="none" w:sz="0" w:space="0" w:color="auto"/>
            <w:bottom w:val="none" w:sz="0" w:space="0" w:color="auto"/>
            <w:right w:val="none" w:sz="0" w:space="0" w:color="auto"/>
          </w:divBdr>
          <w:divsChild>
            <w:div w:id="1824199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479034">
      <w:bodyDiv w:val="1"/>
      <w:marLeft w:val="0"/>
      <w:marRight w:val="0"/>
      <w:marTop w:val="0"/>
      <w:marBottom w:val="0"/>
      <w:divBdr>
        <w:top w:val="none" w:sz="0" w:space="0" w:color="auto"/>
        <w:left w:val="none" w:sz="0" w:space="0" w:color="auto"/>
        <w:bottom w:val="none" w:sz="0" w:space="0" w:color="auto"/>
        <w:right w:val="none" w:sz="0" w:space="0" w:color="auto"/>
      </w:divBdr>
    </w:div>
    <w:div w:id="1035496227">
      <w:bodyDiv w:val="1"/>
      <w:marLeft w:val="0"/>
      <w:marRight w:val="0"/>
      <w:marTop w:val="0"/>
      <w:marBottom w:val="0"/>
      <w:divBdr>
        <w:top w:val="none" w:sz="0" w:space="0" w:color="auto"/>
        <w:left w:val="none" w:sz="0" w:space="0" w:color="auto"/>
        <w:bottom w:val="none" w:sz="0" w:space="0" w:color="auto"/>
        <w:right w:val="none" w:sz="0" w:space="0" w:color="auto"/>
      </w:divBdr>
      <w:divsChild>
        <w:div w:id="100341131">
          <w:marLeft w:val="0"/>
          <w:marRight w:val="0"/>
          <w:marTop w:val="150"/>
          <w:marBottom w:val="150"/>
          <w:divBdr>
            <w:top w:val="none" w:sz="0" w:space="0" w:color="auto"/>
            <w:left w:val="none" w:sz="0" w:space="0" w:color="auto"/>
            <w:bottom w:val="none" w:sz="0" w:space="0" w:color="auto"/>
            <w:right w:val="none" w:sz="0" w:space="0" w:color="auto"/>
          </w:divBdr>
          <w:divsChild>
            <w:div w:id="981808232">
              <w:marLeft w:val="0"/>
              <w:marRight w:val="0"/>
              <w:marTop w:val="100"/>
              <w:marBottom w:val="100"/>
              <w:divBdr>
                <w:top w:val="none" w:sz="0" w:space="0" w:color="auto"/>
                <w:left w:val="none" w:sz="0" w:space="0" w:color="auto"/>
                <w:bottom w:val="none" w:sz="0" w:space="0" w:color="auto"/>
                <w:right w:val="none" w:sz="0" w:space="0" w:color="auto"/>
              </w:divBdr>
              <w:divsChild>
                <w:div w:id="2010055038">
                  <w:marLeft w:val="0"/>
                  <w:marRight w:val="0"/>
                  <w:marTop w:val="0"/>
                  <w:marBottom w:val="0"/>
                  <w:divBdr>
                    <w:top w:val="none" w:sz="0" w:space="0" w:color="auto"/>
                    <w:left w:val="none" w:sz="0" w:space="0" w:color="auto"/>
                    <w:bottom w:val="none" w:sz="0" w:space="0" w:color="auto"/>
                    <w:right w:val="none" w:sz="0" w:space="0" w:color="auto"/>
                  </w:divBdr>
                  <w:divsChild>
                    <w:div w:id="2069842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400429">
          <w:marLeft w:val="0"/>
          <w:marRight w:val="0"/>
          <w:marTop w:val="150"/>
          <w:marBottom w:val="300"/>
          <w:divBdr>
            <w:top w:val="none" w:sz="0" w:space="0" w:color="auto"/>
            <w:left w:val="none" w:sz="0" w:space="0" w:color="auto"/>
            <w:bottom w:val="none" w:sz="0" w:space="0" w:color="auto"/>
            <w:right w:val="none" w:sz="0" w:space="0" w:color="auto"/>
          </w:divBdr>
          <w:divsChild>
            <w:div w:id="1485707769">
              <w:marLeft w:val="0"/>
              <w:marRight w:val="0"/>
              <w:marTop w:val="0"/>
              <w:marBottom w:val="0"/>
              <w:divBdr>
                <w:top w:val="none" w:sz="0" w:space="0" w:color="auto"/>
                <w:left w:val="none" w:sz="0" w:space="0" w:color="auto"/>
                <w:bottom w:val="none" w:sz="0" w:space="0" w:color="auto"/>
                <w:right w:val="none" w:sz="0" w:space="0" w:color="auto"/>
              </w:divBdr>
              <w:divsChild>
                <w:div w:id="2051803069">
                  <w:marLeft w:val="0"/>
                  <w:marRight w:val="0"/>
                  <w:marTop w:val="0"/>
                  <w:marBottom w:val="0"/>
                  <w:divBdr>
                    <w:top w:val="none" w:sz="0" w:space="0" w:color="auto"/>
                    <w:left w:val="none" w:sz="0" w:space="0" w:color="auto"/>
                    <w:bottom w:val="none" w:sz="0" w:space="0" w:color="auto"/>
                    <w:right w:val="none" w:sz="0" w:space="0" w:color="auto"/>
                  </w:divBdr>
                  <w:divsChild>
                    <w:div w:id="1818302235">
                      <w:marLeft w:val="0"/>
                      <w:marRight w:val="0"/>
                      <w:marTop w:val="0"/>
                      <w:marBottom w:val="0"/>
                      <w:divBdr>
                        <w:top w:val="none" w:sz="0" w:space="0" w:color="auto"/>
                        <w:left w:val="none" w:sz="0" w:space="0" w:color="auto"/>
                        <w:bottom w:val="none" w:sz="0" w:space="0" w:color="auto"/>
                        <w:right w:val="none" w:sz="0" w:space="0" w:color="auto"/>
                      </w:divBdr>
                      <w:divsChild>
                        <w:div w:id="2048599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9249026">
          <w:marLeft w:val="0"/>
          <w:marRight w:val="0"/>
          <w:marTop w:val="0"/>
          <w:marBottom w:val="120"/>
          <w:divBdr>
            <w:top w:val="single" w:sz="6" w:space="0" w:color="auto"/>
            <w:left w:val="single" w:sz="24" w:space="0" w:color="auto"/>
            <w:bottom w:val="single" w:sz="6" w:space="0" w:color="auto"/>
            <w:right w:val="single" w:sz="6" w:space="0" w:color="auto"/>
          </w:divBdr>
          <w:divsChild>
            <w:div w:id="598371436">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067414369">
      <w:bodyDiv w:val="1"/>
      <w:marLeft w:val="0"/>
      <w:marRight w:val="0"/>
      <w:marTop w:val="0"/>
      <w:marBottom w:val="0"/>
      <w:divBdr>
        <w:top w:val="none" w:sz="0" w:space="0" w:color="auto"/>
        <w:left w:val="none" w:sz="0" w:space="0" w:color="auto"/>
        <w:bottom w:val="none" w:sz="0" w:space="0" w:color="auto"/>
        <w:right w:val="none" w:sz="0" w:space="0" w:color="auto"/>
      </w:divBdr>
    </w:div>
    <w:div w:id="1076629415">
      <w:bodyDiv w:val="1"/>
      <w:marLeft w:val="0"/>
      <w:marRight w:val="0"/>
      <w:marTop w:val="0"/>
      <w:marBottom w:val="0"/>
      <w:divBdr>
        <w:top w:val="none" w:sz="0" w:space="0" w:color="auto"/>
        <w:left w:val="none" w:sz="0" w:space="0" w:color="auto"/>
        <w:bottom w:val="none" w:sz="0" w:space="0" w:color="auto"/>
        <w:right w:val="none" w:sz="0" w:space="0" w:color="auto"/>
      </w:divBdr>
      <w:divsChild>
        <w:div w:id="1253123213">
          <w:marLeft w:val="0"/>
          <w:marRight w:val="0"/>
          <w:marTop w:val="0"/>
          <w:marBottom w:val="0"/>
          <w:divBdr>
            <w:top w:val="none" w:sz="0" w:space="0" w:color="auto"/>
            <w:left w:val="none" w:sz="0" w:space="0" w:color="auto"/>
            <w:bottom w:val="none" w:sz="0" w:space="0" w:color="auto"/>
            <w:right w:val="none" w:sz="0" w:space="0" w:color="auto"/>
          </w:divBdr>
        </w:div>
        <w:div w:id="1719160266">
          <w:marLeft w:val="-300"/>
          <w:marRight w:val="-300"/>
          <w:marTop w:val="360"/>
          <w:marBottom w:val="360"/>
          <w:divBdr>
            <w:top w:val="none" w:sz="0" w:space="0" w:color="auto"/>
            <w:left w:val="none" w:sz="0" w:space="0" w:color="auto"/>
            <w:bottom w:val="none" w:sz="0" w:space="0" w:color="auto"/>
            <w:right w:val="none" w:sz="0" w:space="0" w:color="auto"/>
          </w:divBdr>
          <w:divsChild>
            <w:div w:id="1044601088">
              <w:marLeft w:val="0"/>
              <w:marRight w:val="0"/>
              <w:marTop w:val="0"/>
              <w:marBottom w:val="0"/>
              <w:divBdr>
                <w:top w:val="none" w:sz="0" w:space="0" w:color="auto"/>
                <w:left w:val="none" w:sz="0" w:space="0" w:color="auto"/>
                <w:bottom w:val="none" w:sz="0" w:space="0" w:color="auto"/>
                <w:right w:val="none" w:sz="0" w:space="0" w:color="auto"/>
              </w:divBdr>
            </w:div>
          </w:divsChild>
        </w:div>
        <w:div w:id="2142578257">
          <w:marLeft w:val="-240"/>
          <w:marRight w:val="-240"/>
          <w:marTop w:val="0"/>
          <w:marBottom w:val="0"/>
          <w:divBdr>
            <w:top w:val="none" w:sz="0" w:space="0" w:color="auto"/>
            <w:left w:val="none" w:sz="0" w:space="0" w:color="auto"/>
            <w:bottom w:val="none" w:sz="0" w:space="0" w:color="auto"/>
            <w:right w:val="none" w:sz="0" w:space="0" w:color="auto"/>
          </w:divBdr>
          <w:divsChild>
            <w:div w:id="1502504350">
              <w:marLeft w:val="0"/>
              <w:marRight w:val="0"/>
              <w:marTop w:val="0"/>
              <w:marBottom w:val="0"/>
              <w:divBdr>
                <w:top w:val="none" w:sz="0" w:space="0" w:color="auto"/>
                <w:left w:val="none" w:sz="0" w:space="0" w:color="auto"/>
                <w:bottom w:val="none" w:sz="0" w:space="0" w:color="auto"/>
                <w:right w:val="none" w:sz="0" w:space="0" w:color="auto"/>
              </w:divBdr>
            </w:div>
          </w:divsChild>
        </w:div>
        <w:div w:id="1391808356">
          <w:marLeft w:val="-300"/>
          <w:marRight w:val="-300"/>
          <w:marTop w:val="360"/>
          <w:marBottom w:val="360"/>
          <w:divBdr>
            <w:top w:val="none" w:sz="0" w:space="0" w:color="auto"/>
            <w:left w:val="none" w:sz="0" w:space="0" w:color="auto"/>
            <w:bottom w:val="none" w:sz="0" w:space="0" w:color="auto"/>
            <w:right w:val="none" w:sz="0" w:space="0" w:color="auto"/>
          </w:divBdr>
          <w:divsChild>
            <w:div w:id="325788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749521">
      <w:bodyDiv w:val="1"/>
      <w:marLeft w:val="0"/>
      <w:marRight w:val="0"/>
      <w:marTop w:val="0"/>
      <w:marBottom w:val="0"/>
      <w:divBdr>
        <w:top w:val="none" w:sz="0" w:space="0" w:color="auto"/>
        <w:left w:val="none" w:sz="0" w:space="0" w:color="auto"/>
        <w:bottom w:val="none" w:sz="0" w:space="0" w:color="auto"/>
        <w:right w:val="none" w:sz="0" w:space="0" w:color="auto"/>
      </w:divBdr>
      <w:divsChild>
        <w:div w:id="334185999">
          <w:marLeft w:val="0"/>
          <w:marRight w:val="0"/>
          <w:marTop w:val="150"/>
          <w:marBottom w:val="150"/>
          <w:divBdr>
            <w:top w:val="none" w:sz="0" w:space="0" w:color="auto"/>
            <w:left w:val="none" w:sz="0" w:space="0" w:color="auto"/>
            <w:bottom w:val="none" w:sz="0" w:space="0" w:color="auto"/>
            <w:right w:val="none" w:sz="0" w:space="0" w:color="auto"/>
          </w:divBdr>
          <w:divsChild>
            <w:div w:id="1142306770">
              <w:marLeft w:val="0"/>
              <w:marRight w:val="0"/>
              <w:marTop w:val="100"/>
              <w:marBottom w:val="100"/>
              <w:divBdr>
                <w:top w:val="none" w:sz="0" w:space="0" w:color="auto"/>
                <w:left w:val="none" w:sz="0" w:space="0" w:color="auto"/>
                <w:bottom w:val="none" w:sz="0" w:space="0" w:color="auto"/>
                <w:right w:val="none" w:sz="0" w:space="0" w:color="auto"/>
              </w:divBdr>
              <w:divsChild>
                <w:div w:id="906770331">
                  <w:marLeft w:val="0"/>
                  <w:marRight w:val="0"/>
                  <w:marTop w:val="0"/>
                  <w:marBottom w:val="0"/>
                  <w:divBdr>
                    <w:top w:val="none" w:sz="0" w:space="0" w:color="auto"/>
                    <w:left w:val="none" w:sz="0" w:space="0" w:color="auto"/>
                    <w:bottom w:val="none" w:sz="0" w:space="0" w:color="auto"/>
                    <w:right w:val="none" w:sz="0" w:space="0" w:color="auto"/>
                  </w:divBdr>
                  <w:divsChild>
                    <w:div w:id="2093310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3876433">
          <w:marLeft w:val="0"/>
          <w:marRight w:val="0"/>
          <w:marTop w:val="0"/>
          <w:marBottom w:val="120"/>
          <w:divBdr>
            <w:top w:val="single" w:sz="6" w:space="0" w:color="auto"/>
            <w:left w:val="single" w:sz="24" w:space="0" w:color="auto"/>
            <w:bottom w:val="single" w:sz="6" w:space="0" w:color="auto"/>
            <w:right w:val="single" w:sz="6" w:space="0" w:color="auto"/>
          </w:divBdr>
          <w:divsChild>
            <w:div w:id="1456371331">
              <w:marLeft w:val="0"/>
              <w:marRight w:val="0"/>
              <w:marTop w:val="120"/>
              <w:marBottom w:val="120"/>
              <w:divBdr>
                <w:top w:val="none" w:sz="0" w:space="0" w:color="auto"/>
                <w:left w:val="none" w:sz="0" w:space="0" w:color="auto"/>
                <w:bottom w:val="none" w:sz="0" w:space="0" w:color="auto"/>
                <w:right w:val="none" w:sz="0" w:space="0" w:color="auto"/>
              </w:divBdr>
            </w:div>
          </w:divsChild>
        </w:div>
        <w:div w:id="374038080">
          <w:marLeft w:val="0"/>
          <w:marRight w:val="0"/>
          <w:marTop w:val="120"/>
          <w:marBottom w:val="0"/>
          <w:divBdr>
            <w:top w:val="single" w:sz="6" w:space="0" w:color="D5DDC6"/>
            <w:left w:val="single" w:sz="6" w:space="4" w:color="D5DDC6"/>
            <w:bottom w:val="single" w:sz="6" w:space="0" w:color="D5DDC6"/>
            <w:right w:val="single" w:sz="6" w:space="0" w:color="D5DDC6"/>
          </w:divBdr>
        </w:div>
        <w:div w:id="1327169575">
          <w:marLeft w:val="0"/>
          <w:marRight w:val="0"/>
          <w:marTop w:val="0"/>
          <w:marBottom w:val="120"/>
          <w:divBdr>
            <w:top w:val="single" w:sz="6" w:space="0" w:color="auto"/>
            <w:left w:val="single" w:sz="24" w:space="0" w:color="auto"/>
            <w:bottom w:val="single" w:sz="6" w:space="0" w:color="auto"/>
            <w:right w:val="single" w:sz="6" w:space="0" w:color="auto"/>
          </w:divBdr>
          <w:divsChild>
            <w:div w:id="1796213246">
              <w:marLeft w:val="0"/>
              <w:marRight w:val="0"/>
              <w:marTop w:val="120"/>
              <w:marBottom w:val="120"/>
              <w:divBdr>
                <w:top w:val="none" w:sz="0" w:space="0" w:color="auto"/>
                <w:left w:val="none" w:sz="0" w:space="0" w:color="auto"/>
                <w:bottom w:val="none" w:sz="0" w:space="0" w:color="auto"/>
                <w:right w:val="none" w:sz="0" w:space="0" w:color="auto"/>
              </w:divBdr>
            </w:div>
          </w:divsChild>
        </w:div>
        <w:div w:id="1292174528">
          <w:marLeft w:val="0"/>
          <w:marRight w:val="0"/>
          <w:marTop w:val="120"/>
          <w:marBottom w:val="0"/>
          <w:divBdr>
            <w:top w:val="single" w:sz="6" w:space="0" w:color="D5DDC6"/>
            <w:left w:val="single" w:sz="6" w:space="4" w:color="D5DDC6"/>
            <w:bottom w:val="single" w:sz="6" w:space="0" w:color="D5DDC6"/>
            <w:right w:val="single" w:sz="6" w:space="0" w:color="D5DDC6"/>
          </w:divBdr>
        </w:div>
        <w:div w:id="1662461793">
          <w:marLeft w:val="0"/>
          <w:marRight w:val="0"/>
          <w:marTop w:val="0"/>
          <w:marBottom w:val="120"/>
          <w:divBdr>
            <w:top w:val="single" w:sz="6" w:space="0" w:color="auto"/>
            <w:left w:val="single" w:sz="24" w:space="0" w:color="auto"/>
            <w:bottom w:val="single" w:sz="6" w:space="0" w:color="auto"/>
            <w:right w:val="single" w:sz="6" w:space="0" w:color="auto"/>
          </w:divBdr>
          <w:divsChild>
            <w:div w:id="216087245">
              <w:marLeft w:val="0"/>
              <w:marRight w:val="0"/>
              <w:marTop w:val="120"/>
              <w:marBottom w:val="120"/>
              <w:divBdr>
                <w:top w:val="none" w:sz="0" w:space="0" w:color="auto"/>
                <w:left w:val="none" w:sz="0" w:space="0" w:color="auto"/>
                <w:bottom w:val="none" w:sz="0" w:space="0" w:color="auto"/>
                <w:right w:val="none" w:sz="0" w:space="0" w:color="auto"/>
              </w:divBdr>
            </w:div>
          </w:divsChild>
        </w:div>
        <w:div w:id="1384597167">
          <w:marLeft w:val="0"/>
          <w:marRight w:val="0"/>
          <w:marTop w:val="120"/>
          <w:marBottom w:val="0"/>
          <w:divBdr>
            <w:top w:val="single" w:sz="6" w:space="0" w:color="D5DDC6"/>
            <w:left w:val="single" w:sz="6" w:space="4" w:color="D5DDC6"/>
            <w:bottom w:val="single" w:sz="6" w:space="0" w:color="D5DDC6"/>
            <w:right w:val="single" w:sz="6" w:space="0" w:color="D5DDC6"/>
          </w:divBdr>
        </w:div>
        <w:div w:id="419571384">
          <w:marLeft w:val="0"/>
          <w:marRight w:val="0"/>
          <w:marTop w:val="0"/>
          <w:marBottom w:val="120"/>
          <w:divBdr>
            <w:top w:val="single" w:sz="6" w:space="0" w:color="auto"/>
            <w:left w:val="single" w:sz="24" w:space="0" w:color="auto"/>
            <w:bottom w:val="single" w:sz="6" w:space="0" w:color="auto"/>
            <w:right w:val="single" w:sz="6" w:space="0" w:color="auto"/>
          </w:divBdr>
          <w:divsChild>
            <w:div w:id="1054504795">
              <w:marLeft w:val="0"/>
              <w:marRight w:val="0"/>
              <w:marTop w:val="120"/>
              <w:marBottom w:val="120"/>
              <w:divBdr>
                <w:top w:val="none" w:sz="0" w:space="0" w:color="auto"/>
                <w:left w:val="none" w:sz="0" w:space="0" w:color="auto"/>
                <w:bottom w:val="none" w:sz="0" w:space="0" w:color="auto"/>
                <w:right w:val="none" w:sz="0" w:space="0" w:color="auto"/>
              </w:divBdr>
            </w:div>
          </w:divsChild>
        </w:div>
        <w:div w:id="1997296899">
          <w:marLeft w:val="0"/>
          <w:marRight w:val="0"/>
          <w:marTop w:val="120"/>
          <w:marBottom w:val="0"/>
          <w:divBdr>
            <w:top w:val="single" w:sz="6" w:space="0" w:color="D5DDC6"/>
            <w:left w:val="single" w:sz="6" w:space="4" w:color="D5DDC6"/>
            <w:bottom w:val="single" w:sz="6" w:space="0" w:color="D5DDC6"/>
            <w:right w:val="single" w:sz="6" w:space="0" w:color="D5DDC6"/>
          </w:divBdr>
        </w:div>
        <w:div w:id="2004701850">
          <w:marLeft w:val="0"/>
          <w:marRight w:val="0"/>
          <w:marTop w:val="0"/>
          <w:marBottom w:val="120"/>
          <w:divBdr>
            <w:top w:val="single" w:sz="6" w:space="0" w:color="auto"/>
            <w:left w:val="single" w:sz="24" w:space="0" w:color="auto"/>
            <w:bottom w:val="single" w:sz="6" w:space="0" w:color="auto"/>
            <w:right w:val="single" w:sz="6" w:space="0" w:color="auto"/>
          </w:divBdr>
          <w:divsChild>
            <w:div w:id="397677229">
              <w:marLeft w:val="0"/>
              <w:marRight w:val="0"/>
              <w:marTop w:val="120"/>
              <w:marBottom w:val="120"/>
              <w:divBdr>
                <w:top w:val="none" w:sz="0" w:space="0" w:color="auto"/>
                <w:left w:val="none" w:sz="0" w:space="0" w:color="auto"/>
                <w:bottom w:val="none" w:sz="0" w:space="0" w:color="auto"/>
                <w:right w:val="none" w:sz="0" w:space="0" w:color="auto"/>
              </w:divBdr>
            </w:div>
          </w:divsChild>
        </w:div>
        <w:div w:id="292028923">
          <w:marLeft w:val="0"/>
          <w:marRight w:val="0"/>
          <w:marTop w:val="120"/>
          <w:marBottom w:val="0"/>
          <w:divBdr>
            <w:top w:val="single" w:sz="6" w:space="0" w:color="D5DDC6"/>
            <w:left w:val="single" w:sz="6" w:space="4" w:color="D5DDC6"/>
            <w:bottom w:val="single" w:sz="6" w:space="0" w:color="D5DDC6"/>
            <w:right w:val="single" w:sz="6" w:space="0" w:color="D5DDC6"/>
          </w:divBdr>
        </w:div>
        <w:div w:id="788668940">
          <w:marLeft w:val="0"/>
          <w:marRight w:val="0"/>
          <w:marTop w:val="0"/>
          <w:marBottom w:val="120"/>
          <w:divBdr>
            <w:top w:val="single" w:sz="6" w:space="0" w:color="auto"/>
            <w:left w:val="single" w:sz="24" w:space="0" w:color="auto"/>
            <w:bottom w:val="single" w:sz="6" w:space="0" w:color="auto"/>
            <w:right w:val="single" w:sz="6" w:space="0" w:color="auto"/>
          </w:divBdr>
          <w:divsChild>
            <w:div w:id="1305236363">
              <w:marLeft w:val="0"/>
              <w:marRight w:val="0"/>
              <w:marTop w:val="120"/>
              <w:marBottom w:val="120"/>
              <w:divBdr>
                <w:top w:val="none" w:sz="0" w:space="0" w:color="auto"/>
                <w:left w:val="none" w:sz="0" w:space="0" w:color="auto"/>
                <w:bottom w:val="none" w:sz="0" w:space="0" w:color="auto"/>
                <w:right w:val="none" w:sz="0" w:space="0" w:color="auto"/>
              </w:divBdr>
            </w:div>
          </w:divsChild>
        </w:div>
        <w:div w:id="1041636179">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103692387">
      <w:bodyDiv w:val="1"/>
      <w:marLeft w:val="0"/>
      <w:marRight w:val="0"/>
      <w:marTop w:val="0"/>
      <w:marBottom w:val="0"/>
      <w:divBdr>
        <w:top w:val="none" w:sz="0" w:space="0" w:color="auto"/>
        <w:left w:val="none" w:sz="0" w:space="0" w:color="auto"/>
        <w:bottom w:val="none" w:sz="0" w:space="0" w:color="auto"/>
        <w:right w:val="none" w:sz="0" w:space="0" w:color="auto"/>
      </w:divBdr>
      <w:divsChild>
        <w:div w:id="15619580">
          <w:marLeft w:val="0"/>
          <w:marRight w:val="0"/>
          <w:marTop w:val="0"/>
          <w:marBottom w:val="0"/>
          <w:divBdr>
            <w:top w:val="none" w:sz="0" w:space="0" w:color="auto"/>
            <w:left w:val="none" w:sz="0" w:space="0" w:color="auto"/>
            <w:bottom w:val="none" w:sz="0" w:space="0" w:color="auto"/>
            <w:right w:val="none" w:sz="0" w:space="0" w:color="auto"/>
          </w:divBdr>
        </w:div>
        <w:div w:id="790049909">
          <w:marLeft w:val="-300"/>
          <w:marRight w:val="-300"/>
          <w:marTop w:val="360"/>
          <w:marBottom w:val="360"/>
          <w:divBdr>
            <w:top w:val="none" w:sz="0" w:space="0" w:color="auto"/>
            <w:left w:val="none" w:sz="0" w:space="0" w:color="auto"/>
            <w:bottom w:val="none" w:sz="0" w:space="0" w:color="auto"/>
            <w:right w:val="none" w:sz="0" w:space="0" w:color="auto"/>
          </w:divBdr>
          <w:divsChild>
            <w:div w:id="1337073854">
              <w:marLeft w:val="0"/>
              <w:marRight w:val="0"/>
              <w:marTop w:val="0"/>
              <w:marBottom w:val="0"/>
              <w:divBdr>
                <w:top w:val="none" w:sz="0" w:space="0" w:color="auto"/>
                <w:left w:val="none" w:sz="0" w:space="0" w:color="auto"/>
                <w:bottom w:val="none" w:sz="0" w:space="0" w:color="auto"/>
                <w:right w:val="none" w:sz="0" w:space="0" w:color="auto"/>
              </w:divBdr>
            </w:div>
          </w:divsChild>
        </w:div>
        <w:div w:id="1176768251">
          <w:marLeft w:val="-240"/>
          <w:marRight w:val="-240"/>
          <w:marTop w:val="0"/>
          <w:marBottom w:val="0"/>
          <w:divBdr>
            <w:top w:val="none" w:sz="0" w:space="0" w:color="auto"/>
            <w:left w:val="none" w:sz="0" w:space="0" w:color="auto"/>
            <w:bottom w:val="none" w:sz="0" w:space="0" w:color="auto"/>
            <w:right w:val="none" w:sz="0" w:space="0" w:color="auto"/>
          </w:divBdr>
          <w:divsChild>
            <w:div w:id="98331117">
              <w:marLeft w:val="0"/>
              <w:marRight w:val="0"/>
              <w:marTop w:val="0"/>
              <w:marBottom w:val="0"/>
              <w:divBdr>
                <w:top w:val="none" w:sz="0" w:space="0" w:color="auto"/>
                <w:left w:val="none" w:sz="0" w:space="0" w:color="auto"/>
                <w:bottom w:val="none" w:sz="0" w:space="0" w:color="auto"/>
                <w:right w:val="none" w:sz="0" w:space="0" w:color="auto"/>
              </w:divBdr>
            </w:div>
          </w:divsChild>
        </w:div>
        <w:div w:id="937449049">
          <w:marLeft w:val="-300"/>
          <w:marRight w:val="-300"/>
          <w:marTop w:val="360"/>
          <w:marBottom w:val="360"/>
          <w:divBdr>
            <w:top w:val="none" w:sz="0" w:space="0" w:color="auto"/>
            <w:left w:val="none" w:sz="0" w:space="0" w:color="auto"/>
            <w:bottom w:val="none" w:sz="0" w:space="0" w:color="auto"/>
            <w:right w:val="none" w:sz="0" w:space="0" w:color="auto"/>
          </w:divBdr>
          <w:divsChild>
            <w:div w:id="831334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430619">
      <w:bodyDiv w:val="1"/>
      <w:marLeft w:val="0"/>
      <w:marRight w:val="0"/>
      <w:marTop w:val="0"/>
      <w:marBottom w:val="0"/>
      <w:divBdr>
        <w:top w:val="none" w:sz="0" w:space="0" w:color="auto"/>
        <w:left w:val="none" w:sz="0" w:space="0" w:color="auto"/>
        <w:bottom w:val="none" w:sz="0" w:space="0" w:color="auto"/>
        <w:right w:val="none" w:sz="0" w:space="0" w:color="auto"/>
      </w:divBdr>
    </w:div>
    <w:div w:id="1110510094">
      <w:bodyDiv w:val="1"/>
      <w:marLeft w:val="0"/>
      <w:marRight w:val="0"/>
      <w:marTop w:val="0"/>
      <w:marBottom w:val="0"/>
      <w:divBdr>
        <w:top w:val="none" w:sz="0" w:space="0" w:color="auto"/>
        <w:left w:val="none" w:sz="0" w:space="0" w:color="auto"/>
        <w:bottom w:val="none" w:sz="0" w:space="0" w:color="auto"/>
        <w:right w:val="none" w:sz="0" w:space="0" w:color="auto"/>
      </w:divBdr>
    </w:div>
    <w:div w:id="1128351719">
      <w:bodyDiv w:val="1"/>
      <w:marLeft w:val="0"/>
      <w:marRight w:val="0"/>
      <w:marTop w:val="0"/>
      <w:marBottom w:val="0"/>
      <w:divBdr>
        <w:top w:val="none" w:sz="0" w:space="0" w:color="auto"/>
        <w:left w:val="none" w:sz="0" w:space="0" w:color="auto"/>
        <w:bottom w:val="none" w:sz="0" w:space="0" w:color="auto"/>
        <w:right w:val="none" w:sz="0" w:space="0" w:color="auto"/>
      </w:divBdr>
      <w:divsChild>
        <w:div w:id="346097389">
          <w:marLeft w:val="0"/>
          <w:marRight w:val="0"/>
          <w:marTop w:val="0"/>
          <w:marBottom w:val="120"/>
          <w:divBdr>
            <w:top w:val="single" w:sz="6" w:space="0" w:color="auto"/>
            <w:left w:val="single" w:sz="24" w:space="0" w:color="auto"/>
            <w:bottom w:val="single" w:sz="6" w:space="0" w:color="auto"/>
            <w:right w:val="single" w:sz="6" w:space="0" w:color="auto"/>
          </w:divBdr>
          <w:divsChild>
            <w:div w:id="662582423">
              <w:marLeft w:val="0"/>
              <w:marRight w:val="0"/>
              <w:marTop w:val="120"/>
              <w:marBottom w:val="120"/>
              <w:divBdr>
                <w:top w:val="none" w:sz="0" w:space="0" w:color="auto"/>
                <w:left w:val="none" w:sz="0" w:space="0" w:color="auto"/>
                <w:bottom w:val="none" w:sz="0" w:space="0" w:color="auto"/>
                <w:right w:val="none" w:sz="0" w:space="0" w:color="auto"/>
              </w:divBdr>
              <w:divsChild>
                <w:div w:id="1962153806">
                  <w:marLeft w:val="0"/>
                  <w:marRight w:val="0"/>
                  <w:marTop w:val="0"/>
                  <w:marBottom w:val="0"/>
                  <w:divBdr>
                    <w:top w:val="none" w:sz="0" w:space="0" w:color="auto"/>
                    <w:left w:val="none" w:sz="0" w:space="0" w:color="auto"/>
                    <w:bottom w:val="none" w:sz="0" w:space="0" w:color="auto"/>
                    <w:right w:val="none" w:sz="0" w:space="0" w:color="auto"/>
                  </w:divBdr>
                  <w:divsChild>
                    <w:div w:id="869420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0564959">
          <w:marLeft w:val="0"/>
          <w:marRight w:val="0"/>
          <w:marTop w:val="150"/>
          <w:marBottom w:val="150"/>
          <w:divBdr>
            <w:top w:val="none" w:sz="0" w:space="0" w:color="auto"/>
            <w:left w:val="none" w:sz="0" w:space="0" w:color="auto"/>
            <w:bottom w:val="none" w:sz="0" w:space="0" w:color="auto"/>
            <w:right w:val="none" w:sz="0" w:space="0" w:color="auto"/>
          </w:divBdr>
          <w:divsChild>
            <w:div w:id="1292901818">
              <w:marLeft w:val="0"/>
              <w:marRight w:val="0"/>
              <w:marTop w:val="100"/>
              <w:marBottom w:val="100"/>
              <w:divBdr>
                <w:top w:val="none" w:sz="0" w:space="0" w:color="auto"/>
                <w:left w:val="none" w:sz="0" w:space="0" w:color="auto"/>
                <w:bottom w:val="none" w:sz="0" w:space="0" w:color="auto"/>
                <w:right w:val="none" w:sz="0" w:space="0" w:color="auto"/>
              </w:divBdr>
              <w:divsChild>
                <w:div w:id="2125075953">
                  <w:marLeft w:val="0"/>
                  <w:marRight w:val="0"/>
                  <w:marTop w:val="0"/>
                  <w:marBottom w:val="0"/>
                  <w:divBdr>
                    <w:top w:val="none" w:sz="0" w:space="0" w:color="auto"/>
                    <w:left w:val="none" w:sz="0" w:space="0" w:color="auto"/>
                    <w:bottom w:val="none" w:sz="0" w:space="0" w:color="auto"/>
                    <w:right w:val="none" w:sz="0" w:space="0" w:color="auto"/>
                  </w:divBdr>
                  <w:divsChild>
                    <w:div w:id="849681486">
                      <w:marLeft w:val="0"/>
                      <w:marRight w:val="0"/>
                      <w:marTop w:val="0"/>
                      <w:marBottom w:val="0"/>
                      <w:divBdr>
                        <w:top w:val="none" w:sz="0" w:space="0" w:color="auto"/>
                        <w:left w:val="none" w:sz="0" w:space="0" w:color="auto"/>
                        <w:bottom w:val="none" w:sz="0" w:space="0" w:color="auto"/>
                        <w:right w:val="none" w:sz="0" w:space="0" w:color="auto"/>
                      </w:divBdr>
                      <w:divsChild>
                        <w:div w:id="1041786405">
                          <w:marLeft w:val="0"/>
                          <w:marRight w:val="0"/>
                          <w:marTop w:val="0"/>
                          <w:marBottom w:val="0"/>
                          <w:divBdr>
                            <w:top w:val="none" w:sz="0" w:space="0" w:color="auto"/>
                            <w:left w:val="none" w:sz="0" w:space="0" w:color="auto"/>
                            <w:bottom w:val="none" w:sz="0" w:space="0" w:color="auto"/>
                            <w:right w:val="none" w:sz="0" w:space="0" w:color="auto"/>
                          </w:divBdr>
                          <w:divsChild>
                            <w:div w:id="1551840528">
                              <w:marLeft w:val="0"/>
                              <w:marRight w:val="0"/>
                              <w:marTop w:val="0"/>
                              <w:marBottom w:val="0"/>
                              <w:divBdr>
                                <w:top w:val="none" w:sz="0" w:space="0" w:color="auto"/>
                                <w:left w:val="none" w:sz="0" w:space="0" w:color="auto"/>
                                <w:bottom w:val="none" w:sz="0" w:space="0" w:color="auto"/>
                                <w:right w:val="none" w:sz="0" w:space="0" w:color="auto"/>
                              </w:divBdr>
                              <w:divsChild>
                                <w:div w:id="1936475580">
                                  <w:marLeft w:val="0"/>
                                  <w:marRight w:val="0"/>
                                  <w:marTop w:val="0"/>
                                  <w:marBottom w:val="0"/>
                                  <w:divBdr>
                                    <w:top w:val="none" w:sz="0" w:space="0" w:color="auto"/>
                                    <w:left w:val="none" w:sz="0" w:space="0" w:color="auto"/>
                                    <w:bottom w:val="none" w:sz="0" w:space="0" w:color="auto"/>
                                    <w:right w:val="none" w:sz="0" w:space="0" w:color="auto"/>
                                  </w:divBdr>
                                  <w:divsChild>
                                    <w:div w:id="808741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64943533">
          <w:marLeft w:val="0"/>
          <w:marRight w:val="0"/>
          <w:marTop w:val="0"/>
          <w:marBottom w:val="120"/>
          <w:divBdr>
            <w:top w:val="single" w:sz="6" w:space="0" w:color="auto"/>
            <w:left w:val="single" w:sz="24" w:space="0" w:color="auto"/>
            <w:bottom w:val="single" w:sz="6" w:space="0" w:color="auto"/>
            <w:right w:val="single" w:sz="6" w:space="0" w:color="auto"/>
          </w:divBdr>
          <w:divsChild>
            <w:div w:id="545527308">
              <w:marLeft w:val="0"/>
              <w:marRight w:val="0"/>
              <w:marTop w:val="120"/>
              <w:marBottom w:val="120"/>
              <w:divBdr>
                <w:top w:val="none" w:sz="0" w:space="0" w:color="auto"/>
                <w:left w:val="none" w:sz="0" w:space="0" w:color="auto"/>
                <w:bottom w:val="none" w:sz="0" w:space="0" w:color="auto"/>
                <w:right w:val="none" w:sz="0" w:space="0" w:color="auto"/>
              </w:divBdr>
              <w:divsChild>
                <w:div w:id="162278847">
                  <w:marLeft w:val="0"/>
                  <w:marRight w:val="0"/>
                  <w:marTop w:val="0"/>
                  <w:marBottom w:val="0"/>
                  <w:divBdr>
                    <w:top w:val="none" w:sz="0" w:space="0" w:color="auto"/>
                    <w:left w:val="none" w:sz="0" w:space="0" w:color="auto"/>
                    <w:bottom w:val="none" w:sz="0" w:space="0" w:color="auto"/>
                    <w:right w:val="none" w:sz="0" w:space="0" w:color="auto"/>
                  </w:divBdr>
                  <w:divsChild>
                    <w:div w:id="709651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430775">
          <w:marLeft w:val="0"/>
          <w:marRight w:val="0"/>
          <w:marTop w:val="120"/>
          <w:marBottom w:val="0"/>
          <w:divBdr>
            <w:top w:val="single" w:sz="6" w:space="0" w:color="D5DDC6"/>
            <w:left w:val="single" w:sz="6" w:space="4" w:color="D5DDC6"/>
            <w:bottom w:val="single" w:sz="6" w:space="0" w:color="D5DDC6"/>
            <w:right w:val="single" w:sz="6" w:space="0" w:color="D5DDC6"/>
          </w:divBdr>
        </w:div>
        <w:div w:id="1434091375">
          <w:marLeft w:val="0"/>
          <w:marRight w:val="0"/>
          <w:marTop w:val="0"/>
          <w:marBottom w:val="120"/>
          <w:divBdr>
            <w:top w:val="single" w:sz="6" w:space="0" w:color="auto"/>
            <w:left w:val="single" w:sz="24" w:space="0" w:color="auto"/>
            <w:bottom w:val="single" w:sz="6" w:space="0" w:color="auto"/>
            <w:right w:val="single" w:sz="6" w:space="0" w:color="auto"/>
          </w:divBdr>
          <w:divsChild>
            <w:div w:id="1859156145">
              <w:marLeft w:val="0"/>
              <w:marRight w:val="0"/>
              <w:marTop w:val="120"/>
              <w:marBottom w:val="120"/>
              <w:divBdr>
                <w:top w:val="none" w:sz="0" w:space="0" w:color="auto"/>
                <w:left w:val="none" w:sz="0" w:space="0" w:color="auto"/>
                <w:bottom w:val="none" w:sz="0" w:space="0" w:color="auto"/>
                <w:right w:val="none" w:sz="0" w:space="0" w:color="auto"/>
              </w:divBdr>
              <w:divsChild>
                <w:div w:id="1578637907">
                  <w:marLeft w:val="0"/>
                  <w:marRight w:val="0"/>
                  <w:marTop w:val="0"/>
                  <w:marBottom w:val="0"/>
                  <w:divBdr>
                    <w:top w:val="none" w:sz="0" w:space="0" w:color="auto"/>
                    <w:left w:val="none" w:sz="0" w:space="0" w:color="auto"/>
                    <w:bottom w:val="none" w:sz="0" w:space="0" w:color="auto"/>
                    <w:right w:val="none" w:sz="0" w:space="0" w:color="auto"/>
                  </w:divBdr>
                  <w:divsChild>
                    <w:div w:id="1590844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3227533">
          <w:marLeft w:val="0"/>
          <w:marRight w:val="0"/>
          <w:marTop w:val="120"/>
          <w:marBottom w:val="0"/>
          <w:divBdr>
            <w:top w:val="single" w:sz="6" w:space="0" w:color="D5DDC6"/>
            <w:left w:val="single" w:sz="6" w:space="4" w:color="D5DDC6"/>
            <w:bottom w:val="single" w:sz="6" w:space="0" w:color="D5DDC6"/>
            <w:right w:val="single" w:sz="6" w:space="0" w:color="D5DDC6"/>
          </w:divBdr>
        </w:div>
        <w:div w:id="1706834065">
          <w:marLeft w:val="0"/>
          <w:marRight w:val="0"/>
          <w:marTop w:val="0"/>
          <w:marBottom w:val="120"/>
          <w:divBdr>
            <w:top w:val="single" w:sz="6" w:space="0" w:color="auto"/>
            <w:left w:val="single" w:sz="24" w:space="0" w:color="auto"/>
            <w:bottom w:val="single" w:sz="6" w:space="0" w:color="auto"/>
            <w:right w:val="single" w:sz="6" w:space="0" w:color="auto"/>
          </w:divBdr>
          <w:divsChild>
            <w:div w:id="1281231358">
              <w:marLeft w:val="0"/>
              <w:marRight w:val="0"/>
              <w:marTop w:val="120"/>
              <w:marBottom w:val="120"/>
              <w:divBdr>
                <w:top w:val="none" w:sz="0" w:space="0" w:color="auto"/>
                <w:left w:val="none" w:sz="0" w:space="0" w:color="auto"/>
                <w:bottom w:val="none" w:sz="0" w:space="0" w:color="auto"/>
                <w:right w:val="none" w:sz="0" w:space="0" w:color="auto"/>
              </w:divBdr>
              <w:divsChild>
                <w:div w:id="63845015">
                  <w:marLeft w:val="0"/>
                  <w:marRight w:val="0"/>
                  <w:marTop w:val="0"/>
                  <w:marBottom w:val="0"/>
                  <w:divBdr>
                    <w:top w:val="none" w:sz="0" w:space="0" w:color="auto"/>
                    <w:left w:val="none" w:sz="0" w:space="0" w:color="auto"/>
                    <w:bottom w:val="none" w:sz="0" w:space="0" w:color="auto"/>
                    <w:right w:val="none" w:sz="0" w:space="0" w:color="auto"/>
                  </w:divBdr>
                  <w:divsChild>
                    <w:div w:id="577911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0379790">
          <w:marLeft w:val="0"/>
          <w:marRight w:val="0"/>
          <w:marTop w:val="120"/>
          <w:marBottom w:val="0"/>
          <w:divBdr>
            <w:top w:val="single" w:sz="6" w:space="0" w:color="D5DDC6"/>
            <w:left w:val="single" w:sz="6" w:space="4" w:color="D5DDC6"/>
            <w:bottom w:val="single" w:sz="6" w:space="0" w:color="D5DDC6"/>
            <w:right w:val="single" w:sz="6" w:space="0" w:color="D5DDC6"/>
          </w:divBdr>
        </w:div>
        <w:div w:id="40642239">
          <w:marLeft w:val="0"/>
          <w:marRight w:val="0"/>
          <w:marTop w:val="0"/>
          <w:marBottom w:val="120"/>
          <w:divBdr>
            <w:top w:val="single" w:sz="6" w:space="0" w:color="auto"/>
            <w:left w:val="single" w:sz="24" w:space="0" w:color="auto"/>
            <w:bottom w:val="single" w:sz="6" w:space="0" w:color="auto"/>
            <w:right w:val="single" w:sz="6" w:space="0" w:color="auto"/>
          </w:divBdr>
          <w:divsChild>
            <w:div w:id="1670909903">
              <w:marLeft w:val="0"/>
              <w:marRight w:val="0"/>
              <w:marTop w:val="120"/>
              <w:marBottom w:val="120"/>
              <w:divBdr>
                <w:top w:val="none" w:sz="0" w:space="0" w:color="auto"/>
                <w:left w:val="none" w:sz="0" w:space="0" w:color="auto"/>
                <w:bottom w:val="none" w:sz="0" w:space="0" w:color="auto"/>
                <w:right w:val="none" w:sz="0" w:space="0" w:color="auto"/>
              </w:divBdr>
              <w:divsChild>
                <w:div w:id="684752470">
                  <w:marLeft w:val="0"/>
                  <w:marRight w:val="0"/>
                  <w:marTop w:val="0"/>
                  <w:marBottom w:val="0"/>
                  <w:divBdr>
                    <w:top w:val="none" w:sz="0" w:space="0" w:color="auto"/>
                    <w:left w:val="none" w:sz="0" w:space="0" w:color="auto"/>
                    <w:bottom w:val="none" w:sz="0" w:space="0" w:color="auto"/>
                    <w:right w:val="none" w:sz="0" w:space="0" w:color="auto"/>
                  </w:divBdr>
                  <w:divsChild>
                    <w:div w:id="2116359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3938682">
          <w:marLeft w:val="0"/>
          <w:marRight w:val="0"/>
          <w:marTop w:val="120"/>
          <w:marBottom w:val="0"/>
          <w:divBdr>
            <w:top w:val="single" w:sz="6" w:space="0" w:color="D5DDC6"/>
            <w:left w:val="single" w:sz="6" w:space="4" w:color="D5DDC6"/>
            <w:bottom w:val="single" w:sz="6" w:space="0" w:color="D5DDC6"/>
            <w:right w:val="single" w:sz="6" w:space="0" w:color="D5DDC6"/>
          </w:divBdr>
        </w:div>
        <w:div w:id="1701122992">
          <w:marLeft w:val="0"/>
          <w:marRight w:val="0"/>
          <w:marTop w:val="0"/>
          <w:marBottom w:val="120"/>
          <w:divBdr>
            <w:top w:val="single" w:sz="6" w:space="0" w:color="auto"/>
            <w:left w:val="single" w:sz="24" w:space="0" w:color="auto"/>
            <w:bottom w:val="single" w:sz="6" w:space="0" w:color="auto"/>
            <w:right w:val="single" w:sz="6" w:space="0" w:color="auto"/>
          </w:divBdr>
          <w:divsChild>
            <w:div w:id="275259640">
              <w:marLeft w:val="0"/>
              <w:marRight w:val="0"/>
              <w:marTop w:val="120"/>
              <w:marBottom w:val="120"/>
              <w:divBdr>
                <w:top w:val="none" w:sz="0" w:space="0" w:color="auto"/>
                <w:left w:val="none" w:sz="0" w:space="0" w:color="auto"/>
                <w:bottom w:val="none" w:sz="0" w:space="0" w:color="auto"/>
                <w:right w:val="none" w:sz="0" w:space="0" w:color="auto"/>
              </w:divBdr>
              <w:divsChild>
                <w:div w:id="1904019746">
                  <w:marLeft w:val="0"/>
                  <w:marRight w:val="0"/>
                  <w:marTop w:val="0"/>
                  <w:marBottom w:val="0"/>
                  <w:divBdr>
                    <w:top w:val="none" w:sz="0" w:space="0" w:color="auto"/>
                    <w:left w:val="none" w:sz="0" w:space="0" w:color="auto"/>
                    <w:bottom w:val="none" w:sz="0" w:space="0" w:color="auto"/>
                    <w:right w:val="none" w:sz="0" w:space="0" w:color="auto"/>
                  </w:divBdr>
                  <w:divsChild>
                    <w:div w:id="1086537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4641906">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128596163">
      <w:bodyDiv w:val="1"/>
      <w:marLeft w:val="0"/>
      <w:marRight w:val="0"/>
      <w:marTop w:val="0"/>
      <w:marBottom w:val="0"/>
      <w:divBdr>
        <w:top w:val="none" w:sz="0" w:space="0" w:color="auto"/>
        <w:left w:val="none" w:sz="0" w:space="0" w:color="auto"/>
        <w:bottom w:val="none" w:sz="0" w:space="0" w:color="auto"/>
        <w:right w:val="none" w:sz="0" w:space="0" w:color="auto"/>
      </w:divBdr>
    </w:div>
    <w:div w:id="1145928304">
      <w:bodyDiv w:val="1"/>
      <w:marLeft w:val="0"/>
      <w:marRight w:val="0"/>
      <w:marTop w:val="0"/>
      <w:marBottom w:val="0"/>
      <w:divBdr>
        <w:top w:val="none" w:sz="0" w:space="0" w:color="auto"/>
        <w:left w:val="none" w:sz="0" w:space="0" w:color="auto"/>
        <w:bottom w:val="none" w:sz="0" w:space="0" w:color="auto"/>
        <w:right w:val="none" w:sz="0" w:space="0" w:color="auto"/>
      </w:divBdr>
      <w:divsChild>
        <w:div w:id="1324775855">
          <w:marLeft w:val="-300"/>
          <w:marRight w:val="-300"/>
          <w:marTop w:val="360"/>
          <w:marBottom w:val="360"/>
          <w:divBdr>
            <w:top w:val="none" w:sz="0" w:space="0" w:color="auto"/>
            <w:left w:val="none" w:sz="0" w:space="0" w:color="auto"/>
            <w:bottom w:val="none" w:sz="0" w:space="0" w:color="auto"/>
            <w:right w:val="none" w:sz="0" w:space="0" w:color="auto"/>
          </w:divBdr>
        </w:div>
        <w:div w:id="1535656558">
          <w:marLeft w:val="-300"/>
          <w:marRight w:val="-300"/>
          <w:marTop w:val="360"/>
          <w:marBottom w:val="360"/>
          <w:divBdr>
            <w:top w:val="none" w:sz="0" w:space="0" w:color="auto"/>
            <w:left w:val="none" w:sz="0" w:space="0" w:color="auto"/>
            <w:bottom w:val="none" w:sz="0" w:space="0" w:color="auto"/>
            <w:right w:val="none" w:sz="0" w:space="0" w:color="auto"/>
          </w:divBdr>
        </w:div>
        <w:div w:id="1766681789">
          <w:marLeft w:val="-240"/>
          <w:marRight w:val="-240"/>
          <w:marTop w:val="0"/>
          <w:marBottom w:val="0"/>
          <w:divBdr>
            <w:top w:val="none" w:sz="0" w:space="0" w:color="auto"/>
            <w:left w:val="none" w:sz="0" w:space="0" w:color="auto"/>
            <w:bottom w:val="none" w:sz="0" w:space="0" w:color="auto"/>
            <w:right w:val="none" w:sz="0" w:space="0" w:color="auto"/>
          </w:divBdr>
          <w:divsChild>
            <w:div w:id="2144544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168521">
      <w:bodyDiv w:val="1"/>
      <w:marLeft w:val="0"/>
      <w:marRight w:val="0"/>
      <w:marTop w:val="0"/>
      <w:marBottom w:val="0"/>
      <w:divBdr>
        <w:top w:val="none" w:sz="0" w:space="0" w:color="auto"/>
        <w:left w:val="none" w:sz="0" w:space="0" w:color="auto"/>
        <w:bottom w:val="none" w:sz="0" w:space="0" w:color="auto"/>
        <w:right w:val="none" w:sz="0" w:space="0" w:color="auto"/>
      </w:divBdr>
    </w:div>
    <w:div w:id="1169099154">
      <w:bodyDiv w:val="1"/>
      <w:marLeft w:val="0"/>
      <w:marRight w:val="0"/>
      <w:marTop w:val="0"/>
      <w:marBottom w:val="0"/>
      <w:divBdr>
        <w:top w:val="none" w:sz="0" w:space="0" w:color="auto"/>
        <w:left w:val="none" w:sz="0" w:space="0" w:color="auto"/>
        <w:bottom w:val="none" w:sz="0" w:space="0" w:color="auto"/>
        <w:right w:val="none" w:sz="0" w:space="0" w:color="auto"/>
      </w:divBdr>
      <w:divsChild>
        <w:div w:id="2012564668">
          <w:marLeft w:val="0"/>
          <w:marRight w:val="0"/>
          <w:marTop w:val="0"/>
          <w:marBottom w:val="0"/>
          <w:divBdr>
            <w:top w:val="none" w:sz="0" w:space="0" w:color="auto"/>
            <w:left w:val="none" w:sz="0" w:space="0" w:color="auto"/>
            <w:bottom w:val="none" w:sz="0" w:space="0" w:color="auto"/>
            <w:right w:val="none" w:sz="0" w:space="0" w:color="auto"/>
          </w:divBdr>
        </w:div>
      </w:divsChild>
    </w:div>
    <w:div w:id="1205678692">
      <w:bodyDiv w:val="1"/>
      <w:marLeft w:val="0"/>
      <w:marRight w:val="0"/>
      <w:marTop w:val="0"/>
      <w:marBottom w:val="0"/>
      <w:divBdr>
        <w:top w:val="none" w:sz="0" w:space="0" w:color="auto"/>
        <w:left w:val="none" w:sz="0" w:space="0" w:color="auto"/>
        <w:bottom w:val="none" w:sz="0" w:space="0" w:color="auto"/>
        <w:right w:val="none" w:sz="0" w:space="0" w:color="auto"/>
      </w:divBdr>
    </w:div>
    <w:div w:id="1217429469">
      <w:bodyDiv w:val="1"/>
      <w:marLeft w:val="0"/>
      <w:marRight w:val="0"/>
      <w:marTop w:val="0"/>
      <w:marBottom w:val="0"/>
      <w:divBdr>
        <w:top w:val="none" w:sz="0" w:space="0" w:color="auto"/>
        <w:left w:val="none" w:sz="0" w:space="0" w:color="auto"/>
        <w:bottom w:val="none" w:sz="0" w:space="0" w:color="auto"/>
        <w:right w:val="none" w:sz="0" w:space="0" w:color="auto"/>
      </w:divBdr>
      <w:divsChild>
        <w:div w:id="1732773907">
          <w:marLeft w:val="0"/>
          <w:marRight w:val="0"/>
          <w:marTop w:val="0"/>
          <w:marBottom w:val="0"/>
          <w:divBdr>
            <w:top w:val="none" w:sz="0" w:space="0" w:color="auto"/>
            <w:left w:val="none" w:sz="0" w:space="0" w:color="auto"/>
            <w:bottom w:val="none" w:sz="0" w:space="0" w:color="auto"/>
            <w:right w:val="none" w:sz="0" w:space="0" w:color="auto"/>
          </w:divBdr>
        </w:div>
      </w:divsChild>
    </w:div>
    <w:div w:id="1223255126">
      <w:bodyDiv w:val="1"/>
      <w:marLeft w:val="0"/>
      <w:marRight w:val="0"/>
      <w:marTop w:val="0"/>
      <w:marBottom w:val="0"/>
      <w:divBdr>
        <w:top w:val="none" w:sz="0" w:space="0" w:color="auto"/>
        <w:left w:val="none" w:sz="0" w:space="0" w:color="auto"/>
        <w:bottom w:val="none" w:sz="0" w:space="0" w:color="auto"/>
        <w:right w:val="none" w:sz="0" w:space="0" w:color="auto"/>
      </w:divBdr>
    </w:div>
    <w:div w:id="1232960160">
      <w:bodyDiv w:val="1"/>
      <w:marLeft w:val="0"/>
      <w:marRight w:val="0"/>
      <w:marTop w:val="0"/>
      <w:marBottom w:val="0"/>
      <w:divBdr>
        <w:top w:val="none" w:sz="0" w:space="0" w:color="auto"/>
        <w:left w:val="none" w:sz="0" w:space="0" w:color="auto"/>
        <w:bottom w:val="none" w:sz="0" w:space="0" w:color="auto"/>
        <w:right w:val="none" w:sz="0" w:space="0" w:color="auto"/>
      </w:divBdr>
      <w:divsChild>
        <w:div w:id="1950043263">
          <w:marLeft w:val="-300"/>
          <w:marRight w:val="-300"/>
          <w:marTop w:val="360"/>
          <w:marBottom w:val="360"/>
          <w:divBdr>
            <w:top w:val="none" w:sz="0" w:space="0" w:color="auto"/>
            <w:left w:val="none" w:sz="0" w:space="0" w:color="auto"/>
            <w:bottom w:val="none" w:sz="0" w:space="0" w:color="auto"/>
            <w:right w:val="none" w:sz="0" w:space="0" w:color="auto"/>
          </w:divBdr>
        </w:div>
      </w:divsChild>
    </w:div>
    <w:div w:id="1247416735">
      <w:bodyDiv w:val="1"/>
      <w:marLeft w:val="0"/>
      <w:marRight w:val="0"/>
      <w:marTop w:val="0"/>
      <w:marBottom w:val="0"/>
      <w:divBdr>
        <w:top w:val="none" w:sz="0" w:space="0" w:color="auto"/>
        <w:left w:val="none" w:sz="0" w:space="0" w:color="auto"/>
        <w:bottom w:val="none" w:sz="0" w:space="0" w:color="auto"/>
        <w:right w:val="none" w:sz="0" w:space="0" w:color="auto"/>
      </w:divBdr>
      <w:divsChild>
        <w:div w:id="1027096675">
          <w:marLeft w:val="0"/>
          <w:marRight w:val="0"/>
          <w:marTop w:val="0"/>
          <w:marBottom w:val="0"/>
          <w:divBdr>
            <w:top w:val="none" w:sz="0" w:space="0" w:color="auto"/>
            <w:left w:val="none" w:sz="0" w:space="0" w:color="auto"/>
            <w:bottom w:val="none" w:sz="0" w:space="0" w:color="auto"/>
            <w:right w:val="none" w:sz="0" w:space="0" w:color="auto"/>
          </w:divBdr>
          <w:divsChild>
            <w:div w:id="974913854">
              <w:marLeft w:val="0"/>
              <w:marRight w:val="0"/>
              <w:marTop w:val="0"/>
              <w:marBottom w:val="0"/>
              <w:divBdr>
                <w:top w:val="none" w:sz="0" w:space="0" w:color="auto"/>
                <w:left w:val="none" w:sz="0" w:space="0" w:color="auto"/>
                <w:bottom w:val="none" w:sz="0" w:space="0" w:color="auto"/>
                <w:right w:val="none" w:sz="0" w:space="0" w:color="auto"/>
              </w:divBdr>
              <w:divsChild>
                <w:div w:id="1734768299">
                  <w:marLeft w:val="0"/>
                  <w:marRight w:val="0"/>
                  <w:marTop w:val="750"/>
                  <w:marBottom w:val="750"/>
                  <w:divBdr>
                    <w:top w:val="none" w:sz="0" w:space="0" w:color="auto"/>
                    <w:left w:val="single" w:sz="6" w:space="15" w:color="63B175"/>
                    <w:bottom w:val="none" w:sz="0" w:space="0" w:color="auto"/>
                    <w:right w:val="none" w:sz="0" w:space="0" w:color="auto"/>
                  </w:divBdr>
                </w:div>
              </w:divsChild>
            </w:div>
          </w:divsChild>
        </w:div>
        <w:div w:id="506529458">
          <w:marLeft w:val="0"/>
          <w:marRight w:val="0"/>
          <w:marTop w:val="0"/>
          <w:marBottom w:val="0"/>
          <w:divBdr>
            <w:top w:val="none" w:sz="0" w:space="0" w:color="auto"/>
            <w:left w:val="none" w:sz="0" w:space="0" w:color="auto"/>
            <w:bottom w:val="none" w:sz="0" w:space="0" w:color="auto"/>
            <w:right w:val="none" w:sz="0" w:space="0" w:color="auto"/>
          </w:divBdr>
          <w:divsChild>
            <w:div w:id="1935702475">
              <w:marLeft w:val="0"/>
              <w:marRight w:val="0"/>
              <w:marTop w:val="0"/>
              <w:marBottom w:val="0"/>
              <w:divBdr>
                <w:top w:val="none" w:sz="0" w:space="0" w:color="auto"/>
                <w:left w:val="none" w:sz="0" w:space="0" w:color="auto"/>
                <w:bottom w:val="none" w:sz="0" w:space="0" w:color="auto"/>
                <w:right w:val="none" w:sz="0" w:space="0" w:color="auto"/>
              </w:divBdr>
              <w:divsChild>
                <w:div w:id="1039890760">
                  <w:marLeft w:val="0"/>
                  <w:marRight w:val="0"/>
                  <w:marTop w:val="0"/>
                  <w:marBottom w:val="0"/>
                  <w:divBdr>
                    <w:top w:val="none" w:sz="0" w:space="0" w:color="auto"/>
                    <w:left w:val="none" w:sz="0" w:space="0" w:color="auto"/>
                    <w:bottom w:val="none" w:sz="0" w:space="0" w:color="auto"/>
                    <w:right w:val="none" w:sz="0" w:space="0" w:color="auto"/>
                  </w:divBdr>
                  <w:divsChild>
                    <w:div w:id="821043908">
                      <w:marLeft w:val="0"/>
                      <w:marRight w:val="0"/>
                      <w:marTop w:val="0"/>
                      <w:marBottom w:val="300"/>
                      <w:divBdr>
                        <w:top w:val="single" w:sz="6" w:space="19" w:color="EFEFEF"/>
                        <w:left w:val="none" w:sz="0" w:space="0" w:color="auto"/>
                        <w:bottom w:val="single" w:sz="6" w:space="19" w:color="EFEFEF"/>
                        <w:right w:val="none" w:sz="0" w:space="0" w:color="auto"/>
                      </w:divBdr>
                    </w:div>
                  </w:divsChild>
                </w:div>
              </w:divsChild>
            </w:div>
          </w:divsChild>
        </w:div>
        <w:div w:id="1596399692">
          <w:marLeft w:val="0"/>
          <w:marRight w:val="0"/>
          <w:marTop w:val="0"/>
          <w:marBottom w:val="0"/>
          <w:divBdr>
            <w:top w:val="none" w:sz="0" w:space="0" w:color="auto"/>
            <w:left w:val="none" w:sz="0" w:space="0" w:color="auto"/>
            <w:bottom w:val="none" w:sz="0" w:space="0" w:color="auto"/>
            <w:right w:val="none" w:sz="0" w:space="0" w:color="auto"/>
          </w:divBdr>
        </w:div>
        <w:div w:id="1235818503">
          <w:marLeft w:val="0"/>
          <w:marRight w:val="0"/>
          <w:marTop w:val="0"/>
          <w:marBottom w:val="0"/>
          <w:divBdr>
            <w:top w:val="none" w:sz="0" w:space="0" w:color="auto"/>
            <w:left w:val="none" w:sz="0" w:space="0" w:color="auto"/>
            <w:bottom w:val="none" w:sz="0" w:space="0" w:color="auto"/>
            <w:right w:val="none" w:sz="0" w:space="0" w:color="auto"/>
          </w:divBdr>
          <w:divsChild>
            <w:div w:id="968047821">
              <w:marLeft w:val="0"/>
              <w:marRight w:val="0"/>
              <w:marTop w:val="0"/>
              <w:marBottom w:val="0"/>
              <w:divBdr>
                <w:top w:val="none" w:sz="0" w:space="0" w:color="auto"/>
                <w:left w:val="none" w:sz="0" w:space="0" w:color="auto"/>
                <w:bottom w:val="none" w:sz="0" w:space="0" w:color="auto"/>
                <w:right w:val="none" w:sz="0" w:space="0" w:color="auto"/>
              </w:divBdr>
              <w:divsChild>
                <w:div w:id="156386004">
                  <w:marLeft w:val="0"/>
                  <w:marRight w:val="0"/>
                  <w:marTop w:val="0"/>
                  <w:marBottom w:val="210"/>
                  <w:divBdr>
                    <w:top w:val="none" w:sz="0" w:space="0" w:color="auto"/>
                    <w:left w:val="none" w:sz="0" w:space="0" w:color="auto"/>
                    <w:bottom w:val="none" w:sz="0" w:space="0" w:color="auto"/>
                    <w:right w:val="none" w:sz="0" w:space="0" w:color="auto"/>
                  </w:divBdr>
                </w:div>
                <w:div w:id="1334722946">
                  <w:marLeft w:val="0"/>
                  <w:marRight w:val="0"/>
                  <w:marTop w:val="0"/>
                  <w:marBottom w:val="210"/>
                  <w:divBdr>
                    <w:top w:val="none" w:sz="0" w:space="0" w:color="auto"/>
                    <w:left w:val="none" w:sz="0" w:space="0" w:color="auto"/>
                    <w:bottom w:val="none" w:sz="0" w:space="0" w:color="auto"/>
                    <w:right w:val="none" w:sz="0" w:space="0" w:color="auto"/>
                  </w:divBdr>
                </w:div>
              </w:divsChild>
            </w:div>
            <w:div w:id="66734680">
              <w:marLeft w:val="0"/>
              <w:marRight w:val="0"/>
              <w:marTop w:val="0"/>
              <w:marBottom w:val="0"/>
              <w:divBdr>
                <w:top w:val="none" w:sz="0" w:space="0" w:color="auto"/>
                <w:left w:val="none" w:sz="0" w:space="0" w:color="auto"/>
                <w:bottom w:val="none" w:sz="0" w:space="0" w:color="auto"/>
                <w:right w:val="none" w:sz="0" w:space="0" w:color="auto"/>
              </w:divBdr>
              <w:divsChild>
                <w:div w:id="235628821">
                  <w:marLeft w:val="0"/>
                  <w:marRight w:val="0"/>
                  <w:marTop w:val="0"/>
                  <w:marBottom w:val="210"/>
                  <w:divBdr>
                    <w:top w:val="none" w:sz="0" w:space="0" w:color="auto"/>
                    <w:left w:val="none" w:sz="0" w:space="0" w:color="auto"/>
                    <w:bottom w:val="none" w:sz="0" w:space="0" w:color="auto"/>
                    <w:right w:val="none" w:sz="0" w:space="0" w:color="auto"/>
                  </w:divBdr>
                </w:div>
                <w:div w:id="1709407718">
                  <w:marLeft w:val="0"/>
                  <w:marRight w:val="0"/>
                  <w:marTop w:val="0"/>
                  <w:marBottom w:val="210"/>
                  <w:divBdr>
                    <w:top w:val="none" w:sz="0" w:space="0" w:color="auto"/>
                    <w:left w:val="none" w:sz="0" w:space="0" w:color="auto"/>
                    <w:bottom w:val="none" w:sz="0" w:space="0" w:color="auto"/>
                    <w:right w:val="none" w:sz="0" w:space="0" w:color="auto"/>
                  </w:divBdr>
                </w:div>
              </w:divsChild>
            </w:div>
            <w:div w:id="1593277320">
              <w:marLeft w:val="0"/>
              <w:marRight w:val="0"/>
              <w:marTop w:val="0"/>
              <w:marBottom w:val="0"/>
              <w:divBdr>
                <w:top w:val="none" w:sz="0" w:space="0" w:color="auto"/>
                <w:left w:val="none" w:sz="0" w:space="0" w:color="auto"/>
                <w:bottom w:val="none" w:sz="0" w:space="0" w:color="auto"/>
                <w:right w:val="none" w:sz="0" w:space="0" w:color="auto"/>
              </w:divBdr>
              <w:divsChild>
                <w:div w:id="867185224">
                  <w:marLeft w:val="0"/>
                  <w:marRight w:val="0"/>
                  <w:marTop w:val="0"/>
                  <w:marBottom w:val="210"/>
                  <w:divBdr>
                    <w:top w:val="none" w:sz="0" w:space="0" w:color="auto"/>
                    <w:left w:val="none" w:sz="0" w:space="0" w:color="auto"/>
                    <w:bottom w:val="none" w:sz="0" w:space="0" w:color="auto"/>
                    <w:right w:val="none" w:sz="0" w:space="0" w:color="auto"/>
                  </w:divBdr>
                </w:div>
                <w:div w:id="120728972">
                  <w:marLeft w:val="0"/>
                  <w:marRight w:val="0"/>
                  <w:marTop w:val="0"/>
                  <w:marBottom w:val="210"/>
                  <w:divBdr>
                    <w:top w:val="none" w:sz="0" w:space="0" w:color="auto"/>
                    <w:left w:val="none" w:sz="0" w:space="0" w:color="auto"/>
                    <w:bottom w:val="none" w:sz="0" w:space="0" w:color="auto"/>
                    <w:right w:val="none" w:sz="0" w:space="0" w:color="auto"/>
                  </w:divBdr>
                </w:div>
              </w:divsChild>
            </w:div>
          </w:divsChild>
        </w:div>
      </w:divsChild>
    </w:div>
    <w:div w:id="1268853576">
      <w:bodyDiv w:val="1"/>
      <w:marLeft w:val="0"/>
      <w:marRight w:val="0"/>
      <w:marTop w:val="0"/>
      <w:marBottom w:val="0"/>
      <w:divBdr>
        <w:top w:val="none" w:sz="0" w:space="0" w:color="auto"/>
        <w:left w:val="none" w:sz="0" w:space="0" w:color="auto"/>
        <w:bottom w:val="none" w:sz="0" w:space="0" w:color="auto"/>
        <w:right w:val="none" w:sz="0" w:space="0" w:color="auto"/>
      </w:divBdr>
      <w:divsChild>
        <w:div w:id="503131058">
          <w:marLeft w:val="150"/>
          <w:marRight w:val="0"/>
          <w:marTop w:val="0"/>
          <w:marBottom w:val="0"/>
          <w:divBdr>
            <w:top w:val="single" w:sz="6" w:space="0" w:color="FFC0CB"/>
            <w:left w:val="single" w:sz="6" w:space="1" w:color="FFC0CB"/>
            <w:bottom w:val="single" w:sz="6" w:space="1" w:color="FFC0CB"/>
            <w:right w:val="single" w:sz="6" w:space="1" w:color="FFC0CB"/>
          </w:divBdr>
        </w:div>
        <w:div w:id="1836066913">
          <w:marLeft w:val="0"/>
          <w:marRight w:val="0"/>
          <w:marTop w:val="150"/>
          <w:marBottom w:val="150"/>
          <w:divBdr>
            <w:top w:val="none" w:sz="0" w:space="0" w:color="auto"/>
            <w:left w:val="none" w:sz="0" w:space="0" w:color="auto"/>
            <w:bottom w:val="none" w:sz="0" w:space="0" w:color="auto"/>
            <w:right w:val="none" w:sz="0" w:space="0" w:color="auto"/>
          </w:divBdr>
          <w:divsChild>
            <w:div w:id="1002588385">
              <w:marLeft w:val="0"/>
              <w:marRight w:val="0"/>
              <w:marTop w:val="0"/>
              <w:marBottom w:val="0"/>
              <w:divBdr>
                <w:top w:val="none" w:sz="0" w:space="0" w:color="auto"/>
                <w:left w:val="none" w:sz="0" w:space="0" w:color="auto"/>
                <w:bottom w:val="none" w:sz="0" w:space="0" w:color="auto"/>
                <w:right w:val="none" w:sz="0" w:space="0" w:color="auto"/>
              </w:divBdr>
              <w:divsChild>
                <w:div w:id="1739012205">
                  <w:marLeft w:val="0"/>
                  <w:marRight w:val="0"/>
                  <w:marTop w:val="0"/>
                  <w:marBottom w:val="0"/>
                  <w:divBdr>
                    <w:top w:val="none" w:sz="0" w:space="0" w:color="auto"/>
                    <w:left w:val="none" w:sz="0" w:space="0" w:color="auto"/>
                    <w:bottom w:val="none" w:sz="0" w:space="0" w:color="auto"/>
                    <w:right w:val="none" w:sz="0" w:space="0" w:color="auto"/>
                  </w:divBdr>
                  <w:divsChild>
                    <w:div w:id="1233851770">
                      <w:marLeft w:val="0"/>
                      <w:marRight w:val="0"/>
                      <w:marTop w:val="0"/>
                      <w:marBottom w:val="0"/>
                      <w:divBdr>
                        <w:top w:val="none" w:sz="0" w:space="0" w:color="auto"/>
                        <w:left w:val="none" w:sz="0" w:space="0" w:color="auto"/>
                        <w:bottom w:val="none" w:sz="0" w:space="0" w:color="auto"/>
                        <w:right w:val="none" w:sz="0" w:space="0" w:color="auto"/>
                      </w:divBdr>
                      <w:divsChild>
                        <w:div w:id="958606341">
                          <w:marLeft w:val="0"/>
                          <w:marRight w:val="0"/>
                          <w:marTop w:val="0"/>
                          <w:marBottom w:val="0"/>
                          <w:divBdr>
                            <w:top w:val="none" w:sz="0" w:space="0" w:color="auto"/>
                            <w:left w:val="none" w:sz="0" w:space="0" w:color="auto"/>
                            <w:bottom w:val="none" w:sz="0" w:space="0" w:color="auto"/>
                            <w:right w:val="none" w:sz="0" w:space="0" w:color="auto"/>
                          </w:divBdr>
                          <w:divsChild>
                            <w:div w:id="2143114711">
                              <w:marLeft w:val="0"/>
                              <w:marRight w:val="0"/>
                              <w:marTop w:val="0"/>
                              <w:marBottom w:val="0"/>
                              <w:divBdr>
                                <w:top w:val="none" w:sz="0" w:space="0" w:color="auto"/>
                                <w:left w:val="none" w:sz="0" w:space="0" w:color="auto"/>
                                <w:bottom w:val="none" w:sz="0" w:space="0" w:color="auto"/>
                                <w:right w:val="none" w:sz="0" w:space="0" w:color="auto"/>
                              </w:divBdr>
                              <w:divsChild>
                                <w:div w:id="347221302">
                                  <w:marLeft w:val="0"/>
                                  <w:marRight w:val="0"/>
                                  <w:marTop w:val="0"/>
                                  <w:marBottom w:val="0"/>
                                  <w:divBdr>
                                    <w:top w:val="none" w:sz="0" w:space="0" w:color="auto"/>
                                    <w:left w:val="none" w:sz="0" w:space="0" w:color="auto"/>
                                    <w:bottom w:val="none" w:sz="0" w:space="0" w:color="auto"/>
                                    <w:right w:val="none" w:sz="0" w:space="0" w:color="auto"/>
                                  </w:divBdr>
                                  <w:divsChild>
                                    <w:div w:id="16323079">
                                      <w:marLeft w:val="0"/>
                                      <w:marRight w:val="0"/>
                                      <w:marTop w:val="0"/>
                                      <w:marBottom w:val="0"/>
                                      <w:divBdr>
                                        <w:top w:val="none" w:sz="0" w:space="0" w:color="auto"/>
                                        <w:left w:val="none" w:sz="0" w:space="0" w:color="auto"/>
                                        <w:bottom w:val="none" w:sz="0" w:space="0" w:color="auto"/>
                                        <w:right w:val="none" w:sz="0" w:space="0" w:color="auto"/>
                                      </w:divBdr>
                                      <w:divsChild>
                                        <w:div w:id="1591307392">
                                          <w:marLeft w:val="0"/>
                                          <w:marRight w:val="0"/>
                                          <w:marTop w:val="100"/>
                                          <w:marBottom w:val="100"/>
                                          <w:divBdr>
                                            <w:top w:val="none" w:sz="0" w:space="0" w:color="auto"/>
                                            <w:left w:val="none" w:sz="0" w:space="0" w:color="auto"/>
                                            <w:bottom w:val="none" w:sz="0" w:space="0" w:color="auto"/>
                                            <w:right w:val="none" w:sz="0" w:space="0" w:color="auto"/>
                                          </w:divBdr>
                                          <w:divsChild>
                                            <w:div w:id="408963753">
                                              <w:marLeft w:val="0"/>
                                              <w:marRight w:val="0"/>
                                              <w:marTop w:val="100"/>
                                              <w:marBottom w:val="100"/>
                                              <w:divBdr>
                                                <w:top w:val="none" w:sz="0" w:space="0" w:color="auto"/>
                                                <w:left w:val="none" w:sz="0" w:space="0" w:color="auto"/>
                                                <w:bottom w:val="none" w:sz="0" w:space="0" w:color="auto"/>
                                                <w:right w:val="none" w:sz="0" w:space="0" w:color="auto"/>
                                              </w:divBdr>
                                              <w:divsChild>
                                                <w:div w:id="1418090719">
                                                  <w:marLeft w:val="0"/>
                                                  <w:marRight w:val="0"/>
                                                  <w:marTop w:val="0"/>
                                                  <w:marBottom w:val="0"/>
                                                  <w:divBdr>
                                                    <w:top w:val="none" w:sz="0" w:space="0" w:color="auto"/>
                                                    <w:left w:val="none" w:sz="0" w:space="0" w:color="auto"/>
                                                    <w:bottom w:val="none" w:sz="0" w:space="0" w:color="auto"/>
                                                    <w:right w:val="none" w:sz="0" w:space="0" w:color="auto"/>
                                                  </w:divBdr>
                                                  <w:divsChild>
                                                    <w:div w:id="799491896">
                                                      <w:marLeft w:val="0"/>
                                                      <w:marRight w:val="0"/>
                                                      <w:marTop w:val="0"/>
                                                      <w:marBottom w:val="0"/>
                                                      <w:divBdr>
                                                        <w:top w:val="none" w:sz="0" w:space="0" w:color="auto"/>
                                                        <w:left w:val="none" w:sz="0" w:space="0" w:color="auto"/>
                                                        <w:bottom w:val="none" w:sz="0" w:space="0" w:color="auto"/>
                                                        <w:right w:val="none" w:sz="0" w:space="0" w:color="auto"/>
                                                      </w:divBdr>
                                                      <w:divsChild>
                                                        <w:div w:id="670834474">
                                                          <w:marLeft w:val="0"/>
                                                          <w:marRight w:val="0"/>
                                                          <w:marTop w:val="0"/>
                                                          <w:marBottom w:val="0"/>
                                                          <w:divBdr>
                                                            <w:top w:val="none" w:sz="0" w:space="0" w:color="auto"/>
                                                            <w:left w:val="none" w:sz="0" w:space="0" w:color="auto"/>
                                                            <w:bottom w:val="none" w:sz="0" w:space="0" w:color="auto"/>
                                                            <w:right w:val="none" w:sz="0" w:space="0" w:color="auto"/>
                                                          </w:divBdr>
                                                          <w:divsChild>
                                                            <w:div w:id="1443575916">
                                                              <w:marLeft w:val="0"/>
                                                              <w:marRight w:val="0"/>
                                                              <w:marTop w:val="0"/>
                                                              <w:marBottom w:val="0"/>
                                                              <w:divBdr>
                                                                <w:top w:val="none" w:sz="0" w:space="0" w:color="auto"/>
                                                                <w:left w:val="none" w:sz="0" w:space="0" w:color="auto"/>
                                                                <w:bottom w:val="none" w:sz="0" w:space="0" w:color="auto"/>
                                                                <w:right w:val="none" w:sz="0" w:space="0" w:color="auto"/>
                                                              </w:divBdr>
                                                              <w:divsChild>
                                                                <w:div w:id="115099914">
                                                                  <w:marLeft w:val="0"/>
                                                                  <w:marRight w:val="0"/>
                                                                  <w:marTop w:val="0"/>
                                                                  <w:marBottom w:val="0"/>
                                                                  <w:divBdr>
                                                                    <w:top w:val="none" w:sz="0" w:space="0" w:color="auto"/>
                                                                    <w:left w:val="none" w:sz="0" w:space="0" w:color="auto"/>
                                                                    <w:bottom w:val="none" w:sz="0" w:space="0" w:color="auto"/>
                                                                    <w:right w:val="none" w:sz="0" w:space="0" w:color="auto"/>
                                                                  </w:divBdr>
                                                                </w:div>
                                                                <w:div w:id="680665469">
                                                                  <w:marLeft w:val="0"/>
                                                                  <w:marRight w:val="0"/>
                                                                  <w:marTop w:val="0"/>
                                                                  <w:marBottom w:val="0"/>
                                                                  <w:divBdr>
                                                                    <w:top w:val="none" w:sz="0" w:space="0" w:color="auto"/>
                                                                    <w:left w:val="none" w:sz="0" w:space="0" w:color="auto"/>
                                                                    <w:bottom w:val="none" w:sz="0" w:space="0" w:color="auto"/>
                                                                    <w:right w:val="none" w:sz="0" w:space="0" w:color="auto"/>
                                                                  </w:divBdr>
                                                                  <w:divsChild>
                                                                    <w:div w:id="176620021">
                                                                      <w:marLeft w:val="0"/>
                                                                      <w:marRight w:val="0"/>
                                                                      <w:marTop w:val="0"/>
                                                                      <w:marBottom w:val="0"/>
                                                                      <w:divBdr>
                                                                        <w:top w:val="none" w:sz="0" w:space="0" w:color="auto"/>
                                                                        <w:left w:val="none" w:sz="0" w:space="0" w:color="auto"/>
                                                                        <w:bottom w:val="none" w:sz="0" w:space="0" w:color="auto"/>
                                                                        <w:right w:val="none" w:sz="0" w:space="0" w:color="auto"/>
                                                                      </w:divBdr>
                                                                      <w:divsChild>
                                                                        <w:div w:id="1631403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210457037">
          <w:marLeft w:val="0"/>
          <w:marRight w:val="0"/>
          <w:marTop w:val="0"/>
          <w:marBottom w:val="120"/>
          <w:divBdr>
            <w:top w:val="single" w:sz="6" w:space="0" w:color="auto"/>
            <w:left w:val="single" w:sz="24" w:space="0" w:color="auto"/>
            <w:bottom w:val="single" w:sz="6" w:space="0" w:color="auto"/>
            <w:right w:val="single" w:sz="6" w:space="0" w:color="auto"/>
          </w:divBdr>
          <w:divsChild>
            <w:div w:id="1559322586">
              <w:marLeft w:val="0"/>
              <w:marRight w:val="0"/>
              <w:marTop w:val="120"/>
              <w:marBottom w:val="120"/>
              <w:divBdr>
                <w:top w:val="none" w:sz="0" w:space="0" w:color="auto"/>
                <w:left w:val="none" w:sz="0" w:space="0" w:color="auto"/>
                <w:bottom w:val="none" w:sz="0" w:space="0" w:color="auto"/>
                <w:right w:val="none" w:sz="0" w:space="0" w:color="auto"/>
              </w:divBdr>
              <w:divsChild>
                <w:div w:id="792600237">
                  <w:marLeft w:val="0"/>
                  <w:marRight w:val="0"/>
                  <w:marTop w:val="0"/>
                  <w:marBottom w:val="0"/>
                  <w:divBdr>
                    <w:top w:val="none" w:sz="0" w:space="0" w:color="auto"/>
                    <w:left w:val="none" w:sz="0" w:space="0" w:color="auto"/>
                    <w:bottom w:val="none" w:sz="0" w:space="0" w:color="auto"/>
                    <w:right w:val="none" w:sz="0" w:space="0" w:color="auto"/>
                  </w:divBdr>
                  <w:divsChild>
                    <w:div w:id="1034840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893204">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375930525">
      <w:bodyDiv w:val="1"/>
      <w:marLeft w:val="0"/>
      <w:marRight w:val="0"/>
      <w:marTop w:val="0"/>
      <w:marBottom w:val="0"/>
      <w:divBdr>
        <w:top w:val="none" w:sz="0" w:space="0" w:color="auto"/>
        <w:left w:val="none" w:sz="0" w:space="0" w:color="auto"/>
        <w:bottom w:val="none" w:sz="0" w:space="0" w:color="auto"/>
        <w:right w:val="none" w:sz="0" w:space="0" w:color="auto"/>
      </w:divBdr>
    </w:div>
    <w:div w:id="1553232342">
      <w:bodyDiv w:val="1"/>
      <w:marLeft w:val="0"/>
      <w:marRight w:val="0"/>
      <w:marTop w:val="0"/>
      <w:marBottom w:val="0"/>
      <w:divBdr>
        <w:top w:val="none" w:sz="0" w:space="0" w:color="auto"/>
        <w:left w:val="none" w:sz="0" w:space="0" w:color="auto"/>
        <w:bottom w:val="none" w:sz="0" w:space="0" w:color="auto"/>
        <w:right w:val="none" w:sz="0" w:space="0" w:color="auto"/>
      </w:divBdr>
    </w:div>
    <w:div w:id="1570117257">
      <w:bodyDiv w:val="1"/>
      <w:marLeft w:val="0"/>
      <w:marRight w:val="0"/>
      <w:marTop w:val="0"/>
      <w:marBottom w:val="0"/>
      <w:divBdr>
        <w:top w:val="none" w:sz="0" w:space="0" w:color="auto"/>
        <w:left w:val="none" w:sz="0" w:space="0" w:color="auto"/>
        <w:bottom w:val="none" w:sz="0" w:space="0" w:color="auto"/>
        <w:right w:val="none" w:sz="0" w:space="0" w:color="auto"/>
      </w:divBdr>
      <w:divsChild>
        <w:div w:id="822619725">
          <w:marLeft w:val="0"/>
          <w:marRight w:val="0"/>
          <w:marTop w:val="0"/>
          <w:marBottom w:val="0"/>
          <w:divBdr>
            <w:top w:val="none" w:sz="0" w:space="0" w:color="auto"/>
            <w:left w:val="none" w:sz="0" w:space="0" w:color="auto"/>
            <w:bottom w:val="none" w:sz="0" w:space="0" w:color="auto"/>
            <w:right w:val="none" w:sz="0" w:space="0" w:color="auto"/>
          </w:divBdr>
          <w:divsChild>
            <w:div w:id="1538158381">
              <w:marLeft w:val="0"/>
              <w:marRight w:val="0"/>
              <w:marTop w:val="0"/>
              <w:marBottom w:val="0"/>
              <w:divBdr>
                <w:top w:val="none" w:sz="0" w:space="0" w:color="auto"/>
                <w:left w:val="none" w:sz="0" w:space="0" w:color="auto"/>
                <w:bottom w:val="none" w:sz="0" w:space="0" w:color="auto"/>
                <w:right w:val="none" w:sz="0" w:space="0" w:color="auto"/>
              </w:divBdr>
              <w:divsChild>
                <w:div w:id="510223556">
                  <w:marLeft w:val="0"/>
                  <w:marRight w:val="0"/>
                  <w:marTop w:val="0"/>
                  <w:marBottom w:val="0"/>
                  <w:divBdr>
                    <w:top w:val="none" w:sz="0" w:space="0" w:color="auto"/>
                    <w:left w:val="none" w:sz="0" w:space="0" w:color="auto"/>
                    <w:bottom w:val="none" w:sz="0" w:space="0" w:color="auto"/>
                    <w:right w:val="none" w:sz="0" w:space="0" w:color="auto"/>
                  </w:divBdr>
                </w:div>
              </w:divsChild>
            </w:div>
            <w:div w:id="662046174">
              <w:marLeft w:val="0"/>
              <w:marRight w:val="0"/>
              <w:marTop w:val="0"/>
              <w:marBottom w:val="0"/>
              <w:divBdr>
                <w:top w:val="none" w:sz="0" w:space="0" w:color="auto"/>
                <w:left w:val="none" w:sz="0" w:space="0" w:color="auto"/>
                <w:bottom w:val="none" w:sz="0" w:space="0" w:color="auto"/>
                <w:right w:val="none" w:sz="0" w:space="0" w:color="auto"/>
              </w:divBdr>
            </w:div>
          </w:divsChild>
        </w:div>
        <w:div w:id="804351168">
          <w:marLeft w:val="0"/>
          <w:marRight w:val="0"/>
          <w:marTop w:val="0"/>
          <w:marBottom w:val="0"/>
          <w:divBdr>
            <w:top w:val="none" w:sz="0" w:space="0" w:color="auto"/>
            <w:left w:val="none" w:sz="0" w:space="0" w:color="auto"/>
            <w:bottom w:val="none" w:sz="0" w:space="0" w:color="auto"/>
            <w:right w:val="none" w:sz="0" w:space="0" w:color="auto"/>
          </w:divBdr>
          <w:divsChild>
            <w:div w:id="1307005335">
              <w:marLeft w:val="0"/>
              <w:marRight w:val="0"/>
              <w:marTop w:val="0"/>
              <w:marBottom w:val="0"/>
              <w:divBdr>
                <w:top w:val="none" w:sz="0" w:space="0" w:color="auto"/>
                <w:left w:val="none" w:sz="0" w:space="0" w:color="auto"/>
                <w:bottom w:val="none" w:sz="0" w:space="0" w:color="auto"/>
                <w:right w:val="none" w:sz="0" w:space="0" w:color="auto"/>
              </w:divBdr>
            </w:div>
          </w:divsChild>
        </w:div>
        <w:div w:id="1104689532">
          <w:marLeft w:val="0"/>
          <w:marRight w:val="0"/>
          <w:marTop w:val="0"/>
          <w:marBottom w:val="0"/>
          <w:divBdr>
            <w:top w:val="none" w:sz="0" w:space="0" w:color="auto"/>
            <w:left w:val="none" w:sz="0" w:space="0" w:color="auto"/>
            <w:bottom w:val="none" w:sz="0" w:space="0" w:color="auto"/>
            <w:right w:val="none" w:sz="0" w:space="0" w:color="auto"/>
          </w:divBdr>
          <w:divsChild>
            <w:div w:id="952247437">
              <w:marLeft w:val="0"/>
              <w:marRight w:val="0"/>
              <w:marTop w:val="0"/>
              <w:marBottom w:val="0"/>
              <w:divBdr>
                <w:top w:val="none" w:sz="0" w:space="0" w:color="auto"/>
                <w:left w:val="none" w:sz="0" w:space="0" w:color="auto"/>
                <w:bottom w:val="none" w:sz="0" w:space="0" w:color="auto"/>
                <w:right w:val="none" w:sz="0" w:space="0" w:color="auto"/>
              </w:divBdr>
            </w:div>
            <w:div w:id="1439107144">
              <w:marLeft w:val="0"/>
              <w:marRight w:val="0"/>
              <w:marTop w:val="0"/>
              <w:marBottom w:val="0"/>
              <w:divBdr>
                <w:top w:val="none" w:sz="0" w:space="0" w:color="auto"/>
                <w:left w:val="none" w:sz="0" w:space="0" w:color="auto"/>
                <w:bottom w:val="none" w:sz="0" w:space="0" w:color="auto"/>
                <w:right w:val="none" w:sz="0" w:space="0" w:color="auto"/>
              </w:divBdr>
            </w:div>
          </w:divsChild>
        </w:div>
        <w:div w:id="2039624596">
          <w:marLeft w:val="0"/>
          <w:marRight w:val="0"/>
          <w:marTop w:val="0"/>
          <w:marBottom w:val="0"/>
          <w:divBdr>
            <w:top w:val="none" w:sz="0" w:space="0" w:color="auto"/>
            <w:left w:val="none" w:sz="0" w:space="0" w:color="auto"/>
            <w:bottom w:val="none" w:sz="0" w:space="0" w:color="auto"/>
            <w:right w:val="none" w:sz="0" w:space="0" w:color="auto"/>
          </w:divBdr>
          <w:divsChild>
            <w:div w:id="1911766646">
              <w:marLeft w:val="0"/>
              <w:marRight w:val="0"/>
              <w:marTop w:val="0"/>
              <w:marBottom w:val="0"/>
              <w:divBdr>
                <w:top w:val="none" w:sz="0" w:space="0" w:color="auto"/>
                <w:left w:val="none" w:sz="0" w:space="0" w:color="auto"/>
                <w:bottom w:val="none" w:sz="0" w:space="0" w:color="auto"/>
                <w:right w:val="none" w:sz="0" w:space="0" w:color="auto"/>
              </w:divBdr>
            </w:div>
            <w:div w:id="1487282288">
              <w:marLeft w:val="0"/>
              <w:marRight w:val="0"/>
              <w:marTop w:val="0"/>
              <w:marBottom w:val="0"/>
              <w:divBdr>
                <w:top w:val="none" w:sz="0" w:space="0" w:color="auto"/>
                <w:left w:val="none" w:sz="0" w:space="0" w:color="auto"/>
                <w:bottom w:val="none" w:sz="0" w:space="0" w:color="auto"/>
                <w:right w:val="none" w:sz="0" w:space="0" w:color="auto"/>
              </w:divBdr>
            </w:div>
          </w:divsChild>
        </w:div>
        <w:div w:id="578175514">
          <w:marLeft w:val="0"/>
          <w:marRight w:val="0"/>
          <w:marTop w:val="0"/>
          <w:marBottom w:val="0"/>
          <w:divBdr>
            <w:top w:val="none" w:sz="0" w:space="0" w:color="auto"/>
            <w:left w:val="none" w:sz="0" w:space="0" w:color="auto"/>
            <w:bottom w:val="none" w:sz="0" w:space="0" w:color="auto"/>
            <w:right w:val="none" w:sz="0" w:space="0" w:color="auto"/>
          </w:divBdr>
          <w:divsChild>
            <w:div w:id="1266571580">
              <w:marLeft w:val="0"/>
              <w:marRight w:val="0"/>
              <w:marTop w:val="0"/>
              <w:marBottom w:val="0"/>
              <w:divBdr>
                <w:top w:val="none" w:sz="0" w:space="0" w:color="auto"/>
                <w:left w:val="none" w:sz="0" w:space="0" w:color="auto"/>
                <w:bottom w:val="none" w:sz="0" w:space="0" w:color="auto"/>
                <w:right w:val="none" w:sz="0" w:space="0" w:color="auto"/>
              </w:divBdr>
            </w:div>
            <w:div w:id="2078360655">
              <w:marLeft w:val="0"/>
              <w:marRight w:val="0"/>
              <w:marTop w:val="0"/>
              <w:marBottom w:val="0"/>
              <w:divBdr>
                <w:top w:val="none" w:sz="0" w:space="0" w:color="auto"/>
                <w:left w:val="none" w:sz="0" w:space="0" w:color="auto"/>
                <w:bottom w:val="none" w:sz="0" w:space="0" w:color="auto"/>
                <w:right w:val="none" w:sz="0" w:space="0" w:color="auto"/>
              </w:divBdr>
              <w:divsChild>
                <w:div w:id="1821341180">
                  <w:marLeft w:val="0"/>
                  <w:marRight w:val="0"/>
                  <w:marTop w:val="0"/>
                  <w:marBottom w:val="0"/>
                  <w:divBdr>
                    <w:top w:val="single" w:sz="6" w:space="0" w:color="D2D8F9"/>
                    <w:left w:val="single" w:sz="6" w:space="0" w:color="D2D8F9"/>
                    <w:bottom w:val="single" w:sz="6" w:space="0" w:color="D2D8F9"/>
                    <w:right w:val="single" w:sz="6" w:space="0" w:color="D2D8F9"/>
                  </w:divBdr>
                </w:div>
              </w:divsChild>
            </w:div>
          </w:divsChild>
        </w:div>
        <w:div w:id="1005866406">
          <w:marLeft w:val="0"/>
          <w:marRight w:val="0"/>
          <w:marTop w:val="0"/>
          <w:marBottom w:val="0"/>
          <w:divBdr>
            <w:top w:val="none" w:sz="0" w:space="0" w:color="auto"/>
            <w:left w:val="none" w:sz="0" w:space="0" w:color="auto"/>
            <w:bottom w:val="none" w:sz="0" w:space="0" w:color="auto"/>
            <w:right w:val="none" w:sz="0" w:space="0" w:color="auto"/>
          </w:divBdr>
          <w:divsChild>
            <w:div w:id="2082680468">
              <w:marLeft w:val="0"/>
              <w:marRight w:val="0"/>
              <w:marTop w:val="0"/>
              <w:marBottom w:val="0"/>
              <w:divBdr>
                <w:top w:val="none" w:sz="0" w:space="0" w:color="auto"/>
                <w:left w:val="none" w:sz="0" w:space="0" w:color="auto"/>
                <w:bottom w:val="none" w:sz="0" w:space="0" w:color="auto"/>
                <w:right w:val="none" w:sz="0" w:space="0" w:color="auto"/>
              </w:divBdr>
            </w:div>
            <w:div w:id="2102987104">
              <w:marLeft w:val="0"/>
              <w:marRight w:val="0"/>
              <w:marTop w:val="0"/>
              <w:marBottom w:val="0"/>
              <w:divBdr>
                <w:top w:val="none" w:sz="0" w:space="0" w:color="auto"/>
                <w:left w:val="none" w:sz="0" w:space="0" w:color="auto"/>
                <w:bottom w:val="none" w:sz="0" w:space="0" w:color="auto"/>
                <w:right w:val="none" w:sz="0" w:space="0" w:color="auto"/>
              </w:divBdr>
              <w:divsChild>
                <w:div w:id="1914509153">
                  <w:marLeft w:val="0"/>
                  <w:marRight w:val="0"/>
                  <w:marTop w:val="0"/>
                  <w:marBottom w:val="0"/>
                  <w:divBdr>
                    <w:top w:val="single" w:sz="6" w:space="0" w:color="D2D8F9"/>
                    <w:left w:val="single" w:sz="6" w:space="0" w:color="D2D8F9"/>
                    <w:bottom w:val="single" w:sz="6" w:space="0" w:color="D2D8F9"/>
                    <w:right w:val="single" w:sz="6" w:space="0" w:color="D2D8F9"/>
                  </w:divBdr>
                </w:div>
              </w:divsChild>
            </w:div>
          </w:divsChild>
        </w:div>
        <w:div w:id="448358353">
          <w:marLeft w:val="0"/>
          <w:marRight w:val="0"/>
          <w:marTop w:val="0"/>
          <w:marBottom w:val="0"/>
          <w:divBdr>
            <w:top w:val="none" w:sz="0" w:space="0" w:color="auto"/>
            <w:left w:val="none" w:sz="0" w:space="0" w:color="auto"/>
            <w:bottom w:val="none" w:sz="0" w:space="0" w:color="auto"/>
            <w:right w:val="none" w:sz="0" w:space="0" w:color="auto"/>
          </w:divBdr>
          <w:divsChild>
            <w:div w:id="2094888227">
              <w:marLeft w:val="0"/>
              <w:marRight w:val="0"/>
              <w:marTop w:val="0"/>
              <w:marBottom w:val="0"/>
              <w:divBdr>
                <w:top w:val="none" w:sz="0" w:space="0" w:color="auto"/>
                <w:left w:val="none" w:sz="0" w:space="0" w:color="auto"/>
                <w:bottom w:val="none" w:sz="0" w:space="0" w:color="auto"/>
                <w:right w:val="none" w:sz="0" w:space="0" w:color="auto"/>
              </w:divBdr>
            </w:div>
            <w:div w:id="731008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972855">
      <w:bodyDiv w:val="1"/>
      <w:marLeft w:val="0"/>
      <w:marRight w:val="0"/>
      <w:marTop w:val="0"/>
      <w:marBottom w:val="0"/>
      <w:divBdr>
        <w:top w:val="none" w:sz="0" w:space="0" w:color="auto"/>
        <w:left w:val="none" w:sz="0" w:space="0" w:color="auto"/>
        <w:bottom w:val="none" w:sz="0" w:space="0" w:color="auto"/>
        <w:right w:val="none" w:sz="0" w:space="0" w:color="auto"/>
      </w:divBdr>
    </w:div>
    <w:div w:id="1684018325">
      <w:bodyDiv w:val="1"/>
      <w:marLeft w:val="0"/>
      <w:marRight w:val="0"/>
      <w:marTop w:val="0"/>
      <w:marBottom w:val="0"/>
      <w:divBdr>
        <w:top w:val="none" w:sz="0" w:space="0" w:color="auto"/>
        <w:left w:val="none" w:sz="0" w:space="0" w:color="auto"/>
        <w:bottom w:val="none" w:sz="0" w:space="0" w:color="auto"/>
        <w:right w:val="none" w:sz="0" w:space="0" w:color="auto"/>
      </w:divBdr>
      <w:divsChild>
        <w:div w:id="1900509677">
          <w:marLeft w:val="0"/>
          <w:marRight w:val="0"/>
          <w:marTop w:val="150"/>
          <w:marBottom w:val="150"/>
          <w:divBdr>
            <w:top w:val="none" w:sz="0" w:space="0" w:color="auto"/>
            <w:left w:val="none" w:sz="0" w:space="0" w:color="auto"/>
            <w:bottom w:val="none" w:sz="0" w:space="0" w:color="auto"/>
            <w:right w:val="none" w:sz="0" w:space="0" w:color="auto"/>
          </w:divBdr>
          <w:divsChild>
            <w:div w:id="457339007">
              <w:marLeft w:val="0"/>
              <w:marRight w:val="0"/>
              <w:marTop w:val="100"/>
              <w:marBottom w:val="100"/>
              <w:divBdr>
                <w:top w:val="none" w:sz="0" w:space="0" w:color="auto"/>
                <w:left w:val="none" w:sz="0" w:space="0" w:color="auto"/>
                <w:bottom w:val="none" w:sz="0" w:space="0" w:color="auto"/>
                <w:right w:val="none" w:sz="0" w:space="0" w:color="auto"/>
              </w:divBdr>
              <w:divsChild>
                <w:div w:id="215509230">
                  <w:marLeft w:val="0"/>
                  <w:marRight w:val="0"/>
                  <w:marTop w:val="0"/>
                  <w:marBottom w:val="0"/>
                  <w:divBdr>
                    <w:top w:val="none" w:sz="0" w:space="0" w:color="auto"/>
                    <w:left w:val="none" w:sz="0" w:space="0" w:color="auto"/>
                    <w:bottom w:val="none" w:sz="0" w:space="0" w:color="auto"/>
                    <w:right w:val="none" w:sz="0" w:space="0" w:color="auto"/>
                  </w:divBdr>
                  <w:divsChild>
                    <w:div w:id="840972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6915273">
          <w:marLeft w:val="0"/>
          <w:marRight w:val="0"/>
          <w:marTop w:val="0"/>
          <w:marBottom w:val="120"/>
          <w:divBdr>
            <w:top w:val="single" w:sz="6" w:space="0" w:color="auto"/>
            <w:left w:val="single" w:sz="24" w:space="0" w:color="auto"/>
            <w:bottom w:val="single" w:sz="6" w:space="0" w:color="auto"/>
            <w:right w:val="single" w:sz="6" w:space="0" w:color="auto"/>
          </w:divBdr>
          <w:divsChild>
            <w:div w:id="174656264">
              <w:marLeft w:val="0"/>
              <w:marRight w:val="0"/>
              <w:marTop w:val="120"/>
              <w:marBottom w:val="120"/>
              <w:divBdr>
                <w:top w:val="none" w:sz="0" w:space="0" w:color="auto"/>
                <w:left w:val="none" w:sz="0" w:space="0" w:color="auto"/>
                <w:bottom w:val="none" w:sz="0" w:space="0" w:color="auto"/>
                <w:right w:val="none" w:sz="0" w:space="0" w:color="auto"/>
              </w:divBdr>
            </w:div>
          </w:divsChild>
        </w:div>
        <w:div w:id="1374043678">
          <w:marLeft w:val="0"/>
          <w:marRight w:val="0"/>
          <w:marTop w:val="0"/>
          <w:marBottom w:val="120"/>
          <w:divBdr>
            <w:top w:val="single" w:sz="6" w:space="0" w:color="auto"/>
            <w:left w:val="single" w:sz="24" w:space="0" w:color="auto"/>
            <w:bottom w:val="single" w:sz="6" w:space="0" w:color="auto"/>
            <w:right w:val="single" w:sz="6" w:space="0" w:color="auto"/>
          </w:divBdr>
          <w:divsChild>
            <w:div w:id="381951794">
              <w:marLeft w:val="0"/>
              <w:marRight w:val="0"/>
              <w:marTop w:val="120"/>
              <w:marBottom w:val="120"/>
              <w:divBdr>
                <w:top w:val="none" w:sz="0" w:space="0" w:color="auto"/>
                <w:left w:val="none" w:sz="0" w:space="0" w:color="auto"/>
                <w:bottom w:val="none" w:sz="0" w:space="0" w:color="auto"/>
                <w:right w:val="none" w:sz="0" w:space="0" w:color="auto"/>
              </w:divBdr>
            </w:div>
          </w:divsChild>
        </w:div>
        <w:div w:id="315110817">
          <w:marLeft w:val="0"/>
          <w:marRight w:val="0"/>
          <w:marTop w:val="0"/>
          <w:marBottom w:val="120"/>
          <w:divBdr>
            <w:top w:val="single" w:sz="6" w:space="0" w:color="auto"/>
            <w:left w:val="single" w:sz="24" w:space="0" w:color="auto"/>
            <w:bottom w:val="single" w:sz="6" w:space="0" w:color="auto"/>
            <w:right w:val="single" w:sz="6" w:space="0" w:color="auto"/>
          </w:divBdr>
          <w:divsChild>
            <w:div w:id="1598752482">
              <w:marLeft w:val="0"/>
              <w:marRight w:val="0"/>
              <w:marTop w:val="120"/>
              <w:marBottom w:val="120"/>
              <w:divBdr>
                <w:top w:val="none" w:sz="0" w:space="0" w:color="auto"/>
                <w:left w:val="none" w:sz="0" w:space="0" w:color="auto"/>
                <w:bottom w:val="none" w:sz="0" w:space="0" w:color="auto"/>
                <w:right w:val="none" w:sz="0" w:space="0" w:color="auto"/>
              </w:divBdr>
            </w:div>
          </w:divsChild>
        </w:div>
        <w:div w:id="1541474070">
          <w:marLeft w:val="0"/>
          <w:marRight w:val="0"/>
          <w:marTop w:val="0"/>
          <w:marBottom w:val="120"/>
          <w:divBdr>
            <w:top w:val="single" w:sz="6" w:space="0" w:color="auto"/>
            <w:left w:val="single" w:sz="24" w:space="0" w:color="auto"/>
            <w:bottom w:val="single" w:sz="6" w:space="0" w:color="auto"/>
            <w:right w:val="single" w:sz="6" w:space="0" w:color="auto"/>
          </w:divBdr>
          <w:divsChild>
            <w:div w:id="350573860">
              <w:marLeft w:val="0"/>
              <w:marRight w:val="0"/>
              <w:marTop w:val="120"/>
              <w:marBottom w:val="120"/>
              <w:divBdr>
                <w:top w:val="none" w:sz="0" w:space="0" w:color="auto"/>
                <w:left w:val="none" w:sz="0" w:space="0" w:color="auto"/>
                <w:bottom w:val="none" w:sz="0" w:space="0" w:color="auto"/>
                <w:right w:val="none" w:sz="0" w:space="0" w:color="auto"/>
              </w:divBdr>
            </w:div>
          </w:divsChild>
        </w:div>
        <w:div w:id="1405758563">
          <w:marLeft w:val="0"/>
          <w:marRight w:val="0"/>
          <w:marTop w:val="0"/>
          <w:marBottom w:val="120"/>
          <w:divBdr>
            <w:top w:val="single" w:sz="6" w:space="0" w:color="auto"/>
            <w:left w:val="single" w:sz="24" w:space="0" w:color="auto"/>
            <w:bottom w:val="single" w:sz="6" w:space="0" w:color="auto"/>
            <w:right w:val="single" w:sz="6" w:space="0" w:color="auto"/>
          </w:divBdr>
          <w:divsChild>
            <w:div w:id="1596940006">
              <w:marLeft w:val="0"/>
              <w:marRight w:val="0"/>
              <w:marTop w:val="120"/>
              <w:marBottom w:val="120"/>
              <w:divBdr>
                <w:top w:val="none" w:sz="0" w:space="0" w:color="auto"/>
                <w:left w:val="none" w:sz="0" w:space="0" w:color="auto"/>
                <w:bottom w:val="none" w:sz="0" w:space="0" w:color="auto"/>
                <w:right w:val="none" w:sz="0" w:space="0" w:color="auto"/>
              </w:divBdr>
            </w:div>
          </w:divsChild>
        </w:div>
        <w:div w:id="108552475">
          <w:marLeft w:val="0"/>
          <w:marRight w:val="0"/>
          <w:marTop w:val="0"/>
          <w:marBottom w:val="120"/>
          <w:divBdr>
            <w:top w:val="single" w:sz="6" w:space="0" w:color="auto"/>
            <w:left w:val="single" w:sz="24" w:space="0" w:color="auto"/>
            <w:bottom w:val="single" w:sz="6" w:space="0" w:color="auto"/>
            <w:right w:val="single" w:sz="6" w:space="0" w:color="auto"/>
          </w:divBdr>
          <w:divsChild>
            <w:div w:id="1401369297">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781603594">
      <w:bodyDiv w:val="1"/>
      <w:marLeft w:val="0"/>
      <w:marRight w:val="0"/>
      <w:marTop w:val="0"/>
      <w:marBottom w:val="0"/>
      <w:divBdr>
        <w:top w:val="none" w:sz="0" w:space="0" w:color="auto"/>
        <w:left w:val="none" w:sz="0" w:space="0" w:color="auto"/>
        <w:bottom w:val="none" w:sz="0" w:space="0" w:color="auto"/>
        <w:right w:val="none" w:sz="0" w:space="0" w:color="auto"/>
      </w:divBdr>
      <w:divsChild>
        <w:div w:id="1369263099">
          <w:marLeft w:val="0"/>
          <w:marRight w:val="0"/>
          <w:marTop w:val="0"/>
          <w:marBottom w:val="120"/>
          <w:divBdr>
            <w:top w:val="single" w:sz="6" w:space="0" w:color="auto"/>
            <w:left w:val="single" w:sz="24" w:space="0" w:color="auto"/>
            <w:bottom w:val="single" w:sz="6" w:space="0" w:color="auto"/>
            <w:right w:val="single" w:sz="6" w:space="0" w:color="auto"/>
          </w:divBdr>
          <w:divsChild>
            <w:div w:id="231937731">
              <w:marLeft w:val="0"/>
              <w:marRight w:val="0"/>
              <w:marTop w:val="120"/>
              <w:marBottom w:val="120"/>
              <w:divBdr>
                <w:top w:val="none" w:sz="0" w:space="0" w:color="auto"/>
                <w:left w:val="none" w:sz="0" w:space="0" w:color="auto"/>
                <w:bottom w:val="none" w:sz="0" w:space="0" w:color="auto"/>
                <w:right w:val="none" w:sz="0" w:space="0" w:color="auto"/>
              </w:divBdr>
            </w:div>
          </w:divsChild>
        </w:div>
        <w:div w:id="70859801">
          <w:marLeft w:val="0"/>
          <w:marRight w:val="0"/>
          <w:marTop w:val="0"/>
          <w:marBottom w:val="120"/>
          <w:divBdr>
            <w:top w:val="single" w:sz="6" w:space="0" w:color="auto"/>
            <w:left w:val="single" w:sz="24" w:space="0" w:color="auto"/>
            <w:bottom w:val="single" w:sz="6" w:space="0" w:color="auto"/>
            <w:right w:val="single" w:sz="6" w:space="0" w:color="auto"/>
          </w:divBdr>
          <w:divsChild>
            <w:div w:id="1746142472">
              <w:marLeft w:val="0"/>
              <w:marRight w:val="0"/>
              <w:marTop w:val="120"/>
              <w:marBottom w:val="120"/>
              <w:divBdr>
                <w:top w:val="none" w:sz="0" w:space="0" w:color="auto"/>
                <w:left w:val="none" w:sz="0" w:space="0" w:color="auto"/>
                <w:bottom w:val="none" w:sz="0" w:space="0" w:color="auto"/>
                <w:right w:val="none" w:sz="0" w:space="0" w:color="auto"/>
              </w:divBdr>
            </w:div>
          </w:divsChild>
        </w:div>
        <w:div w:id="554700561">
          <w:marLeft w:val="0"/>
          <w:marRight w:val="0"/>
          <w:marTop w:val="150"/>
          <w:marBottom w:val="150"/>
          <w:divBdr>
            <w:top w:val="none" w:sz="0" w:space="0" w:color="auto"/>
            <w:left w:val="none" w:sz="0" w:space="0" w:color="auto"/>
            <w:bottom w:val="none" w:sz="0" w:space="0" w:color="auto"/>
            <w:right w:val="none" w:sz="0" w:space="0" w:color="auto"/>
          </w:divBdr>
          <w:divsChild>
            <w:div w:id="525414451">
              <w:marLeft w:val="0"/>
              <w:marRight w:val="0"/>
              <w:marTop w:val="100"/>
              <w:marBottom w:val="100"/>
              <w:divBdr>
                <w:top w:val="none" w:sz="0" w:space="0" w:color="auto"/>
                <w:left w:val="none" w:sz="0" w:space="0" w:color="auto"/>
                <w:bottom w:val="none" w:sz="0" w:space="0" w:color="auto"/>
                <w:right w:val="none" w:sz="0" w:space="0" w:color="auto"/>
              </w:divBdr>
              <w:divsChild>
                <w:div w:id="26417838">
                  <w:marLeft w:val="0"/>
                  <w:marRight w:val="0"/>
                  <w:marTop w:val="0"/>
                  <w:marBottom w:val="0"/>
                  <w:divBdr>
                    <w:top w:val="none" w:sz="0" w:space="0" w:color="auto"/>
                    <w:left w:val="none" w:sz="0" w:space="0" w:color="auto"/>
                    <w:bottom w:val="none" w:sz="0" w:space="0" w:color="auto"/>
                    <w:right w:val="none" w:sz="0" w:space="0" w:color="auto"/>
                  </w:divBdr>
                  <w:divsChild>
                    <w:div w:id="720251940">
                      <w:marLeft w:val="0"/>
                      <w:marRight w:val="0"/>
                      <w:marTop w:val="0"/>
                      <w:marBottom w:val="0"/>
                      <w:divBdr>
                        <w:top w:val="none" w:sz="0" w:space="0" w:color="auto"/>
                        <w:left w:val="none" w:sz="0" w:space="0" w:color="auto"/>
                        <w:bottom w:val="none" w:sz="0" w:space="0" w:color="auto"/>
                        <w:right w:val="none" w:sz="0" w:space="0" w:color="auto"/>
                      </w:divBdr>
                      <w:divsChild>
                        <w:div w:id="1485125113">
                          <w:marLeft w:val="0"/>
                          <w:marRight w:val="0"/>
                          <w:marTop w:val="0"/>
                          <w:marBottom w:val="0"/>
                          <w:divBdr>
                            <w:top w:val="none" w:sz="0" w:space="0" w:color="auto"/>
                            <w:left w:val="none" w:sz="0" w:space="0" w:color="auto"/>
                            <w:bottom w:val="none" w:sz="0" w:space="0" w:color="auto"/>
                            <w:right w:val="none" w:sz="0" w:space="0" w:color="auto"/>
                          </w:divBdr>
                          <w:divsChild>
                            <w:div w:id="1211576753">
                              <w:marLeft w:val="0"/>
                              <w:marRight w:val="0"/>
                              <w:marTop w:val="0"/>
                              <w:marBottom w:val="0"/>
                              <w:divBdr>
                                <w:top w:val="none" w:sz="0" w:space="0" w:color="auto"/>
                                <w:left w:val="none" w:sz="0" w:space="0" w:color="auto"/>
                                <w:bottom w:val="none" w:sz="0" w:space="0" w:color="auto"/>
                                <w:right w:val="none" w:sz="0" w:space="0" w:color="auto"/>
                              </w:divBdr>
                              <w:divsChild>
                                <w:div w:id="424421250">
                                  <w:marLeft w:val="0"/>
                                  <w:marRight w:val="0"/>
                                  <w:marTop w:val="0"/>
                                  <w:marBottom w:val="0"/>
                                  <w:divBdr>
                                    <w:top w:val="none" w:sz="0" w:space="0" w:color="auto"/>
                                    <w:left w:val="none" w:sz="0" w:space="0" w:color="auto"/>
                                    <w:bottom w:val="none" w:sz="0" w:space="0" w:color="auto"/>
                                    <w:right w:val="none" w:sz="0" w:space="0" w:color="auto"/>
                                  </w:divBdr>
                                  <w:divsChild>
                                    <w:div w:id="1078752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27368260">
          <w:marLeft w:val="0"/>
          <w:marRight w:val="0"/>
          <w:marTop w:val="120"/>
          <w:marBottom w:val="0"/>
          <w:divBdr>
            <w:top w:val="single" w:sz="6" w:space="0" w:color="D5DDC6"/>
            <w:left w:val="single" w:sz="6" w:space="4" w:color="D5DDC6"/>
            <w:bottom w:val="single" w:sz="6" w:space="0" w:color="D5DDC6"/>
            <w:right w:val="single" w:sz="6" w:space="0" w:color="D5DDC6"/>
          </w:divBdr>
        </w:div>
        <w:div w:id="1842427281">
          <w:marLeft w:val="0"/>
          <w:marRight w:val="0"/>
          <w:marTop w:val="0"/>
          <w:marBottom w:val="120"/>
          <w:divBdr>
            <w:top w:val="single" w:sz="6" w:space="0" w:color="auto"/>
            <w:left w:val="single" w:sz="24" w:space="0" w:color="auto"/>
            <w:bottom w:val="single" w:sz="6" w:space="0" w:color="auto"/>
            <w:right w:val="single" w:sz="6" w:space="0" w:color="auto"/>
          </w:divBdr>
          <w:divsChild>
            <w:div w:id="1241869970">
              <w:marLeft w:val="0"/>
              <w:marRight w:val="0"/>
              <w:marTop w:val="120"/>
              <w:marBottom w:val="120"/>
              <w:divBdr>
                <w:top w:val="none" w:sz="0" w:space="0" w:color="auto"/>
                <w:left w:val="none" w:sz="0" w:space="0" w:color="auto"/>
                <w:bottom w:val="none" w:sz="0" w:space="0" w:color="auto"/>
                <w:right w:val="none" w:sz="0" w:space="0" w:color="auto"/>
              </w:divBdr>
            </w:div>
          </w:divsChild>
        </w:div>
        <w:div w:id="597639653">
          <w:marLeft w:val="0"/>
          <w:marRight w:val="0"/>
          <w:marTop w:val="120"/>
          <w:marBottom w:val="0"/>
          <w:divBdr>
            <w:top w:val="single" w:sz="6" w:space="0" w:color="D5DDC6"/>
            <w:left w:val="single" w:sz="6" w:space="4" w:color="D5DDC6"/>
            <w:bottom w:val="single" w:sz="6" w:space="0" w:color="D5DDC6"/>
            <w:right w:val="single" w:sz="6" w:space="0" w:color="D5DDC6"/>
          </w:divBdr>
        </w:div>
        <w:div w:id="1499688749">
          <w:marLeft w:val="0"/>
          <w:marRight w:val="0"/>
          <w:marTop w:val="0"/>
          <w:marBottom w:val="120"/>
          <w:divBdr>
            <w:top w:val="single" w:sz="6" w:space="0" w:color="auto"/>
            <w:left w:val="single" w:sz="24" w:space="0" w:color="auto"/>
            <w:bottom w:val="single" w:sz="6" w:space="0" w:color="auto"/>
            <w:right w:val="single" w:sz="6" w:space="0" w:color="auto"/>
          </w:divBdr>
          <w:divsChild>
            <w:div w:id="787773027">
              <w:marLeft w:val="0"/>
              <w:marRight w:val="0"/>
              <w:marTop w:val="120"/>
              <w:marBottom w:val="120"/>
              <w:divBdr>
                <w:top w:val="none" w:sz="0" w:space="0" w:color="auto"/>
                <w:left w:val="none" w:sz="0" w:space="0" w:color="auto"/>
                <w:bottom w:val="none" w:sz="0" w:space="0" w:color="auto"/>
                <w:right w:val="none" w:sz="0" w:space="0" w:color="auto"/>
              </w:divBdr>
            </w:div>
          </w:divsChild>
        </w:div>
        <w:div w:id="821116789">
          <w:marLeft w:val="0"/>
          <w:marRight w:val="0"/>
          <w:marTop w:val="120"/>
          <w:marBottom w:val="0"/>
          <w:divBdr>
            <w:top w:val="single" w:sz="6" w:space="0" w:color="D5DDC6"/>
            <w:left w:val="single" w:sz="6" w:space="4" w:color="D5DDC6"/>
            <w:bottom w:val="single" w:sz="6" w:space="0" w:color="D5DDC6"/>
            <w:right w:val="single" w:sz="6" w:space="0" w:color="D5DDC6"/>
          </w:divBdr>
        </w:div>
        <w:div w:id="562252069">
          <w:marLeft w:val="0"/>
          <w:marRight w:val="0"/>
          <w:marTop w:val="0"/>
          <w:marBottom w:val="120"/>
          <w:divBdr>
            <w:top w:val="single" w:sz="6" w:space="0" w:color="auto"/>
            <w:left w:val="single" w:sz="24" w:space="0" w:color="auto"/>
            <w:bottom w:val="single" w:sz="6" w:space="0" w:color="auto"/>
            <w:right w:val="single" w:sz="6" w:space="0" w:color="auto"/>
          </w:divBdr>
          <w:divsChild>
            <w:div w:id="834803164">
              <w:marLeft w:val="0"/>
              <w:marRight w:val="0"/>
              <w:marTop w:val="120"/>
              <w:marBottom w:val="120"/>
              <w:divBdr>
                <w:top w:val="none" w:sz="0" w:space="0" w:color="auto"/>
                <w:left w:val="none" w:sz="0" w:space="0" w:color="auto"/>
                <w:bottom w:val="none" w:sz="0" w:space="0" w:color="auto"/>
                <w:right w:val="none" w:sz="0" w:space="0" w:color="auto"/>
              </w:divBdr>
            </w:div>
          </w:divsChild>
        </w:div>
        <w:div w:id="951132514">
          <w:marLeft w:val="0"/>
          <w:marRight w:val="0"/>
          <w:marTop w:val="120"/>
          <w:marBottom w:val="0"/>
          <w:divBdr>
            <w:top w:val="single" w:sz="6" w:space="0" w:color="D5DDC6"/>
            <w:left w:val="single" w:sz="6" w:space="4" w:color="D5DDC6"/>
            <w:bottom w:val="single" w:sz="6" w:space="0" w:color="D5DDC6"/>
            <w:right w:val="single" w:sz="6" w:space="0" w:color="D5DDC6"/>
          </w:divBdr>
        </w:div>
        <w:div w:id="412237021">
          <w:marLeft w:val="0"/>
          <w:marRight w:val="0"/>
          <w:marTop w:val="0"/>
          <w:marBottom w:val="120"/>
          <w:divBdr>
            <w:top w:val="single" w:sz="6" w:space="0" w:color="auto"/>
            <w:left w:val="single" w:sz="24" w:space="0" w:color="auto"/>
            <w:bottom w:val="single" w:sz="6" w:space="0" w:color="auto"/>
            <w:right w:val="single" w:sz="6" w:space="0" w:color="auto"/>
          </w:divBdr>
          <w:divsChild>
            <w:div w:id="367343457">
              <w:marLeft w:val="0"/>
              <w:marRight w:val="0"/>
              <w:marTop w:val="120"/>
              <w:marBottom w:val="120"/>
              <w:divBdr>
                <w:top w:val="none" w:sz="0" w:space="0" w:color="auto"/>
                <w:left w:val="none" w:sz="0" w:space="0" w:color="auto"/>
                <w:bottom w:val="none" w:sz="0" w:space="0" w:color="auto"/>
                <w:right w:val="none" w:sz="0" w:space="0" w:color="auto"/>
              </w:divBdr>
            </w:div>
          </w:divsChild>
        </w:div>
        <w:div w:id="2031098491">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788239066">
      <w:bodyDiv w:val="1"/>
      <w:marLeft w:val="0"/>
      <w:marRight w:val="0"/>
      <w:marTop w:val="0"/>
      <w:marBottom w:val="0"/>
      <w:divBdr>
        <w:top w:val="none" w:sz="0" w:space="0" w:color="auto"/>
        <w:left w:val="none" w:sz="0" w:space="0" w:color="auto"/>
        <w:bottom w:val="none" w:sz="0" w:space="0" w:color="auto"/>
        <w:right w:val="none" w:sz="0" w:space="0" w:color="auto"/>
      </w:divBdr>
    </w:div>
    <w:div w:id="1808355840">
      <w:bodyDiv w:val="1"/>
      <w:marLeft w:val="0"/>
      <w:marRight w:val="0"/>
      <w:marTop w:val="0"/>
      <w:marBottom w:val="0"/>
      <w:divBdr>
        <w:top w:val="none" w:sz="0" w:space="0" w:color="auto"/>
        <w:left w:val="none" w:sz="0" w:space="0" w:color="auto"/>
        <w:bottom w:val="none" w:sz="0" w:space="0" w:color="auto"/>
        <w:right w:val="none" w:sz="0" w:space="0" w:color="auto"/>
      </w:divBdr>
      <w:divsChild>
        <w:div w:id="873079327">
          <w:marLeft w:val="0"/>
          <w:marRight w:val="0"/>
          <w:marTop w:val="0"/>
          <w:marBottom w:val="0"/>
          <w:divBdr>
            <w:top w:val="none" w:sz="0" w:space="0" w:color="auto"/>
            <w:left w:val="none" w:sz="0" w:space="0" w:color="auto"/>
            <w:bottom w:val="none" w:sz="0" w:space="0" w:color="auto"/>
            <w:right w:val="none" w:sz="0" w:space="0" w:color="auto"/>
          </w:divBdr>
        </w:div>
        <w:div w:id="106245387">
          <w:marLeft w:val="-300"/>
          <w:marRight w:val="-300"/>
          <w:marTop w:val="360"/>
          <w:marBottom w:val="360"/>
          <w:divBdr>
            <w:top w:val="none" w:sz="0" w:space="0" w:color="auto"/>
            <w:left w:val="none" w:sz="0" w:space="0" w:color="auto"/>
            <w:bottom w:val="none" w:sz="0" w:space="0" w:color="auto"/>
            <w:right w:val="none" w:sz="0" w:space="0" w:color="auto"/>
          </w:divBdr>
          <w:divsChild>
            <w:div w:id="98643815">
              <w:marLeft w:val="0"/>
              <w:marRight w:val="0"/>
              <w:marTop w:val="240"/>
              <w:marBottom w:val="240"/>
              <w:divBdr>
                <w:top w:val="none" w:sz="0" w:space="0" w:color="auto"/>
                <w:left w:val="single" w:sz="24" w:space="9" w:color="04AA6D"/>
                <w:bottom w:val="none" w:sz="0" w:space="0" w:color="auto"/>
                <w:right w:val="none" w:sz="0" w:space="0" w:color="auto"/>
              </w:divBdr>
            </w:div>
          </w:divsChild>
        </w:div>
        <w:div w:id="628979138">
          <w:marLeft w:val="-480"/>
          <w:marRight w:val="-480"/>
          <w:marTop w:val="360"/>
          <w:marBottom w:val="360"/>
          <w:divBdr>
            <w:top w:val="none" w:sz="0" w:space="0" w:color="auto"/>
            <w:left w:val="none" w:sz="0" w:space="0" w:color="auto"/>
            <w:bottom w:val="none" w:sz="0" w:space="0" w:color="auto"/>
            <w:right w:val="none" w:sz="0" w:space="0" w:color="auto"/>
          </w:divBdr>
        </w:div>
        <w:div w:id="1477338401">
          <w:marLeft w:val="-300"/>
          <w:marRight w:val="-300"/>
          <w:marTop w:val="360"/>
          <w:marBottom w:val="360"/>
          <w:divBdr>
            <w:top w:val="none" w:sz="0" w:space="0" w:color="auto"/>
            <w:left w:val="none" w:sz="0" w:space="0" w:color="auto"/>
            <w:bottom w:val="none" w:sz="0" w:space="0" w:color="auto"/>
            <w:right w:val="none" w:sz="0" w:space="0" w:color="auto"/>
          </w:divBdr>
          <w:divsChild>
            <w:div w:id="918712764">
              <w:marLeft w:val="0"/>
              <w:marRight w:val="0"/>
              <w:marTop w:val="240"/>
              <w:marBottom w:val="240"/>
              <w:divBdr>
                <w:top w:val="none" w:sz="0" w:space="0" w:color="auto"/>
                <w:left w:val="none" w:sz="0" w:space="0" w:color="auto"/>
                <w:bottom w:val="none" w:sz="0" w:space="0" w:color="auto"/>
                <w:right w:val="none" w:sz="0" w:space="0" w:color="auto"/>
              </w:divBdr>
            </w:div>
          </w:divsChild>
        </w:div>
        <w:div w:id="1593198729">
          <w:marLeft w:val="-300"/>
          <w:marRight w:val="-300"/>
          <w:marTop w:val="360"/>
          <w:marBottom w:val="360"/>
          <w:divBdr>
            <w:top w:val="none" w:sz="0" w:space="0" w:color="auto"/>
            <w:left w:val="none" w:sz="0" w:space="0" w:color="auto"/>
            <w:bottom w:val="none" w:sz="0" w:space="0" w:color="auto"/>
            <w:right w:val="none" w:sz="0" w:space="0" w:color="auto"/>
          </w:divBdr>
          <w:divsChild>
            <w:div w:id="1494301329">
              <w:marLeft w:val="0"/>
              <w:marRight w:val="0"/>
              <w:marTop w:val="240"/>
              <w:marBottom w:val="240"/>
              <w:divBdr>
                <w:top w:val="none" w:sz="0" w:space="0" w:color="auto"/>
                <w:left w:val="none" w:sz="0" w:space="0" w:color="auto"/>
                <w:bottom w:val="none" w:sz="0" w:space="0" w:color="auto"/>
                <w:right w:val="none" w:sz="0" w:space="0" w:color="auto"/>
              </w:divBdr>
            </w:div>
          </w:divsChild>
        </w:div>
        <w:div w:id="224147737">
          <w:marLeft w:val="-240"/>
          <w:marRight w:val="-240"/>
          <w:marTop w:val="0"/>
          <w:marBottom w:val="0"/>
          <w:divBdr>
            <w:top w:val="none" w:sz="0" w:space="0" w:color="auto"/>
            <w:left w:val="none" w:sz="0" w:space="0" w:color="auto"/>
            <w:bottom w:val="none" w:sz="0" w:space="0" w:color="auto"/>
            <w:right w:val="none" w:sz="0" w:space="0" w:color="auto"/>
          </w:divBdr>
          <w:divsChild>
            <w:div w:id="1079181579">
              <w:marLeft w:val="0"/>
              <w:marRight w:val="0"/>
              <w:marTop w:val="0"/>
              <w:marBottom w:val="0"/>
              <w:divBdr>
                <w:top w:val="none" w:sz="0" w:space="0" w:color="auto"/>
                <w:left w:val="none" w:sz="0" w:space="0" w:color="auto"/>
                <w:bottom w:val="none" w:sz="0" w:space="0" w:color="auto"/>
                <w:right w:val="none" w:sz="0" w:space="0" w:color="auto"/>
              </w:divBdr>
            </w:div>
          </w:divsChild>
        </w:div>
        <w:div w:id="833104135">
          <w:marLeft w:val="-300"/>
          <w:marRight w:val="-300"/>
          <w:marTop w:val="360"/>
          <w:marBottom w:val="360"/>
          <w:divBdr>
            <w:top w:val="none" w:sz="0" w:space="0" w:color="auto"/>
            <w:left w:val="none" w:sz="0" w:space="0" w:color="auto"/>
            <w:bottom w:val="none" w:sz="0" w:space="0" w:color="auto"/>
            <w:right w:val="none" w:sz="0" w:space="0" w:color="auto"/>
          </w:divBdr>
          <w:divsChild>
            <w:div w:id="380636979">
              <w:marLeft w:val="0"/>
              <w:marRight w:val="0"/>
              <w:marTop w:val="240"/>
              <w:marBottom w:val="240"/>
              <w:divBdr>
                <w:top w:val="none" w:sz="0" w:space="0" w:color="auto"/>
                <w:left w:val="none" w:sz="0" w:space="0" w:color="auto"/>
                <w:bottom w:val="none" w:sz="0" w:space="0" w:color="auto"/>
                <w:right w:val="none" w:sz="0" w:space="0" w:color="auto"/>
              </w:divBdr>
            </w:div>
          </w:divsChild>
        </w:div>
        <w:div w:id="243758204">
          <w:marLeft w:val="-480"/>
          <w:marRight w:val="-480"/>
          <w:marTop w:val="360"/>
          <w:marBottom w:val="360"/>
          <w:divBdr>
            <w:top w:val="none" w:sz="0" w:space="0" w:color="auto"/>
            <w:left w:val="none" w:sz="0" w:space="0" w:color="auto"/>
            <w:bottom w:val="none" w:sz="0" w:space="0" w:color="auto"/>
            <w:right w:val="none" w:sz="0" w:space="0" w:color="auto"/>
          </w:divBdr>
        </w:div>
      </w:divsChild>
    </w:div>
    <w:div w:id="1816408572">
      <w:bodyDiv w:val="1"/>
      <w:marLeft w:val="0"/>
      <w:marRight w:val="0"/>
      <w:marTop w:val="0"/>
      <w:marBottom w:val="0"/>
      <w:divBdr>
        <w:top w:val="none" w:sz="0" w:space="0" w:color="auto"/>
        <w:left w:val="none" w:sz="0" w:space="0" w:color="auto"/>
        <w:bottom w:val="none" w:sz="0" w:space="0" w:color="auto"/>
        <w:right w:val="none" w:sz="0" w:space="0" w:color="auto"/>
      </w:divBdr>
      <w:divsChild>
        <w:div w:id="2124182971">
          <w:marLeft w:val="0"/>
          <w:marRight w:val="0"/>
          <w:marTop w:val="0"/>
          <w:marBottom w:val="0"/>
          <w:divBdr>
            <w:top w:val="none" w:sz="0" w:space="0" w:color="auto"/>
            <w:left w:val="none" w:sz="0" w:space="0" w:color="auto"/>
            <w:bottom w:val="none" w:sz="0" w:space="0" w:color="auto"/>
            <w:right w:val="none" w:sz="0" w:space="0" w:color="auto"/>
          </w:divBdr>
        </w:div>
        <w:div w:id="1530528721">
          <w:marLeft w:val="0"/>
          <w:marRight w:val="0"/>
          <w:marTop w:val="0"/>
          <w:marBottom w:val="75"/>
          <w:divBdr>
            <w:top w:val="single" w:sz="6" w:space="4" w:color="D6D6D6"/>
            <w:left w:val="none" w:sz="0" w:space="0" w:color="auto"/>
            <w:bottom w:val="single" w:sz="6" w:space="0" w:color="D6D6D6"/>
            <w:right w:val="none" w:sz="0" w:space="0" w:color="auto"/>
          </w:divBdr>
          <w:divsChild>
            <w:div w:id="683284246">
              <w:marLeft w:val="0"/>
              <w:marRight w:val="0"/>
              <w:marTop w:val="0"/>
              <w:marBottom w:val="0"/>
              <w:divBdr>
                <w:top w:val="none" w:sz="0" w:space="0" w:color="auto"/>
                <w:left w:val="none" w:sz="0" w:space="0" w:color="auto"/>
                <w:bottom w:val="none" w:sz="0" w:space="0" w:color="auto"/>
                <w:right w:val="none" w:sz="0" w:space="0" w:color="auto"/>
              </w:divBdr>
            </w:div>
            <w:div w:id="866336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801353">
      <w:bodyDiv w:val="1"/>
      <w:marLeft w:val="0"/>
      <w:marRight w:val="0"/>
      <w:marTop w:val="0"/>
      <w:marBottom w:val="0"/>
      <w:divBdr>
        <w:top w:val="none" w:sz="0" w:space="0" w:color="auto"/>
        <w:left w:val="none" w:sz="0" w:space="0" w:color="auto"/>
        <w:bottom w:val="none" w:sz="0" w:space="0" w:color="auto"/>
        <w:right w:val="none" w:sz="0" w:space="0" w:color="auto"/>
      </w:divBdr>
    </w:div>
    <w:div w:id="1825973646">
      <w:bodyDiv w:val="1"/>
      <w:marLeft w:val="0"/>
      <w:marRight w:val="0"/>
      <w:marTop w:val="0"/>
      <w:marBottom w:val="0"/>
      <w:divBdr>
        <w:top w:val="none" w:sz="0" w:space="0" w:color="auto"/>
        <w:left w:val="none" w:sz="0" w:space="0" w:color="auto"/>
        <w:bottom w:val="none" w:sz="0" w:space="0" w:color="auto"/>
        <w:right w:val="none" w:sz="0" w:space="0" w:color="auto"/>
      </w:divBdr>
      <w:divsChild>
        <w:div w:id="315647847">
          <w:marLeft w:val="0"/>
          <w:marRight w:val="0"/>
          <w:marTop w:val="0"/>
          <w:marBottom w:val="0"/>
          <w:divBdr>
            <w:top w:val="none" w:sz="0" w:space="0" w:color="auto"/>
            <w:left w:val="none" w:sz="0" w:space="0" w:color="auto"/>
            <w:bottom w:val="none" w:sz="0" w:space="0" w:color="auto"/>
            <w:right w:val="none" w:sz="0" w:space="0" w:color="auto"/>
          </w:divBdr>
        </w:div>
        <w:div w:id="1857188085">
          <w:marLeft w:val="0"/>
          <w:marRight w:val="0"/>
          <w:marTop w:val="0"/>
          <w:marBottom w:val="0"/>
          <w:divBdr>
            <w:top w:val="none" w:sz="0" w:space="0" w:color="auto"/>
            <w:left w:val="none" w:sz="0" w:space="0" w:color="auto"/>
            <w:bottom w:val="none" w:sz="0" w:space="0" w:color="auto"/>
            <w:right w:val="none" w:sz="0" w:space="0" w:color="auto"/>
          </w:divBdr>
        </w:div>
        <w:div w:id="152451110">
          <w:marLeft w:val="0"/>
          <w:marRight w:val="0"/>
          <w:marTop w:val="0"/>
          <w:marBottom w:val="0"/>
          <w:divBdr>
            <w:top w:val="none" w:sz="0" w:space="0" w:color="auto"/>
            <w:left w:val="none" w:sz="0" w:space="0" w:color="auto"/>
            <w:bottom w:val="none" w:sz="0" w:space="0" w:color="auto"/>
            <w:right w:val="none" w:sz="0" w:space="0" w:color="auto"/>
          </w:divBdr>
        </w:div>
        <w:div w:id="474764884">
          <w:marLeft w:val="0"/>
          <w:marRight w:val="0"/>
          <w:marTop w:val="0"/>
          <w:marBottom w:val="0"/>
          <w:divBdr>
            <w:top w:val="none" w:sz="0" w:space="0" w:color="auto"/>
            <w:left w:val="none" w:sz="0" w:space="0" w:color="auto"/>
            <w:bottom w:val="none" w:sz="0" w:space="0" w:color="auto"/>
            <w:right w:val="none" w:sz="0" w:space="0" w:color="auto"/>
          </w:divBdr>
        </w:div>
      </w:divsChild>
    </w:div>
    <w:div w:id="1835563185">
      <w:bodyDiv w:val="1"/>
      <w:marLeft w:val="0"/>
      <w:marRight w:val="0"/>
      <w:marTop w:val="0"/>
      <w:marBottom w:val="0"/>
      <w:divBdr>
        <w:top w:val="none" w:sz="0" w:space="0" w:color="auto"/>
        <w:left w:val="none" w:sz="0" w:space="0" w:color="auto"/>
        <w:bottom w:val="none" w:sz="0" w:space="0" w:color="auto"/>
        <w:right w:val="none" w:sz="0" w:space="0" w:color="auto"/>
      </w:divBdr>
    </w:div>
    <w:div w:id="1856460663">
      <w:bodyDiv w:val="1"/>
      <w:marLeft w:val="0"/>
      <w:marRight w:val="0"/>
      <w:marTop w:val="0"/>
      <w:marBottom w:val="0"/>
      <w:divBdr>
        <w:top w:val="none" w:sz="0" w:space="0" w:color="auto"/>
        <w:left w:val="none" w:sz="0" w:space="0" w:color="auto"/>
        <w:bottom w:val="none" w:sz="0" w:space="0" w:color="auto"/>
        <w:right w:val="none" w:sz="0" w:space="0" w:color="auto"/>
      </w:divBdr>
    </w:div>
    <w:div w:id="1870990907">
      <w:bodyDiv w:val="1"/>
      <w:marLeft w:val="0"/>
      <w:marRight w:val="0"/>
      <w:marTop w:val="0"/>
      <w:marBottom w:val="0"/>
      <w:divBdr>
        <w:top w:val="none" w:sz="0" w:space="0" w:color="auto"/>
        <w:left w:val="none" w:sz="0" w:space="0" w:color="auto"/>
        <w:bottom w:val="none" w:sz="0" w:space="0" w:color="auto"/>
        <w:right w:val="none" w:sz="0" w:space="0" w:color="auto"/>
      </w:divBdr>
      <w:divsChild>
        <w:div w:id="1693219722">
          <w:marLeft w:val="0"/>
          <w:marRight w:val="0"/>
          <w:marTop w:val="0"/>
          <w:marBottom w:val="0"/>
          <w:divBdr>
            <w:top w:val="none" w:sz="0" w:space="0" w:color="auto"/>
            <w:left w:val="none" w:sz="0" w:space="0" w:color="auto"/>
            <w:bottom w:val="none" w:sz="0" w:space="0" w:color="auto"/>
            <w:right w:val="none" w:sz="0" w:space="0" w:color="auto"/>
          </w:divBdr>
        </w:div>
        <w:div w:id="98525931">
          <w:marLeft w:val="0"/>
          <w:marRight w:val="0"/>
          <w:marTop w:val="0"/>
          <w:marBottom w:val="0"/>
          <w:divBdr>
            <w:top w:val="none" w:sz="0" w:space="0" w:color="auto"/>
            <w:left w:val="none" w:sz="0" w:space="0" w:color="auto"/>
            <w:bottom w:val="none" w:sz="0" w:space="0" w:color="auto"/>
            <w:right w:val="none" w:sz="0" w:space="0" w:color="auto"/>
          </w:divBdr>
        </w:div>
        <w:div w:id="36322471">
          <w:marLeft w:val="0"/>
          <w:marRight w:val="0"/>
          <w:marTop w:val="0"/>
          <w:marBottom w:val="0"/>
          <w:divBdr>
            <w:top w:val="none" w:sz="0" w:space="0" w:color="auto"/>
            <w:left w:val="none" w:sz="0" w:space="0" w:color="auto"/>
            <w:bottom w:val="none" w:sz="0" w:space="0" w:color="auto"/>
            <w:right w:val="none" w:sz="0" w:space="0" w:color="auto"/>
          </w:divBdr>
        </w:div>
        <w:div w:id="1565792364">
          <w:marLeft w:val="0"/>
          <w:marRight w:val="0"/>
          <w:marTop w:val="0"/>
          <w:marBottom w:val="0"/>
          <w:divBdr>
            <w:top w:val="none" w:sz="0" w:space="0" w:color="auto"/>
            <w:left w:val="none" w:sz="0" w:space="0" w:color="auto"/>
            <w:bottom w:val="none" w:sz="0" w:space="0" w:color="auto"/>
            <w:right w:val="none" w:sz="0" w:space="0" w:color="auto"/>
          </w:divBdr>
        </w:div>
      </w:divsChild>
    </w:div>
    <w:div w:id="1872262473">
      <w:bodyDiv w:val="1"/>
      <w:marLeft w:val="0"/>
      <w:marRight w:val="0"/>
      <w:marTop w:val="0"/>
      <w:marBottom w:val="0"/>
      <w:divBdr>
        <w:top w:val="none" w:sz="0" w:space="0" w:color="auto"/>
        <w:left w:val="none" w:sz="0" w:space="0" w:color="auto"/>
        <w:bottom w:val="none" w:sz="0" w:space="0" w:color="auto"/>
        <w:right w:val="none" w:sz="0" w:space="0" w:color="auto"/>
      </w:divBdr>
      <w:divsChild>
        <w:div w:id="1134441892">
          <w:marLeft w:val="0"/>
          <w:marRight w:val="0"/>
          <w:marTop w:val="0"/>
          <w:marBottom w:val="0"/>
          <w:divBdr>
            <w:top w:val="none" w:sz="0" w:space="0" w:color="auto"/>
            <w:left w:val="none" w:sz="0" w:space="0" w:color="auto"/>
            <w:bottom w:val="none" w:sz="0" w:space="0" w:color="auto"/>
            <w:right w:val="none" w:sz="0" w:space="0" w:color="auto"/>
          </w:divBdr>
          <w:divsChild>
            <w:div w:id="315110759">
              <w:marLeft w:val="0"/>
              <w:marRight w:val="0"/>
              <w:marTop w:val="0"/>
              <w:marBottom w:val="0"/>
              <w:divBdr>
                <w:top w:val="none" w:sz="0" w:space="0" w:color="auto"/>
                <w:left w:val="none" w:sz="0" w:space="0" w:color="auto"/>
                <w:bottom w:val="none" w:sz="0" w:space="0" w:color="auto"/>
                <w:right w:val="none" w:sz="0" w:space="0" w:color="auto"/>
              </w:divBdr>
              <w:divsChild>
                <w:div w:id="940991310">
                  <w:marLeft w:val="0"/>
                  <w:marRight w:val="0"/>
                  <w:marTop w:val="750"/>
                  <w:marBottom w:val="750"/>
                  <w:divBdr>
                    <w:top w:val="none" w:sz="0" w:space="0" w:color="auto"/>
                    <w:left w:val="single" w:sz="6" w:space="15" w:color="63B175"/>
                    <w:bottom w:val="none" w:sz="0" w:space="0" w:color="auto"/>
                    <w:right w:val="none" w:sz="0" w:space="0" w:color="auto"/>
                  </w:divBdr>
                </w:div>
              </w:divsChild>
            </w:div>
          </w:divsChild>
        </w:div>
        <w:div w:id="956451735">
          <w:marLeft w:val="0"/>
          <w:marRight w:val="0"/>
          <w:marTop w:val="0"/>
          <w:marBottom w:val="0"/>
          <w:divBdr>
            <w:top w:val="none" w:sz="0" w:space="0" w:color="auto"/>
            <w:left w:val="none" w:sz="0" w:space="0" w:color="auto"/>
            <w:bottom w:val="none" w:sz="0" w:space="0" w:color="auto"/>
            <w:right w:val="none" w:sz="0" w:space="0" w:color="auto"/>
          </w:divBdr>
          <w:divsChild>
            <w:div w:id="1888106314">
              <w:marLeft w:val="0"/>
              <w:marRight w:val="0"/>
              <w:marTop w:val="0"/>
              <w:marBottom w:val="0"/>
              <w:divBdr>
                <w:top w:val="none" w:sz="0" w:space="0" w:color="auto"/>
                <w:left w:val="none" w:sz="0" w:space="0" w:color="auto"/>
                <w:bottom w:val="none" w:sz="0" w:space="0" w:color="auto"/>
                <w:right w:val="none" w:sz="0" w:space="0" w:color="auto"/>
              </w:divBdr>
              <w:divsChild>
                <w:div w:id="129516538">
                  <w:marLeft w:val="0"/>
                  <w:marRight w:val="0"/>
                  <w:marTop w:val="0"/>
                  <w:marBottom w:val="0"/>
                  <w:divBdr>
                    <w:top w:val="none" w:sz="0" w:space="0" w:color="auto"/>
                    <w:left w:val="none" w:sz="0" w:space="0" w:color="auto"/>
                    <w:bottom w:val="none" w:sz="0" w:space="0" w:color="auto"/>
                    <w:right w:val="none" w:sz="0" w:space="0" w:color="auto"/>
                  </w:divBdr>
                  <w:divsChild>
                    <w:div w:id="1866363428">
                      <w:marLeft w:val="0"/>
                      <w:marRight w:val="0"/>
                      <w:marTop w:val="0"/>
                      <w:marBottom w:val="300"/>
                      <w:divBdr>
                        <w:top w:val="single" w:sz="6" w:space="19" w:color="EFEFEF"/>
                        <w:left w:val="none" w:sz="0" w:space="0" w:color="auto"/>
                        <w:bottom w:val="single" w:sz="6" w:space="19" w:color="EFEFEF"/>
                        <w:right w:val="none" w:sz="0" w:space="0" w:color="auto"/>
                      </w:divBdr>
                    </w:div>
                  </w:divsChild>
                </w:div>
              </w:divsChild>
            </w:div>
          </w:divsChild>
        </w:div>
      </w:divsChild>
    </w:div>
    <w:div w:id="1935362003">
      <w:bodyDiv w:val="1"/>
      <w:marLeft w:val="0"/>
      <w:marRight w:val="0"/>
      <w:marTop w:val="0"/>
      <w:marBottom w:val="0"/>
      <w:divBdr>
        <w:top w:val="none" w:sz="0" w:space="0" w:color="auto"/>
        <w:left w:val="none" w:sz="0" w:space="0" w:color="auto"/>
        <w:bottom w:val="none" w:sz="0" w:space="0" w:color="auto"/>
        <w:right w:val="none" w:sz="0" w:space="0" w:color="auto"/>
      </w:divBdr>
      <w:divsChild>
        <w:div w:id="1353142007">
          <w:marLeft w:val="0"/>
          <w:marRight w:val="0"/>
          <w:marTop w:val="0"/>
          <w:marBottom w:val="0"/>
          <w:divBdr>
            <w:top w:val="none" w:sz="0" w:space="0" w:color="auto"/>
            <w:left w:val="none" w:sz="0" w:space="0" w:color="auto"/>
            <w:bottom w:val="none" w:sz="0" w:space="0" w:color="auto"/>
            <w:right w:val="none" w:sz="0" w:space="0" w:color="auto"/>
          </w:divBdr>
          <w:divsChild>
            <w:div w:id="100535072">
              <w:marLeft w:val="0"/>
              <w:marRight w:val="0"/>
              <w:marTop w:val="0"/>
              <w:marBottom w:val="0"/>
              <w:divBdr>
                <w:top w:val="none" w:sz="0" w:space="0" w:color="auto"/>
                <w:left w:val="none" w:sz="0" w:space="0" w:color="auto"/>
                <w:bottom w:val="none" w:sz="0" w:space="0" w:color="auto"/>
                <w:right w:val="none" w:sz="0" w:space="0" w:color="auto"/>
              </w:divBdr>
              <w:divsChild>
                <w:div w:id="1416626469">
                  <w:marLeft w:val="0"/>
                  <w:marRight w:val="0"/>
                  <w:marTop w:val="750"/>
                  <w:marBottom w:val="750"/>
                  <w:divBdr>
                    <w:top w:val="none" w:sz="0" w:space="0" w:color="auto"/>
                    <w:left w:val="single" w:sz="6" w:space="15" w:color="63B175"/>
                    <w:bottom w:val="none" w:sz="0" w:space="0" w:color="auto"/>
                    <w:right w:val="none" w:sz="0" w:space="0" w:color="auto"/>
                  </w:divBdr>
                </w:div>
              </w:divsChild>
            </w:div>
          </w:divsChild>
        </w:div>
        <w:div w:id="1507599902">
          <w:marLeft w:val="0"/>
          <w:marRight w:val="0"/>
          <w:marTop w:val="0"/>
          <w:marBottom w:val="0"/>
          <w:divBdr>
            <w:top w:val="none" w:sz="0" w:space="0" w:color="auto"/>
            <w:left w:val="none" w:sz="0" w:space="0" w:color="auto"/>
            <w:bottom w:val="none" w:sz="0" w:space="0" w:color="auto"/>
            <w:right w:val="none" w:sz="0" w:space="0" w:color="auto"/>
          </w:divBdr>
          <w:divsChild>
            <w:div w:id="1452241947">
              <w:marLeft w:val="0"/>
              <w:marRight w:val="0"/>
              <w:marTop w:val="0"/>
              <w:marBottom w:val="0"/>
              <w:divBdr>
                <w:top w:val="none" w:sz="0" w:space="0" w:color="auto"/>
                <w:left w:val="none" w:sz="0" w:space="0" w:color="auto"/>
                <w:bottom w:val="none" w:sz="0" w:space="0" w:color="auto"/>
                <w:right w:val="none" w:sz="0" w:space="0" w:color="auto"/>
              </w:divBdr>
              <w:divsChild>
                <w:div w:id="153843462">
                  <w:marLeft w:val="0"/>
                  <w:marRight w:val="0"/>
                  <w:marTop w:val="0"/>
                  <w:marBottom w:val="0"/>
                  <w:divBdr>
                    <w:top w:val="none" w:sz="0" w:space="0" w:color="auto"/>
                    <w:left w:val="none" w:sz="0" w:space="0" w:color="auto"/>
                    <w:bottom w:val="none" w:sz="0" w:space="0" w:color="auto"/>
                    <w:right w:val="none" w:sz="0" w:space="0" w:color="auto"/>
                  </w:divBdr>
                  <w:divsChild>
                    <w:div w:id="2106458859">
                      <w:marLeft w:val="0"/>
                      <w:marRight w:val="0"/>
                      <w:marTop w:val="0"/>
                      <w:marBottom w:val="300"/>
                      <w:divBdr>
                        <w:top w:val="single" w:sz="6" w:space="19" w:color="EFEFEF"/>
                        <w:left w:val="none" w:sz="0" w:space="0" w:color="auto"/>
                        <w:bottom w:val="single" w:sz="6" w:space="19" w:color="EFEFEF"/>
                        <w:right w:val="none" w:sz="0" w:space="0" w:color="auto"/>
                      </w:divBdr>
                    </w:div>
                  </w:divsChild>
                </w:div>
              </w:divsChild>
            </w:div>
          </w:divsChild>
        </w:div>
        <w:div w:id="1610969008">
          <w:marLeft w:val="0"/>
          <w:marRight w:val="0"/>
          <w:marTop w:val="120"/>
          <w:marBottom w:val="120"/>
          <w:divBdr>
            <w:top w:val="none" w:sz="0" w:space="0" w:color="auto"/>
            <w:left w:val="none" w:sz="0" w:space="0" w:color="auto"/>
            <w:bottom w:val="none" w:sz="0" w:space="0" w:color="auto"/>
            <w:right w:val="none" w:sz="0" w:space="0" w:color="auto"/>
          </w:divBdr>
          <w:divsChild>
            <w:div w:id="228997777">
              <w:marLeft w:val="0"/>
              <w:marRight w:val="0"/>
              <w:marTop w:val="0"/>
              <w:marBottom w:val="0"/>
              <w:divBdr>
                <w:top w:val="none" w:sz="0" w:space="0" w:color="auto"/>
                <w:left w:val="none" w:sz="0" w:space="0" w:color="auto"/>
                <w:bottom w:val="none" w:sz="0" w:space="0" w:color="auto"/>
                <w:right w:val="none" w:sz="0" w:space="0" w:color="auto"/>
              </w:divBdr>
              <w:divsChild>
                <w:div w:id="265893075">
                  <w:marLeft w:val="0"/>
                  <w:marRight w:val="0"/>
                  <w:marTop w:val="0"/>
                  <w:marBottom w:val="0"/>
                  <w:divBdr>
                    <w:top w:val="none" w:sz="0" w:space="0" w:color="auto"/>
                    <w:left w:val="none" w:sz="0" w:space="0" w:color="auto"/>
                    <w:bottom w:val="none" w:sz="0" w:space="0" w:color="auto"/>
                    <w:right w:val="none" w:sz="0" w:space="0" w:color="auto"/>
                  </w:divBdr>
                  <w:divsChild>
                    <w:div w:id="1338463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6979514">
          <w:marLeft w:val="0"/>
          <w:marRight w:val="0"/>
          <w:marTop w:val="120"/>
          <w:marBottom w:val="120"/>
          <w:divBdr>
            <w:top w:val="none" w:sz="0" w:space="0" w:color="auto"/>
            <w:left w:val="none" w:sz="0" w:space="0" w:color="auto"/>
            <w:bottom w:val="none" w:sz="0" w:space="0" w:color="auto"/>
            <w:right w:val="none" w:sz="0" w:space="0" w:color="auto"/>
          </w:divBdr>
          <w:divsChild>
            <w:div w:id="634870264">
              <w:marLeft w:val="0"/>
              <w:marRight w:val="0"/>
              <w:marTop w:val="0"/>
              <w:marBottom w:val="0"/>
              <w:divBdr>
                <w:top w:val="none" w:sz="0" w:space="0" w:color="auto"/>
                <w:left w:val="none" w:sz="0" w:space="0" w:color="auto"/>
                <w:bottom w:val="none" w:sz="0" w:space="0" w:color="auto"/>
                <w:right w:val="none" w:sz="0" w:space="0" w:color="auto"/>
              </w:divBdr>
              <w:divsChild>
                <w:div w:id="1000936113">
                  <w:marLeft w:val="0"/>
                  <w:marRight w:val="0"/>
                  <w:marTop w:val="0"/>
                  <w:marBottom w:val="0"/>
                  <w:divBdr>
                    <w:top w:val="none" w:sz="0" w:space="0" w:color="auto"/>
                    <w:left w:val="none" w:sz="0" w:space="0" w:color="auto"/>
                    <w:bottom w:val="none" w:sz="0" w:space="0" w:color="auto"/>
                    <w:right w:val="none" w:sz="0" w:space="0" w:color="auto"/>
                  </w:divBdr>
                  <w:divsChild>
                    <w:div w:id="1419718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9746463">
      <w:bodyDiv w:val="1"/>
      <w:marLeft w:val="0"/>
      <w:marRight w:val="0"/>
      <w:marTop w:val="0"/>
      <w:marBottom w:val="0"/>
      <w:divBdr>
        <w:top w:val="none" w:sz="0" w:space="0" w:color="auto"/>
        <w:left w:val="none" w:sz="0" w:space="0" w:color="auto"/>
        <w:bottom w:val="none" w:sz="0" w:space="0" w:color="auto"/>
        <w:right w:val="none" w:sz="0" w:space="0" w:color="auto"/>
      </w:divBdr>
    </w:div>
    <w:div w:id="2008511090">
      <w:bodyDiv w:val="1"/>
      <w:marLeft w:val="0"/>
      <w:marRight w:val="0"/>
      <w:marTop w:val="0"/>
      <w:marBottom w:val="0"/>
      <w:divBdr>
        <w:top w:val="none" w:sz="0" w:space="0" w:color="auto"/>
        <w:left w:val="none" w:sz="0" w:space="0" w:color="auto"/>
        <w:bottom w:val="none" w:sz="0" w:space="0" w:color="auto"/>
        <w:right w:val="none" w:sz="0" w:space="0" w:color="auto"/>
      </w:divBdr>
      <w:divsChild>
        <w:div w:id="205023382">
          <w:marLeft w:val="-300"/>
          <w:marRight w:val="-300"/>
          <w:marTop w:val="360"/>
          <w:marBottom w:val="360"/>
          <w:divBdr>
            <w:top w:val="none" w:sz="0" w:space="0" w:color="auto"/>
            <w:left w:val="none" w:sz="0" w:space="0" w:color="auto"/>
            <w:bottom w:val="none" w:sz="0" w:space="0" w:color="auto"/>
            <w:right w:val="none" w:sz="0" w:space="0" w:color="auto"/>
          </w:divBdr>
        </w:div>
      </w:divsChild>
    </w:div>
    <w:div w:id="2022966904">
      <w:bodyDiv w:val="1"/>
      <w:marLeft w:val="0"/>
      <w:marRight w:val="0"/>
      <w:marTop w:val="0"/>
      <w:marBottom w:val="0"/>
      <w:divBdr>
        <w:top w:val="none" w:sz="0" w:space="0" w:color="auto"/>
        <w:left w:val="none" w:sz="0" w:space="0" w:color="auto"/>
        <w:bottom w:val="none" w:sz="0" w:space="0" w:color="auto"/>
        <w:right w:val="none" w:sz="0" w:space="0" w:color="auto"/>
      </w:divBdr>
      <w:divsChild>
        <w:div w:id="1037467304">
          <w:marLeft w:val="150"/>
          <w:marRight w:val="0"/>
          <w:marTop w:val="0"/>
          <w:marBottom w:val="0"/>
          <w:divBdr>
            <w:top w:val="single" w:sz="6" w:space="0" w:color="FFC0CB"/>
            <w:left w:val="single" w:sz="6" w:space="1" w:color="FFC0CB"/>
            <w:bottom w:val="single" w:sz="6" w:space="1" w:color="FFC0CB"/>
            <w:right w:val="single" w:sz="6" w:space="1" w:color="FFC0CB"/>
          </w:divBdr>
        </w:div>
        <w:div w:id="1526208651">
          <w:marLeft w:val="0"/>
          <w:marRight w:val="0"/>
          <w:marTop w:val="150"/>
          <w:marBottom w:val="150"/>
          <w:divBdr>
            <w:top w:val="none" w:sz="0" w:space="0" w:color="auto"/>
            <w:left w:val="none" w:sz="0" w:space="0" w:color="auto"/>
            <w:bottom w:val="none" w:sz="0" w:space="0" w:color="auto"/>
            <w:right w:val="none" w:sz="0" w:space="0" w:color="auto"/>
          </w:divBdr>
          <w:divsChild>
            <w:div w:id="684945892">
              <w:marLeft w:val="0"/>
              <w:marRight w:val="0"/>
              <w:marTop w:val="0"/>
              <w:marBottom w:val="0"/>
              <w:divBdr>
                <w:top w:val="none" w:sz="0" w:space="0" w:color="auto"/>
                <w:left w:val="none" w:sz="0" w:space="0" w:color="auto"/>
                <w:bottom w:val="none" w:sz="0" w:space="0" w:color="auto"/>
                <w:right w:val="none" w:sz="0" w:space="0" w:color="auto"/>
              </w:divBdr>
              <w:divsChild>
                <w:div w:id="1644430220">
                  <w:marLeft w:val="0"/>
                  <w:marRight w:val="0"/>
                  <w:marTop w:val="0"/>
                  <w:marBottom w:val="0"/>
                  <w:divBdr>
                    <w:top w:val="none" w:sz="0" w:space="0" w:color="auto"/>
                    <w:left w:val="none" w:sz="0" w:space="0" w:color="auto"/>
                    <w:bottom w:val="none" w:sz="0" w:space="0" w:color="auto"/>
                    <w:right w:val="none" w:sz="0" w:space="0" w:color="auto"/>
                  </w:divBdr>
                  <w:divsChild>
                    <w:div w:id="703289016">
                      <w:marLeft w:val="0"/>
                      <w:marRight w:val="0"/>
                      <w:marTop w:val="0"/>
                      <w:marBottom w:val="0"/>
                      <w:divBdr>
                        <w:top w:val="none" w:sz="0" w:space="0" w:color="auto"/>
                        <w:left w:val="none" w:sz="0" w:space="0" w:color="auto"/>
                        <w:bottom w:val="none" w:sz="0" w:space="0" w:color="auto"/>
                        <w:right w:val="none" w:sz="0" w:space="0" w:color="auto"/>
                      </w:divBdr>
                      <w:divsChild>
                        <w:div w:id="809135122">
                          <w:marLeft w:val="0"/>
                          <w:marRight w:val="0"/>
                          <w:marTop w:val="0"/>
                          <w:marBottom w:val="0"/>
                          <w:divBdr>
                            <w:top w:val="none" w:sz="0" w:space="0" w:color="auto"/>
                            <w:left w:val="none" w:sz="0" w:space="0" w:color="auto"/>
                            <w:bottom w:val="none" w:sz="0" w:space="0" w:color="auto"/>
                            <w:right w:val="none" w:sz="0" w:space="0" w:color="auto"/>
                          </w:divBdr>
                          <w:divsChild>
                            <w:div w:id="909458174">
                              <w:marLeft w:val="0"/>
                              <w:marRight w:val="0"/>
                              <w:marTop w:val="0"/>
                              <w:marBottom w:val="0"/>
                              <w:divBdr>
                                <w:top w:val="none" w:sz="0" w:space="0" w:color="auto"/>
                                <w:left w:val="none" w:sz="0" w:space="0" w:color="auto"/>
                                <w:bottom w:val="none" w:sz="0" w:space="0" w:color="auto"/>
                                <w:right w:val="none" w:sz="0" w:space="0" w:color="auto"/>
                              </w:divBdr>
                              <w:divsChild>
                                <w:div w:id="1418869489">
                                  <w:marLeft w:val="0"/>
                                  <w:marRight w:val="0"/>
                                  <w:marTop w:val="0"/>
                                  <w:marBottom w:val="0"/>
                                  <w:divBdr>
                                    <w:top w:val="none" w:sz="0" w:space="0" w:color="auto"/>
                                    <w:left w:val="none" w:sz="0" w:space="0" w:color="auto"/>
                                    <w:bottom w:val="none" w:sz="0" w:space="0" w:color="auto"/>
                                    <w:right w:val="none" w:sz="0" w:space="0" w:color="auto"/>
                                  </w:divBdr>
                                  <w:divsChild>
                                    <w:div w:id="1194878375">
                                      <w:marLeft w:val="0"/>
                                      <w:marRight w:val="0"/>
                                      <w:marTop w:val="0"/>
                                      <w:marBottom w:val="0"/>
                                      <w:divBdr>
                                        <w:top w:val="none" w:sz="0" w:space="0" w:color="auto"/>
                                        <w:left w:val="none" w:sz="0" w:space="0" w:color="auto"/>
                                        <w:bottom w:val="none" w:sz="0" w:space="0" w:color="auto"/>
                                        <w:right w:val="none" w:sz="0" w:space="0" w:color="auto"/>
                                      </w:divBdr>
                                      <w:divsChild>
                                        <w:div w:id="531385749">
                                          <w:marLeft w:val="0"/>
                                          <w:marRight w:val="0"/>
                                          <w:marTop w:val="100"/>
                                          <w:marBottom w:val="100"/>
                                          <w:divBdr>
                                            <w:top w:val="none" w:sz="0" w:space="0" w:color="auto"/>
                                            <w:left w:val="none" w:sz="0" w:space="0" w:color="auto"/>
                                            <w:bottom w:val="none" w:sz="0" w:space="0" w:color="auto"/>
                                            <w:right w:val="none" w:sz="0" w:space="0" w:color="auto"/>
                                          </w:divBdr>
                                          <w:divsChild>
                                            <w:div w:id="722367640">
                                              <w:marLeft w:val="0"/>
                                              <w:marRight w:val="0"/>
                                              <w:marTop w:val="100"/>
                                              <w:marBottom w:val="100"/>
                                              <w:divBdr>
                                                <w:top w:val="none" w:sz="0" w:space="0" w:color="auto"/>
                                                <w:left w:val="none" w:sz="0" w:space="0" w:color="auto"/>
                                                <w:bottom w:val="none" w:sz="0" w:space="0" w:color="auto"/>
                                                <w:right w:val="none" w:sz="0" w:space="0" w:color="auto"/>
                                              </w:divBdr>
                                              <w:divsChild>
                                                <w:div w:id="741637430">
                                                  <w:marLeft w:val="0"/>
                                                  <w:marRight w:val="0"/>
                                                  <w:marTop w:val="0"/>
                                                  <w:marBottom w:val="0"/>
                                                  <w:divBdr>
                                                    <w:top w:val="none" w:sz="0" w:space="0" w:color="auto"/>
                                                    <w:left w:val="none" w:sz="0" w:space="0" w:color="auto"/>
                                                    <w:bottom w:val="none" w:sz="0" w:space="0" w:color="auto"/>
                                                    <w:right w:val="none" w:sz="0" w:space="0" w:color="auto"/>
                                                  </w:divBdr>
                                                  <w:divsChild>
                                                    <w:div w:id="2068645826">
                                                      <w:marLeft w:val="0"/>
                                                      <w:marRight w:val="0"/>
                                                      <w:marTop w:val="0"/>
                                                      <w:marBottom w:val="0"/>
                                                      <w:divBdr>
                                                        <w:top w:val="none" w:sz="0" w:space="0" w:color="auto"/>
                                                        <w:left w:val="none" w:sz="0" w:space="0" w:color="auto"/>
                                                        <w:bottom w:val="none" w:sz="0" w:space="0" w:color="auto"/>
                                                        <w:right w:val="none" w:sz="0" w:space="0" w:color="auto"/>
                                                      </w:divBdr>
                                                      <w:divsChild>
                                                        <w:div w:id="2011253995">
                                                          <w:marLeft w:val="0"/>
                                                          <w:marRight w:val="0"/>
                                                          <w:marTop w:val="0"/>
                                                          <w:marBottom w:val="0"/>
                                                          <w:divBdr>
                                                            <w:top w:val="none" w:sz="0" w:space="0" w:color="auto"/>
                                                            <w:left w:val="none" w:sz="0" w:space="0" w:color="auto"/>
                                                            <w:bottom w:val="none" w:sz="0" w:space="0" w:color="auto"/>
                                                            <w:right w:val="none" w:sz="0" w:space="0" w:color="auto"/>
                                                          </w:divBdr>
                                                          <w:divsChild>
                                                            <w:div w:id="250891936">
                                                              <w:marLeft w:val="0"/>
                                                              <w:marRight w:val="0"/>
                                                              <w:marTop w:val="0"/>
                                                              <w:marBottom w:val="0"/>
                                                              <w:divBdr>
                                                                <w:top w:val="none" w:sz="0" w:space="0" w:color="auto"/>
                                                                <w:left w:val="none" w:sz="0" w:space="0" w:color="auto"/>
                                                                <w:bottom w:val="none" w:sz="0" w:space="0" w:color="auto"/>
                                                                <w:right w:val="none" w:sz="0" w:space="0" w:color="auto"/>
                                                              </w:divBdr>
                                                              <w:divsChild>
                                                                <w:div w:id="1528104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43676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33677319">
      <w:bodyDiv w:val="1"/>
      <w:marLeft w:val="0"/>
      <w:marRight w:val="0"/>
      <w:marTop w:val="0"/>
      <w:marBottom w:val="0"/>
      <w:divBdr>
        <w:top w:val="none" w:sz="0" w:space="0" w:color="auto"/>
        <w:left w:val="none" w:sz="0" w:space="0" w:color="auto"/>
        <w:bottom w:val="none" w:sz="0" w:space="0" w:color="auto"/>
        <w:right w:val="none" w:sz="0" w:space="0" w:color="auto"/>
      </w:divBdr>
      <w:divsChild>
        <w:div w:id="422655244">
          <w:marLeft w:val="0"/>
          <w:marRight w:val="0"/>
          <w:marTop w:val="0"/>
          <w:marBottom w:val="0"/>
          <w:divBdr>
            <w:top w:val="none" w:sz="0" w:space="0" w:color="auto"/>
            <w:left w:val="none" w:sz="0" w:space="0" w:color="auto"/>
            <w:bottom w:val="none" w:sz="0" w:space="0" w:color="auto"/>
            <w:right w:val="none" w:sz="0" w:space="0" w:color="auto"/>
          </w:divBdr>
        </w:div>
        <w:div w:id="499084478">
          <w:marLeft w:val="-300"/>
          <w:marRight w:val="-300"/>
          <w:marTop w:val="360"/>
          <w:marBottom w:val="360"/>
          <w:divBdr>
            <w:top w:val="none" w:sz="0" w:space="0" w:color="auto"/>
            <w:left w:val="none" w:sz="0" w:space="0" w:color="auto"/>
            <w:bottom w:val="none" w:sz="0" w:space="0" w:color="auto"/>
            <w:right w:val="none" w:sz="0" w:space="0" w:color="auto"/>
          </w:divBdr>
        </w:div>
        <w:div w:id="1405643643">
          <w:marLeft w:val="-480"/>
          <w:marRight w:val="-480"/>
          <w:marTop w:val="360"/>
          <w:marBottom w:val="360"/>
          <w:divBdr>
            <w:top w:val="none" w:sz="0" w:space="0" w:color="auto"/>
            <w:left w:val="none" w:sz="0" w:space="0" w:color="auto"/>
            <w:bottom w:val="none" w:sz="0" w:space="0" w:color="auto"/>
            <w:right w:val="none" w:sz="0" w:space="0" w:color="auto"/>
          </w:divBdr>
        </w:div>
        <w:div w:id="341704718">
          <w:marLeft w:val="0"/>
          <w:marRight w:val="0"/>
          <w:marTop w:val="0"/>
          <w:marBottom w:val="0"/>
          <w:divBdr>
            <w:top w:val="none" w:sz="0" w:space="0" w:color="auto"/>
            <w:left w:val="none" w:sz="0" w:space="0" w:color="auto"/>
            <w:bottom w:val="none" w:sz="0" w:space="0" w:color="auto"/>
            <w:right w:val="none" w:sz="0" w:space="0" w:color="auto"/>
          </w:divBdr>
        </w:div>
        <w:div w:id="405493282">
          <w:marLeft w:val="0"/>
          <w:marRight w:val="0"/>
          <w:marTop w:val="0"/>
          <w:marBottom w:val="0"/>
          <w:divBdr>
            <w:top w:val="none" w:sz="0" w:space="0" w:color="auto"/>
            <w:left w:val="none" w:sz="0" w:space="0" w:color="auto"/>
            <w:bottom w:val="none" w:sz="0" w:space="0" w:color="auto"/>
            <w:right w:val="none" w:sz="0" w:space="0" w:color="auto"/>
          </w:divBdr>
        </w:div>
      </w:divsChild>
    </w:div>
    <w:div w:id="2045053112">
      <w:bodyDiv w:val="1"/>
      <w:marLeft w:val="0"/>
      <w:marRight w:val="0"/>
      <w:marTop w:val="0"/>
      <w:marBottom w:val="0"/>
      <w:divBdr>
        <w:top w:val="none" w:sz="0" w:space="0" w:color="auto"/>
        <w:left w:val="none" w:sz="0" w:space="0" w:color="auto"/>
        <w:bottom w:val="none" w:sz="0" w:space="0" w:color="auto"/>
        <w:right w:val="none" w:sz="0" w:space="0" w:color="auto"/>
      </w:divBdr>
      <w:divsChild>
        <w:div w:id="334772214">
          <w:marLeft w:val="0"/>
          <w:marRight w:val="0"/>
          <w:marTop w:val="0"/>
          <w:marBottom w:val="0"/>
          <w:divBdr>
            <w:top w:val="none" w:sz="0" w:space="0" w:color="auto"/>
            <w:left w:val="none" w:sz="0" w:space="0" w:color="auto"/>
            <w:bottom w:val="none" w:sz="0" w:space="0" w:color="auto"/>
            <w:right w:val="none" w:sz="0" w:space="0" w:color="auto"/>
          </w:divBdr>
        </w:div>
        <w:div w:id="217326976">
          <w:marLeft w:val="0"/>
          <w:marRight w:val="0"/>
          <w:marTop w:val="0"/>
          <w:marBottom w:val="75"/>
          <w:divBdr>
            <w:top w:val="single" w:sz="6" w:space="4" w:color="D6D6D6"/>
            <w:left w:val="none" w:sz="0" w:space="0" w:color="auto"/>
            <w:bottom w:val="single" w:sz="6" w:space="0" w:color="D6D6D6"/>
            <w:right w:val="none" w:sz="0" w:space="0" w:color="auto"/>
          </w:divBdr>
          <w:divsChild>
            <w:div w:id="1977684814">
              <w:marLeft w:val="0"/>
              <w:marRight w:val="0"/>
              <w:marTop w:val="0"/>
              <w:marBottom w:val="0"/>
              <w:divBdr>
                <w:top w:val="none" w:sz="0" w:space="0" w:color="auto"/>
                <w:left w:val="none" w:sz="0" w:space="0" w:color="auto"/>
                <w:bottom w:val="none" w:sz="0" w:space="0" w:color="auto"/>
                <w:right w:val="none" w:sz="0" w:space="0" w:color="auto"/>
              </w:divBdr>
            </w:div>
            <w:div w:id="445197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371969">
      <w:bodyDiv w:val="1"/>
      <w:marLeft w:val="0"/>
      <w:marRight w:val="0"/>
      <w:marTop w:val="0"/>
      <w:marBottom w:val="0"/>
      <w:divBdr>
        <w:top w:val="none" w:sz="0" w:space="0" w:color="auto"/>
        <w:left w:val="none" w:sz="0" w:space="0" w:color="auto"/>
        <w:bottom w:val="none" w:sz="0" w:space="0" w:color="auto"/>
        <w:right w:val="none" w:sz="0" w:space="0" w:color="auto"/>
      </w:divBdr>
      <w:divsChild>
        <w:div w:id="1656952911">
          <w:marLeft w:val="0"/>
          <w:marRight w:val="0"/>
          <w:marTop w:val="0"/>
          <w:marBottom w:val="0"/>
          <w:divBdr>
            <w:top w:val="none" w:sz="0" w:space="0" w:color="auto"/>
            <w:left w:val="none" w:sz="0" w:space="0" w:color="auto"/>
            <w:bottom w:val="none" w:sz="0" w:space="0" w:color="auto"/>
            <w:right w:val="none" w:sz="0" w:space="0" w:color="auto"/>
          </w:divBdr>
        </w:div>
        <w:div w:id="2114979574">
          <w:marLeft w:val="-300"/>
          <w:marRight w:val="-300"/>
          <w:marTop w:val="360"/>
          <w:marBottom w:val="360"/>
          <w:divBdr>
            <w:top w:val="none" w:sz="0" w:space="0" w:color="auto"/>
            <w:left w:val="none" w:sz="0" w:space="0" w:color="auto"/>
            <w:bottom w:val="none" w:sz="0" w:space="0" w:color="auto"/>
            <w:right w:val="none" w:sz="0" w:space="0" w:color="auto"/>
          </w:divBdr>
          <w:divsChild>
            <w:div w:id="1647777829">
              <w:marLeft w:val="0"/>
              <w:marRight w:val="0"/>
              <w:marTop w:val="240"/>
              <w:marBottom w:val="0"/>
              <w:divBdr>
                <w:top w:val="none" w:sz="0" w:space="0" w:color="auto"/>
                <w:left w:val="none" w:sz="0" w:space="0" w:color="auto"/>
                <w:bottom w:val="none" w:sz="0" w:space="0" w:color="auto"/>
                <w:right w:val="none" w:sz="0" w:space="0" w:color="auto"/>
              </w:divBdr>
            </w:div>
            <w:div w:id="1249536531">
              <w:marLeft w:val="0"/>
              <w:marRight w:val="0"/>
              <w:marTop w:val="240"/>
              <w:marBottom w:val="0"/>
              <w:divBdr>
                <w:top w:val="none" w:sz="0" w:space="0" w:color="auto"/>
                <w:left w:val="none" w:sz="0" w:space="0" w:color="auto"/>
                <w:bottom w:val="none" w:sz="0" w:space="0" w:color="auto"/>
                <w:right w:val="none" w:sz="0" w:space="0" w:color="auto"/>
              </w:divBdr>
            </w:div>
          </w:divsChild>
        </w:div>
        <w:div w:id="363143569">
          <w:marLeft w:val="-300"/>
          <w:marRight w:val="-300"/>
          <w:marTop w:val="360"/>
          <w:marBottom w:val="360"/>
          <w:divBdr>
            <w:top w:val="none" w:sz="0" w:space="0" w:color="auto"/>
            <w:left w:val="none" w:sz="0" w:space="0" w:color="auto"/>
            <w:bottom w:val="none" w:sz="0" w:space="0" w:color="auto"/>
            <w:right w:val="none" w:sz="0" w:space="0" w:color="auto"/>
          </w:divBdr>
        </w:div>
        <w:div w:id="1115249929">
          <w:marLeft w:val="-480"/>
          <w:marRight w:val="-480"/>
          <w:marTop w:val="360"/>
          <w:marBottom w:val="360"/>
          <w:divBdr>
            <w:top w:val="none" w:sz="0" w:space="0" w:color="auto"/>
            <w:left w:val="none" w:sz="0" w:space="0" w:color="auto"/>
            <w:bottom w:val="none" w:sz="0" w:space="0" w:color="auto"/>
            <w:right w:val="none" w:sz="0" w:space="0" w:color="auto"/>
          </w:divBdr>
        </w:div>
        <w:div w:id="1891764409">
          <w:marLeft w:val="-300"/>
          <w:marRight w:val="-300"/>
          <w:marTop w:val="360"/>
          <w:marBottom w:val="360"/>
          <w:divBdr>
            <w:top w:val="none" w:sz="0" w:space="0" w:color="auto"/>
            <w:left w:val="none" w:sz="0" w:space="0" w:color="auto"/>
            <w:bottom w:val="none" w:sz="0" w:space="0" w:color="auto"/>
            <w:right w:val="none" w:sz="0" w:space="0" w:color="auto"/>
          </w:divBdr>
          <w:divsChild>
            <w:div w:id="1040666572">
              <w:marLeft w:val="0"/>
              <w:marRight w:val="0"/>
              <w:marTop w:val="240"/>
              <w:marBottom w:val="0"/>
              <w:divBdr>
                <w:top w:val="none" w:sz="0" w:space="0" w:color="auto"/>
                <w:left w:val="none" w:sz="0" w:space="0" w:color="auto"/>
                <w:bottom w:val="none" w:sz="0" w:space="0" w:color="auto"/>
                <w:right w:val="none" w:sz="0" w:space="0" w:color="auto"/>
              </w:divBdr>
            </w:div>
            <w:div w:id="1400205490">
              <w:marLeft w:val="0"/>
              <w:marRight w:val="0"/>
              <w:marTop w:val="240"/>
              <w:marBottom w:val="0"/>
              <w:divBdr>
                <w:top w:val="none" w:sz="0" w:space="0" w:color="auto"/>
                <w:left w:val="none" w:sz="0" w:space="0" w:color="auto"/>
                <w:bottom w:val="none" w:sz="0" w:space="0" w:color="auto"/>
                <w:right w:val="none" w:sz="0" w:space="0" w:color="auto"/>
              </w:divBdr>
            </w:div>
            <w:div w:id="236594278">
              <w:marLeft w:val="0"/>
              <w:marRight w:val="0"/>
              <w:marTop w:val="240"/>
              <w:marBottom w:val="0"/>
              <w:divBdr>
                <w:top w:val="none" w:sz="0" w:space="0" w:color="auto"/>
                <w:left w:val="none" w:sz="0" w:space="0" w:color="auto"/>
                <w:bottom w:val="none" w:sz="0" w:space="0" w:color="auto"/>
                <w:right w:val="none" w:sz="0" w:space="0" w:color="auto"/>
              </w:divBdr>
            </w:div>
          </w:divsChild>
        </w:div>
        <w:div w:id="941255537">
          <w:marLeft w:val="-480"/>
          <w:marRight w:val="-480"/>
          <w:marTop w:val="360"/>
          <w:marBottom w:val="360"/>
          <w:divBdr>
            <w:top w:val="none" w:sz="0" w:space="0" w:color="auto"/>
            <w:left w:val="none" w:sz="0" w:space="0" w:color="auto"/>
            <w:bottom w:val="none" w:sz="0" w:space="0" w:color="auto"/>
            <w:right w:val="none" w:sz="0" w:space="0" w:color="auto"/>
          </w:divBdr>
        </w:div>
      </w:divsChild>
    </w:div>
    <w:div w:id="2078480597">
      <w:bodyDiv w:val="1"/>
      <w:marLeft w:val="0"/>
      <w:marRight w:val="0"/>
      <w:marTop w:val="0"/>
      <w:marBottom w:val="0"/>
      <w:divBdr>
        <w:top w:val="none" w:sz="0" w:space="0" w:color="auto"/>
        <w:left w:val="none" w:sz="0" w:space="0" w:color="auto"/>
        <w:bottom w:val="none" w:sz="0" w:space="0" w:color="auto"/>
        <w:right w:val="none" w:sz="0" w:space="0" w:color="auto"/>
      </w:divBdr>
      <w:divsChild>
        <w:div w:id="1604915313">
          <w:marLeft w:val="0"/>
          <w:marRight w:val="0"/>
          <w:marTop w:val="0"/>
          <w:marBottom w:val="0"/>
          <w:divBdr>
            <w:top w:val="none" w:sz="0" w:space="0" w:color="auto"/>
            <w:left w:val="none" w:sz="0" w:space="0" w:color="auto"/>
            <w:bottom w:val="none" w:sz="0" w:space="0" w:color="auto"/>
            <w:right w:val="none" w:sz="0" w:space="0" w:color="auto"/>
          </w:divBdr>
        </w:div>
        <w:div w:id="1469660725">
          <w:marLeft w:val="0"/>
          <w:marRight w:val="0"/>
          <w:marTop w:val="0"/>
          <w:marBottom w:val="0"/>
          <w:divBdr>
            <w:top w:val="none" w:sz="0" w:space="0" w:color="auto"/>
            <w:left w:val="none" w:sz="0" w:space="0" w:color="auto"/>
            <w:bottom w:val="none" w:sz="0" w:space="0" w:color="auto"/>
            <w:right w:val="none" w:sz="0" w:space="0" w:color="auto"/>
          </w:divBdr>
        </w:div>
        <w:div w:id="2049376951">
          <w:marLeft w:val="0"/>
          <w:marRight w:val="0"/>
          <w:marTop w:val="0"/>
          <w:marBottom w:val="0"/>
          <w:divBdr>
            <w:top w:val="none" w:sz="0" w:space="0" w:color="auto"/>
            <w:left w:val="none" w:sz="0" w:space="0" w:color="auto"/>
            <w:bottom w:val="none" w:sz="0" w:space="0" w:color="auto"/>
            <w:right w:val="none" w:sz="0" w:space="0" w:color="auto"/>
          </w:divBdr>
        </w:div>
        <w:div w:id="1614284527">
          <w:marLeft w:val="0"/>
          <w:marRight w:val="0"/>
          <w:marTop w:val="0"/>
          <w:marBottom w:val="0"/>
          <w:divBdr>
            <w:top w:val="none" w:sz="0" w:space="0" w:color="auto"/>
            <w:left w:val="none" w:sz="0" w:space="0" w:color="auto"/>
            <w:bottom w:val="none" w:sz="0" w:space="0" w:color="auto"/>
            <w:right w:val="none" w:sz="0" w:space="0" w:color="auto"/>
          </w:divBdr>
        </w:div>
      </w:divsChild>
    </w:div>
    <w:div w:id="2079937479">
      <w:bodyDiv w:val="1"/>
      <w:marLeft w:val="0"/>
      <w:marRight w:val="0"/>
      <w:marTop w:val="0"/>
      <w:marBottom w:val="0"/>
      <w:divBdr>
        <w:top w:val="none" w:sz="0" w:space="0" w:color="auto"/>
        <w:left w:val="none" w:sz="0" w:space="0" w:color="auto"/>
        <w:bottom w:val="none" w:sz="0" w:space="0" w:color="auto"/>
        <w:right w:val="none" w:sz="0" w:space="0" w:color="auto"/>
      </w:divBdr>
      <w:divsChild>
        <w:div w:id="447093651">
          <w:marLeft w:val="0"/>
          <w:marRight w:val="0"/>
          <w:marTop w:val="0"/>
          <w:marBottom w:val="0"/>
          <w:divBdr>
            <w:top w:val="none" w:sz="0" w:space="0" w:color="auto"/>
            <w:left w:val="none" w:sz="0" w:space="0" w:color="auto"/>
            <w:bottom w:val="none" w:sz="0" w:space="0" w:color="auto"/>
            <w:right w:val="none" w:sz="0" w:space="0" w:color="auto"/>
          </w:divBdr>
        </w:div>
        <w:div w:id="1893424231">
          <w:marLeft w:val="0"/>
          <w:marRight w:val="0"/>
          <w:marTop w:val="0"/>
          <w:marBottom w:val="0"/>
          <w:divBdr>
            <w:top w:val="none" w:sz="0" w:space="0" w:color="auto"/>
            <w:left w:val="none" w:sz="0" w:space="0" w:color="auto"/>
            <w:bottom w:val="none" w:sz="0" w:space="0" w:color="auto"/>
            <w:right w:val="none" w:sz="0" w:space="0" w:color="auto"/>
          </w:divBdr>
        </w:div>
        <w:div w:id="1049573421">
          <w:marLeft w:val="0"/>
          <w:marRight w:val="0"/>
          <w:marTop w:val="0"/>
          <w:marBottom w:val="0"/>
          <w:divBdr>
            <w:top w:val="none" w:sz="0" w:space="0" w:color="auto"/>
            <w:left w:val="none" w:sz="0" w:space="0" w:color="auto"/>
            <w:bottom w:val="none" w:sz="0" w:space="0" w:color="auto"/>
            <w:right w:val="none" w:sz="0" w:space="0" w:color="auto"/>
          </w:divBdr>
          <w:divsChild>
            <w:div w:id="126509621">
              <w:marLeft w:val="0"/>
              <w:marRight w:val="0"/>
              <w:marTop w:val="0"/>
              <w:marBottom w:val="0"/>
              <w:divBdr>
                <w:top w:val="single" w:sz="6" w:space="0" w:color="D2D8F9"/>
                <w:left w:val="single" w:sz="6" w:space="0" w:color="D2D8F9"/>
                <w:bottom w:val="single" w:sz="6" w:space="0" w:color="D2D8F9"/>
                <w:right w:val="single" w:sz="6" w:space="0" w:color="D2D8F9"/>
              </w:divBdr>
            </w:div>
          </w:divsChild>
        </w:div>
        <w:div w:id="864438031">
          <w:marLeft w:val="0"/>
          <w:marRight w:val="0"/>
          <w:marTop w:val="0"/>
          <w:marBottom w:val="0"/>
          <w:divBdr>
            <w:top w:val="none" w:sz="0" w:space="0" w:color="auto"/>
            <w:left w:val="none" w:sz="0" w:space="0" w:color="auto"/>
            <w:bottom w:val="none" w:sz="0" w:space="0" w:color="auto"/>
            <w:right w:val="none" w:sz="0" w:space="0" w:color="auto"/>
          </w:divBdr>
        </w:div>
        <w:div w:id="1252664793">
          <w:marLeft w:val="0"/>
          <w:marRight w:val="0"/>
          <w:marTop w:val="0"/>
          <w:marBottom w:val="0"/>
          <w:divBdr>
            <w:top w:val="none" w:sz="0" w:space="0" w:color="auto"/>
            <w:left w:val="none" w:sz="0" w:space="0" w:color="auto"/>
            <w:bottom w:val="none" w:sz="0" w:space="0" w:color="auto"/>
            <w:right w:val="none" w:sz="0" w:space="0" w:color="auto"/>
          </w:divBdr>
        </w:div>
      </w:divsChild>
    </w:div>
    <w:div w:id="2087919550">
      <w:bodyDiv w:val="1"/>
      <w:marLeft w:val="0"/>
      <w:marRight w:val="0"/>
      <w:marTop w:val="0"/>
      <w:marBottom w:val="0"/>
      <w:divBdr>
        <w:top w:val="none" w:sz="0" w:space="0" w:color="auto"/>
        <w:left w:val="none" w:sz="0" w:space="0" w:color="auto"/>
        <w:bottom w:val="none" w:sz="0" w:space="0" w:color="auto"/>
        <w:right w:val="none" w:sz="0" w:space="0" w:color="auto"/>
      </w:divBdr>
      <w:divsChild>
        <w:div w:id="1817337011">
          <w:marLeft w:val="0"/>
          <w:marRight w:val="0"/>
          <w:marTop w:val="150"/>
          <w:marBottom w:val="150"/>
          <w:divBdr>
            <w:top w:val="none" w:sz="0" w:space="0" w:color="auto"/>
            <w:left w:val="none" w:sz="0" w:space="0" w:color="auto"/>
            <w:bottom w:val="none" w:sz="0" w:space="0" w:color="auto"/>
            <w:right w:val="none" w:sz="0" w:space="0" w:color="auto"/>
          </w:divBdr>
          <w:divsChild>
            <w:div w:id="1625304774">
              <w:marLeft w:val="0"/>
              <w:marRight w:val="0"/>
              <w:marTop w:val="100"/>
              <w:marBottom w:val="100"/>
              <w:divBdr>
                <w:top w:val="none" w:sz="0" w:space="0" w:color="auto"/>
                <w:left w:val="none" w:sz="0" w:space="0" w:color="auto"/>
                <w:bottom w:val="none" w:sz="0" w:space="0" w:color="auto"/>
                <w:right w:val="none" w:sz="0" w:space="0" w:color="auto"/>
              </w:divBdr>
              <w:divsChild>
                <w:div w:id="1921401543">
                  <w:marLeft w:val="0"/>
                  <w:marRight w:val="0"/>
                  <w:marTop w:val="0"/>
                  <w:marBottom w:val="0"/>
                  <w:divBdr>
                    <w:top w:val="none" w:sz="0" w:space="0" w:color="auto"/>
                    <w:left w:val="none" w:sz="0" w:space="0" w:color="auto"/>
                    <w:bottom w:val="none" w:sz="0" w:space="0" w:color="auto"/>
                    <w:right w:val="none" w:sz="0" w:space="0" w:color="auto"/>
                  </w:divBdr>
                  <w:divsChild>
                    <w:div w:id="1537082537">
                      <w:marLeft w:val="0"/>
                      <w:marRight w:val="0"/>
                      <w:marTop w:val="0"/>
                      <w:marBottom w:val="0"/>
                      <w:divBdr>
                        <w:top w:val="none" w:sz="0" w:space="0" w:color="auto"/>
                        <w:left w:val="none" w:sz="0" w:space="0" w:color="auto"/>
                        <w:bottom w:val="none" w:sz="0" w:space="0" w:color="auto"/>
                        <w:right w:val="none" w:sz="0" w:space="0" w:color="auto"/>
                      </w:divBdr>
                      <w:divsChild>
                        <w:div w:id="1849441266">
                          <w:marLeft w:val="240"/>
                          <w:marRight w:val="0"/>
                          <w:marTop w:val="0"/>
                          <w:marBottom w:val="0"/>
                          <w:divBdr>
                            <w:top w:val="none" w:sz="0" w:space="0" w:color="auto"/>
                            <w:left w:val="none" w:sz="0" w:space="0" w:color="auto"/>
                            <w:bottom w:val="none" w:sz="0" w:space="0" w:color="auto"/>
                            <w:right w:val="none" w:sz="0" w:space="0" w:color="auto"/>
                          </w:divBdr>
                        </w:div>
                        <w:div w:id="1104493163">
                          <w:marLeft w:val="0"/>
                          <w:marRight w:val="0"/>
                          <w:marTop w:val="0"/>
                          <w:marBottom w:val="0"/>
                          <w:divBdr>
                            <w:top w:val="none" w:sz="0" w:space="0" w:color="auto"/>
                            <w:left w:val="none" w:sz="0" w:space="0" w:color="auto"/>
                            <w:bottom w:val="none" w:sz="0" w:space="0" w:color="auto"/>
                            <w:right w:val="none" w:sz="0" w:space="0" w:color="auto"/>
                          </w:divBdr>
                        </w:div>
                        <w:div w:id="1879202389">
                          <w:marLeft w:val="0"/>
                          <w:marRight w:val="0"/>
                          <w:marTop w:val="0"/>
                          <w:marBottom w:val="0"/>
                          <w:divBdr>
                            <w:top w:val="none" w:sz="0" w:space="0" w:color="auto"/>
                            <w:left w:val="none" w:sz="0" w:space="0" w:color="auto"/>
                            <w:bottom w:val="none" w:sz="0" w:space="0" w:color="auto"/>
                            <w:right w:val="none" w:sz="0" w:space="0" w:color="auto"/>
                          </w:divBdr>
                          <w:divsChild>
                            <w:div w:id="917522386">
                              <w:marLeft w:val="0"/>
                              <w:marRight w:val="0"/>
                              <w:marTop w:val="0"/>
                              <w:marBottom w:val="0"/>
                              <w:divBdr>
                                <w:top w:val="none" w:sz="0" w:space="0" w:color="auto"/>
                                <w:left w:val="none" w:sz="0" w:space="0" w:color="auto"/>
                                <w:bottom w:val="none" w:sz="0" w:space="0" w:color="auto"/>
                                <w:right w:val="none" w:sz="0" w:space="0" w:color="auto"/>
                              </w:divBdr>
                            </w:div>
                          </w:divsChild>
                        </w:div>
                        <w:div w:id="129059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09159410">
      <w:bodyDiv w:val="1"/>
      <w:marLeft w:val="0"/>
      <w:marRight w:val="0"/>
      <w:marTop w:val="0"/>
      <w:marBottom w:val="0"/>
      <w:divBdr>
        <w:top w:val="none" w:sz="0" w:space="0" w:color="auto"/>
        <w:left w:val="none" w:sz="0" w:space="0" w:color="auto"/>
        <w:bottom w:val="none" w:sz="0" w:space="0" w:color="auto"/>
        <w:right w:val="none" w:sz="0" w:space="0" w:color="auto"/>
      </w:divBdr>
      <w:divsChild>
        <w:div w:id="1392267558">
          <w:marLeft w:val="0"/>
          <w:marRight w:val="0"/>
          <w:marTop w:val="150"/>
          <w:marBottom w:val="150"/>
          <w:divBdr>
            <w:top w:val="none" w:sz="0" w:space="0" w:color="auto"/>
            <w:left w:val="none" w:sz="0" w:space="0" w:color="auto"/>
            <w:bottom w:val="none" w:sz="0" w:space="0" w:color="auto"/>
            <w:right w:val="none" w:sz="0" w:space="0" w:color="auto"/>
          </w:divBdr>
          <w:divsChild>
            <w:div w:id="1752433750">
              <w:marLeft w:val="0"/>
              <w:marRight w:val="0"/>
              <w:marTop w:val="100"/>
              <w:marBottom w:val="100"/>
              <w:divBdr>
                <w:top w:val="none" w:sz="0" w:space="0" w:color="auto"/>
                <w:left w:val="none" w:sz="0" w:space="0" w:color="auto"/>
                <w:bottom w:val="none" w:sz="0" w:space="0" w:color="auto"/>
                <w:right w:val="none" w:sz="0" w:space="0" w:color="auto"/>
              </w:divBdr>
              <w:divsChild>
                <w:div w:id="1486362001">
                  <w:marLeft w:val="0"/>
                  <w:marRight w:val="0"/>
                  <w:marTop w:val="0"/>
                  <w:marBottom w:val="0"/>
                  <w:divBdr>
                    <w:top w:val="none" w:sz="0" w:space="0" w:color="auto"/>
                    <w:left w:val="none" w:sz="0" w:space="0" w:color="auto"/>
                    <w:bottom w:val="none" w:sz="0" w:space="0" w:color="auto"/>
                    <w:right w:val="none" w:sz="0" w:space="0" w:color="auto"/>
                  </w:divBdr>
                  <w:divsChild>
                    <w:div w:id="752435962">
                      <w:marLeft w:val="0"/>
                      <w:marRight w:val="0"/>
                      <w:marTop w:val="0"/>
                      <w:marBottom w:val="0"/>
                      <w:divBdr>
                        <w:top w:val="none" w:sz="0" w:space="0" w:color="auto"/>
                        <w:left w:val="none" w:sz="0" w:space="0" w:color="auto"/>
                        <w:bottom w:val="none" w:sz="0" w:space="0" w:color="auto"/>
                        <w:right w:val="none" w:sz="0" w:space="0" w:color="auto"/>
                      </w:divBdr>
                      <w:divsChild>
                        <w:div w:id="1260795030">
                          <w:marLeft w:val="240"/>
                          <w:marRight w:val="0"/>
                          <w:marTop w:val="0"/>
                          <w:marBottom w:val="0"/>
                          <w:divBdr>
                            <w:top w:val="none" w:sz="0" w:space="0" w:color="auto"/>
                            <w:left w:val="none" w:sz="0" w:space="0" w:color="auto"/>
                            <w:bottom w:val="none" w:sz="0" w:space="0" w:color="auto"/>
                            <w:right w:val="none" w:sz="0" w:space="0" w:color="auto"/>
                          </w:divBdr>
                        </w:div>
                        <w:div w:id="2045985505">
                          <w:marLeft w:val="0"/>
                          <w:marRight w:val="0"/>
                          <w:marTop w:val="0"/>
                          <w:marBottom w:val="0"/>
                          <w:divBdr>
                            <w:top w:val="none" w:sz="0" w:space="0" w:color="auto"/>
                            <w:left w:val="none" w:sz="0" w:space="0" w:color="auto"/>
                            <w:bottom w:val="none" w:sz="0" w:space="0" w:color="auto"/>
                            <w:right w:val="none" w:sz="0" w:space="0" w:color="auto"/>
                          </w:divBdr>
                        </w:div>
                        <w:div w:id="1966497765">
                          <w:marLeft w:val="0"/>
                          <w:marRight w:val="0"/>
                          <w:marTop w:val="0"/>
                          <w:marBottom w:val="0"/>
                          <w:divBdr>
                            <w:top w:val="none" w:sz="0" w:space="0" w:color="auto"/>
                            <w:left w:val="none" w:sz="0" w:space="0" w:color="auto"/>
                            <w:bottom w:val="none" w:sz="0" w:space="0" w:color="auto"/>
                            <w:right w:val="none" w:sz="0" w:space="0" w:color="auto"/>
                          </w:divBdr>
                          <w:divsChild>
                            <w:div w:id="1108237208">
                              <w:marLeft w:val="0"/>
                              <w:marRight w:val="0"/>
                              <w:marTop w:val="0"/>
                              <w:marBottom w:val="0"/>
                              <w:divBdr>
                                <w:top w:val="none" w:sz="0" w:space="0" w:color="auto"/>
                                <w:left w:val="none" w:sz="0" w:space="0" w:color="auto"/>
                                <w:bottom w:val="none" w:sz="0" w:space="0" w:color="auto"/>
                                <w:right w:val="none" w:sz="0" w:space="0" w:color="auto"/>
                              </w:divBdr>
                            </w:div>
                          </w:divsChild>
                        </w:div>
                        <w:div w:id="2087528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11930249">
      <w:bodyDiv w:val="1"/>
      <w:marLeft w:val="0"/>
      <w:marRight w:val="0"/>
      <w:marTop w:val="0"/>
      <w:marBottom w:val="0"/>
      <w:divBdr>
        <w:top w:val="none" w:sz="0" w:space="0" w:color="auto"/>
        <w:left w:val="none" w:sz="0" w:space="0" w:color="auto"/>
        <w:bottom w:val="none" w:sz="0" w:space="0" w:color="auto"/>
        <w:right w:val="none" w:sz="0" w:space="0" w:color="auto"/>
      </w:divBdr>
      <w:divsChild>
        <w:div w:id="1423067270">
          <w:marLeft w:val="0"/>
          <w:marRight w:val="0"/>
          <w:marTop w:val="0"/>
          <w:marBottom w:val="0"/>
          <w:divBdr>
            <w:top w:val="none" w:sz="0" w:space="0" w:color="auto"/>
            <w:left w:val="none" w:sz="0" w:space="0" w:color="auto"/>
            <w:bottom w:val="none" w:sz="0" w:space="0" w:color="auto"/>
            <w:right w:val="none" w:sz="0" w:space="0" w:color="auto"/>
          </w:divBdr>
        </w:div>
        <w:div w:id="758864970">
          <w:marLeft w:val="0"/>
          <w:marRight w:val="0"/>
          <w:marTop w:val="225"/>
          <w:marBottom w:val="225"/>
          <w:divBdr>
            <w:top w:val="none" w:sz="0" w:space="0" w:color="auto"/>
            <w:left w:val="none" w:sz="0" w:space="0" w:color="auto"/>
            <w:bottom w:val="none" w:sz="0" w:space="0" w:color="auto"/>
            <w:right w:val="none" w:sz="0" w:space="0" w:color="auto"/>
          </w:divBdr>
          <w:divsChild>
            <w:div w:id="1207835217">
              <w:marLeft w:val="0"/>
              <w:marRight w:val="0"/>
              <w:marTop w:val="100"/>
              <w:marBottom w:val="100"/>
              <w:divBdr>
                <w:top w:val="none" w:sz="0" w:space="0" w:color="auto"/>
                <w:left w:val="none" w:sz="0" w:space="0" w:color="auto"/>
                <w:bottom w:val="none" w:sz="0" w:space="0" w:color="auto"/>
                <w:right w:val="none" w:sz="0" w:space="0" w:color="auto"/>
              </w:divBdr>
            </w:div>
          </w:divsChild>
        </w:div>
        <w:div w:id="363137363">
          <w:marLeft w:val="0"/>
          <w:marRight w:val="0"/>
          <w:marTop w:val="0"/>
          <w:marBottom w:val="0"/>
          <w:divBdr>
            <w:top w:val="none" w:sz="0" w:space="0" w:color="auto"/>
            <w:left w:val="none" w:sz="0" w:space="0" w:color="auto"/>
            <w:bottom w:val="none" w:sz="0" w:space="0" w:color="auto"/>
            <w:right w:val="none" w:sz="0" w:space="0" w:color="auto"/>
          </w:divBdr>
        </w:div>
        <w:div w:id="1775441551">
          <w:marLeft w:val="0"/>
          <w:marRight w:val="0"/>
          <w:marTop w:val="600"/>
          <w:marBottom w:val="0"/>
          <w:divBdr>
            <w:top w:val="none" w:sz="0" w:space="0" w:color="auto"/>
            <w:left w:val="none" w:sz="0" w:space="0" w:color="auto"/>
            <w:bottom w:val="none" w:sz="0" w:space="0" w:color="auto"/>
            <w:right w:val="none" w:sz="0" w:space="0" w:color="auto"/>
          </w:divBdr>
        </w:div>
      </w:divsChild>
    </w:div>
    <w:div w:id="2126654259">
      <w:bodyDiv w:val="1"/>
      <w:marLeft w:val="0"/>
      <w:marRight w:val="0"/>
      <w:marTop w:val="0"/>
      <w:marBottom w:val="0"/>
      <w:divBdr>
        <w:top w:val="none" w:sz="0" w:space="0" w:color="auto"/>
        <w:left w:val="none" w:sz="0" w:space="0" w:color="auto"/>
        <w:bottom w:val="none" w:sz="0" w:space="0" w:color="auto"/>
        <w:right w:val="none" w:sz="0" w:space="0" w:color="auto"/>
      </w:divBdr>
      <w:divsChild>
        <w:div w:id="981275703">
          <w:marLeft w:val="0"/>
          <w:marRight w:val="0"/>
          <w:marTop w:val="0"/>
          <w:marBottom w:val="0"/>
          <w:divBdr>
            <w:top w:val="none" w:sz="0" w:space="0" w:color="auto"/>
            <w:left w:val="none" w:sz="0" w:space="0" w:color="auto"/>
            <w:bottom w:val="none" w:sz="0" w:space="0" w:color="auto"/>
            <w:right w:val="none" w:sz="0" w:space="0" w:color="auto"/>
          </w:divBdr>
        </w:div>
        <w:div w:id="1959724037">
          <w:marLeft w:val="0"/>
          <w:marRight w:val="0"/>
          <w:marTop w:val="225"/>
          <w:marBottom w:val="225"/>
          <w:divBdr>
            <w:top w:val="none" w:sz="0" w:space="0" w:color="auto"/>
            <w:left w:val="none" w:sz="0" w:space="0" w:color="auto"/>
            <w:bottom w:val="none" w:sz="0" w:space="0" w:color="auto"/>
            <w:right w:val="none" w:sz="0" w:space="0" w:color="auto"/>
          </w:divBdr>
          <w:divsChild>
            <w:div w:id="729185835">
              <w:marLeft w:val="0"/>
              <w:marRight w:val="0"/>
              <w:marTop w:val="100"/>
              <w:marBottom w:val="100"/>
              <w:divBdr>
                <w:top w:val="none" w:sz="0" w:space="0" w:color="auto"/>
                <w:left w:val="none" w:sz="0" w:space="0" w:color="auto"/>
                <w:bottom w:val="none" w:sz="0" w:space="0" w:color="auto"/>
                <w:right w:val="none" w:sz="0" w:space="0" w:color="auto"/>
              </w:divBdr>
            </w:div>
          </w:divsChild>
        </w:div>
        <w:div w:id="1256404975">
          <w:marLeft w:val="0"/>
          <w:marRight w:val="0"/>
          <w:marTop w:val="0"/>
          <w:marBottom w:val="0"/>
          <w:divBdr>
            <w:top w:val="none" w:sz="0" w:space="0" w:color="auto"/>
            <w:left w:val="none" w:sz="0" w:space="0" w:color="auto"/>
            <w:bottom w:val="none" w:sz="0" w:space="0" w:color="auto"/>
            <w:right w:val="none" w:sz="0" w:space="0" w:color="auto"/>
          </w:divBdr>
        </w:div>
        <w:div w:id="36517438">
          <w:marLeft w:val="0"/>
          <w:marRight w:val="0"/>
          <w:marTop w:val="6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7.png"/><Relationship Id="rId42" Type="http://schemas.openxmlformats.org/officeDocument/2006/relationships/image" Target="media/image21.png"/><Relationship Id="rId47" Type="http://schemas.openxmlformats.org/officeDocument/2006/relationships/hyperlink" Target="https://www.javatpoint.com/java-treemap" TargetMode="External"/><Relationship Id="rId63" Type="http://schemas.openxmlformats.org/officeDocument/2006/relationships/hyperlink" Target="https://freestar.com/?utm_campaign=branding&amp;utm_medium=banner&amp;utm_source=baeldung.com&amp;utm_content=baeldung_leaderboard_mid_2" TargetMode="External"/><Relationship Id="rId68" Type="http://schemas.openxmlformats.org/officeDocument/2006/relationships/hyperlink" Target="https://freestar.com/?utm_campaign=branding&amp;utm_medium=banner&amp;utm_source=baeldung.com&amp;utm_content=baeldung_incontent_1" TargetMode="External"/><Relationship Id="rId84" Type="http://schemas.openxmlformats.org/officeDocument/2006/relationships/hyperlink" Target="https://www.javatpoint.com/url-full-form" TargetMode="External"/><Relationship Id="rId89" Type="http://schemas.openxmlformats.org/officeDocument/2006/relationships/fontTable" Target="fontTable.xml"/><Relationship Id="rId16" Type="http://schemas.openxmlformats.org/officeDocument/2006/relationships/hyperlink" Target="https://www.w3schools.com/java/java_interface.asp" TargetMode="External"/><Relationship Id="rId11" Type="http://schemas.openxmlformats.org/officeDocument/2006/relationships/image" Target="media/image1.png"/><Relationship Id="rId32" Type="http://schemas.openxmlformats.org/officeDocument/2006/relationships/hyperlink" Target="https://www.journaldev.com/11560/java-hashmap" TargetMode="External"/><Relationship Id="rId37" Type="http://schemas.openxmlformats.org/officeDocument/2006/relationships/image" Target="media/image16.png"/><Relationship Id="rId53" Type="http://schemas.openxmlformats.org/officeDocument/2006/relationships/image" Target="media/image27.png"/><Relationship Id="rId58" Type="http://schemas.openxmlformats.org/officeDocument/2006/relationships/hyperlink" Target="https://www.w3.org/Protocols/rfc1341/7_2_Multipart.html" TargetMode="External"/><Relationship Id="rId74" Type="http://schemas.openxmlformats.org/officeDocument/2006/relationships/hyperlink" Target="https://docs.spring.io/spring/docs/current/javadoc-api/org/springframework/web/servlet/ModelAndView.html" TargetMode="External"/><Relationship Id="rId79" Type="http://schemas.openxmlformats.org/officeDocument/2006/relationships/image" Target="media/image35.png"/><Relationship Id="rId5" Type="http://schemas.openxmlformats.org/officeDocument/2006/relationships/hyperlink" Target="https://www.w3schools.com/cpp/default.asp" TargetMode="External"/><Relationship Id="rId90" Type="http://schemas.openxmlformats.org/officeDocument/2006/relationships/theme" Target="theme/theme1.xml"/><Relationship Id="rId14" Type="http://schemas.openxmlformats.org/officeDocument/2006/relationships/hyperlink" Target="https://www.w3schools.com/java/java_arrays.asp" TargetMode="External"/><Relationship Id="rId22" Type="http://schemas.openxmlformats.org/officeDocument/2006/relationships/hyperlink" Target="https://www.w3schools.com/java/java_conditions.asp" TargetMode="External"/><Relationship Id="rId27" Type="http://schemas.openxmlformats.org/officeDocument/2006/relationships/image" Target="media/image11.png"/><Relationship Id="rId30" Type="http://schemas.openxmlformats.org/officeDocument/2006/relationships/hyperlink" Target="https://www.w3schools.com/java/java_inheritance.asp" TargetMode="External"/><Relationship Id="rId35" Type="http://schemas.openxmlformats.org/officeDocument/2006/relationships/image" Target="media/image14.png"/><Relationship Id="rId43" Type="http://schemas.openxmlformats.org/officeDocument/2006/relationships/image" Target="media/image22.png"/><Relationship Id="rId48" Type="http://schemas.openxmlformats.org/officeDocument/2006/relationships/image" Target="media/image24.jpeg"/><Relationship Id="rId56" Type="http://schemas.openxmlformats.org/officeDocument/2006/relationships/hyperlink" Target="http://www.thymeleaf.org/" TargetMode="External"/><Relationship Id="rId64" Type="http://schemas.openxmlformats.org/officeDocument/2006/relationships/hyperlink" Target="https://www.baeldung.com/exception-handling-for-rest-with-spring" TargetMode="External"/><Relationship Id="rId69" Type="http://schemas.openxmlformats.org/officeDocument/2006/relationships/hyperlink" Target="https://tools.ietf.org/html/rfc7238" TargetMode="External"/><Relationship Id="rId77" Type="http://schemas.openxmlformats.org/officeDocument/2006/relationships/image" Target="media/image33.png"/><Relationship Id="rId8" Type="http://schemas.openxmlformats.org/officeDocument/2006/relationships/hyperlink" Target="https://www.w3schools.com/java/java_strings.asp" TargetMode="External"/><Relationship Id="rId51" Type="http://schemas.openxmlformats.org/officeDocument/2006/relationships/hyperlink" Target="https://www.dineshonjava.com/spring-web-mvc-framework-chapter-38/" TargetMode="External"/><Relationship Id="rId72" Type="http://schemas.openxmlformats.org/officeDocument/2006/relationships/hyperlink" Target="https://docs.spring.io/spring/docs/current/javadoc-api/org/springframework/web/servlet/ModelAndView.html" TargetMode="External"/><Relationship Id="rId80" Type="http://schemas.openxmlformats.org/officeDocument/2006/relationships/hyperlink" Target="https://www.javatpoint.com/oracle-tutorial" TargetMode="External"/><Relationship Id="rId85" Type="http://schemas.openxmlformats.org/officeDocument/2006/relationships/hyperlink" Target="https://www.javatpoint.com/sql-tutorial" TargetMode="External"/><Relationship Id="rId3"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3.png"/><Relationship Id="rId25" Type="http://schemas.openxmlformats.org/officeDocument/2006/relationships/hyperlink" Target="https://www.w3schools.com/java/java_syntax.asp" TargetMode="External"/><Relationship Id="rId33" Type="http://schemas.openxmlformats.org/officeDocument/2006/relationships/hyperlink" Target="https://www.geeksforgeeks.org/object-class-in-java/" TargetMode="External"/><Relationship Id="rId38" Type="http://schemas.openxmlformats.org/officeDocument/2006/relationships/image" Target="media/image17.png"/><Relationship Id="rId46" Type="http://schemas.openxmlformats.org/officeDocument/2006/relationships/hyperlink" Target="https://www.javatpoint.com/java-linkedhashmap" TargetMode="External"/><Relationship Id="rId59" Type="http://schemas.openxmlformats.org/officeDocument/2006/relationships/image" Target="media/image28.png"/><Relationship Id="rId67" Type="http://schemas.openxmlformats.org/officeDocument/2006/relationships/hyperlink" Target="https://freestar.com/?utm_campaign=branding&amp;utm_medium=banner&amp;utm_source=baeldung.com&amp;utm_content=baeldung_leaderboard_mid_3" TargetMode="External"/><Relationship Id="rId20" Type="http://schemas.openxmlformats.org/officeDocument/2006/relationships/image" Target="media/image6.png"/><Relationship Id="rId41" Type="http://schemas.openxmlformats.org/officeDocument/2006/relationships/image" Target="media/image20.png"/><Relationship Id="rId54" Type="http://schemas.openxmlformats.org/officeDocument/2006/relationships/hyperlink" Target="https://www.guru99.com/test-coverage-in-software-testing.html" TargetMode="External"/><Relationship Id="rId62" Type="http://schemas.openxmlformats.org/officeDocument/2006/relationships/hyperlink" Target="https://www.baeldung.com/cs/http-status-codes" TargetMode="External"/><Relationship Id="rId70" Type="http://schemas.openxmlformats.org/officeDocument/2006/relationships/image" Target="media/image32.png"/><Relationship Id="rId75" Type="http://schemas.openxmlformats.org/officeDocument/2006/relationships/hyperlink" Target="https://docs.spring.io/spring/docs/current/javadoc-api/org/springframework/web/servlet/View.html" TargetMode="External"/><Relationship Id="rId83" Type="http://schemas.openxmlformats.org/officeDocument/2006/relationships/hyperlink" Target="https://www.javatpoint.com/java-tutorial" TargetMode="External"/><Relationship Id="rId88" Type="http://schemas.openxmlformats.org/officeDocument/2006/relationships/hyperlink" Target="https://rollout.io/blog/python-feature-flag-guide/" TargetMode="External"/><Relationship Id="rId1" Type="http://schemas.openxmlformats.org/officeDocument/2006/relationships/numbering" Target="numbering.xml"/><Relationship Id="rId6" Type="http://schemas.openxmlformats.org/officeDocument/2006/relationships/hyperlink" Target="https://www.w3schools.com/cs/default.asp" TargetMode="External"/><Relationship Id="rId15" Type="http://schemas.openxmlformats.org/officeDocument/2006/relationships/hyperlink" Target="https://www.w3schools.com/java/java_classes.asp" TargetMode="External"/><Relationship Id="rId23" Type="http://schemas.openxmlformats.org/officeDocument/2006/relationships/image" Target="media/image8.png"/><Relationship Id="rId28" Type="http://schemas.openxmlformats.org/officeDocument/2006/relationships/image" Target="media/image12.png"/><Relationship Id="rId36" Type="http://schemas.openxmlformats.org/officeDocument/2006/relationships/image" Target="media/image15.png"/><Relationship Id="rId49" Type="http://schemas.openxmlformats.org/officeDocument/2006/relationships/image" Target="media/image25.png"/><Relationship Id="rId57" Type="http://schemas.openxmlformats.org/officeDocument/2006/relationships/hyperlink" Target="https://search.maven.org/classic/" TargetMode="External"/><Relationship Id="rId10" Type="http://schemas.openxmlformats.org/officeDocument/2006/relationships/hyperlink" Target="https://www.w3schools.com/java/java_classes.asp" TargetMode="External"/><Relationship Id="rId31" Type="http://schemas.openxmlformats.org/officeDocument/2006/relationships/hyperlink" Target="https://www.w3schools.com/java/java_inheritance.asp" TargetMode="External"/><Relationship Id="rId44" Type="http://schemas.openxmlformats.org/officeDocument/2006/relationships/image" Target="media/image23.png"/><Relationship Id="rId52" Type="http://schemas.openxmlformats.org/officeDocument/2006/relationships/hyperlink" Target="https://www.dineshonjava.com/requestparam-annotation-in-spring-mvc-with-example/" TargetMode="External"/><Relationship Id="rId60" Type="http://schemas.openxmlformats.org/officeDocument/2006/relationships/image" Target="media/image29.png"/><Relationship Id="rId65" Type="http://schemas.openxmlformats.org/officeDocument/2006/relationships/image" Target="media/image30.png"/><Relationship Id="rId73" Type="http://schemas.openxmlformats.org/officeDocument/2006/relationships/hyperlink" Target="https://docs.spring.io/spring/docs/current/javadoc-api/org/springframework/web/servlet/View.html" TargetMode="External"/><Relationship Id="rId78" Type="http://schemas.openxmlformats.org/officeDocument/2006/relationships/image" Target="media/image34.png"/><Relationship Id="rId81" Type="http://schemas.openxmlformats.org/officeDocument/2006/relationships/hyperlink" Target="https://www.javatpoint.com/mysql-tutorial" TargetMode="External"/><Relationship Id="rId86" Type="http://schemas.openxmlformats.org/officeDocument/2006/relationships/image" Target="media/image36.png"/><Relationship Id="rId4" Type="http://schemas.openxmlformats.org/officeDocument/2006/relationships/webSettings" Target="webSettings.xml"/><Relationship Id="rId9" Type="http://schemas.openxmlformats.org/officeDocument/2006/relationships/hyperlink" Target="https://www.w3schools.com/java/java_arrays.asp" TargetMode="External"/><Relationship Id="rId13" Type="http://schemas.openxmlformats.org/officeDocument/2006/relationships/hyperlink" Target="https://www.w3schools.com/java/java_strings.asp" TargetMode="External"/><Relationship Id="rId18" Type="http://schemas.openxmlformats.org/officeDocument/2006/relationships/image" Target="media/image4.png"/><Relationship Id="rId39" Type="http://schemas.openxmlformats.org/officeDocument/2006/relationships/image" Target="media/image18.png"/><Relationship Id="rId34" Type="http://schemas.openxmlformats.org/officeDocument/2006/relationships/hyperlink" Target="https://www.geeksforgeeks.org/garbage-collection-java/" TargetMode="External"/><Relationship Id="rId50" Type="http://schemas.openxmlformats.org/officeDocument/2006/relationships/image" Target="media/image26.jpeg"/><Relationship Id="rId55" Type="http://schemas.openxmlformats.org/officeDocument/2006/relationships/hyperlink" Target="https://www.guru99.com/continuous-integration.html" TargetMode="External"/><Relationship Id="rId76" Type="http://schemas.openxmlformats.org/officeDocument/2006/relationships/hyperlink" Target="https://www.baeldung.com/exception-handling-for-rest-with-spring" TargetMode="External"/><Relationship Id="rId7" Type="http://schemas.openxmlformats.org/officeDocument/2006/relationships/hyperlink" Target="https://www.w3schools.com/java/java_variables.asp" TargetMode="External"/><Relationship Id="rId71" Type="http://schemas.openxmlformats.org/officeDocument/2006/relationships/hyperlink" Target="https://docs.spring.io/spring/docs/current/javadoc-api/org/springframework/web/servlet/ModelAndView.html" TargetMode="External"/><Relationship Id="rId2" Type="http://schemas.openxmlformats.org/officeDocument/2006/relationships/styles" Target="styles.xml"/><Relationship Id="rId29" Type="http://schemas.openxmlformats.org/officeDocument/2006/relationships/image" Target="media/image13.png"/><Relationship Id="rId24" Type="http://schemas.openxmlformats.org/officeDocument/2006/relationships/image" Target="media/image9.png"/><Relationship Id="rId40" Type="http://schemas.openxmlformats.org/officeDocument/2006/relationships/image" Target="media/image19.png"/><Relationship Id="rId45" Type="http://schemas.openxmlformats.org/officeDocument/2006/relationships/hyperlink" Target="https://www.javatpoint.com/java-hashmap" TargetMode="External"/><Relationship Id="rId66" Type="http://schemas.openxmlformats.org/officeDocument/2006/relationships/image" Target="media/image31.png"/><Relationship Id="rId87" Type="http://schemas.openxmlformats.org/officeDocument/2006/relationships/hyperlink" Target="http://yaml.org/" TargetMode="External"/><Relationship Id="rId61" Type="http://schemas.openxmlformats.org/officeDocument/2006/relationships/hyperlink" Target="https://freestar.com/?utm_campaign=branding&amp;utm_medium=banner&amp;utm_source=baeldung.com&amp;utm_content=baeldung_leaderboard_mid_1" TargetMode="External"/><Relationship Id="rId82" Type="http://schemas.openxmlformats.org/officeDocument/2006/relationships/hyperlink" Target="https://www.javatpoint.com/postgresql-tutorial" TargetMode="External"/><Relationship Id="rId19" Type="http://schemas.openxmlformats.org/officeDocument/2006/relationships/image" Target="media/image5.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1084</TotalTime>
  <Pages>1</Pages>
  <Words>21216</Words>
  <Characters>120936</Characters>
  <Application>Microsoft Office Word</Application>
  <DocSecurity>0</DocSecurity>
  <Lines>1007</Lines>
  <Paragraphs>283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141869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Turkan Ismayilova</dc:creator>
  <cp:keywords/>
  <dc:description/>
  <cp:lastModifiedBy>Turkan Ismayilova</cp:lastModifiedBy>
  <cp:revision>66</cp:revision>
  <dcterms:created xsi:type="dcterms:W3CDTF">2022-06-25T17:37:00Z</dcterms:created>
  <dcterms:modified xsi:type="dcterms:W3CDTF">2022-12-12T19:22:00Z</dcterms:modified>
</cp:coreProperties>
</file>